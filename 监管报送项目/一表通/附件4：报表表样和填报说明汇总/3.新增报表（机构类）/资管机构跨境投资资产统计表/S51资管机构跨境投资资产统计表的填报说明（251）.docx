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spacing w:before="0" w:beforeAutospacing="0" w:after="0" w:afterAutospacing="0"/>
        <w:ind w:left="0" w:right="0" w:firstLine="0"/>
        <w:jc w:val="center"/>
        <w:rPr>
          <w:rFonts w:hint="eastAsia" w:ascii="黑体" w:hAnsi="黑体" w:eastAsia="黑体" w:cs="黑体"/>
          <w:b w:val="0"/>
          <w:bCs/>
          <w:sz w:val="30"/>
          <w:szCs w:val="30"/>
        </w:rPr>
      </w:pPr>
      <w:r>
        <w:rPr>
          <w:rFonts w:hint="eastAsia" w:ascii="黑体" w:hAnsi="黑体" w:eastAsia="黑体" w:cs="黑体"/>
          <w:b w:val="0"/>
          <w:bCs/>
          <w:sz w:val="30"/>
          <w:szCs w:val="30"/>
          <w:lang w:val="en-US" w:eastAsia="zh-CN"/>
        </w:rPr>
        <w:t>S51</w:t>
      </w:r>
      <w:r>
        <w:rPr>
          <w:rFonts w:hint="eastAsia" w:ascii="黑体" w:hAnsi="黑体" w:eastAsia="黑体" w:cs="黑体"/>
          <w:b w:val="0"/>
          <w:bCs/>
          <w:sz w:val="30"/>
          <w:szCs w:val="30"/>
        </w:rPr>
        <w:t>资管机构跨境投资资产统计表的填报说明</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rPr>
      </w:pPr>
      <w:r>
        <w:rPr>
          <w:rFonts w:hint="eastAsia" w:ascii="宋体" w:hAnsi="宋体" w:eastAsia="宋体" w:cs="宋体"/>
          <w:b/>
        </w:rPr>
        <w:t>第一部分：引言</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本报表旨在收集银行业</w:t>
      </w:r>
      <w:r>
        <w:rPr>
          <w:rFonts w:hint="eastAsia" w:ascii="宋体" w:hAnsi="宋体" w:eastAsia="宋体" w:cs="宋体"/>
          <w:lang w:eastAsia="zh-CN"/>
        </w:rPr>
        <w:t>资管</w:t>
      </w:r>
      <w:r>
        <w:rPr>
          <w:rFonts w:hint="eastAsia" w:ascii="宋体" w:hAnsi="宋体" w:eastAsia="宋体" w:cs="宋体"/>
        </w:rPr>
        <w:t>机构境外业务</w:t>
      </w:r>
      <w:r>
        <w:rPr>
          <w:rFonts w:hint="eastAsia" w:ascii="宋体" w:hAnsi="宋体" w:eastAsia="宋体" w:cs="宋体"/>
          <w:lang w:val="en-US" w:eastAsia="zh-CN"/>
        </w:rPr>
        <w:t>情况，</w:t>
      </w:r>
      <w:r>
        <w:rPr>
          <w:rFonts w:hint="eastAsia" w:ascii="宋体" w:hAnsi="宋体" w:eastAsia="宋体" w:cs="宋体"/>
        </w:rPr>
        <w:t>以此作为评价银行业</w:t>
      </w:r>
      <w:r>
        <w:rPr>
          <w:rFonts w:hint="eastAsia" w:ascii="宋体" w:hAnsi="宋体" w:eastAsia="宋体" w:cs="宋体"/>
          <w:lang w:eastAsia="zh-CN"/>
        </w:rPr>
        <w:t>资管</w:t>
      </w:r>
      <w:r>
        <w:rPr>
          <w:rFonts w:hint="eastAsia" w:ascii="宋体" w:hAnsi="宋体" w:eastAsia="宋体" w:cs="宋体"/>
        </w:rPr>
        <w:t>机构国别风险的依据之一。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rPr>
      </w:pPr>
      <w:r>
        <w:rPr>
          <w:rFonts w:hint="eastAsia" w:ascii="宋体" w:hAnsi="宋体" w:eastAsia="宋体" w:cs="宋体"/>
          <w:b/>
        </w:rPr>
        <w:t>第二部分：一般说明</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1.报表名称：资管机构跨境投资资产统计表。</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rPr>
        <w:t>2.报表编码：</w:t>
      </w:r>
      <w:r>
        <w:rPr>
          <w:rFonts w:hint="eastAsia" w:ascii="宋体" w:hAnsi="宋体" w:eastAsia="宋体" w:cs="宋体"/>
          <w:lang w:eastAsia="zh-CN"/>
        </w:rPr>
        <w:t>金</w:t>
      </w:r>
      <w:r>
        <w:rPr>
          <w:rFonts w:hint="eastAsia" w:ascii="宋体" w:hAnsi="宋体" w:eastAsia="宋体" w:cs="宋体"/>
        </w:rPr>
        <w:t>监统</w:t>
      </w:r>
      <w:r>
        <w:rPr>
          <w:rFonts w:hint="eastAsia" w:ascii="宋体" w:hAnsi="宋体" w:eastAsia="宋体" w:cs="宋体"/>
          <w:lang w:val="en-US" w:eastAsia="zh-CN"/>
        </w:rPr>
        <w:t>S</w:t>
      </w:r>
      <w:r>
        <w:rPr>
          <w:rFonts w:hint="eastAsia" w:ascii="宋体" w:hAnsi="宋体" w:cs="宋体"/>
          <w:lang w:val="en-US" w:eastAsia="zh-CN"/>
        </w:rPr>
        <w:t>51</w:t>
      </w:r>
      <w:bookmarkStart w:id="0" w:name="_GoBack"/>
      <w:bookmarkEnd w:id="0"/>
      <w:r>
        <w:rPr>
          <w:rFonts w:hint="eastAsia" w:ascii="宋体" w:hAnsi="宋体" w:eastAsia="宋体" w:cs="宋体"/>
          <w:lang w:val="en-US" w:eastAsia="zh-CN"/>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color w:val="auto"/>
          <w:lang w:eastAsia="zh-CN"/>
        </w:rPr>
      </w:pPr>
      <w:r>
        <w:rPr>
          <w:rFonts w:hint="eastAsia" w:ascii="宋体" w:hAnsi="宋体" w:eastAsia="宋体" w:cs="宋体"/>
        </w:rPr>
        <w:t>3.填报机构：</w:t>
      </w:r>
      <w:r>
        <w:rPr>
          <w:rFonts w:hint="eastAsia" w:ascii="宋体" w:hAnsi="宋体" w:eastAsia="宋体" w:cs="宋体"/>
          <w:color w:val="auto"/>
        </w:rPr>
        <w:t>理财公司、信托公司</w:t>
      </w:r>
      <w:r>
        <w:rPr>
          <w:rFonts w:hint="eastAsia" w:ascii="宋体" w:hAnsi="宋体" w:eastAsia="宋体" w:cs="宋体"/>
          <w:color w:val="auto"/>
          <w:lang w:eastAsia="zh-CN"/>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color w:val="auto"/>
          <w:highlight w:val="none"/>
        </w:rPr>
      </w:pPr>
      <w:r>
        <w:rPr>
          <w:rFonts w:hint="eastAsia" w:ascii="宋体" w:hAnsi="宋体" w:eastAsia="宋体" w:cs="宋体"/>
          <w:color w:val="auto"/>
        </w:rPr>
        <w:t>4.报送</w:t>
      </w:r>
      <w:r>
        <w:rPr>
          <w:rFonts w:hint="eastAsia" w:ascii="宋体" w:hAnsi="宋体" w:eastAsia="宋体" w:cs="宋体"/>
          <w:color w:val="auto"/>
          <w:lang w:eastAsia="zh-CN"/>
        </w:rPr>
        <w:t>口径、</w:t>
      </w:r>
      <w:r>
        <w:rPr>
          <w:rFonts w:hint="eastAsia" w:ascii="宋体" w:hAnsi="宋体" w:eastAsia="宋体" w:cs="宋体"/>
          <w:color w:val="auto"/>
        </w:rPr>
        <w:t>频度</w:t>
      </w:r>
      <w:r>
        <w:rPr>
          <w:rFonts w:hint="eastAsia" w:ascii="宋体" w:hAnsi="宋体" w:eastAsia="宋体" w:cs="宋体"/>
          <w:color w:val="auto"/>
          <w:lang w:eastAsia="zh-CN"/>
        </w:rPr>
        <w:t>及时间</w:t>
      </w:r>
      <w:r>
        <w:rPr>
          <w:rFonts w:hint="eastAsia" w:ascii="宋体" w:hAnsi="宋体" w:eastAsia="宋体" w:cs="宋体"/>
          <w:color w:val="auto"/>
        </w:rPr>
        <w:t>：</w:t>
      </w:r>
      <w:r>
        <w:rPr>
          <w:rFonts w:hint="eastAsia" w:ascii="宋体" w:hAnsi="宋体" w:eastAsia="宋体" w:cs="宋体"/>
          <w:color w:val="auto"/>
          <w:lang w:eastAsia="zh-CN"/>
        </w:rPr>
        <w:t>境内汇总数据，月</w:t>
      </w:r>
      <w:r>
        <w:rPr>
          <w:rFonts w:hint="eastAsia" w:ascii="宋体" w:hAnsi="宋体" w:eastAsia="宋体" w:cs="宋体"/>
          <w:color w:val="auto"/>
        </w:rPr>
        <w:t>后</w:t>
      </w:r>
      <w:r>
        <w:rPr>
          <w:rFonts w:hint="eastAsia" w:ascii="宋体" w:hAnsi="宋体" w:eastAsia="宋体" w:cs="宋体"/>
          <w:color w:val="auto"/>
          <w:lang w:val="en-US" w:eastAsia="zh-CN"/>
        </w:rPr>
        <w:t>6</w:t>
      </w:r>
      <w:r>
        <w:rPr>
          <w:rFonts w:hint="eastAsia" w:ascii="宋体" w:hAnsi="宋体" w:eastAsia="宋体" w:cs="宋体"/>
          <w:color w:val="auto"/>
        </w:rPr>
        <w:t>日</w:t>
      </w:r>
      <w:r>
        <w:rPr>
          <w:rFonts w:hint="eastAsia" w:ascii="宋体" w:hAnsi="宋体" w:eastAsia="宋体" w:cs="宋体"/>
          <w:color w:val="auto"/>
          <w:highlight w:val="none"/>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color w:val="auto"/>
        </w:rPr>
      </w:pPr>
      <w:r>
        <w:rPr>
          <w:rFonts w:hint="eastAsia" w:ascii="宋体" w:hAnsi="宋体" w:eastAsia="宋体" w:cs="宋体"/>
          <w:color w:val="auto"/>
        </w:rPr>
        <w:t>5.报送方式：以电子报表形式报送</w:t>
      </w:r>
      <w:r>
        <w:rPr>
          <w:rFonts w:hint="eastAsia" w:ascii="宋体" w:hAnsi="宋体" w:eastAsia="宋体" w:cs="宋体"/>
          <w:color w:val="auto"/>
          <w:lang w:val="en-US" w:eastAsia="zh-CN"/>
        </w:rPr>
        <w:t>国家金融监督管理总局</w:t>
      </w:r>
      <w:r>
        <w:rPr>
          <w:rFonts w:hint="eastAsia" w:ascii="宋体" w:hAnsi="宋体" w:eastAsia="宋体" w:cs="宋体"/>
          <w:color w:val="auto"/>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6.数据单位：万元。</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7.四舍五入要求：金额保留两位小数。</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8.填报币种：银行业</w:t>
      </w:r>
      <w:r>
        <w:rPr>
          <w:rFonts w:hint="eastAsia" w:ascii="宋体" w:hAnsi="宋体" w:eastAsia="宋体" w:cs="宋体"/>
          <w:lang w:eastAsia="zh-CN"/>
        </w:rPr>
        <w:t>资管</w:t>
      </w:r>
      <w:r>
        <w:rPr>
          <w:rFonts w:hint="eastAsia" w:ascii="宋体" w:hAnsi="宋体" w:eastAsia="宋体" w:cs="宋体"/>
        </w:rPr>
        <w:t>机构将外币折算为人民币时，应按照报告期末最后一天国家外汇管理局公布的人民币兑美元、欧元、日元和港币的基准汇价进行折算。美元、欧元、日元和港币四种主要货币以外的其他货币对人民币的折算汇率，以报告期末最后一天美元对人民币的基准汇率与同一天上午9时国际外汇市场其他货币兑美元汇率套算确定。</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rPr>
      </w:pPr>
      <w:r>
        <w:rPr>
          <w:rFonts w:hint="eastAsia" w:ascii="宋体" w:hAnsi="宋体" w:eastAsia="宋体" w:cs="宋体"/>
          <w:b/>
        </w:rPr>
        <w:t>第三部分：具体说明</w:t>
      </w:r>
    </w:p>
    <w:p>
      <w:pPr>
        <w:keepNext w:val="0"/>
        <w:keepLines w:val="0"/>
        <w:pageBreakBefore w:val="0"/>
        <w:widowControl w:val="0"/>
        <w:numPr>
          <w:ins w:id="0" w:author="周世杰" w:date=""/>
        </w:numPr>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本表中各项境外</w:t>
      </w:r>
      <w:r>
        <w:rPr>
          <w:rFonts w:hint="eastAsia" w:ascii="宋体" w:hAnsi="宋体" w:eastAsia="宋体" w:cs="宋体"/>
          <w:lang w:eastAsia="zh-CN"/>
        </w:rPr>
        <w:t>资产所在区域</w:t>
      </w:r>
      <w:r>
        <w:rPr>
          <w:rFonts w:hint="eastAsia" w:ascii="宋体" w:hAnsi="宋体" w:eastAsia="宋体" w:cs="宋体"/>
        </w:rPr>
        <w:t>按照国家分别填报在有关项目中。国家的划分以联合国宪章和我国外交相关法律法规及惯例为依据。本报表所称境外，指除中华人民共和国以外的其他国家或地区，以及中国香港、澳门和台湾。</w:t>
      </w:r>
    </w:p>
    <w:p>
      <w:pPr>
        <w:keepNext w:val="0"/>
        <w:keepLines w:val="0"/>
        <w:pageBreakBefore w:val="0"/>
        <w:widowControl w:val="0"/>
        <w:numPr>
          <w:ins w:id="1" w:author="周世杰" w:date=""/>
        </w:numPr>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highlight w:val="none"/>
          <w:lang w:val="en-US" w:eastAsia="zh-CN"/>
        </w:rPr>
      </w:pPr>
      <w:r>
        <w:rPr>
          <w:rFonts w:hint="eastAsia" w:ascii="宋体" w:hAnsi="宋体" w:eastAsia="宋体" w:cs="宋体"/>
          <w:highlight w:val="none"/>
        </w:rPr>
        <w:t>境外资产区域：填报资产、项目风险暴露区域</w:t>
      </w:r>
      <w:r>
        <w:rPr>
          <w:rFonts w:hint="eastAsia" w:ascii="宋体" w:hAnsi="宋体" w:eastAsia="宋体" w:cs="宋体"/>
          <w:highlight w:val="none"/>
          <w:lang w:eastAsia="zh-CN"/>
        </w:rPr>
        <w:t>或资产、项目所属境外监管机构管辖的区域</w:t>
      </w:r>
      <w:r>
        <w:rPr>
          <w:rFonts w:hint="eastAsia" w:ascii="宋体" w:hAnsi="宋体" w:eastAsia="宋体" w:cs="宋体"/>
          <w:highlight w:val="none"/>
        </w:rPr>
        <w:t>。通过嵌套资管产品方式投资相关资产的，需穿透填报。</w:t>
      </w:r>
      <w:r>
        <w:rPr>
          <w:rFonts w:hint="eastAsia" w:ascii="宋体" w:hAnsi="宋体" w:eastAsia="宋体" w:cs="宋体"/>
          <w:highlight w:val="none"/>
          <w:lang w:val="en-US" w:eastAsia="zh-CN"/>
        </w:rPr>
        <w:t xml:space="preserve"> </w:t>
      </w:r>
    </w:p>
    <w:p>
      <w:pPr>
        <w:keepNext w:val="0"/>
        <w:keepLines w:val="0"/>
        <w:pageBreakBefore w:val="0"/>
        <w:widowControl w:val="0"/>
        <w:numPr>
          <w:ins w:id="2" w:author="周世杰" w:date=""/>
        </w:numPr>
        <w:kinsoku/>
        <w:wordWrap/>
        <w:overflowPunct/>
        <w:topLinePunct w:val="0"/>
        <w:autoSpaceDE/>
        <w:autoSpaceDN/>
        <w:bidi w:val="0"/>
        <w:adjustRightInd/>
        <w:snapToGrid/>
        <w:spacing w:line="440" w:lineRule="exact"/>
        <w:ind w:firstLine="422" w:firstLineChars="200"/>
        <w:textAlignment w:val="auto"/>
        <w:rPr>
          <w:rFonts w:hint="eastAsia" w:ascii="宋体" w:hAnsi="宋体" w:eastAsia="宋体" w:cs="宋体"/>
          <w:b/>
        </w:rPr>
      </w:pPr>
      <w:r>
        <w:rPr>
          <w:rFonts w:hint="eastAsia" w:ascii="宋体" w:hAnsi="宋体" w:eastAsia="宋体" w:cs="宋体"/>
          <w:b/>
        </w:rPr>
        <w:t>具体项目解释：</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lang w:val="en-US" w:eastAsia="zh-CN"/>
        </w:rPr>
        <w:t>1.</w:t>
      </w:r>
      <w:r>
        <w:rPr>
          <w:rFonts w:hint="eastAsia" w:ascii="宋体" w:hAnsi="宋体" w:eastAsia="宋体" w:cs="宋体"/>
          <w:lang w:eastAsia="zh-CN"/>
        </w:rPr>
        <w:t>境外资产：填报机构通过各种方式投向的境外资产。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1.1</w:t>
      </w:r>
      <w:r>
        <w:rPr>
          <w:rFonts w:hint="eastAsia" w:ascii="宋体" w:hAnsi="宋体" w:eastAsia="宋体" w:cs="宋体"/>
          <w:lang w:val="en-US" w:eastAsia="zh-CN"/>
        </w:rPr>
        <w:t>.</w:t>
      </w:r>
      <w:r>
        <w:rPr>
          <w:rFonts w:hint="eastAsia" w:ascii="宋体" w:hAnsi="宋体" w:eastAsia="宋体" w:cs="宋体"/>
          <w:lang w:eastAsia="zh-CN"/>
        </w:rPr>
        <w:t>现金：</w:t>
      </w:r>
      <w:r>
        <w:rPr>
          <w:rFonts w:hint="eastAsia" w:ascii="宋体" w:hAnsi="宋体" w:eastAsia="宋体" w:cs="宋体"/>
          <w:szCs w:val="21"/>
        </w:rPr>
        <w:t>填报机构库存以及运送中的人民币和外币现金。</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1.2</w:t>
      </w:r>
      <w:r>
        <w:rPr>
          <w:rFonts w:hint="eastAsia" w:ascii="宋体" w:hAnsi="宋体" w:eastAsia="宋体" w:cs="宋体"/>
          <w:lang w:val="en-US" w:eastAsia="zh-CN"/>
        </w:rPr>
        <w:t>.</w:t>
      </w:r>
      <w:r>
        <w:rPr>
          <w:rFonts w:hint="eastAsia" w:ascii="宋体" w:hAnsi="宋体" w:eastAsia="宋体" w:cs="宋体"/>
          <w:lang w:eastAsia="zh-CN"/>
        </w:rPr>
        <w:t>债权类资产：</w:t>
      </w:r>
      <w:r>
        <w:rPr>
          <w:rFonts w:hint="eastAsia" w:ascii="宋体" w:hAnsi="宋体" w:eastAsia="宋体" w:cs="宋体"/>
          <w:szCs w:val="21"/>
        </w:rPr>
        <w:t>填报机构</w:t>
      </w:r>
      <w:r>
        <w:rPr>
          <w:rFonts w:hint="eastAsia" w:ascii="宋体" w:hAnsi="宋体" w:eastAsia="宋体" w:cs="宋体"/>
          <w:lang w:eastAsia="zh-CN"/>
        </w:rPr>
        <w:t>投资于存款、债券等债权类资产。</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lang w:eastAsia="zh-CN"/>
        </w:rPr>
        <w:t>1.3</w:t>
      </w:r>
      <w:r>
        <w:rPr>
          <w:rFonts w:hint="eastAsia" w:ascii="宋体" w:hAnsi="宋体" w:eastAsia="宋体" w:cs="宋体"/>
          <w:lang w:val="en-US" w:eastAsia="zh-CN"/>
        </w:rPr>
        <w:t>.</w:t>
      </w:r>
      <w:r>
        <w:rPr>
          <w:rFonts w:hint="eastAsia" w:ascii="宋体" w:hAnsi="宋体" w:eastAsia="宋体" w:cs="宋体"/>
          <w:lang w:eastAsia="zh-CN"/>
        </w:rPr>
        <w:t>股权类资产：投资于股票、未上市企业股权等股权类资产，以及通过私募股权基金等底层资产为股权性质的资产。</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lang w:eastAsia="zh-CN"/>
        </w:rPr>
        <w:t>1.</w:t>
      </w:r>
      <w:r>
        <w:rPr>
          <w:rFonts w:hint="eastAsia" w:ascii="宋体" w:hAnsi="宋体" w:eastAsia="宋体" w:cs="宋体"/>
          <w:lang w:val="en-US" w:eastAsia="zh-CN"/>
        </w:rPr>
        <w:t>4.商品及金融</w:t>
      </w:r>
      <w:r>
        <w:rPr>
          <w:rFonts w:hint="eastAsia" w:ascii="宋体" w:hAnsi="宋体" w:eastAsia="宋体" w:cs="宋体"/>
          <w:lang w:eastAsia="zh-CN"/>
        </w:rPr>
        <w:t>衍生品：投资于商品及金融衍生品类资产。</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1.5.其他：</w:t>
      </w:r>
      <w:r>
        <w:rPr>
          <w:rFonts w:hint="eastAsia" w:ascii="宋体" w:hAnsi="宋体" w:eastAsia="宋体" w:cs="宋体"/>
          <w:szCs w:val="21"/>
        </w:rPr>
        <w:t>填报机构</w:t>
      </w:r>
      <w:r>
        <w:rPr>
          <w:rFonts w:hint="eastAsia" w:ascii="宋体" w:hAnsi="宋体" w:eastAsia="宋体" w:cs="宋体"/>
          <w:lang w:val="en-US" w:eastAsia="zh-CN"/>
        </w:rPr>
        <w:t>投资于</w:t>
      </w:r>
      <w:r>
        <w:rPr>
          <w:rFonts w:hint="eastAsia" w:ascii="宋体" w:hAnsi="宋体" w:eastAsia="宋体" w:cs="宋体"/>
          <w:szCs w:val="21"/>
        </w:rPr>
        <w:t>除上述</w:t>
      </w:r>
      <w:r>
        <w:rPr>
          <w:rFonts w:hint="eastAsia" w:ascii="宋体" w:hAnsi="宋体" w:eastAsia="宋体" w:cs="宋体"/>
          <w:lang w:val="en-US" w:eastAsia="zh-CN"/>
        </w:rPr>
        <w:t>1.1-1.4</w:t>
      </w:r>
      <w:r>
        <w:rPr>
          <w:rFonts w:hint="eastAsia" w:ascii="宋体" w:hAnsi="宋体" w:eastAsia="宋体" w:cs="宋体"/>
          <w:szCs w:val="21"/>
        </w:rPr>
        <w:t>各项资产以外的其他资产</w:t>
      </w:r>
      <w:r>
        <w:rPr>
          <w:rFonts w:hint="eastAsia" w:ascii="宋体" w:hAnsi="宋体" w:eastAsia="宋体" w:cs="宋体"/>
          <w:lang w:val="en-US" w:eastAsia="zh-CN"/>
        </w:rPr>
        <w:t>。</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lang w:eastAsia="zh-CN"/>
        </w:rPr>
        <w:t>债权情况：</w:t>
      </w:r>
      <w:r>
        <w:rPr>
          <w:rFonts w:hint="eastAsia" w:ascii="宋体" w:hAnsi="宋体" w:eastAsia="宋体" w:cs="宋体"/>
        </w:rPr>
        <w:t>填报</w:t>
      </w:r>
      <w:r>
        <w:rPr>
          <w:rFonts w:hint="eastAsia" w:ascii="宋体" w:hAnsi="宋体" w:eastAsia="宋体" w:cs="宋体"/>
          <w:lang w:eastAsia="zh-CN"/>
        </w:rPr>
        <w:t>机构是否对境外主权主体的债权情况。主权债权</w:t>
      </w:r>
      <w:r>
        <w:rPr>
          <w:rFonts w:hint="eastAsia" w:ascii="宋体" w:hAnsi="宋体" w:eastAsia="宋体" w:cs="宋体"/>
        </w:rPr>
        <w:t>包括</w:t>
      </w:r>
      <w:r>
        <w:rPr>
          <w:rFonts w:hint="eastAsia" w:ascii="宋体" w:hAnsi="宋体" w:eastAsia="宋体" w:cs="宋体"/>
          <w:lang w:eastAsia="zh-CN"/>
        </w:rPr>
        <w:t>投资</w:t>
      </w:r>
      <w:r>
        <w:rPr>
          <w:rFonts w:hint="eastAsia" w:ascii="宋体" w:hAnsi="宋体" w:eastAsia="宋体" w:cs="宋体"/>
        </w:rPr>
        <w:t>境外主权主体发行的债券等债权。境外主权主体指代表一国主权的政府、机构及个人，包括：(1)主权国家及其政府机关；（2）有行使主权权力并以该身份行事的联邦国家的组成单位或国家政府单位；（3）国家机构或部门或其他实体，但需有权行使并实际行使国家主权权力；（4）以国家代表身份行事的国家代表。</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rPr>
        <w:t>2.1主权债权</w:t>
      </w:r>
      <w:r>
        <w:rPr>
          <w:rFonts w:hint="eastAsia" w:ascii="宋体" w:hAnsi="宋体" w:eastAsia="宋体" w:cs="宋体"/>
          <w:lang w:eastAsia="zh-CN"/>
        </w:rPr>
        <w:t>：投资于主权债权资产余额。</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lang w:eastAsia="zh-CN"/>
        </w:rPr>
      </w:pPr>
      <w:r>
        <w:rPr>
          <w:rFonts w:hint="eastAsia" w:ascii="宋体" w:hAnsi="宋体" w:eastAsia="宋体" w:cs="宋体"/>
        </w:rPr>
        <w:t>2.2非主权债权</w:t>
      </w:r>
      <w:r>
        <w:rPr>
          <w:rFonts w:hint="eastAsia" w:ascii="宋体" w:hAnsi="宋体" w:eastAsia="宋体" w:cs="宋体"/>
          <w:lang w:eastAsia="zh-CN"/>
        </w:rPr>
        <w:t>：投资于非主权债权资产余额。</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b/>
        </w:rPr>
      </w:pPr>
      <w:r>
        <w:rPr>
          <w:rFonts w:hint="eastAsia" w:ascii="宋体" w:hAnsi="宋体" w:eastAsia="宋体" w:cs="宋体"/>
          <w:b/>
        </w:rPr>
        <w:t>第四部分：核对关系</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宋体" w:hAnsi="宋体" w:eastAsia="宋体" w:cs="宋体"/>
          <w:b/>
        </w:rPr>
      </w:pPr>
      <w:r>
        <w:rPr>
          <w:rFonts w:hint="eastAsia" w:ascii="宋体" w:hAnsi="宋体" w:eastAsia="宋体" w:cs="宋体"/>
          <w:b/>
        </w:rPr>
        <w:t>行项目：</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rPr>
      </w:pPr>
      <w:r>
        <w:rPr>
          <w:rFonts w:hint="eastAsia" w:ascii="宋体" w:hAnsi="宋体" w:eastAsia="宋体" w:cs="宋体"/>
        </w:rPr>
        <w:t>【1.】=【1.1】+【1.</w:t>
      </w:r>
      <w:r>
        <w:rPr>
          <w:rFonts w:hint="eastAsia" w:ascii="宋体" w:hAnsi="宋体" w:eastAsia="宋体" w:cs="宋体"/>
          <w:lang w:val="en-US" w:eastAsia="zh-CN"/>
        </w:rPr>
        <w:t>5</w:t>
      </w:r>
      <w:r>
        <w:rPr>
          <w:rFonts w:hint="eastAsia" w:ascii="宋体" w:hAnsi="宋体" w:eastAsia="宋体" w:cs="宋体"/>
        </w:rPr>
        <w:t>】，适用于</w:t>
      </w:r>
      <w:r>
        <w:rPr>
          <w:rFonts w:hint="eastAsia" w:ascii="宋体" w:hAnsi="宋体" w:eastAsia="宋体" w:cs="宋体"/>
          <w:lang w:val="en-US"/>
        </w:rPr>
        <w:t>C</w:t>
      </w:r>
      <w:r>
        <w:rPr>
          <w:rFonts w:hint="eastAsia" w:ascii="宋体" w:hAnsi="宋体" w:eastAsia="宋体" w:cs="宋体"/>
        </w:rPr>
        <w:t>-</w:t>
      </w:r>
      <w:r>
        <w:rPr>
          <w:rFonts w:hint="eastAsia" w:ascii="宋体" w:hAnsi="宋体" w:eastAsia="宋体" w:cs="宋体"/>
          <w:lang w:val="en-US"/>
        </w:rPr>
        <w:t>J</w:t>
      </w:r>
      <w:r>
        <w:rPr>
          <w:rFonts w:hint="eastAsia" w:ascii="宋体" w:hAnsi="宋体" w:eastAsia="宋体" w:cs="宋体"/>
        </w:rPr>
        <w:t>列；</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宋体" w:hAnsi="宋体" w:eastAsia="宋体" w:cs="宋体"/>
          <w:b/>
        </w:rPr>
      </w:pPr>
      <w:r>
        <w:rPr>
          <w:rFonts w:hint="eastAsia" w:ascii="宋体" w:hAnsi="宋体" w:eastAsia="宋体" w:cs="宋体"/>
          <w:b/>
        </w:rPr>
        <w:t>列项目：</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rPr>
      </w:pPr>
      <w:r>
        <w:rPr>
          <w:rFonts w:hint="eastAsia" w:ascii="宋体" w:hAnsi="宋体" w:eastAsia="宋体" w:cs="宋体"/>
        </w:rPr>
        <w:t>【</w:t>
      </w:r>
      <w:r>
        <w:rPr>
          <w:rFonts w:hint="eastAsia" w:ascii="宋体" w:hAnsi="宋体" w:eastAsia="宋体" w:cs="宋体"/>
          <w:szCs w:val="21"/>
          <w:lang w:val="en-US"/>
        </w:rPr>
        <w:t>C</w:t>
      </w:r>
      <w:r>
        <w:rPr>
          <w:rFonts w:hint="eastAsia" w:ascii="宋体" w:hAnsi="宋体" w:eastAsia="宋体" w:cs="宋体"/>
        </w:rPr>
        <w:t>】=</w:t>
      </w:r>
      <w:r>
        <w:rPr>
          <w:rFonts w:hint="eastAsia" w:ascii="宋体" w:hAnsi="宋体" w:eastAsia="宋体" w:cs="宋体"/>
          <w:szCs w:val="21"/>
        </w:rPr>
        <w:t>Σ（</w:t>
      </w:r>
      <w:r>
        <w:rPr>
          <w:rFonts w:hint="eastAsia" w:ascii="宋体" w:hAnsi="宋体" w:eastAsia="宋体" w:cs="宋体"/>
          <w:szCs w:val="21"/>
          <w:lang w:val="en-US"/>
        </w:rPr>
        <w:t>D</w:t>
      </w:r>
      <w:r>
        <w:rPr>
          <w:rFonts w:hint="eastAsia" w:ascii="宋体" w:hAnsi="宋体" w:eastAsia="宋体" w:cs="宋体"/>
          <w:szCs w:val="21"/>
        </w:rPr>
        <w:t>··J），适用于除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rPr>
      </w:pPr>
      <w:r>
        <w:rPr>
          <w:rFonts w:hint="eastAsia" w:ascii="宋体" w:hAnsi="宋体" w:eastAsia="宋体" w:cs="宋体"/>
          <w:szCs w:val="21"/>
        </w:rPr>
        <w:t>【D】=Σ（</w:t>
      </w:r>
      <w:r>
        <w:rPr>
          <w:rFonts w:hint="eastAsia" w:ascii="宋体" w:hAnsi="宋体" w:eastAsia="宋体" w:cs="宋体"/>
          <w:szCs w:val="21"/>
          <w:lang w:val="en-US"/>
        </w:rPr>
        <w:t>K</w:t>
      </w:r>
      <w:r>
        <w:rPr>
          <w:rFonts w:hint="eastAsia" w:ascii="宋体" w:hAnsi="宋体" w:eastAsia="宋体" w:cs="宋体"/>
          <w:szCs w:val="21"/>
        </w:rPr>
        <w:t>··</w:t>
      </w:r>
      <w:r>
        <w:rPr>
          <w:rFonts w:hint="eastAsia" w:ascii="宋体" w:hAnsi="宋体" w:eastAsia="宋体" w:cs="宋体"/>
          <w:szCs w:val="21"/>
          <w:lang w:val="en-US"/>
        </w:rPr>
        <w:t>Q</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rPr>
      </w:pPr>
      <w:r>
        <w:rPr>
          <w:rFonts w:hint="eastAsia" w:ascii="宋体" w:hAnsi="宋体" w:eastAsia="宋体" w:cs="宋体"/>
          <w:szCs w:val="21"/>
        </w:rPr>
        <w:t>【E】=Σ（</w:t>
      </w:r>
      <w:r>
        <w:rPr>
          <w:rFonts w:hint="eastAsia" w:ascii="宋体" w:hAnsi="宋体" w:eastAsia="宋体" w:cs="宋体"/>
          <w:szCs w:val="21"/>
          <w:lang w:val="en-US" w:eastAsia="zh-CN"/>
        </w:rPr>
        <w:t>R</w:t>
      </w:r>
      <w:r>
        <w:rPr>
          <w:rFonts w:hint="eastAsia" w:ascii="宋体" w:hAnsi="宋体" w:eastAsia="宋体" w:cs="宋体"/>
          <w:szCs w:val="21"/>
        </w:rPr>
        <w:t>··</w:t>
      </w:r>
      <w:r>
        <w:rPr>
          <w:rFonts w:hint="eastAsia" w:ascii="宋体" w:hAnsi="宋体" w:eastAsia="宋体" w:cs="宋体"/>
          <w:szCs w:val="21"/>
          <w:lang w:val="en-US" w:eastAsia="zh-CN"/>
        </w:rPr>
        <w:t>V</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rPr>
        <w:t>【F】=Σ（</w:t>
      </w:r>
      <w:r>
        <w:rPr>
          <w:rFonts w:hint="eastAsia" w:ascii="宋体" w:hAnsi="宋体" w:eastAsia="宋体" w:cs="宋体"/>
          <w:szCs w:val="21"/>
          <w:lang w:val="en-US" w:eastAsia="zh-CN"/>
        </w:rPr>
        <w:t>W</w:t>
      </w:r>
      <w:r>
        <w:rPr>
          <w:rFonts w:hint="eastAsia" w:ascii="宋体" w:hAnsi="宋体" w:eastAsia="宋体" w:cs="宋体"/>
          <w:szCs w:val="21"/>
        </w:rPr>
        <w:t>··</w:t>
      </w:r>
      <w:r>
        <w:rPr>
          <w:rFonts w:hint="eastAsia" w:ascii="宋体" w:hAnsi="宋体" w:eastAsia="宋体" w:cs="宋体"/>
          <w:szCs w:val="21"/>
          <w:lang w:val="en-US" w:eastAsia="zh-CN"/>
        </w:rPr>
        <w:t>Z</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rPr>
        <w:t>【</w:t>
      </w:r>
      <w:r>
        <w:rPr>
          <w:rFonts w:hint="eastAsia" w:ascii="宋体" w:hAnsi="宋体" w:eastAsia="宋体" w:cs="宋体"/>
          <w:szCs w:val="21"/>
          <w:lang w:val="en-US" w:eastAsia="zh-CN"/>
        </w:rPr>
        <w:t>G</w:t>
      </w:r>
      <w:r>
        <w:rPr>
          <w:rFonts w:hint="eastAsia" w:ascii="宋体" w:hAnsi="宋体" w:eastAsia="宋体" w:cs="宋体"/>
          <w:szCs w:val="21"/>
        </w:rPr>
        <w:t>】=Σ（</w:t>
      </w:r>
      <w:r>
        <w:rPr>
          <w:rFonts w:hint="eastAsia" w:ascii="宋体" w:hAnsi="宋体" w:eastAsia="宋体" w:cs="宋体"/>
          <w:szCs w:val="21"/>
          <w:lang w:val="en-US" w:eastAsia="zh-CN"/>
        </w:rPr>
        <w:t>AA</w:t>
      </w:r>
      <w:r>
        <w:rPr>
          <w:rFonts w:hint="eastAsia" w:ascii="宋体" w:hAnsi="宋体" w:eastAsia="宋体" w:cs="宋体"/>
          <w:szCs w:val="21"/>
        </w:rPr>
        <w:t>··</w:t>
      </w:r>
      <w:r>
        <w:rPr>
          <w:rFonts w:hint="eastAsia" w:ascii="宋体" w:hAnsi="宋体" w:eastAsia="宋体" w:cs="宋体"/>
          <w:szCs w:val="21"/>
          <w:lang w:val="en-US" w:eastAsia="zh-CN"/>
        </w:rPr>
        <w:t>AE</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rPr>
        <w:t>【</w:t>
      </w:r>
      <w:r>
        <w:rPr>
          <w:rFonts w:hint="eastAsia" w:ascii="宋体" w:hAnsi="宋体" w:eastAsia="宋体" w:cs="宋体"/>
          <w:szCs w:val="21"/>
          <w:lang w:val="en-US" w:eastAsia="zh-CN"/>
        </w:rPr>
        <w:t>H</w:t>
      </w:r>
      <w:r>
        <w:rPr>
          <w:rFonts w:hint="eastAsia" w:ascii="宋体" w:hAnsi="宋体" w:eastAsia="宋体" w:cs="宋体"/>
          <w:szCs w:val="21"/>
        </w:rPr>
        <w:t>】=Σ（</w:t>
      </w:r>
      <w:r>
        <w:rPr>
          <w:rFonts w:hint="eastAsia" w:ascii="宋体" w:hAnsi="宋体" w:eastAsia="宋体" w:cs="宋体"/>
          <w:szCs w:val="21"/>
          <w:lang w:val="en-US" w:eastAsia="zh-CN"/>
        </w:rPr>
        <w:t>AF</w:t>
      </w:r>
      <w:r>
        <w:rPr>
          <w:rFonts w:hint="eastAsia" w:ascii="宋体" w:hAnsi="宋体" w:eastAsia="宋体" w:cs="宋体"/>
          <w:szCs w:val="21"/>
        </w:rPr>
        <w:t>··</w:t>
      </w:r>
      <w:r>
        <w:rPr>
          <w:rFonts w:hint="eastAsia" w:ascii="宋体" w:hAnsi="宋体" w:eastAsia="宋体" w:cs="宋体"/>
          <w:szCs w:val="21"/>
          <w:lang w:val="en-US" w:eastAsia="zh-CN"/>
        </w:rPr>
        <w:t>AG</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rPr>
        <w:t>【</w:t>
      </w:r>
      <w:r>
        <w:rPr>
          <w:rFonts w:hint="eastAsia" w:ascii="宋体" w:hAnsi="宋体" w:eastAsia="宋体" w:cs="宋体"/>
          <w:szCs w:val="21"/>
          <w:lang w:val="en-US" w:eastAsia="zh-CN"/>
        </w:rPr>
        <w:t>I</w:t>
      </w:r>
      <w:r>
        <w:rPr>
          <w:rFonts w:hint="eastAsia" w:ascii="宋体" w:hAnsi="宋体" w:eastAsia="宋体" w:cs="宋体"/>
          <w:szCs w:val="21"/>
        </w:rPr>
        <w:t>】=Σ（</w:t>
      </w:r>
      <w:r>
        <w:rPr>
          <w:rFonts w:hint="eastAsia" w:ascii="宋体" w:hAnsi="宋体" w:eastAsia="宋体" w:cs="宋体"/>
          <w:szCs w:val="21"/>
          <w:lang w:val="en-US" w:eastAsia="zh-CN"/>
        </w:rPr>
        <w:t>AH</w:t>
      </w:r>
      <w:r>
        <w:rPr>
          <w:rFonts w:hint="eastAsia" w:ascii="宋体" w:hAnsi="宋体" w:eastAsia="宋体" w:cs="宋体"/>
          <w:szCs w:val="21"/>
        </w:rPr>
        <w:t>··</w:t>
      </w:r>
      <w:r>
        <w:rPr>
          <w:rFonts w:hint="eastAsia" w:ascii="宋体" w:hAnsi="宋体" w:eastAsia="宋体" w:cs="宋体"/>
          <w:szCs w:val="21"/>
          <w:lang w:val="en-US" w:eastAsia="zh-CN"/>
        </w:rPr>
        <w:t>AI</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w:t>
      </w:r>
      <w:r>
        <w:rPr>
          <w:rFonts w:hint="eastAsia" w:ascii="宋体" w:hAnsi="宋体" w:eastAsia="宋体" w:cs="宋体"/>
          <w:szCs w:val="21"/>
          <w:lang w:val="en-US" w:eastAsia="zh-CN"/>
        </w:rPr>
        <w:t>J</w:t>
      </w:r>
      <w:r>
        <w:rPr>
          <w:rFonts w:hint="eastAsia" w:ascii="宋体" w:hAnsi="宋体" w:eastAsia="宋体" w:cs="宋体"/>
          <w:szCs w:val="21"/>
        </w:rPr>
        <w:t>】=Σ（</w:t>
      </w:r>
      <w:r>
        <w:rPr>
          <w:rFonts w:hint="eastAsia" w:ascii="宋体" w:hAnsi="宋体" w:eastAsia="宋体" w:cs="宋体"/>
          <w:szCs w:val="21"/>
          <w:lang w:val="en-US" w:eastAsia="zh-CN"/>
        </w:rPr>
        <w:t>AJ</w:t>
      </w:r>
      <w:r>
        <w:rPr>
          <w:rFonts w:hint="eastAsia" w:ascii="宋体" w:hAnsi="宋体" w:eastAsia="宋体" w:cs="宋体"/>
          <w:szCs w:val="21"/>
        </w:rPr>
        <w:t>），适用于除</w:t>
      </w:r>
      <w:r>
        <w:rPr>
          <w:rFonts w:hint="eastAsia" w:ascii="宋体" w:hAnsi="宋体" w:eastAsia="宋体" w:cs="宋体"/>
          <w:szCs w:val="21"/>
          <w:lang w:val="en-US"/>
        </w:rPr>
        <w:t>1-</w:t>
      </w:r>
      <w:r>
        <w:rPr>
          <w:rFonts w:hint="eastAsia" w:ascii="宋体" w:hAnsi="宋体" w:eastAsia="宋体" w:cs="宋体"/>
          <w:szCs w:val="21"/>
        </w:rPr>
        <w:t>6以外的各行</w:t>
      </w:r>
      <w:r>
        <w:rPr>
          <w:rFonts w:hint="eastAsia" w:ascii="宋体" w:hAnsi="宋体" w:eastAsia="宋体" w:cs="宋体"/>
          <w:szCs w:val="21"/>
          <w:lang w:eastAsia="zh-CN"/>
        </w:rPr>
        <w:t>。</w:t>
      </w:r>
    </w:p>
    <w:p>
      <w:pPr>
        <w:spacing w:line="360" w:lineRule="auto"/>
        <w:rPr>
          <w:rFonts w:hint="eastAsia" w:ascii="宋体" w:hAnsi="宋体" w:eastAsia="宋体"/>
          <w:szCs w:val="21"/>
          <w:lang w:val="en-US" w:eastAsia="zh-CN"/>
        </w:rPr>
      </w:pPr>
    </w:p>
    <w:p>
      <w:pPr>
        <w:spacing w:line="360" w:lineRule="auto"/>
        <w:rPr>
          <w:rFonts w:hint="eastAsia"/>
        </w:rPr>
      </w:pP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11</w:t>
    </w:r>
    <w: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fldChar w:fldCharType="begin"/>
    </w:r>
    <w:r>
      <w:rPr>
        <w:rStyle w:val="12"/>
      </w:rPr>
      <w:instrText xml:space="preserve">PAGE  </w:instrText>
    </w:r>
    <w:r>
      <w:fldChar w:fldCharType="separate"/>
    </w:r>
    <w:r>
      <w:fldChar w:fldCharType="end"/>
    </w:r>
  </w:p>
  <w:p>
    <w:pPr>
      <w:pStyle w:val="5"/>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周世杰">
    <w15:presenceInfo w15:providerId="None" w15:userId="周世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548B"/>
    <w:rsid w:val="00036D54"/>
    <w:rsid w:val="00037C67"/>
    <w:rsid w:val="00094259"/>
    <w:rsid w:val="000B4A89"/>
    <w:rsid w:val="000D5F0C"/>
    <w:rsid w:val="001037E3"/>
    <w:rsid w:val="001231DE"/>
    <w:rsid w:val="00155E26"/>
    <w:rsid w:val="0016017E"/>
    <w:rsid w:val="00165855"/>
    <w:rsid w:val="001919C4"/>
    <w:rsid w:val="001B36A0"/>
    <w:rsid w:val="001B781C"/>
    <w:rsid w:val="001D38FA"/>
    <w:rsid w:val="001F410F"/>
    <w:rsid w:val="00214300"/>
    <w:rsid w:val="002307C4"/>
    <w:rsid w:val="002647B8"/>
    <w:rsid w:val="002A01DC"/>
    <w:rsid w:val="002D43D6"/>
    <w:rsid w:val="002D4424"/>
    <w:rsid w:val="002D4A6C"/>
    <w:rsid w:val="002D74F0"/>
    <w:rsid w:val="002E7A9F"/>
    <w:rsid w:val="002F5296"/>
    <w:rsid w:val="00342FA3"/>
    <w:rsid w:val="00352EC1"/>
    <w:rsid w:val="003A0987"/>
    <w:rsid w:val="003E1815"/>
    <w:rsid w:val="00406FF2"/>
    <w:rsid w:val="00436F38"/>
    <w:rsid w:val="004459D3"/>
    <w:rsid w:val="0046073A"/>
    <w:rsid w:val="004640E0"/>
    <w:rsid w:val="00472A4E"/>
    <w:rsid w:val="00473164"/>
    <w:rsid w:val="004A4D6E"/>
    <w:rsid w:val="004B4298"/>
    <w:rsid w:val="004C42DE"/>
    <w:rsid w:val="004D11CE"/>
    <w:rsid w:val="00503600"/>
    <w:rsid w:val="0050710F"/>
    <w:rsid w:val="0051255B"/>
    <w:rsid w:val="00525E14"/>
    <w:rsid w:val="00542124"/>
    <w:rsid w:val="0056079B"/>
    <w:rsid w:val="005753BC"/>
    <w:rsid w:val="005868D9"/>
    <w:rsid w:val="005A2065"/>
    <w:rsid w:val="005A2682"/>
    <w:rsid w:val="005A3977"/>
    <w:rsid w:val="005A662F"/>
    <w:rsid w:val="005A6F07"/>
    <w:rsid w:val="005B3210"/>
    <w:rsid w:val="005D0BE5"/>
    <w:rsid w:val="005E3D11"/>
    <w:rsid w:val="005F0C3B"/>
    <w:rsid w:val="005F61CA"/>
    <w:rsid w:val="00606006"/>
    <w:rsid w:val="006123DB"/>
    <w:rsid w:val="006127C7"/>
    <w:rsid w:val="00615286"/>
    <w:rsid w:val="0062350A"/>
    <w:rsid w:val="00694268"/>
    <w:rsid w:val="006C3B1B"/>
    <w:rsid w:val="006C5815"/>
    <w:rsid w:val="006D0A62"/>
    <w:rsid w:val="00715E24"/>
    <w:rsid w:val="00727347"/>
    <w:rsid w:val="00735ECD"/>
    <w:rsid w:val="00742A41"/>
    <w:rsid w:val="007668D4"/>
    <w:rsid w:val="007711D7"/>
    <w:rsid w:val="007A3C03"/>
    <w:rsid w:val="007B0871"/>
    <w:rsid w:val="007D49CB"/>
    <w:rsid w:val="0080392C"/>
    <w:rsid w:val="00816D82"/>
    <w:rsid w:val="008446F6"/>
    <w:rsid w:val="00846600"/>
    <w:rsid w:val="008506F9"/>
    <w:rsid w:val="00872F7D"/>
    <w:rsid w:val="00881E74"/>
    <w:rsid w:val="00882B2F"/>
    <w:rsid w:val="0088689B"/>
    <w:rsid w:val="00886C70"/>
    <w:rsid w:val="008973C2"/>
    <w:rsid w:val="008C3BFF"/>
    <w:rsid w:val="008D6440"/>
    <w:rsid w:val="00900C90"/>
    <w:rsid w:val="00904378"/>
    <w:rsid w:val="0090643C"/>
    <w:rsid w:val="009243AF"/>
    <w:rsid w:val="00925E5F"/>
    <w:rsid w:val="009848D5"/>
    <w:rsid w:val="00984C5A"/>
    <w:rsid w:val="00993E33"/>
    <w:rsid w:val="009B0EA7"/>
    <w:rsid w:val="009D7D01"/>
    <w:rsid w:val="009F79C8"/>
    <w:rsid w:val="00A0302C"/>
    <w:rsid w:val="00A31C75"/>
    <w:rsid w:val="00A36DA6"/>
    <w:rsid w:val="00A56F92"/>
    <w:rsid w:val="00A713CC"/>
    <w:rsid w:val="00A95D36"/>
    <w:rsid w:val="00AA0E55"/>
    <w:rsid w:val="00AC212D"/>
    <w:rsid w:val="00B270E0"/>
    <w:rsid w:val="00B46C3C"/>
    <w:rsid w:val="00B71A4F"/>
    <w:rsid w:val="00B8058B"/>
    <w:rsid w:val="00B9781D"/>
    <w:rsid w:val="00BF4206"/>
    <w:rsid w:val="00BF7214"/>
    <w:rsid w:val="00C02E31"/>
    <w:rsid w:val="00C06DCB"/>
    <w:rsid w:val="00C20C37"/>
    <w:rsid w:val="00C24130"/>
    <w:rsid w:val="00C273A9"/>
    <w:rsid w:val="00C313C1"/>
    <w:rsid w:val="00C36474"/>
    <w:rsid w:val="00C3731A"/>
    <w:rsid w:val="00C42AC8"/>
    <w:rsid w:val="00C64E69"/>
    <w:rsid w:val="00C76184"/>
    <w:rsid w:val="00C90F33"/>
    <w:rsid w:val="00CB526E"/>
    <w:rsid w:val="00CD189E"/>
    <w:rsid w:val="00CE62C2"/>
    <w:rsid w:val="00CE7073"/>
    <w:rsid w:val="00CF4BB5"/>
    <w:rsid w:val="00D11BA7"/>
    <w:rsid w:val="00D16639"/>
    <w:rsid w:val="00D27DFD"/>
    <w:rsid w:val="00D52A01"/>
    <w:rsid w:val="00D54340"/>
    <w:rsid w:val="00D76F83"/>
    <w:rsid w:val="00D947FF"/>
    <w:rsid w:val="00DD50E4"/>
    <w:rsid w:val="00DE37DF"/>
    <w:rsid w:val="00DE6D7A"/>
    <w:rsid w:val="00DF5A99"/>
    <w:rsid w:val="00E224D3"/>
    <w:rsid w:val="00E24225"/>
    <w:rsid w:val="00E3104D"/>
    <w:rsid w:val="00E42F00"/>
    <w:rsid w:val="00E64F0A"/>
    <w:rsid w:val="00EB0495"/>
    <w:rsid w:val="00ED7210"/>
    <w:rsid w:val="00EE4BDB"/>
    <w:rsid w:val="00EF02BD"/>
    <w:rsid w:val="00EF1B30"/>
    <w:rsid w:val="00EF28CF"/>
    <w:rsid w:val="00F300F9"/>
    <w:rsid w:val="00F51325"/>
    <w:rsid w:val="00F54DA7"/>
    <w:rsid w:val="00F83F40"/>
    <w:rsid w:val="00FA03DE"/>
    <w:rsid w:val="00FC518F"/>
    <w:rsid w:val="00FC5624"/>
    <w:rsid w:val="00FC5764"/>
    <w:rsid w:val="00FD0411"/>
    <w:rsid w:val="062F49CB"/>
    <w:rsid w:val="06B10AB3"/>
    <w:rsid w:val="06E02A0B"/>
    <w:rsid w:val="08226E14"/>
    <w:rsid w:val="08D07AD1"/>
    <w:rsid w:val="09935C7C"/>
    <w:rsid w:val="099D13FB"/>
    <w:rsid w:val="0C2911BC"/>
    <w:rsid w:val="0E871FE6"/>
    <w:rsid w:val="0F4252FD"/>
    <w:rsid w:val="0FCC5A90"/>
    <w:rsid w:val="100C1435"/>
    <w:rsid w:val="10563DAF"/>
    <w:rsid w:val="10E95A65"/>
    <w:rsid w:val="112E03A4"/>
    <w:rsid w:val="11B4346F"/>
    <w:rsid w:val="11DC27A4"/>
    <w:rsid w:val="120B16B0"/>
    <w:rsid w:val="13636415"/>
    <w:rsid w:val="142D152A"/>
    <w:rsid w:val="144C6073"/>
    <w:rsid w:val="14DA02C0"/>
    <w:rsid w:val="16E96F30"/>
    <w:rsid w:val="178E4A6C"/>
    <w:rsid w:val="17BA7550"/>
    <w:rsid w:val="18C15EE0"/>
    <w:rsid w:val="19CE4FD3"/>
    <w:rsid w:val="1A291CA1"/>
    <w:rsid w:val="1B9959AB"/>
    <w:rsid w:val="1E7B05EF"/>
    <w:rsid w:val="1F3A0E74"/>
    <w:rsid w:val="1F402911"/>
    <w:rsid w:val="1F867936"/>
    <w:rsid w:val="20D72941"/>
    <w:rsid w:val="22384DF4"/>
    <w:rsid w:val="230279FC"/>
    <w:rsid w:val="23DD7B46"/>
    <w:rsid w:val="2414216A"/>
    <w:rsid w:val="27320D4C"/>
    <w:rsid w:val="29656A30"/>
    <w:rsid w:val="2A7F3E7B"/>
    <w:rsid w:val="2B0927F2"/>
    <w:rsid w:val="2B2A709A"/>
    <w:rsid w:val="2CB223C4"/>
    <w:rsid w:val="2D775114"/>
    <w:rsid w:val="2DF4659D"/>
    <w:rsid w:val="307921EC"/>
    <w:rsid w:val="32A90AED"/>
    <w:rsid w:val="38103A76"/>
    <w:rsid w:val="38855BF0"/>
    <w:rsid w:val="391B27BA"/>
    <w:rsid w:val="3B4FA3A9"/>
    <w:rsid w:val="3B846CF8"/>
    <w:rsid w:val="3BA87C38"/>
    <w:rsid w:val="3BE5200D"/>
    <w:rsid w:val="3CC21623"/>
    <w:rsid w:val="3CF23683"/>
    <w:rsid w:val="3DC129AD"/>
    <w:rsid w:val="3EB103F9"/>
    <w:rsid w:val="3F1176CB"/>
    <w:rsid w:val="3F223E24"/>
    <w:rsid w:val="3FFC7395"/>
    <w:rsid w:val="40F0341A"/>
    <w:rsid w:val="411FB493"/>
    <w:rsid w:val="43602F0B"/>
    <w:rsid w:val="45094178"/>
    <w:rsid w:val="45FC4943"/>
    <w:rsid w:val="49912EC3"/>
    <w:rsid w:val="4BBC309D"/>
    <w:rsid w:val="4F3007F7"/>
    <w:rsid w:val="4FF3463A"/>
    <w:rsid w:val="5048765F"/>
    <w:rsid w:val="51112C00"/>
    <w:rsid w:val="51495B73"/>
    <w:rsid w:val="545201A2"/>
    <w:rsid w:val="549D6CE0"/>
    <w:rsid w:val="55916340"/>
    <w:rsid w:val="55BD1919"/>
    <w:rsid w:val="5618186B"/>
    <w:rsid w:val="5728768E"/>
    <w:rsid w:val="58561F9A"/>
    <w:rsid w:val="58E22EC6"/>
    <w:rsid w:val="5A450808"/>
    <w:rsid w:val="5AA87D3C"/>
    <w:rsid w:val="5BB42B31"/>
    <w:rsid w:val="5BE550F0"/>
    <w:rsid w:val="5F33C5DC"/>
    <w:rsid w:val="5F6C756B"/>
    <w:rsid w:val="5F9F44A4"/>
    <w:rsid w:val="5FA04298"/>
    <w:rsid w:val="5FF93255"/>
    <w:rsid w:val="61331ABE"/>
    <w:rsid w:val="61795517"/>
    <w:rsid w:val="61CF687F"/>
    <w:rsid w:val="629F2845"/>
    <w:rsid w:val="63A01BC2"/>
    <w:rsid w:val="63D619DB"/>
    <w:rsid w:val="66484B82"/>
    <w:rsid w:val="67EF82A3"/>
    <w:rsid w:val="6995776A"/>
    <w:rsid w:val="6C242DE8"/>
    <w:rsid w:val="6E1AEE30"/>
    <w:rsid w:val="6FDD6495"/>
    <w:rsid w:val="702D4B0A"/>
    <w:rsid w:val="707B6702"/>
    <w:rsid w:val="735F3C33"/>
    <w:rsid w:val="73CF0CB5"/>
    <w:rsid w:val="74FE1A2A"/>
    <w:rsid w:val="753D4484"/>
    <w:rsid w:val="75FDA53D"/>
    <w:rsid w:val="76FE8BD1"/>
    <w:rsid w:val="77094631"/>
    <w:rsid w:val="77FF93DB"/>
    <w:rsid w:val="788D5460"/>
    <w:rsid w:val="78BD571D"/>
    <w:rsid w:val="7ACF55C0"/>
    <w:rsid w:val="7ADE7B61"/>
    <w:rsid w:val="7C99137B"/>
    <w:rsid w:val="7D7E0645"/>
    <w:rsid w:val="7E095757"/>
    <w:rsid w:val="7E7D3BDD"/>
    <w:rsid w:val="93A74932"/>
    <w:rsid w:val="9F7B7326"/>
    <w:rsid w:val="B0FBE1E3"/>
    <w:rsid w:val="DA5E36B4"/>
    <w:rsid w:val="DF7F6E6E"/>
    <w:rsid w:val="EDD77F80"/>
    <w:rsid w:val="F9F59D11"/>
    <w:rsid w:val="FBBE1BCC"/>
    <w:rsid w:val="FDCF9D68"/>
    <w:rsid w:val="FDFFA63F"/>
    <w:rsid w:val="FEFF25DB"/>
    <w:rsid w:val="FF73999D"/>
    <w:rsid w:val="FF7FE176"/>
    <w:rsid w:val="FFBB95E4"/>
    <w:rsid w:val="FFD541E2"/>
    <w:rsid w:val="FFF1E3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link w:val="11"/>
    <w:semiHidden/>
    <w:qFormat/>
    <w:uiPriority w:val="0"/>
    <w:rPr>
      <w:rFonts w:ascii="Tahoma" w:hAnsi="Tahoma"/>
      <w:sz w:val="24"/>
      <w:szCs w:val="28"/>
    </w:rPr>
  </w:style>
  <w:style w:type="table" w:default="1" w:styleId="9">
    <w:name w:val="Normal Table"/>
    <w:semiHidden/>
    <w:qFormat/>
    <w:uiPriority w:val="0"/>
    <w:tblPr>
      <w:tblCellMar>
        <w:top w:w="0" w:type="dxa"/>
        <w:left w:w="108" w:type="dxa"/>
        <w:bottom w:w="0" w:type="dxa"/>
        <w:right w:w="108" w:type="dxa"/>
      </w:tblCellMar>
    </w:tblPr>
  </w:style>
  <w:style w:type="paragraph" w:styleId="2">
    <w:name w:val="Document Map"/>
    <w:basedOn w:val="1"/>
    <w:qFormat/>
    <w:uiPriority w:val="0"/>
    <w:pPr>
      <w:shd w:val="clear" w:color="auto" w:fill="000080"/>
    </w:pPr>
  </w:style>
  <w:style w:type="paragraph" w:styleId="3">
    <w:name w:val="annotation text"/>
    <w:basedOn w:val="1"/>
    <w:semiHidden/>
    <w:qFormat/>
    <w:uiPriority w:val="0"/>
    <w:pPr>
      <w:jc w:val="left"/>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8">
    <w:name w:val="annotation subject"/>
    <w:basedOn w:val="3"/>
    <w:next w:val="3"/>
    <w:semiHidden/>
    <w:qFormat/>
    <w:uiPriority w:val="0"/>
    <w:rPr>
      <w:b/>
      <w:bCs/>
    </w:rPr>
  </w:style>
  <w:style w:type="paragraph" w:customStyle="1" w:styleId="11">
    <w:name w:val="_Style 8"/>
    <w:basedOn w:val="2"/>
    <w:link w:val="10"/>
    <w:qFormat/>
    <w:uiPriority w:val="0"/>
    <w:pPr>
      <w:jc w:val="left"/>
    </w:pPr>
    <w:rPr>
      <w:rFonts w:ascii="Tahoma" w:hAnsi="Tahoma"/>
      <w:sz w:val="24"/>
      <w:szCs w:val="28"/>
    </w:rPr>
  </w:style>
  <w:style w:type="character" w:styleId="12">
    <w:name w:val="page number"/>
    <w:basedOn w:val="10"/>
    <w:qFormat/>
    <w:uiPriority w:val="0"/>
  </w:style>
  <w:style w:type="character" w:styleId="13">
    <w:name w:val="annotation reference"/>
    <w:semiHidden/>
    <w:qFormat/>
    <w:uiPriority w:val="0"/>
    <w:rPr>
      <w:rFonts w:ascii="Tahoma" w:hAnsi="Tahoma"/>
      <w:sz w:val="21"/>
      <w:szCs w:val="21"/>
    </w:rPr>
  </w:style>
  <w:style w:type="paragraph" w:customStyle="1" w:styleId="14">
    <w:name w:val="默认段落字体 Para Char Char Char Char Char Char Char Char Char1 Char Char Char Char Char Char Char Char Char Char Char Char Char Char Char Char Char Char Char Char Char Char Char Char Char Char Char Char Char Char Char"/>
    <w:basedOn w:val="2"/>
    <w:qFormat/>
    <w:uiPriority w:val="0"/>
    <w:pPr>
      <w:jc w:val="left"/>
    </w:pPr>
    <w:rPr>
      <w:rFonts w:ascii="Tahoma" w:hAnsi="Tahoma"/>
      <w:sz w:val="24"/>
      <w:szCs w:val="28"/>
    </w:rPr>
  </w:style>
  <w:style w:type="paragraph" w:customStyle="1" w:styleId="15">
    <w:name w:val="_Style 10"/>
    <w:basedOn w:val="2"/>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1981</Words>
  <Characters>11293</Characters>
  <Lines>94</Lines>
  <Paragraphs>26</Paragraphs>
  <TotalTime>34</TotalTime>
  <ScaleCrop>false</ScaleCrop>
  <LinksUpToDate>false</LinksUpToDate>
  <CharactersWithSpaces>13248</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2017-09-26T16:08:00Z</dcterms:created>
  <dc:creator>罗猛</dc:creator>
  <cp:lastModifiedBy>CBIRC</cp:lastModifiedBy>
  <cp:lastPrinted>2017-09-22T10:46:00Z</cp:lastPrinted>
  <dcterms:modified xsi:type="dcterms:W3CDTF">2024-12-16T03:00:42Z</dcterms:modified>
  <dc:title>填报说明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y fmtid="{D5CDD505-2E9C-101B-9397-08002B2CF9AE}" pid="3" name="ICV">
    <vt:lpwstr>A53C606947CA067325C05267E6E85F4D</vt:lpwstr>
  </property>
</Properties>
</file>