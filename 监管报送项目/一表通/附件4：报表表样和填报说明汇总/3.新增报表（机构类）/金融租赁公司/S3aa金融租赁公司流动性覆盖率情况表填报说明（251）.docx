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spacing w:line="440" w:lineRule="exact"/>
        <w:rPr>
          <w:rFonts w:hint="eastAsia" w:cs="黑体"/>
          <w:sz w:val="30"/>
          <w:szCs w:val="30"/>
        </w:rPr>
        <w:pPrChange w:id="0" w:author="王雅洁" w:date="2024-12-13T19:41:38Z">
          <w:pPr>
            <w:pStyle w:val="13"/>
          </w:pPr>
        </w:pPrChange>
      </w:pPr>
      <w:r>
        <w:rPr>
          <w:rFonts w:hint="eastAsia" w:cs="黑体"/>
          <w:sz w:val="30"/>
          <w:szCs w:val="30"/>
          <w:lang w:val="en-US" w:eastAsia="zh-CN"/>
        </w:rPr>
        <w:t>S3aa金融租赁公司流动性覆盖率情况表</w:t>
      </w:r>
      <w:r>
        <w:rPr>
          <w:rFonts w:hint="eastAsia" w:cs="黑体"/>
          <w:sz w:val="30"/>
          <w:szCs w:val="30"/>
        </w:rPr>
        <w:t>填报说明</w:t>
      </w:r>
    </w:p>
    <w:p>
      <w:pPr>
        <w:spacing w:line="440" w:lineRule="exact"/>
        <w:ind w:firstLine="422"/>
        <w:rPr>
          <w:b/>
          <w:bCs/>
        </w:rPr>
        <w:pPrChange w:id="1" w:author="王雅洁" w:date="2024-12-13T19:41:38Z">
          <w:pPr>
            <w:ind w:firstLine="422"/>
          </w:pPr>
        </w:pPrChange>
      </w:pPr>
    </w:p>
    <w:p>
      <w:pPr>
        <w:spacing w:line="440" w:lineRule="exact"/>
        <w:ind w:firstLine="422"/>
        <w:rPr>
          <w:b/>
          <w:bCs/>
        </w:rPr>
        <w:pPrChange w:id="2" w:author="王雅洁" w:date="2024-12-13T19:41:38Z">
          <w:pPr>
            <w:ind w:firstLine="422"/>
          </w:pPr>
        </w:pPrChange>
      </w:pPr>
      <w:r>
        <w:rPr>
          <w:b/>
          <w:bCs/>
        </w:rPr>
        <w:t>第一部分：引言</w:t>
      </w:r>
    </w:p>
    <w:p>
      <w:pPr>
        <w:spacing w:line="440" w:lineRule="exact"/>
        <w:ind w:firstLine="420" w:firstLineChars="200"/>
        <w:pPrChange w:id="3" w:author="王雅洁" w:date="2024-12-13T19:41:38Z">
          <w:pPr>
            <w:ind w:firstLine="420" w:firstLineChars="200"/>
          </w:pPr>
        </w:pPrChange>
      </w:pPr>
      <w:r>
        <w:t>流动性覆盖率反映在监管部门</w:t>
      </w:r>
      <w:r>
        <w:rPr>
          <w:rFonts w:hint="eastAsia"/>
          <w:lang w:eastAsia="zh-CN"/>
        </w:rPr>
        <w:t>规定的流动性</w:t>
      </w:r>
      <w:r>
        <w:t>压力情景下，填报机构</w:t>
      </w:r>
      <w:r>
        <w:rPr>
          <w:rFonts w:hint="eastAsia"/>
          <w:lang w:eastAsia="zh-CN"/>
        </w:rPr>
        <w:t>是否具有充足的合格优质流动性资产变现以满足未来至少</w:t>
      </w:r>
      <w:r>
        <w:rPr>
          <w:rFonts w:hint="eastAsia"/>
          <w:lang w:val="en-US" w:eastAsia="zh-CN"/>
        </w:rPr>
        <w:t>30天的流动性需求。</w:t>
      </w:r>
    </w:p>
    <w:p>
      <w:pPr>
        <w:spacing w:line="440" w:lineRule="exact"/>
        <w:ind w:firstLine="422"/>
        <w:rPr>
          <w:b/>
          <w:bCs/>
        </w:rPr>
        <w:pPrChange w:id="4" w:author="王雅洁" w:date="2024-12-13T19:41:38Z">
          <w:pPr>
            <w:ind w:firstLine="422"/>
          </w:pPr>
        </w:pPrChange>
      </w:pPr>
      <w:r>
        <w:rPr>
          <w:b/>
          <w:bCs/>
        </w:rPr>
        <w:t>第二部分：一般说明</w:t>
      </w:r>
    </w:p>
    <w:p>
      <w:pPr>
        <w:spacing w:line="440" w:lineRule="exact"/>
        <w:ind w:firstLine="424" w:firstLineChars="202"/>
        <w:pPrChange w:id="5" w:author="王雅洁" w:date="2024-12-13T19:41:38Z">
          <w:pPr>
            <w:ind w:firstLine="424" w:firstLineChars="202"/>
          </w:pPr>
        </w:pPrChange>
      </w:pPr>
      <w:r>
        <w:t>1．报表名称：</w:t>
      </w:r>
      <w:r>
        <w:rPr>
          <w:rFonts w:hint="eastAsia"/>
          <w:lang w:eastAsia="zh-CN"/>
        </w:rPr>
        <w:t>金融租赁公司</w:t>
      </w:r>
      <w:r>
        <w:t>流动性覆盖率情况表。</w:t>
      </w:r>
    </w:p>
    <w:p>
      <w:pPr>
        <w:tabs>
          <w:tab w:val="left" w:pos="2640"/>
        </w:tabs>
        <w:spacing w:line="440" w:lineRule="exact"/>
        <w:ind w:firstLine="424" w:firstLineChars="202"/>
        <w:rPr>
          <w:rFonts w:hint="default" w:eastAsia="宋体"/>
          <w:lang w:val="en-US" w:eastAsia="zh-CN"/>
        </w:rPr>
        <w:pPrChange w:id="6" w:author="王雅洁" w:date="2024-12-13T19:41:38Z">
          <w:pPr>
            <w:tabs>
              <w:tab w:val="left" w:pos="2640"/>
            </w:tabs>
            <w:ind w:firstLine="424" w:firstLineChars="202"/>
          </w:pPr>
        </w:pPrChange>
      </w:pPr>
      <w:r>
        <w:t>2．报表编码：</w:t>
      </w:r>
      <w:ins w:id="7" w:author="CBIRC" w:date="2024-12-12T19:16:25Z">
        <w:r>
          <w:rPr>
            <w:rFonts w:hint="eastAsia"/>
            <w:lang w:eastAsia="zh-CN"/>
          </w:rPr>
          <w:t>金监</w:t>
        </w:r>
      </w:ins>
      <w:ins w:id="8" w:author="CBIRC" w:date="2024-12-12T19:16:26Z">
        <w:r>
          <w:rPr>
            <w:rFonts w:hint="eastAsia"/>
            <w:lang w:eastAsia="zh-CN"/>
          </w:rPr>
          <w:t>统</w:t>
        </w:r>
      </w:ins>
      <w:ins w:id="9" w:author="CBIRC" w:date="2024-12-12T19:16:27Z">
        <w:r>
          <w:rPr>
            <w:rFonts w:hint="eastAsia"/>
            <w:lang w:val="en-US" w:eastAsia="zh-CN"/>
          </w:rPr>
          <w:t>S</w:t>
        </w:r>
      </w:ins>
      <w:ins w:id="10" w:author="CBIRC" w:date="2024-12-12T19:16:29Z">
        <w:r>
          <w:rPr>
            <w:rFonts w:hint="eastAsia"/>
            <w:lang w:val="en-US" w:eastAsia="zh-CN"/>
          </w:rPr>
          <w:t>3</w:t>
        </w:r>
      </w:ins>
      <w:ins w:id="11" w:author="CBIRC" w:date="2024-12-12T19:16:30Z">
        <w:r>
          <w:rPr>
            <w:rFonts w:hint="eastAsia"/>
            <w:lang w:val="en-US" w:eastAsia="zh-CN"/>
          </w:rPr>
          <w:t>aa</w:t>
        </w:r>
      </w:ins>
      <w:bookmarkStart w:id="0" w:name="_GoBack"/>
      <w:bookmarkEnd w:id="0"/>
    </w:p>
    <w:p>
      <w:pPr>
        <w:spacing w:line="440" w:lineRule="exact"/>
        <w:ind w:firstLine="424" w:firstLineChars="202"/>
        <w:pPrChange w:id="12" w:author="王雅洁" w:date="2024-12-13T19:41:38Z">
          <w:pPr>
            <w:ind w:firstLine="424" w:firstLineChars="202"/>
          </w:pPr>
        </w:pPrChange>
      </w:pPr>
      <w:r>
        <w:t>3．填报机构：金融</w:t>
      </w:r>
      <w:r>
        <w:rPr>
          <w:rFonts w:hint="eastAsia"/>
          <w:lang w:eastAsia="zh-CN"/>
        </w:rPr>
        <w:t>租赁</w:t>
      </w:r>
      <w:r>
        <w:t>公司</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ascii="Times New Roman" w:eastAsia="宋体" w:cs="Times New Roman"/>
          <w:sz w:val="21"/>
          <w:szCs w:val="21"/>
        </w:rPr>
        <w:pPrChange w:id="13" w:author="王雅洁" w:date="2024-12-13T19:41:38Z">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pPr>
        </w:pPrChange>
      </w:pPr>
      <w:r>
        <w:rPr>
          <w:rFonts w:ascii="Times New Roman" w:eastAsia="宋体" w:cs="Times New Roman"/>
          <w:sz w:val="21"/>
          <w:szCs w:val="21"/>
        </w:rPr>
        <w:t>4．报送口径、频度和时间：</w:t>
      </w:r>
      <w:r>
        <w:rPr>
          <w:rFonts w:hint="eastAsia" w:ascii="Times New Roman" w:eastAsia="宋体" w:cs="Times New Roman"/>
          <w:sz w:val="21"/>
          <w:szCs w:val="21"/>
        </w:rPr>
        <w:t>法人汇总数据、合并口径数据；法人汇总数据为</w:t>
      </w:r>
      <w:r>
        <w:rPr>
          <w:rFonts w:hint="eastAsia" w:ascii="Times New Roman" w:eastAsia="宋体" w:cs="Times New Roman"/>
          <w:sz w:val="21"/>
          <w:szCs w:val="21"/>
          <w:lang w:eastAsia="zh-CN"/>
        </w:rPr>
        <w:t>月</w:t>
      </w:r>
      <w:r>
        <w:rPr>
          <w:rFonts w:hint="eastAsia" w:ascii="Times New Roman" w:eastAsia="宋体" w:cs="Times New Roman"/>
          <w:sz w:val="21"/>
          <w:szCs w:val="21"/>
        </w:rPr>
        <w:t>后1</w:t>
      </w:r>
      <w:r>
        <w:rPr>
          <w:rFonts w:hint="eastAsia" w:ascii="Times New Roman" w:eastAsia="宋体" w:cs="Times New Roman"/>
          <w:sz w:val="21"/>
          <w:szCs w:val="21"/>
          <w:lang w:val="en-US" w:eastAsia="zh-CN"/>
        </w:rPr>
        <w:t>3</w:t>
      </w:r>
      <w:r>
        <w:rPr>
          <w:rFonts w:hint="eastAsia" w:ascii="Times New Roman" w:eastAsia="宋体" w:cs="Times New Roman"/>
          <w:sz w:val="21"/>
          <w:szCs w:val="21"/>
        </w:rPr>
        <w:t>日内</w:t>
      </w:r>
      <w:r>
        <w:rPr>
          <w:rFonts w:hint="eastAsia" w:ascii="Times New Roman" w:eastAsia="宋体" w:cs="Times New Roman"/>
          <w:sz w:val="21"/>
          <w:szCs w:val="21"/>
          <w:lang w:eastAsia="zh-CN"/>
        </w:rPr>
        <w:t>，</w:t>
      </w:r>
      <w:ins w:id="14" w:author="崔松涛" w:date="2024-12-12T17:04:47Z">
        <w:r>
          <w:rPr>
            <w:rFonts w:hint="eastAsia"/>
            <w:lang w:eastAsia="zh-CN"/>
          </w:rPr>
          <w:t>合并口径数据为季后</w:t>
        </w:r>
      </w:ins>
      <w:ins w:id="15" w:author="崔松涛" w:date="2024-12-12T17:04:47Z">
        <w:r>
          <w:rPr>
            <w:rFonts w:hint="eastAsia"/>
            <w:lang w:val="en-US" w:eastAsia="zh-CN"/>
          </w:rPr>
          <w:t>40日</w:t>
        </w:r>
      </w:ins>
      <w:del w:id="16" w:author="崔松涛" w:date="2024-12-12T17:04:47Z">
        <w:r>
          <w:rPr>
            <w:rFonts w:hint="eastAsia"/>
            <w:lang w:eastAsia="zh-CN"/>
          </w:rPr>
          <w:delText>合并口径数据为季后</w:delText>
        </w:r>
      </w:del>
      <w:del w:id="17" w:author="崔松涛" w:date="2024-12-12T17:04:47Z">
        <w:r>
          <w:rPr>
            <w:rFonts w:hint="eastAsia"/>
            <w:lang w:val="en-US" w:eastAsia="zh-CN"/>
          </w:rPr>
          <w:delText>40日</w:delText>
        </w:r>
      </w:del>
      <w:r>
        <w:rPr>
          <w:rFonts w:hint="eastAsia"/>
          <w:lang w:val="en-US" w:eastAsia="zh-CN"/>
        </w:rPr>
        <w:t>。</w:t>
      </w:r>
    </w:p>
    <w:p>
      <w:pPr>
        <w:spacing w:line="440" w:lineRule="exact"/>
        <w:ind w:firstLine="424" w:firstLineChars="202"/>
        <w:pPrChange w:id="18" w:author="王雅洁" w:date="2024-12-13T19:41:38Z">
          <w:pPr>
            <w:ind w:firstLine="424" w:firstLineChars="202"/>
          </w:pPr>
        </w:pPrChange>
      </w:pPr>
      <w:r>
        <w:t>5．报送方式：</w:t>
      </w:r>
      <w:r>
        <w:rPr>
          <w:rFonts w:hint="eastAsia"/>
        </w:rPr>
        <w:t>以电子报表形式报送。</w:t>
      </w:r>
    </w:p>
    <w:p>
      <w:pPr>
        <w:spacing w:line="440" w:lineRule="exact"/>
        <w:ind w:firstLine="424" w:firstLineChars="202"/>
        <w:pPrChange w:id="19" w:author="王雅洁" w:date="2024-12-13T19:41:38Z">
          <w:pPr>
            <w:ind w:firstLine="424" w:firstLineChars="202"/>
          </w:pPr>
        </w:pPrChange>
      </w:pPr>
      <w:r>
        <w:t>6．数据单位：万元、百分比。</w:t>
      </w:r>
    </w:p>
    <w:p>
      <w:pPr>
        <w:spacing w:line="440" w:lineRule="exact"/>
        <w:ind w:firstLine="424" w:firstLineChars="202"/>
        <w:pPrChange w:id="20" w:author="王雅洁" w:date="2024-12-13T19:41:38Z">
          <w:pPr>
            <w:ind w:firstLine="424" w:firstLineChars="202"/>
          </w:pPr>
        </w:pPrChange>
      </w:pPr>
      <w:r>
        <w:t>7．四舍五入要求：金额保留两位小数，百分比保留两位小数。</w:t>
      </w:r>
    </w:p>
    <w:p>
      <w:pPr>
        <w:spacing w:line="440" w:lineRule="exact"/>
        <w:ind w:firstLine="424" w:firstLineChars="202"/>
        <w:pPrChange w:id="21" w:author="王雅洁" w:date="2024-12-13T19:41:38Z">
          <w:pPr>
            <w:ind w:firstLine="424" w:firstLineChars="202"/>
          </w:pPr>
        </w:pPrChange>
      </w:pPr>
      <w:r>
        <w:t>8．填报币种：本报要求以本外币合计人民币数据填报。填报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ind w:firstLine="422" w:firstLineChars="200"/>
        <w:rPr>
          <w:b/>
          <w:bCs/>
        </w:rPr>
        <w:pPrChange w:id="22" w:author="王雅洁" w:date="2024-12-13T19:41:38Z">
          <w:pPr>
            <w:ind w:firstLine="422" w:firstLineChars="200"/>
          </w:pPr>
        </w:pPrChange>
      </w:pPr>
      <w:r>
        <w:rPr>
          <w:b/>
          <w:bCs/>
        </w:rPr>
        <w:t>第三部分：具体说明</w:t>
      </w:r>
    </w:p>
    <w:p>
      <w:pPr>
        <w:spacing w:line="440" w:lineRule="exact"/>
        <w:ind w:firstLine="422" w:firstLineChars="200"/>
        <w:rPr>
          <w:b/>
          <w:bCs/>
        </w:rPr>
        <w:pPrChange w:id="23" w:author="王雅洁" w:date="2024-12-13T19:41:38Z">
          <w:pPr>
            <w:ind w:firstLine="422" w:firstLineChars="200"/>
          </w:pPr>
        </w:pPrChange>
      </w:pPr>
      <w:r>
        <w:rPr>
          <w:b/>
          <w:bCs/>
        </w:rPr>
        <w:t>1.合格优质流动性资产</w:t>
      </w:r>
    </w:p>
    <w:p>
      <w:pPr>
        <w:spacing w:line="440" w:lineRule="exact"/>
        <w:ind w:firstLine="420" w:firstLineChars="200"/>
        <w:pPrChange w:id="24" w:author="王雅洁" w:date="2024-12-13T19:41:38Z">
          <w:pPr>
            <w:ind w:firstLine="420" w:firstLineChars="200"/>
          </w:pPr>
        </w:pPrChange>
      </w:pPr>
      <w:r>
        <w:t>合格优质流动性资产是指在流动性覆盖率所设定的压力情景下，能够通过出售或抵（质）押方式，在无损失或极小损失的情况下在金融市场快速变现的各类资产。合格优质流动性资产应满足《商业银行流动性风险管理办法（试行）》附件2所描述的基本特征和操作要求。其中，“无变现障碍”是指资产未被作为抵质押物或信用增级工具，未被用于支付经营成本（如租金、工资等）。</w:t>
      </w:r>
    </w:p>
    <w:p>
      <w:pPr>
        <w:spacing w:line="440" w:lineRule="exact"/>
        <w:ind w:firstLine="420" w:firstLineChars="200"/>
        <w:pPrChange w:id="25" w:author="王雅洁" w:date="2024-12-13T19:41:38Z">
          <w:pPr>
            <w:ind w:firstLine="420" w:firstLineChars="200"/>
          </w:pPr>
        </w:pPrChange>
      </w:pPr>
      <w:r>
        <w:t>[1.1现金]：本项目反映填报机构库存的人民币和外币现金。</w:t>
      </w:r>
    </w:p>
    <w:p>
      <w:pPr>
        <w:spacing w:line="440" w:lineRule="exact"/>
        <w:ind w:firstLine="420" w:firstLineChars="200"/>
        <w:pPrChange w:id="26" w:author="王雅洁" w:date="2024-12-13T19:41:38Z">
          <w:pPr>
            <w:ind w:firstLine="420" w:firstLineChars="200"/>
          </w:pPr>
        </w:pPrChange>
      </w:pPr>
      <w:r>
        <w:t>[1.2存放银行款项]：本项目反映填报机构存放于中央银行和商业银行的各种款项。</w:t>
      </w:r>
    </w:p>
    <w:p>
      <w:pPr>
        <w:spacing w:line="440" w:lineRule="exact"/>
        <w:ind w:firstLine="420" w:firstLineChars="200"/>
        <w:pPrChange w:id="27" w:author="王雅洁" w:date="2024-12-13T19:41:38Z">
          <w:pPr>
            <w:ind w:firstLine="420" w:firstLineChars="200"/>
          </w:pPr>
        </w:pPrChange>
      </w:pPr>
      <w:r>
        <w:t>[1.3风险权重为零的证券]</w:t>
      </w:r>
      <w:r>
        <w:rPr>
          <w:rFonts w:hint="eastAsia" w:cs="宋体"/>
          <w:sz w:val="15"/>
          <w:szCs w:val="15"/>
        </w:rPr>
        <w:t xml:space="preserve"> </w:t>
      </w:r>
      <w:r>
        <w:rPr>
          <w:rFonts w:hint="eastAsia"/>
        </w:rPr>
        <w:t>填写填报机构报告期内所持的可流通债券的市值。</w:t>
      </w:r>
    </w:p>
    <w:p>
      <w:pPr>
        <w:spacing w:line="440" w:lineRule="exact"/>
        <w:ind w:firstLine="420" w:firstLineChars="200"/>
        <w:pPrChange w:id="28" w:author="王雅洁" w:date="2024-12-13T19:41:38Z">
          <w:pPr>
            <w:ind w:firstLine="420" w:firstLineChars="200"/>
          </w:pPr>
        </w:pPrChange>
      </w:pPr>
      <w:r>
        <w:t>[1.3.1主权国家发行的]：本项目填入填报机构持有的主权国家发行、风险权重为0%的证券。</w:t>
      </w:r>
    </w:p>
    <w:p>
      <w:pPr>
        <w:spacing w:line="440" w:lineRule="exact"/>
        <w:ind w:firstLine="420" w:firstLineChars="200"/>
        <w:pPrChange w:id="29" w:author="王雅洁" w:date="2024-12-13T19:41:38Z">
          <w:pPr>
            <w:ind w:firstLine="420" w:firstLineChars="200"/>
          </w:pPr>
        </w:pPrChange>
      </w:pPr>
      <w:r>
        <w:t>[1.3.2主权国家担保的]：本项目填入填报机构持有的主权国家担保、适用0%风险权重的证券，其中若只对证券的部分金额进行了担保，则只计算担保部分的证券金额。</w:t>
      </w:r>
    </w:p>
    <w:p>
      <w:pPr>
        <w:spacing w:line="440" w:lineRule="exact"/>
        <w:ind w:firstLine="420" w:firstLineChars="200"/>
        <w:pPrChange w:id="30" w:author="王雅洁" w:date="2024-12-13T19:41:38Z">
          <w:pPr>
            <w:ind w:firstLine="420" w:firstLineChars="200"/>
          </w:pPr>
        </w:pPrChange>
      </w:pPr>
      <w:r>
        <w:t>[1.3.3央行发行或担保的]：本项目填入填报机构持有的央行发行或担保、风险权重为0%的证券。</w:t>
      </w:r>
    </w:p>
    <w:p>
      <w:pPr>
        <w:spacing w:line="440" w:lineRule="exact"/>
        <w:ind w:firstLine="420" w:firstLineChars="200"/>
        <w:pPrChange w:id="31" w:author="王雅洁" w:date="2024-12-13T19:41:38Z">
          <w:pPr>
            <w:ind w:firstLine="420" w:firstLineChars="200"/>
          </w:pPr>
        </w:pPrChange>
      </w:pPr>
      <w:r>
        <w:t>[1.3.4其他机构发行或担保的]：本项目填入填报机构所持有的由BIS、IMF、欧洲央行、欧盟或多边开发银行发行或担保的风险权重为0%的证券。</w:t>
      </w:r>
    </w:p>
    <w:p>
      <w:pPr>
        <w:spacing w:line="440" w:lineRule="exact"/>
        <w:ind w:firstLine="420" w:firstLineChars="200"/>
        <w:pPrChange w:id="32" w:author="王雅洁" w:date="2024-12-13T19:41:38Z">
          <w:pPr>
            <w:ind w:firstLine="420" w:firstLineChars="200"/>
          </w:pPr>
        </w:pPrChange>
      </w:pPr>
      <w:r>
        <w:t>[1.4其他优质资产]：本项目填入填报机构所持有的处于非抵押状态的可随时用于支付的其他优质资产，如货币基金、同业存单等。</w:t>
      </w:r>
    </w:p>
    <w:p>
      <w:pPr>
        <w:spacing w:line="440" w:lineRule="exact"/>
        <w:ind w:firstLine="422" w:firstLineChars="200"/>
        <w:rPr>
          <w:b/>
          <w:bCs/>
        </w:rPr>
        <w:pPrChange w:id="33" w:author="王雅洁" w:date="2024-12-13T19:41:38Z">
          <w:pPr>
            <w:ind w:firstLine="422" w:firstLineChars="200"/>
          </w:pPr>
        </w:pPrChange>
      </w:pPr>
      <w:r>
        <w:rPr>
          <w:b/>
          <w:bCs/>
        </w:rPr>
        <w:t>[2.净资金流出]</w:t>
      </w:r>
    </w:p>
    <w:p>
      <w:pPr>
        <w:spacing w:line="440" w:lineRule="exact"/>
        <w:ind w:firstLine="422" w:firstLineChars="200"/>
        <w:rPr>
          <w:b/>
          <w:bCs/>
        </w:rPr>
        <w:pPrChange w:id="34" w:author="王雅洁" w:date="2024-12-13T19:41:38Z">
          <w:pPr>
            <w:ind w:firstLine="422" w:firstLineChars="200"/>
          </w:pPr>
        </w:pPrChange>
      </w:pPr>
      <w:r>
        <w:rPr>
          <w:b/>
          <w:bCs/>
        </w:rPr>
        <w:t>[2.1资金流出]</w:t>
      </w:r>
    </w:p>
    <w:p>
      <w:pPr>
        <w:spacing w:line="440" w:lineRule="exact"/>
        <w:ind w:firstLine="420" w:firstLineChars="200"/>
        <w:pPrChange w:id="35" w:author="王雅洁" w:date="2024-12-13T19:41:38Z">
          <w:pPr>
            <w:ind w:firstLine="420" w:firstLineChars="200"/>
          </w:pPr>
        </w:pPrChange>
      </w:pPr>
      <w:r>
        <w:t>本项目所反映的资金流出为根据已签订的协议将于30天以内到期或者根据已通过审批的资金预算或经营计划确定的将于30天以内发生的预计资金流出。</w:t>
      </w:r>
    </w:p>
    <w:p>
      <w:pPr>
        <w:pStyle w:val="17"/>
        <w:spacing w:line="440" w:lineRule="exact"/>
        <w:ind w:firstLine="420" w:firstLineChars="200"/>
        <w:pPrChange w:id="36" w:author="王雅洁" w:date="2024-12-13T19:41:38Z">
          <w:pPr>
            <w:pStyle w:val="17"/>
            <w:ind w:firstLine="420" w:firstLineChars="200"/>
          </w:pPr>
        </w:pPrChange>
      </w:pPr>
      <w:r>
        <w:t>[2.1.1 30天内到期的应付款项和其他应付款（不包括项目2.1.5和2.1.6的有关项目）]：本项目反映填报机构根据有关协议在30天以内到期的应付款项和其他应付款，不包括项目2.1.5和2.1.6的有关项目。</w:t>
      </w:r>
    </w:p>
    <w:p>
      <w:pPr>
        <w:spacing w:line="440" w:lineRule="exact"/>
        <w:ind w:firstLine="420" w:firstLineChars="200"/>
        <w:pPrChange w:id="37" w:author="王雅洁" w:date="2024-12-13T19:41:38Z">
          <w:pPr>
            <w:ind w:firstLine="420" w:firstLineChars="200"/>
          </w:pPr>
        </w:pPrChange>
      </w:pPr>
      <w:r>
        <w:t xml:space="preserve">[2.1.2 30天内到期的应付职工薪酬]：本项目反映填报机构根据薪酬发放安排在30天以内应支付的职工薪酬。 </w:t>
      </w:r>
    </w:p>
    <w:p>
      <w:pPr>
        <w:spacing w:line="440" w:lineRule="exact"/>
        <w:ind w:firstLine="420" w:firstLineChars="200"/>
        <w:pPrChange w:id="38" w:author="王雅洁" w:date="2024-12-13T19:41:38Z">
          <w:pPr>
            <w:ind w:firstLine="420" w:firstLineChars="200"/>
          </w:pPr>
        </w:pPrChange>
      </w:pPr>
      <w:r>
        <w:t>[2.1.3 30天内到期的应交税费]：本项目反映填报机构根据税务机关征收要求在30天以内应缴纳的税费。</w:t>
      </w:r>
    </w:p>
    <w:p>
      <w:pPr>
        <w:spacing w:line="440" w:lineRule="exact"/>
        <w:ind w:firstLine="420" w:firstLineChars="200"/>
        <w:pPrChange w:id="39" w:author="王雅洁" w:date="2024-12-13T19:41:38Z">
          <w:pPr>
            <w:ind w:firstLine="420" w:firstLineChars="200"/>
          </w:pPr>
        </w:pPrChange>
      </w:pPr>
      <w:r>
        <w:t>[2.1.4 30天内到期的应付利息]：本项目反映填报机构根据有关借款协议在30天以内应支付的利息费用。</w:t>
      </w:r>
    </w:p>
    <w:p>
      <w:pPr>
        <w:spacing w:line="440" w:lineRule="exact"/>
        <w:ind w:firstLine="420"/>
        <w:pPrChange w:id="40" w:author="王雅洁" w:date="2024-12-13T19:41:38Z">
          <w:pPr>
            <w:ind w:firstLine="420"/>
          </w:pPr>
        </w:pPrChange>
      </w:pPr>
      <w:r>
        <w:t>[2.1.5 30天内需支付的投资款项（包括股权和债权类投资）]：本项目反映填报机构根据已签订协议或已通过批准的投资计划将在30天以内支付的金融资产投资款项，包括股权和债权类投资。</w:t>
      </w:r>
    </w:p>
    <w:p>
      <w:pPr>
        <w:spacing w:line="440" w:lineRule="exact"/>
        <w:ind w:firstLine="420" w:firstLineChars="200"/>
        <w:pPrChange w:id="41" w:author="王雅洁" w:date="2024-12-13T19:41:38Z">
          <w:pPr>
            <w:ind w:firstLine="420" w:firstLineChars="200"/>
          </w:pPr>
        </w:pPrChange>
      </w:pPr>
      <w:r>
        <w:t xml:space="preserve">[2.1.6 30天内需支付的购建固定资产、无形资产和其他长期资产的款项]：本项目反映填报机构的根据已签订协议或已通过批准的资产采购计划将在30天以内支付的购建固定资产、无形资产和其他长期资产的相关款项。 </w:t>
      </w:r>
    </w:p>
    <w:p>
      <w:pPr>
        <w:spacing w:line="440" w:lineRule="exact"/>
        <w:ind w:firstLine="420"/>
        <w:pPrChange w:id="42" w:author="王雅洁" w:date="2024-12-13T19:41:38Z">
          <w:pPr>
            <w:ind w:firstLine="420"/>
          </w:pPr>
        </w:pPrChange>
      </w:pPr>
      <w:r>
        <w:t>[2.1.7 30天内到期的借款和应付债券]：本项目反映填报机构根据有关借款协议在30天以内到期应支付的借款和债券本金。</w:t>
      </w:r>
    </w:p>
    <w:p>
      <w:pPr>
        <w:spacing w:line="440" w:lineRule="exact"/>
        <w:ind w:firstLine="420" w:firstLineChars="200"/>
        <w:pPrChange w:id="43" w:author="王雅洁" w:date="2024-12-13T19:41:38Z">
          <w:pPr>
            <w:ind w:firstLine="420" w:firstLineChars="200"/>
          </w:pPr>
        </w:pPrChange>
      </w:pPr>
      <w:r>
        <w:t xml:space="preserve">[2.1.8 30天内到期的拆入资金]：本项目反映填报机构根据有关资金拆借协议在30天以内到期应支付的拆入资金。 </w:t>
      </w:r>
    </w:p>
    <w:p>
      <w:pPr>
        <w:spacing w:line="440" w:lineRule="exact"/>
        <w:ind w:firstLine="420" w:firstLineChars="200"/>
        <w:pPrChange w:id="44" w:author="王雅洁" w:date="2024-12-13T19:41:38Z">
          <w:pPr>
            <w:ind w:firstLine="420" w:firstLineChars="200"/>
          </w:pPr>
        </w:pPrChange>
      </w:pPr>
      <w:r>
        <w:t>[2.1.9 30天内到期的卖出回购金融资产]：本项目反映填报机构根据有关金融资产回购协议在30天以内到期应支付的回购金融资产款项。</w:t>
      </w:r>
    </w:p>
    <w:p>
      <w:pPr>
        <w:spacing w:line="440" w:lineRule="exact"/>
        <w:ind w:firstLine="420" w:firstLineChars="200"/>
        <w:pPrChange w:id="45" w:author="王雅洁" w:date="2024-12-13T19:41:38Z">
          <w:pPr>
            <w:ind w:firstLine="420" w:firstLineChars="200"/>
          </w:pPr>
        </w:pPrChange>
      </w:pPr>
      <w:r>
        <w:t>[2.1.10 30天内到期的应付股利]：本项目反映填报机构根据有关股利发放决议在30天以内应支付股东的现金股利金额。</w:t>
      </w:r>
    </w:p>
    <w:p>
      <w:pPr>
        <w:spacing w:line="440" w:lineRule="exact"/>
        <w:ind w:firstLine="420" w:firstLineChars="200"/>
        <w:pPrChange w:id="46" w:author="王雅洁" w:date="2024-12-13T19:41:38Z">
          <w:pPr>
            <w:ind w:firstLine="420" w:firstLineChars="200"/>
          </w:pPr>
        </w:pPrChange>
      </w:pPr>
      <w:r>
        <w:t>[2.1.11 30天内需支付的其他款项]：本项目反映填报机构未填列在上述项目中的、根据已签订的协议或者已通过审批的资金预算确定的将于30天以内发生的现金流出。</w:t>
      </w:r>
    </w:p>
    <w:p>
      <w:pPr>
        <w:spacing w:line="440" w:lineRule="exact"/>
        <w:ind w:firstLine="422" w:firstLineChars="200"/>
        <w:rPr>
          <w:b/>
          <w:bCs/>
        </w:rPr>
        <w:pPrChange w:id="47" w:author="王雅洁" w:date="2024-12-13T19:41:38Z">
          <w:pPr>
            <w:ind w:firstLine="422" w:firstLineChars="200"/>
          </w:pPr>
        </w:pPrChange>
      </w:pPr>
      <w:r>
        <w:rPr>
          <w:b/>
          <w:bCs/>
        </w:rPr>
        <w:t>[2.2资金流入]</w:t>
      </w:r>
    </w:p>
    <w:p>
      <w:pPr>
        <w:spacing w:line="440" w:lineRule="exact"/>
        <w:ind w:firstLine="420" w:firstLineChars="200"/>
        <w:pPrChange w:id="48" w:author="王雅洁" w:date="2024-12-13T19:41:38Z">
          <w:pPr>
            <w:ind w:firstLine="420" w:firstLineChars="200"/>
          </w:pPr>
        </w:pPrChange>
      </w:pPr>
      <w:r>
        <w:t>本项目所反映的资金流入为根据已签订的协议将于30天以内到期的预计资金流入。</w:t>
      </w:r>
    </w:p>
    <w:p>
      <w:pPr>
        <w:spacing w:line="440" w:lineRule="exact"/>
        <w:ind w:firstLine="420" w:firstLineChars="200"/>
        <w:pPrChange w:id="49" w:author="王雅洁" w:date="2024-12-13T19:41:38Z">
          <w:pPr>
            <w:ind w:firstLine="420" w:firstLineChars="200"/>
          </w:pPr>
        </w:pPrChange>
      </w:pPr>
      <w:r>
        <w:t>[2.2.1 30天内处置不良资产及持有待售非流动资产引起的协议性现金流]：本项目反映填报机构根据已签订协议将于30天内收到的处置不良资产及持有待售非流动资产的有关款项。</w:t>
      </w:r>
    </w:p>
    <w:p>
      <w:pPr>
        <w:spacing w:line="440" w:lineRule="exact"/>
        <w:ind w:firstLine="420" w:firstLineChars="200"/>
        <w:pPrChange w:id="50" w:author="王雅洁" w:date="2024-12-13T19:41:38Z">
          <w:pPr>
            <w:ind w:firstLine="420" w:firstLineChars="200"/>
          </w:pPr>
        </w:pPrChange>
      </w:pPr>
      <w:r>
        <w:t xml:space="preserve">[2.2.2 30天内到期的应收款项和其他应收款（不包括项目2.2.1和2.2.5的有关项目）]：本项目反映填报机构根据已签订协议将于30天内收到的应收款项和其他应收款，但不包括项目2.2.1和2.2.5的有关项目）。 </w:t>
      </w:r>
    </w:p>
    <w:p>
      <w:pPr>
        <w:spacing w:line="440" w:lineRule="exact"/>
        <w:ind w:firstLine="420" w:firstLineChars="200"/>
        <w:pPrChange w:id="51" w:author="王雅洁" w:date="2024-12-13T19:41:38Z">
          <w:pPr>
            <w:ind w:firstLine="420" w:firstLineChars="200"/>
          </w:pPr>
        </w:pPrChange>
      </w:pPr>
      <w:r>
        <w:t>[2.2.3银行承兑汇票]：本项目反映填报机构持有的30天内到期的应收银行承兑汇票金额。</w:t>
      </w:r>
    </w:p>
    <w:p>
      <w:pPr>
        <w:spacing w:line="440" w:lineRule="exact"/>
        <w:ind w:firstLine="420" w:firstLineChars="200"/>
        <w:pPrChange w:id="52" w:author="王雅洁" w:date="2024-12-13T19:41:38Z">
          <w:pPr>
            <w:ind w:firstLine="420" w:firstLineChars="200"/>
          </w:pPr>
        </w:pPrChange>
      </w:pPr>
      <w:r>
        <w:t>[2.2.4商业承兑汇票]：本项目反映填报机构持有的30天内到期的应收商业承兑汇票金额。</w:t>
      </w:r>
    </w:p>
    <w:p>
      <w:pPr>
        <w:spacing w:line="440" w:lineRule="exact"/>
        <w:ind w:firstLine="420" w:firstLineChars="200"/>
        <w:pPrChange w:id="53" w:author="王雅洁" w:date="2024-12-13T19:41:38Z">
          <w:pPr>
            <w:ind w:firstLine="420" w:firstLineChars="200"/>
          </w:pPr>
        </w:pPrChange>
      </w:pPr>
      <w:r>
        <w:t>[2.2.5 30天内收回投资产生的协议性现金流（只包括股权类投资，不包括项目2.2.1的有关项目）]：本项目反映填报机构根据已签订的投资转让协议将于30天内收到的收回投资产生的资金流入，只包括股权类投资，不包括项目2.2.1的有关项目。</w:t>
      </w:r>
    </w:p>
    <w:p>
      <w:pPr>
        <w:spacing w:line="440" w:lineRule="exact"/>
        <w:ind w:firstLine="420" w:firstLineChars="200"/>
        <w:pPrChange w:id="54" w:author="王雅洁" w:date="2024-12-13T19:41:38Z">
          <w:pPr>
            <w:ind w:firstLine="420" w:firstLineChars="200"/>
          </w:pPr>
        </w:pPrChange>
      </w:pPr>
      <w:r>
        <w:t>[2.2.6 30天内到期的应收股利及应收利息]：本项目反映填报机构根据被投资机构经审批通过的股利发放决议将于30天内收到的现金股利，以及根据已签订的资金融出协议应于30天内收到的利息。</w:t>
      </w:r>
    </w:p>
    <w:p>
      <w:pPr>
        <w:spacing w:line="440" w:lineRule="exact"/>
        <w:ind w:firstLine="420" w:firstLineChars="200"/>
        <w:pPrChange w:id="55" w:author="王雅洁" w:date="2024-12-13T19:41:38Z">
          <w:pPr>
            <w:ind w:firstLine="420" w:firstLineChars="200"/>
          </w:pPr>
        </w:pPrChange>
      </w:pPr>
      <w:r>
        <w:t xml:space="preserve">[2.2.7 30天内处置固定资产、无形资产和其他长期资产引起的协议性现金流]：本项目反映填报机构根据已签订的资产处置协议将于30天内收到的处置固定资产、无形资产和其他长期资产引起的现金净流入。 </w:t>
      </w:r>
    </w:p>
    <w:p>
      <w:pPr>
        <w:spacing w:line="440" w:lineRule="exact"/>
        <w:ind w:firstLine="420" w:firstLineChars="200"/>
        <w:pPrChange w:id="56" w:author="王雅洁" w:date="2024-12-13T19:41:38Z">
          <w:pPr>
            <w:ind w:firstLine="420" w:firstLineChars="200"/>
          </w:pPr>
        </w:pPrChange>
      </w:pPr>
      <w:r>
        <w:t>[2.2.8 30天内到期的拆出资金]：本项目反映填报机构根据已签订的资金拆出协议将于30天内到期收回的拆出资金。</w:t>
      </w:r>
    </w:p>
    <w:p>
      <w:pPr>
        <w:spacing w:line="440" w:lineRule="exact"/>
        <w:ind w:firstLine="420" w:firstLineChars="200"/>
        <w:pPrChange w:id="57" w:author="王雅洁" w:date="2024-12-13T19:41:38Z">
          <w:pPr>
            <w:ind w:firstLine="420" w:firstLineChars="200"/>
          </w:pPr>
        </w:pPrChange>
      </w:pPr>
      <w:r>
        <w:t>[2.2.9 30天内到期的买入返售金融资产]：本项目反映填报机构根据已签订的金融资产买入返售协议将于30天内收到的返售资产款项。</w:t>
      </w:r>
    </w:p>
    <w:p>
      <w:pPr>
        <w:spacing w:line="440" w:lineRule="exact"/>
        <w:ind w:firstLine="420" w:firstLineChars="200"/>
        <w:pPrChange w:id="58" w:author="王雅洁" w:date="2024-12-13T19:41:38Z">
          <w:pPr>
            <w:ind w:firstLine="420" w:firstLineChars="200"/>
          </w:pPr>
        </w:pPrChange>
      </w:pPr>
      <w:r>
        <w:t>[2.2.10 30天内到期的</w:t>
      </w:r>
      <w:r>
        <w:rPr>
          <w:rFonts w:hint="eastAsia"/>
          <w:lang w:eastAsia="zh-CN"/>
        </w:rPr>
        <w:t>融资租赁资产</w:t>
      </w:r>
      <w:r>
        <w:t>及债券（不包括项目2.2.1的有关项目）]：本项目反映填报机构根据已签订的</w:t>
      </w:r>
      <w:r>
        <w:rPr>
          <w:rFonts w:hint="eastAsia"/>
          <w:lang w:eastAsia="zh-CN"/>
        </w:rPr>
        <w:t>融资租赁</w:t>
      </w:r>
      <w:r>
        <w:t>协议及债券条款将于30天内到期收回的</w:t>
      </w:r>
      <w:r>
        <w:rPr>
          <w:rFonts w:hint="eastAsia"/>
          <w:lang w:eastAsia="zh-CN"/>
        </w:rPr>
        <w:t>融资租赁</w:t>
      </w:r>
      <w:r>
        <w:t>及债券本金，但不包括项目2.2.1的有关项目。</w:t>
      </w:r>
    </w:p>
    <w:p>
      <w:pPr>
        <w:spacing w:line="440" w:lineRule="exact"/>
        <w:ind w:firstLine="420"/>
        <w:pPrChange w:id="59" w:author="王雅洁" w:date="2024-12-13T19:41:38Z">
          <w:pPr>
            <w:ind w:firstLine="420"/>
          </w:pPr>
        </w:pPrChange>
      </w:pPr>
      <w:r>
        <w:t>[2.2.11 30天内吸收投资产生的协议性现金流]:本项目反映根据投资者</w:t>
      </w:r>
      <w:r>
        <w:rPr>
          <w:rFonts w:hint="eastAsia"/>
          <w:lang w:eastAsia="zh-CN"/>
        </w:rPr>
        <w:t>对填报机构的相关增资</w:t>
      </w:r>
      <w:r>
        <w:t>协议</w:t>
      </w:r>
      <w:r>
        <w:rPr>
          <w:rFonts w:hint="eastAsia"/>
          <w:lang w:eastAsia="zh-CN"/>
        </w:rPr>
        <w:t>或其他有效力文书，</w:t>
      </w:r>
      <w:r>
        <w:t>填报机构将于30天内收到的</w:t>
      </w:r>
      <w:r>
        <w:rPr>
          <w:rFonts w:hint="eastAsia"/>
          <w:lang w:eastAsia="zh-CN"/>
        </w:rPr>
        <w:t>增资</w:t>
      </w:r>
      <w:r>
        <w:t>现金收入。</w:t>
      </w:r>
    </w:p>
    <w:p>
      <w:pPr>
        <w:spacing w:line="440" w:lineRule="exact"/>
        <w:ind w:firstLine="420" w:firstLineChars="200"/>
        <w:pPrChange w:id="60" w:author="王雅洁" w:date="2024-12-13T19:41:38Z">
          <w:pPr>
            <w:ind w:firstLine="420" w:firstLineChars="200"/>
          </w:pPr>
        </w:pPrChange>
      </w:pPr>
      <w:r>
        <w:t>[2.2.12 30天内借款或发行债券产生的协议性现金流]:本项目反映填报机构根据已签订的借款协议或债券承销协议将于30天以内收到的现金款项。</w:t>
      </w:r>
    </w:p>
    <w:p>
      <w:pPr>
        <w:spacing w:line="440" w:lineRule="exact"/>
        <w:ind w:firstLine="420" w:firstLineChars="200"/>
        <w:pPrChange w:id="61" w:author="王雅洁" w:date="2024-12-13T19:41:38Z">
          <w:pPr>
            <w:ind w:firstLine="420" w:firstLineChars="200"/>
          </w:pPr>
        </w:pPrChange>
      </w:pPr>
      <w:r>
        <w:t>[ 2.2.13 30天内其他协议性现金流入]:本项目反映填报机构未填列在上述项目中的、根据已签订的协议将于30天以内发生的现金流入。</w:t>
      </w:r>
    </w:p>
    <w:p>
      <w:pPr>
        <w:spacing w:line="440" w:lineRule="exact"/>
        <w:ind w:firstLine="422" w:firstLineChars="200"/>
        <w:rPr>
          <w:b/>
          <w:bCs/>
        </w:rPr>
        <w:pPrChange w:id="62" w:author="王雅洁" w:date="2024-12-13T19:41:38Z">
          <w:pPr>
            <w:ind w:firstLine="422" w:firstLineChars="200"/>
          </w:pPr>
        </w:pPrChange>
      </w:pPr>
      <w:r>
        <w:rPr>
          <w:b/>
          <w:bCs/>
        </w:rPr>
        <w:t>第四部分：核对关系</w:t>
      </w:r>
    </w:p>
    <w:p>
      <w:pPr>
        <w:spacing w:line="440" w:lineRule="exact"/>
        <w:ind w:firstLine="422" w:firstLineChars="200"/>
        <w:rPr>
          <w:b/>
          <w:bCs/>
        </w:rPr>
        <w:pPrChange w:id="63" w:author="王雅洁" w:date="2024-12-13T19:41:38Z">
          <w:pPr>
            <w:ind w:firstLine="422" w:firstLineChars="200"/>
          </w:pPr>
        </w:pPrChange>
      </w:pPr>
      <w:r>
        <w:rPr>
          <w:b/>
          <w:bCs/>
        </w:rPr>
        <w:t>（1）表内核对关系</w:t>
      </w:r>
    </w:p>
    <w:p>
      <w:pPr>
        <w:spacing w:line="440" w:lineRule="exact"/>
        <w:ind w:firstLine="420" w:firstLineChars="200"/>
        <w:pPrChange w:id="64" w:author="王雅洁" w:date="2024-12-13T19:41:38Z">
          <w:pPr>
            <w:ind w:firstLine="420" w:firstLineChars="200"/>
          </w:pPr>
        </w:pPrChange>
      </w:pPr>
      <w:r>
        <w:t>第一部分：基础数据</w:t>
      </w:r>
    </w:p>
    <w:p>
      <w:pPr>
        <w:spacing w:line="440" w:lineRule="exact"/>
        <w:ind w:firstLine="420" w:firstLineChars="200"/>
        <w:pPrChange w:id="65" w:author="王雅洁" w:date="2024-12-13T19:41:38Z">
          <w:pPr>
            <w:ind w:firstLine="420" w:firstLineChars="200"/>
          </w:pPr>
        </w:pPrChange>
      </w:pPr>
      <w:r>
        <w:t>A列合计项等于各子项之和：</w:t>
      </w:r>
    </w:p>
    <w:p>
      <w:pPr>
        <w:spacing w:line="440" w:lineRule="exact"/>
        <w:ind w:firstLine="420" w:firstLineChars="200"/>
        <w:pPrChange w:id="66" w:author="王雅洁" w:date="2024-12-13T19:41:38Z">
          <w:pPr>
            <w:ind w:firstLine="420" w:firstLineChars="200"/>
          </w:pPr>
        </w:pPrChange>
      </w:pPr>
      <w:r>
        <w:t>[</w:t>
      </w:r>
      <w:r>
        <w:rPr>
          <w:rFonts w:hint="eastAsia" w:ascii="宋体" w:hAnsi="宋体" w:cs="宋体"/>
        </w:rPr>
        <w:t>Ⅰ</w:t>
      </w:r>
      <w:r>
        <w:t>_1.A]= [</w:t>
      </w:r>
      <w:r>
        <w:rPr>
          <w:rFonts w:hint="eastAsia" w:ascii="宋体" w:hAnsi="宋体" w:cs="宋体"/>
        </w:rPr>
        <w:t>Ⅰ</w:t>
      </w:r>
      <w:r>
        <w:t>_1.1A]+ [</w:t>
      </w:r>
      <w:r>
        <w:rPr>
          <w:rFonts w:hint="eastAsia" w:ascii="宋体" w:hAnsi="宋体" w:cs="宋体"/>
        </w:rPr>
        <w:t>Ⅰ</w:t>
      </w:r>
      <w:r>
        <w:t>_1.2A]+ [</w:t>
      </w:r>
      <w:r>
        <w:rPr>
          <w:rFonts w:hint="eastAsia" w:ascii="宋体" w:hAnsi="宋体" w:cs="宋体"/>
        </w:rPr>
        <w:t>Ⅰ</w:t>
      </w:r>
      <w:r>
        <w:t>_1.3A]+ [</w:t>
      </w:r>
      <w:r>
        <w:rPr>
          <w:rFonts w:hint="eastAsia" w:ascii="宋体" w:hAnsi="宋体" w:cs="宋体"/>
        </w:rPr>
        <w:t>Ⅰ</w:t>
      </w:r>
      <w:r>
        <w:t>_1.4A]</w:t>
      </w:r>
    </w:p>
    <w:p>
      <w:pPr>
        <w:spacing w:line="440" w:lineRule="exact"/>
        <w:ind w:firstLine="420" w:firstLineChars="200"/>
        <w:pPrChange w:id="67" w:author="王雅洁" w:date="2024-12-13T19:41:38Z">
          <w:pPr>
            <w:ind w:firstLine="420" w:firstLineChars="200"/>
          </w:pPr>
        </w:pPrChange>
      </w:pPr>
      <w:r>
        <w:t>[</w:t>
      </w:r>
      <w:r>
        <w:rPr>
          <w:rFonts w:hint="eastAsia" w:ascii="宋体" w:hAnsi="宋体" w:cs="宋体"/>
        </w:rPr>
        <w:t>Ⅰ</w:t>
      </w:r>
      <w:r>
        <w:t>_2.1A]= [</w:t>
      </w:r>
      <w:r>
        <w:rPr>
          <w:rFonts w:hint="eastAsia" w:ascii="宋体" w:hAnsi="宋体" w:cs="宋体"/>
        </w:rPr>
        <w:t>Ⅰ</w:t>
      </w:r>
      <w:r>
        <w:t>_2.1.1A]+ [</w:t>
      </w:r>
      <w:r>
        <w:rPr>
          <w:rFonts w:hint="eastAsia" w:ascii="宋体" w:hAnsi="宋体" w:cs="宋体"/>
        </w:rPr>
        <w:t>Ⅰ</w:t>
      </w:r>
      <w:r>
        <w:t>_2.1.2A] + [</w:t>
      </w:r>
      <w:r>
        <w:rPr>
          <w:rFonts w:hint="eastAsia" w:ascii="宋体" w:hAnsi="宋体" w:cs="宋体"/>
        </w:rPr>
        <w:t>Ⅰ</w:t>
      </w:r>
      <w:r>
        <w:t>_2.1.3A] + [</w:t>
      </w:r>
      <w:r>
        <w:rPr>
          <w:rFonts w:hint="eastAsia" w:ascii="宋体" w:hAnsi="宋体" w:cs="宋体"/>
        </w:rPr>
        <w:t>Ⅰ</w:t>
      </w:r>
      <w:r>
        <w:t>_2.1.4A] + [</w:t>
      </w:r>
      <w:r>
        <w:rPr>
          <w:rFonts w:hint="eastAsia" w:ascii="宋体" w:hAnsi="宋体" w:cs="宋体"/>
        </w:rPr>
        <w:t>Ⅰ</w:t>
      </w:r>
      <w:r>
        <w:t>_2.1.5A] + [</w:t>
      </w:r>
      <w:r>
        <w:rPr>
          <w:rFonts w:hint="eastAsia" w:ascii="宋体" w:hAnsi="宋体" w:cs="宋体"/>
        </w:rPr>
        <w:t>Ⅰ</w:t>
      </w:r>
      <w:r>
        <w:t>_2.1.6A] + [</w:t>
      </w:r>
      <w:r>
        <w:rPr>
          <w:rFonts w:hint="eastAsia" w:ascii="宋体" w:hAnsi="宋体" w:cs="宋体"/>
        </w:rPr>
        <w:t>Ⅰ</w:t>
      </w:r>
      <w:r>
        <w:t>_2.1.7A] + [</w:t>
      </w:r>
      <w:r>
        <w:rPr>
          <w:rFonts w:hint="eastAsia" w:ascii="宋体" w:hAnsi="宋体" w:cs="宋体"/>
        </w:rPr>
        <w:t>Ⅰ</w:t>
      </w:r>
      <w:r>
        <w:t>_2.1.8A] + [</w:t>
      </w:r>
      <w:r>
        <w:rPr>
          <w:rFonts w:hint="eastAsia" w:ascii="宋体" w:hAnsi="宋体" w:cs="宋体"/>
        </w:rPr>
        <w:t>Ⅰ</w:t>
      </w:r>
      <w:r>
        <w:t>_2.1.9A] + [</w:t>
      </w:r>
      <w:r>
        <w:rPr>
          <w:rFonts w:hint="eastAsia" w:ascii="宋体" w:hAnsi="宋体" w:cs="宋体"/>
        </w:rPr>
        <w:t>Ⅰ</w:t>
      </w:r>
      <w:r>
        <w:t>_2.1.10A] + [</w:t>
      </w:r>
      <w:r>
        <w:rPr>
          <w:rFonts w:hint="eastAsia" w:ascii="宋体" w:hAnsi="宋体" w:cs="宋体"/>
        </w:rPr>
        <w:t>Ⅰ</w:t>
      </w:r>
      <w:r>
        <w:t xml:space="preserve">_2.1.11A] </w:t>
      </w:r>
    </w:p>
    <w:p>
      <w:pPr>
        <w:spacing w:line="440" w:lineRule="exact"/>
        <w:ind w:firstLine="420" w:firstLineChars="200"/>
        <w:pPrChange w:id="68" w:author="王雅洁" w:date="2024-12-13T19:41:38Z">
          <w:pPr>
            <w:ind w:firstLine="420" w:firstLineChars="200"/>
          </w:pPr>
        </w:pPrChange>
      </w:pPr>
      <w:r>
        <w:t>……以此类推</w:t>
      </w:r>
    </w:p>
    <w:p>
      <w:pPr>
        <w:spacing w:line="440" w:lineRule="exact"/>
        <w:ind w:firstLine="420" w:firstLineChars="200"/>
        <w:pPrChange w:id="69" w:author="王雅洁" w:date="2024-12-13T19:41:38Z">
          <w:pPr>
            <w:ind w:firstLine="420" w:firstLineChars="200"/>
          </w:pPr>
        </w:pPrChange>
      </w:pPr>
      <w:r>
        <w:t>第二部分：汇总计算</w:t>
      </w:r>
    </w:p>
    <w:p>
      <w:pPr>
        <w:spacing w:line="440" w:lineRule="exact"/>
        <w:ind w:firstLine="420" w:firstLineChars="200"/>
        <w:pPrChange w:id="70" w:author="王雅洁" w:date="2024-12-13T19:41:38Z">
          <w:pPr>
            <w:ind w:firstLine="420" w:firstLineChars="200"/>
          </w:pPr>
        </w:pPrChange>
      </w:pPr>
      <w:r>
        <w:t>[</w:t>
      </w:r>
      <w:r>
        <w:rPr>
          <w:rFonts w:hint="eastAsia" w:ascii="宋体" w:hAnsi="宋体" w:cs="宋体"/>
        </w:rPr>
        <w:t>Ⅱ</w:t>
      </w:r>
      <w:r>
        <w:t>_3.A]= [</w:t>
      </w:r>
      <w:r>
        <w:rPr>
          <w:rFonts w:hint="eastAsia" w:ascii="宋体" w:hAnsi="宋体" w:cs="宋体"/>
        </w:rPr>
        <w:t>Ⅰ</w:t>
      </w:r>
      <w:r>
        <w:t>_1.A]</w:t>
      </w:r>
    </w:p>
    <w:p>
      <w:pPr>
        <w:spacing w:line="440" w:lineRule="exact"/>
        <w:ind w:firstLine="420" w:firstLineChars="200"/>
        <w:pPrChange w:id="71" w:author="王雅洁" w:date="2024-12-13T19:41:38Z">
          <w:pPr>
            <w:ind w:firstLine="420" w:firstLineChars="200"/>
          </w:pPr>
        </w:pPrChange>
      </w:pPr>
      <w:r>
        <w:t>[</w:t>
      </w:r>
      <w:r>
        <w:rPr>
          <w:rFonts w:hint="eastAsia" w:ascii="宋体" w:hAnsi="宋体" w:cs="宋体"/>
        </w:rPr>
        <w:t>Ⅱ</w:t>
      </w:r>
      <w:r>
        <w:t>_4.1A]= [</w:t>
      </w:r>
      <w:r>
        <w:rPr>
          <w:rFonts w:hint="eastAsia" w:ascii="宋体" w:hAnsi="宋体" w:cs="宋体"/>
        </w:rPr>
        <w:t>Ⅰ</w:t>
      </w:r>
      <w:r>
        <w:t>_2.1A]</w:t>
      </w:r>
    </w:p>
    <w:p>
      <w:pPr>
        <w:spacing w:line="440" w:lineRule="exact"/>
        <w:ind w:firstLine="420" w:firstLineChars="200"/>
        <w:pPrChange w:id="72" w:author="王雅洁" w:date="2024-12-13T19:41:38Z">
          <w:pPr>
            <w:ind w:firstLine="420" w:firstLineChars="200"/>
          </w:pPr>
        </w:pPrChange>
      </w:pPr>
      <w:r>
        <w:t>[</w:t>
      </w:r>
      <w:r>
        <w:rPr>
          <w:rFonts w:hint="eastAsia" w:ascii="宋体" w:hAnsi="宋体" w:cs="宋体"/>
        </w:rPr>
        <w:t>Ⅱ</w:t>
      </w:r>
      <w:r>
        <w:t>_4.2A]= [</w:t>
      </w:r>
      <w:r>
        <w:rPr>
          <w:rFonts w:hint="eastAsia" w:ascii="宋体" w:hAnsi="宋体" w:cs="宋体"/>
        </w:rPr>
        <w:t>Ⅰ</w:t>
      </w:r>
      <w:r>
        <w:t>_2.2A]</w:t>
      </w:r>
    </w:p>
    <w:p>
      <w:pPr>
        <w:spacing w:line="440" w:lineRule="exact"/>
        <w:ind w:firstLine="420" w:firstLineChars="200"/>
        <w:pPrChange w:id="73" w:author="王雅洁" w:date="2024-12-13T19:41:38Z">
          <w:pPr>
            <w:ind w:firstLine="420" w:firstLineChars="200"/>
          </w:pPr>
        </w:pPrChange>
      </w:pPr>
      <w:r>
        <w:t>[</w:t>
      </w:r>
      <w:r>
        <w:rPr>
          <w:rFonts w:hint="eastAsia" w:ascii="宋体" w:hAnsi="宋体" w:cs="宋体"/>
        </w:rPr>
        <w:t>Ⅱ</w:t>
      </w:r>
      <w:r>
        <w:t>_4.A]= [</w:t>
      </w:r>
      <w:r>
        <w:rPr>
          <w:rFonts w:hint="eastAsia" w:ascii="宋体" w:hAnsi="宋体" w:cs="宋体"/>
        </w:rPr>
        <w:t>Ⅱ</w:t>
      </w:r>
      <w:r>
        <w:t>_4.1A]- MIN([</w:t>
      </w:r>
      <w:r>
        <w:rPr>
          <w:rFonts w:hint="eastAsia" w:ascii="宋体" w:hAnsi="宋体" w:cs="宋体"/>
        </w:rPr>
        <w:t>Ⅱ</w:t>
      </w:r>
      <w:r>
        <w:t>_4.2A], [</w:t>
      </w:r>
      <w:r>
        <w:rPr>
          <w:rFonts w:hint="eastAsia" w:ascii="宋体" w:hAnsi="宋体" w:cs="宋体"/>
        </w:rPr>
        <w:t>Ⅱ</w:t>
      </w:r>
      <w:r>
        <w:t xml:space="preserve">_4.1A]*0.75) </w:t>
      </w:r>
    </w:p>
    <w:p>
      <w:pPr>
        <w:spacing w:line="440" w:lineRule="exact"/>
        <w:ind w:firstLine="420" w:firstLineChars="200"/>
        <w:pPrChange w:id="74" w:author="王雅洁" w:date="2024-12-13T19:41:38Z">
          <w:pPr>
            <w:ind w:firstLine="420" w:firstLineChars="200"/>
          </w:pPr>
        </w:pPrChange>
      </w:pPr>
      <w:r>
        <w:t>[</w:t>
      </w:r>
      <w:r>
        <w:rPr>
          <w:rFonts w:hint="eastAsia" w:ascii="宋体" w:hAnsi="宋体" w:cs="宋体"/>
        </w:rPr>
        <w:t>Ⅱ</w:t>
      </w:r>
      <w:r>
        <w:t>_5 A]= [</w:t>
      </w:r>
      <w:r>
        <w:rPr>
          <w:rFonts w:hint="eastAsia" w:ascii="宋体" w:hAnsi="宋体" w:cs="宋体"/>
        </w:rPr>
        <w:t>Ⅱ</w:t>
      </w:r>
      <w:r>
        <w:t>_3.A]/ [</w:t>
      </w:r>
      <w:r>
        <w:rPr>
          <w:rFonts w:hint="eastAsia" w:ascii="宋体" w:hAnsi="宋体" w:cs="宋体"/>
        </w:rPr>
        <w:t>Ⅱ</w:t>
      </w:r>
      <w:r>
        <w:t>_4.A]</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3</w:t>
    </w:r>
    <w:r>
      <w:rPr>
        <w:rStyle w:val="11"/>
      </w:rPr>
      <w:fldChar w:fldCharType="end"/>
    </w:r>
  </w:p>
  <w:p>
    <w:pPr>
      <w:pStyle w:val="6"/>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雅洁">
    <w15:presenceInfo w15:providerId="None" w15:userId="王雅洁"/>
  </w15:person>
  <w15:person w15:author="CBIRC">
    <w15:presenceInfo w15:providerId="None" w15:userId="CBIRC"/>
  </w15:person>
  <w15:person w15:author="崔松涛">
    <w15:presenceInfo w15:providerId="None" w15:userId="崔松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rsids>
    <w:rsidRoot w:val="00696191"/>
    <w:rsid w:val="00001D7B"/>
    <w:rsid w:val="0006304C"/>
    <w:rsid w:val="00074764"/>
    <w:rsid w:val="000A0E4E"/>
    <w:rsid w:val="000C27ED"/>
    <w:rsid w:val="000F78A1"/>
    <w:rsid w:val="001202DE"/>
    <w:rsid w:val="001229A1"/>
    <w:rsid w:val="0013706C"/>
    <w:rsid w:val="001426E2"/>
    <w:rsid w:val="001F3178"/>
    <w:rsid w:val="0023207D"/>
    <w:rsid w:val="0026101C"/>
    <w:rsid w:val="0026491F"/>
    <w:rsid w:val="00276D67"/>
    <w:rsid w:val="00293687"/>
    <w:rsid w:val="002C4FB3"/>
    <w:rsid w:val="003029C0"/>
    <w:rsid w:val="00374535"/>
    <w:rsid w:val="00375CFC"/>
    <w:rsid w:val="003A17C2"/>
    <w:rsid w:val="003B1DAF"/>
    <w:rsid w:val="003F78A2"/>
    <w:rsid w:val="00407C98"/>
    <w:rsid w:val="00421FD5"/>
    <w:rsid w:val="004401D8"/>
    <w:rsid w:val="0045799F"/>
    <w:rsid w:val="004808C4"/>
    <w:rsid w:val="004A7E6E"/>
    <w:rsid w:val="004F7F0B"/>
    <w:rsid w:val="00570889"/>
    <w:rsid w:val="005B2579"/>
    <w:rsid w:val="005B2D09"/>
    <w:rsid w:val="005D1DB9"/>
    <w:rsid w:val="005F01FF"/>
    <w:rsid w:val="006602F5"/>
    <w:rsid w:val="00696191"/>
    <w:rsid w:val="006C07EE"/>
    <w:rsid w:val="006D13A5"/>
    <w:rsid w:val="006E7DD0"/>
    <w:rsid w:val="006F7739"/>
    <w:rsid w:val="00725D85"/>
    <w:rsid w:val="007266DA"/>
    <w:rsid w:val="00733CE2"/>
    <w:rsid w:val="007425CB"/>
    <w:rsid w:val="00744FB5"/>
    <w:rsid w:val="00755B33"/>
    <w:rsid w:val="007649EB"/>
    <w:rsid w:val="0077568E"/>
    <w:rsid w:val="007855AB"/>
    <w:rsid w:val="007E1888"/>
    <w:rsid w:val="007E21F6"/>
    <w:rsid w:val="00837243"/>
    <w:rsid w:val="00853484"/>
    <w:rsid w:val="00854254"/>
    <w:rsid w:val="008619F3"/>
    <w:rsid w:val="00871C91"/>
    <w:rsid w:val="00884A21"/>
    <w:rsid w:val="008A368A"/>
    <w:rsid w:val="008A4C4F"/>
    <w:rsid w:val="008C36F2"/>
    <w:rsid w:val="008C71D6"/>
    <w:rsid w:val="00911A32"/>
    <w:rsid w:val="009230BB"/>
    <w:rsid w:val="009416E9"/>
    <w:rsid w:val="00955A7D"/>
    <w:rsid w:val="00984BF1"/>
    <w:rsid w:val="00997F57"/>
    <w:rsid w:val="009A16A6"/>
    <w:rsid w:val="009C3F2D"/>
    <w:rsid w:val="009E0E2A"/>
    <w:rsid w:val="00A07797"/>
    <w:rsid w:val="00A46842"/>
    <w:rsid w:val="00A84D60"/>
    <w:rsid w:val="00AD3E4E"/>
    <w:rsid w:val="00B30C3D"/>
    <w:rsid w:val="00B70814"/>
    <w:rsid w:val="00BF3BD5"/>
    <w:rsid w:val="00C332F3"/>
    <w:rsid w:val="00C347B4"/>
    <w:rsid w:val="00C64D8E"/>
    <w:rsid w:val="00C66EC8"/>
    <w:rsid w:val="00C70E3D"/>
    <w:rsid w:val="00CC0E99"/>
    <w:rsid w:val="00CC2C3D"/>
    <w:rsid w:val="00CF59AF"/>
    <w:rsid w:val="00D04C03"/>
    <w:rsid w:val="00D15765"/>
    <w:rsid w:val="00D40083"/>
    <w:rsid w:val="00D401B8"/>
    <w:rsid w:val="00D66305"/>
    <w:rsid w:val="00D66D3A"/>
    <w:rsid w:val="00DB0A20"/>
    <w:rsid w:val="00DC0B93"/>
    <w:rsid w:val="00E1352C"/>
    <w:rsid w:val="00E25256"/>
    <w:rsid w:val="00E2594C"/>
    <w:rsid w:val="00E9162C"/>
    <w:rsid w:val="00EA46B7"/>
    <w:rsid w:val="00EC344B"/>
    <w:rsid w:val="00F90C65"/>
    <w:rsid w:val="00FB41FC"/>
    <w:rsid w:val="00FF26DB"/>
    <w:rsid w:val="24ED34C3"/>
    <w:rsid w:val="34251508"/>
    <w:rsid w:val="37FD3D1D"/>
    <w:rsid w:val="3E77A9B8"/>
    <w:rsid w:val="57283604"/>
    <w:rsid w:val="6D7A10F3"/>
    <w:rsid w:val="6FFF3953"/>
    <w:rsid w:val="75226607"/>
    <w:rsid w:val="766A5651"/>
    <w:rsid w:val="7E051107"/>
    <w:rsid w:val="8EDC0B64"/>
    <w:rsid w:val="9876E190"/>
    <w:rsid w:val="BBF6493F"/>
    <w:rsid w:val="DA8D7B91"/>
    <w:rsid w:val="DBBFA157"/>
    <w:rsid w:val="DF3B688E"/>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nhideWhenUsed="0" w:uiPriority="0" w:semiHidden="0" w:name="Normal Indent"/>
    <w:lsdException w:qFormat="1" w:unhideWhenUsed="0"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name="caption" w:locked="1"/>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name="footnote reference"/>
    <w:lsdException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ocked="1"/>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ocked="1"/>
    <w:lsdException w:qFormat="1" w:unhideWhenUsed="0" w:uiPriority="20" w:semiHidden="0" w:name="Emphasis" w:locked="1"/>
    <w:lsdException w:qFormat="1" w:unhideWhenUsed="0" w:uiPriority="99"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unhideWhenUsed="0" w:uiPriority="59" w:semiHidden="0" w:name="Table Grid" w:locked="1"/>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Document Map"/>
    <w:basedOn w:val="1"/>
    <w:link w:val="18"/>
    <w:semiHidden/>
    <w:qFormat/>
    <w:uiPriority w:val="99"/>
    <w:rPr>
      <w:rFonts w:ascii="宋体" w:cs="宋体"/>
      <w:kern w:val="0"/>
      <w:sz w:val="18"/>
      <w:szCs w:val="18"/>
    </w:rPr>
  </w:style>
  <w:style w:type="paragraph" w:styleId="3">
    <w:name w:val="annotation text"/>
    <w:basedOn w:val="1"/>
    <w:link w:val="19"/>
    <w:semiHidden/>
    <w:qFormat/>
    <w:uiPriority w:val="99"/>
    <w:pPr>
      <w:jc w:val="left"/>
    </w:pPr>
    <w:rPr>
      <w:kern w:val="0"/>
      <w:sz w:val="20"/>
      <w:szCs w:val="20"/>
    </w:rPr>
  </w:style>
  <w:style w:type="paragraph" w:styleId="4">
    <w:name w:val="Body Text Indent 2"/>
    <w:basedOn w:val="1"/>
    <w:link w:val="20"/>
    <w:qFormat/>
    <w:uiPriority w:val="99"/>
    <w:pPr>
      <w:spacing w:after="100" w:line="360" w:lineRule="auto"/>
      <w:ind w:firstLine="600" w:firstLineChars="200"/>
    </w:pPr>
    <w:rPr>
      <w:rFonts w:ascii="仿宋_GB2312" w:eastAsia="仿宋_GB2312" w:cs="仿宋_GB2312"/>
      <w:kern w:val="0"/>
      <w:sz w:val="24"/>
      <w:szCs w:val="24"/>
    </w:rPr>
  </w:style>
  <w:style w:type="paragraph" w:styleId="5">
    <w:name w:val="Balloon Text"/>
    <w:basedOn w:val="1"/>
    <w:link w:val="21"/>
    <w:semiHidden/>
    <w:qFormat/>
    <w:uiPriority w:val="99"/>
    <w:rPr>
      <w:kern w:val="0"/>
      <w:sz w:val="18"/>
      <w:szCs w:val="18"/>
    </w:rPr>
  </w:style>
  <w:style w:type="paragraph" w:styleId="6">
    <w:name w:val="footer"/>
    <w:basedOn w:val="1"/>
    <w:link w:val="22"/>
    <w:qFormat/>
    <w:uiPriority w:val="99"/>
    <w:pPr>
      <w:tabs>
        <w:tab w:val="center" w:pos="4153"/>
        <w:tab w:val="right" w:pos="8306"/>
      </w:tabs>
      <w:snapToGrid w:val="0"/>
      <w:jc w:val="left"/>
    </w:pPr>
    <w:rPr>
      <w:kern w:val="0"/>
      <w:sz w:val="18"/>
      <w:szCs w:val="18"/>
    </w:rPr>
  </w:style>
  <w:style w:type="paragraph" w:styleId="7">
    <w:name w:val="header"/>
    <w:basedOn w:val="1"/>
    <w:link w:val="23"/>
    <w:qFormat/>
    <w:uiPriority w:val="99"/>
    <w:pPr>
      <w:pBdr>
        <w:bottom w:val="single" w:color="auto" w:sz="6" w:space="1"/>
      </w:pBdr>
      <w:tabs>
        <w:tab w:val="center" w:pos="4153"/>
        <w:tab w:val="right" w:pos="8306"/>
      </w:tabs>
      <w:snapToGrid w:val="0"/>
      <w:jc w:val="center"/>
    </w:pPr>
    <w:rPr>
      <w:kern w:val="0"/>
      <w:sz w:val="18"/>
      <w:szCs w:val="18"/>
    </w:rPr>
  </w:style>
  <w:style w:type="paragraph" w:styleId="8">
    <w:name w:val="footnote text"/>
    <w:basedOn w:val="1"/>
    <w:link w:val="27"/>
    <w:semiHidden/>
    <w:qFormat/>
    <w:uiPriority w:val="99"/>
    <w:pPr>
      <w:snapToGrid w:val="0"/>
      <w:jc w:val="left"/>
    </w:pPr>
    <w:rPr>
      <w:sz w:val="18"/>
      <w:szCs w:val="18"/>
    </w:rPr>
  </w:style>
  <w:style w:type="character" w:styleId="11">
    <w:name w:val="page number"/>
    <w:basedOn w:val="10"/>
    <w:qFormat/>
    <w:uiPriority w:val="99"/>
  </w:style>
  <w:style w:type="character" w:styleId="12">
    <w:name w:val="footnote reference"/>
    <w:semiHidden/>
    <w:qFormat/>
    <w:uiPriority w:val="99"/>
    <w:rPr>
      <w:vertAlign w:val="superscript"/>
    </w:rPr>
  </w:style>
  <w:style w:type="paragraph" w:customStyle="1" w:styleId="13">
    <w:name w:val="标题 11"/>
    <w:basedOn w:val="1"/>
    <w:next w:val="1"/>
    <w:link w:val="25"/>
    <w:qFormat/>
    <w:uiPriority w:val="99"/>
    <w:pPr>
      <w:keepNext/>
      <w:jc w:val="center"/>
      <w:outlineLvl w:val="0"/>
    </w:pPr>
    <w:rPr>
      <w:rFonts w:eastAsia="黑体"/>
      <w:b/>
      <w:bCs/>
      <w:kern w:val="0"/>
      <w:sz w:val="20"/>
      <w:szCs w:val="20"/>
    </w:rPr>
  </w:style>
  <w:style w:type="paragraph" w:customStyle="1" w:styleId="14">
    <w:name w:val="普通(网站)1"/>
    <w:basedOn w:val="1"/>
    <w:qFormat/>
    <w:uiPriority w:val="99"/>
    <w:pPr>
      <w:widowControl/>
      <w:spacing w:line="440" w:lineRule="exact"/>
      <w:ind w:firstLine="480" w:firstLineChars="200"/>
      <w:jc w:val="left"/>
    </w:pPr>
    <w:rPr>
      <w:rFonts w:eastAsia="仿宋_GB2312"/>
      <w:color w:val="000000"/>
      <w:sz w:val="24"/>
      <w:szCs w:val="24"/>
    </w:rPr>
  </w:style>
  <w:style w:type="paragraph" w:customStyle="1" w:styleId="15">
    <w:name w:val="默认段落字体 Para Char Char Char Char Char Char Char Char Char1 Char Char Char Char Char Char Char Char Char Char Char Char Char Char Char Char Char Char Char Char Char Char Char Char Char Char Char Char Char Char Char"/>
    <w:basedOn w:val="2"/>
    <w:qFormat/>
    <w:uiPriority w:val="99"/>
    <w:pPr>
      <w:shd w:val="clear" w:color="auto" w:fill="000080"/>
      <w:jc w:val="left"/>
    </w:pPr>
    <w:rPr>
      <w:rFonts w:ascii="Tahoma" w:hAnsi="Tahoma" w:cs="Tahoma"/>
      <w:sz w:val="24"/>
      <w:szCs w:val="24"/>
    </w:rPr>
  </w:style>
  <w:style w:type="paragraph" w:customStyle="1" w:styleId="16">
    <w:name w:val="列出段落1"/>
    <w:basedOn w:val="1"/>
    <w:qFormat/>
    <w:uiPriority w:val="99"/>
    <w:pPr>
      <w:ind w:firstLine="420" w:firstLineChars="200"/>
    </w:pPr>
  </w:style>
  <w:style w:type="paragraph" w:customStyle="1" w:styleId="17">
    <w:name w:val="p0"/>
    <w:basedOn w:val="1"/>
    <w:qFormat/>
    <w:uiPriority w:val="99"/>
    <w:pPr>
      <w:widowControl/>
    </w:pPr>
    <w:rPr>
      <w:kern w:val="0"/>
    </w:rPr>
  </w:style>
  <w:style w:type="character" w:customStyle="1" w:styleId="18">
    <w:name w:val="文档结构图 Char"/>
    <w:link w:val="2"/>
    <w:qFormat/>
    <w:locked/>
    <w:uiPriority w:val="99"/>
    <w:rPr>
      <w:rFonts w:ascii="宋体" w:hAnsi="Times New Roman" w:eastAsia="宋体" w:cs="宋体"/>
      <w:sz w:val="18"/>
      <w:szCs w:val="18"/>
    </w:rPr>
  </w:style>
  <w:style w:type="character" w:customStyle="1" w:styleId="19">
    <w:name w:val="批注文字 Char"/>
    <w:link w:val="3"/>
    <w:qFormat/>
    <w:locked/>
    <w:uiPriority w:val="99"/>
    <w:rPr>
      <w:rFonts w:ascii="Times New Roman" w:hAnsi="Times New Roman" w:eastAsia="宋体" w:cs="Times New Roman"/>
      <w:sz w:val="20"/>
      <w:szCs w:val="20"/>
    </w:rPr>
  </w:style>
  <w:style w:type="character" w:customStyle="1" w:styleId="20">
    <w:name w:val="正文文本缩进 2 Char"/>
    <w:link w:val="4"/>
    <w:qFormat/>
    <w:locked/>
    <w:uiPriority w:val="99"/>
    <w:rPr>
      <w:rFonts w:ascii="仿宋_GB2312" w:hAnsi="Times New Roman" w:eastAsia="仿宋_GB2312" w:cs="仿宋_GB2312"/>
      <w:sz w:val="24"/>
      <w:szCs w:val="24"/>
    </w:rPr>
  </w:style>
  <w:style w:type="character" w:customStyle="1" w:styleId="21">
    <w:name w:val="批注框文本 Char"/>
    <w:link w:val="5"/>
    <w:qFormat/>
    <w:locked/>
    <w:uiPriority w:val="99"/>
    <w:rPr>
      <w:rFonts w:ascii="Times New Roman" w:hAnsi="Times New Roman" w:eastAsia="宋体" w:cs="Times New Roman"/>
      <w:sz w:val="18"/>
      <w:szCs w:val="18"/>
    </w:rPr>
  </w:style>
  <w:style w:type="character" w:customStyle="1" w:styleId="22">
    <w:name w:val="页脚 Char"/>
    <w:link w:val="6"/>
    <w:qFormat/>
    <w:locked/>
    <w:uiPriority w:val="99"/>
    <w:rPr>
      <w:rFonts w:ascii="Times New Roman" w:hAnsi="Times New Roman" w:eastAsia="宋体" w:cs="Times New Roman"/>
      <w:sz w:val="18"/>
      <w:szCs w:val="18"/>
    </w:rPr>
  </w:style>
  <w:style w:type="character" w:customStyle="1" w:styleId="23">
    <w:name w:val="页眉 Char"/>
    <w:link w:val="7"/>
    <w:qFormat/>
    <w:locked/>
    <w:uiPriority w:val="99"/>
    <w:rPr>
      <w:rFonts w:ascii="Times New Roman" w:hAnsi="Times New Roman" w:eastAsia="宋体" w:cs="Times New Roman"/>
      <w:sz w:val="18"/>
      <w:szCs w:val="18"/>
    </w:rPr>
  </w:style>
  <w:style w:type="character" w:customStyle="1" w:styleId="24">
    <w:name w:val="Footnote Text Char"/>
    <w:semiHidden/>
    <w:qFormat/>
    <w:locked/>
    <w:uiPriority w:val="99"/>
    <w:rPr>
      <w:sz w:val="18"/>
      <w:szCs w:val="18"/>
    </w:rPr>
  </w:style>
  <w:style w:type="character" w:customStyle="1" w:styleId="25">
    <w:name w:val="标题 1 Char"/>
    <w:link w:val="13"/>
    <w:qFormat/>
    <w:locked/>
    <w:uiPriority w:val="99"/>
    <w:rPr>
      <w:rFonts w:ascii="Times New Roman" w:hAnsi="Times New Roman" w:eastAsia="黑体" w:cs="Times New Roman"/>
      <w:b/>
      <w:bCs/>
      <w:sz w:val="20"/>
      <w:szCs w:val="20"/>
    </w:rPr>
  </w:style>
  <w:style w:type="character" w:customStyle="1" w:styleId="26">
    <w:name w:val="Footnote Text Char2"/>
    <w:semiHidden/>
    <w:qFormat/>
    <w:locked/>
    <w:uiPriority w:val="99"/>
    <w:rPr>
      <w:sz w:val="18"/>
      <w:szCs w:val="18"/>
    </w:rPr>
  </w:style>
  <w:style w:type="character" w:customStyle="1" w:styleId="27">
    <w:name w:val="脚注文本 Char"/>
    <w:link w:val="8"/>
    <w:qFormat/>
    <w:locked/>
    <w:uiPriority w:val="99"/>
    <w:rPr>
      <w:rFonts w:eastAsia="宋体"/>
      <w:kern w:val="2"/>
      <w:sz w:val="18"/>
      <w:szCs w:val="18"/>
      <w:lang w:val="en-US" w:eastAsia="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中国华融资产管理公司</Company>
  <Pages>3</Pages>
  <Words>569</Words>
  <Characters>3249</Characters>
  <Lines>27</Lines>
  <Paragraphs>7</Paragraphs>
  <TotalTime>0</TotalTime>
  <ScaleCrop>false</ScaleCrop>
  <LinksUpToDate>false</LinksUpToDate>
  <CharactersWithSpaces>0</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2015-12-23T09:15:00Z</dcterms:created>
  <dc:creator>毛菁</dc:creator>
  <cp:lastModifiedBy>CBIRC</cp:lastModifiedBy>
  <dcterms:modified xsi:type="dcterms:W3CDTF">2024-12-16T02:53:10Z</dcterms:modified>
  <dc:title>AMC17《金融资产管理公司流动性覆盖率情况表》填报说明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y fmtid="{D5CDD505-2E9C-101B-9397-08002B2CF9AE}" pid="3" name="ICV">
    <vt:lpwstr>F46EC1D3AF58FE71C163F266B266AE51</vt:lpwstr>
  </property>
</Properties>
</file>