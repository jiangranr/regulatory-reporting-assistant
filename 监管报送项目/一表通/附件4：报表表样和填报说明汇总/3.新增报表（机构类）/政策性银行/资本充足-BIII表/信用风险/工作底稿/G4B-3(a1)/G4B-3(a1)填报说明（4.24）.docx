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widowControl w:val="0"/>
        <w:wordWrap/>
        <w:adjustRightInd/>
        <w:snapToGrid/>
        <w:spacing w:line="480" w:lineRule="exact"/>
        <w:ind w:right="0"/>
        <w:textAlignment w:val="auto"/>
        <w:rPr>
          <w:rFonts w:hint="eastAsia" w:ascii="宋体" w:hAnsi="宋体" w:eastAsia="宋体" w:cs="宋体"/>
          <w:sz w:val="21"/>
          <w:szCs w:val="21"/>
        </w:rPr>
      </w:pPr>
      <w:r>
        <w:rPr>
          <w:rFonts w:hint="eastAsia" w:ascii="宋体" w:hAnsi="宋体" w:eastAsia="宋体" w:cs="宋体"/>
          <w:sz w:val="21"/>
          <w:szCs w:val="21"/>
        </w:rPr>
        <w:t>G4B-3（a</w:t>
      </w:r>
      <w:r>
        <w:rPr>
          <w:rFonts w:hint="eastAsia" w:ascii="宋体" w:hAnsi="宋体" w:eastAsia="宋体" w:cs="宋体"/>
          <w:sz w:val="21"/>
          <w:szCs w:val="21"/>
          <w:lang w:val="en-US" w:eastAsia="zh-CN"/>
        </w:rPr>
        <w:t>1</w:t>
      </w:r>
      <w:r>
        <w:rPr>
          <w:rFonts w:hint="eastAsia" w:ascii="宋体" w:hAnsi="宋体" w:eastAsia="宋体" w:cs="宋体"/>
          <w:sz w:val="21"/>
          <w:szCs w:val="21"/>
        </w:rPr>
        <w:t>）《衍生工具交易对手信用风险计算表</w:t>
      </w:r>
      <w:r>
        <w:rPr>
          <w:rFonts w:hint="eastAsia" w:ascii="宋体" w:hAnsi="宋体" w:eastAsia="宋体" w:cs="宋体"/>
          <w:sz w:val="21"/>
          <w:szCs w:val="21"/>
          <w:highlight w:val="none"/>
          <w:rPrChange w:id="0" w:author="刘琦" w:date="2018-11-16T09:30:00Z">
            <w:rPr>
              <w:rFonts w:hint="eastAsia" w:ascii="宋体" w:hAnsi="宋体" w:eastAsia="宋体" w:cs="宋体"/>
              <w:sz w:val="21"/>
              <w:szCs w:val="21"/>
              <w:highlight w:val="yellow"/>
            </w:rPr>
          </w:rPrChange>
        </w:rPr>
        <w:t>(</w:t>
      </w:r>
      <w:r>
        <w:rPr>
          <w:rFonts w:hint="eastAsia" w:ascii="宋体" w:hAnsi="宋体" w:eastAsia="宋体" w:cs="宋体"/>
          <w:sz w:val="21"/>
          <w:szCs w:val="21"/>
          <w:highlight w:val="none"/>
          <w:lang w:eastAsia="zh-CN"/>
          <w:rPrChange w:id="1" w:author="刘琦" w:date="2018-11-16T09:30:00Z">
            <w:rPr>
              <w:rFonts w:hint="eastAsia" w:ascii="宋体" w:hAnsi="宋体" w:eastAsia="宋体" w:cs="宋体"/>
              <w:sz w:val="21"/>
              <w:szCs w:val="21"/>
              <w:highlight w:val="yellow"/>
              <w:lang w:eastAsia="zh-CN"/>
            </w:rPr>
          </w:rPrChange>
        </w:rPr>
        <w:t>新</w:t>
      </w:r>
      <w:r>
        <w:rPr>
          <w:rFonts w:hint="eastAsia" w:ascii="宋体" w:hAnsi="宋体" w:eastAsia="宋体" w:cs="宋体"/>
          <w:sz w:val="21"/>
          <w:szCs w:val="21"/>
          <w:highlight w:val="none"/>
          <w:lang w:val="en-US" w:eastAsia="zh-CN"/>
          <w:rPrChange w:id="2" w:author="刘琦" w:date="2018-11-16T09:30:00Z">
            <w:rPr>
              <w:rFonts w:hint="eastAsia" w:ascii="宋体" w:hAnsi="宋体" w:eastAsia="宋体" w:cs="宋体"/>
              <w:sz w:val="21"/>
              <w:szCs w:val="21"/>
              <w:highlight w:val="yellow"/>
              <w:lang w:val="en-US" w:eastAsia="zh-CN"/>
            </w:rPr>
          </w:rPrChange>
        </w:rPr>
        <w:t>标准</w:t>
      </w:r>
      <w:r>
        <w:rPr>
          <w:rFonts w:hint="eastAsia" w:ascii="宋体" w:hAnsi="宋体" w:eastAsia="宋体" w:cs="宋体"/>
          <w:sz w:val="21"/>
          <w:szCs w:val="21"/>
          <w:highlight w:val="none"/>
          <w:rPrChange w:id="3" w:author="刘琦" w:date="2018-11-16T09:30:00Z">
            <w:rPr>
              <w:rFonts w:hint="eastAsia" w:ascii="宋体" w:hAnsi="宋体" w:eastAsia="宋体" w:cs="宋体"/>
              <w:sz w:val="21"/>
              <w:szCs w:val="21"/>
              <w:highlight w:val="yellow"/>
            </w:rPr>
          </w:rPrChange>
        </w:rPr>
        <w:t>法)</w:t>
      </w:r>
      <w:r>
        <w:rPr>
          <w:rFonts w:hint="eastAsia" w:ascii="宋体" w:hAnsi="宋体" w:eastAsia="宋体" w:cs="宋体"/>
          <w:sz w:val="21"/>
          <w:szCs w:val="21"/>
        </w:rPr>
        <w:t xml:space="preserve">》 </w:t>
      </w:r>
    </w:p>
    <w:p>
      <w:pPr>
        <w:pStyle w:val="2"/>
        <w:widowControl w:val="0"/>
        <w:wordWrap/>
        <w:adjustRightInd/>
        <w:snapToGrid/>
        <w:spacing w:line="480" w:lineRule="exact"/>
        <w:ind w:right="0"/>
        <w:textAlignment w:val="auto"/>
        <w:rPr>
          <w:rFonts w:hint="eastAsia" w:ascii="宋体" w:hAnsi="宋体" w:eastAsia="宋体" w:cs="宋体"/>
          <w:sz w:val="21"/>
          <w:szCs w:val="21"/>
        </w:rPr>
      </w:pPr>
      <w:r>
        <w:rPr>
          <w:rFonts w:hint="eastAsia" w:ascii="宋体" w:hAnsi="宋体" w:eastAsia="宋体" w:cs="宋体"/>
          <w:sz w:val="21"/>
          <w:szCs w:val="21"/>
        </w:rPr>
        <w:t>填报说明</w:t>
      </w:r>
    </w:p>
    <w:p>
      <w:pPr>
        <w:widowControl w:val="0"/>
        <w:wordWrap/>
        <w:adjustRightInd/>
        <w:snapToGrid/>
        <w:spacing w:line="480" w:lineRule="exact"/>
        <w:ind w:left="0" w:leftChars="0" w:right="0" w:firstLine="422" w:firstLineChars="200"/>
        <w:jc w:val="both"/>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第一部分：引言</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根据《中国</w:t>
      </w:r>
      <w:bookmarkStart w:id="0" w:name="_GoBack"/>
      <w:bookmarkEnd w:id="0"/>
      <w:r>
        <w:rPr>
          <w:rFonts w:hint="eastAsia" w:ascii="宋体" w:hAnsi="宋体" w:eastAsia="宋体" w:cs="宋体"/>
          <w:sz w:val="21"/>
          <w:szCs w:val="21"/>
        </w:rPr>
        <w:t>银监会关于印发衍生工具交易对手违约风险资产计量规则的通知》（银监发〔</w:t>
      </w:r>
      <w:r>
        <w:rPr>
          <w:rFonts w:hint="eastAsia" w:ascii="宋体" w:hAnsi="宋体" w:eastAsia="宋体" w:cs="宋体"/>
          <w:sz w:val="21"/>
          <w:szCs w:val="21"/>
          <w:lang w:val="en-US" w:eastAsia="zh-CN"/>
        </w:rPr>
        <w:t>2018</w:t>
      </w:r>
      <w:r>
        <w:rPr>
          <w:rFonts w:hint="eastAsia" w:ascii="宋体" w:hAnsi="宋体" w:eastAsia="宋体" w:cs="宋体"/>
          <w:sz w:val="21"/>
          <w:szCs w:val="21"/>
        </w:rPr>
        <w:t>〕</w:t>
      </w:r>
      <w:r>
        <w:rPr>
          <w:rFonts w:hint="eastAsia" w:ascii="宋体" w:hAnsi="宋体" w:eastAsia="宋体" w:cs="宋体"/>
          <w:sz w:val="21"/>
          <w:szCs w:val="21"/>
          <w:lang w:val="en-US" w:eastAsia="zh-CN"/>
        </w:rPr>
        <w:t>1</w:t>
      </w:r>
      <w:r>
        <w:rPr>
          <w:rFonts w:hint="eastAsia" w:ascii="宋体" w:hAnsi="宋体" w:eastAsia="宋体" w:cs="宋体"/>
          <w:sz w:val="21"/>
          <w:szCs w:val="21"/>
        </w:rPr>
        <w:t>号）的相关要求，</w:t>
      </w:r>
      <w:r>
        <w:rPr>
          <w:rFonts w:hint="eastAsia" w:ascii="宋体" w:hAnsi="宋体" w:eastAsia="宋体" w:cs="宋体"/>
          <w:sz w:val="21"/>
          <w:szCs w:val="21"/>
          <w:lang w:eastAsia="zh-CN"/>
        </w:rPr>
        <w:t>达到一定条件的</w:t>
      </w:r>
      <w:r>
        <w:rPr>
          <w:rFonts w:hint="eastAsia" w:ascii="宋体" w:hAnsi="宋体" w:eastAsia="宋体" w:cs="宋体"/>
          <w:sz w:val="21"/>
          <w:szCs w:val="21"/>
        </w:rPr>
        <w:t>商业银行应按照本规则的要求，计算衍生工具的交易对手违约风险暴露，包括重置成本和潜在风险暴露。</w:t>
      </w:r>
    </w:p>
    <w:p>
      <w:pPr>
        <w:widowControl w:val="0"/>
        <w:wordWrap/>
        <w:adjustRightInd/>
        <w:snapToGrid/>
        <w:spacing w:line="480" w:lineRule="exact"/>
        <w:ind w:left="0" w:leftChars="0" w:right="0" w:firstLine="422" w:firstLineChars="200"/>
        <w:jc w:val="both"/>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第二部分：一般说明</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1．报表名称：G4B-3（a</w:t>
      </w:r>
      <w:r>
        <w:rPr>
          <w:rFonts w:hint="eastAsia" w:ascii="宋体" w:hAnsi="宋体" w:eastAsia="宋体" w:cs="宋体"/>
          <w:sz w:val="21"/>
          <w:szCs w:val="21"/>
          <w:lang w:val="en-US" w:eastAsia="zh-CN"/>
        </w:rPr>
        <w:t>1</w:t>
      </w:r>
      <w:r>
        <w:rPr>
          <w:rFonts w:hint="eastAsia" w:ascii="宋体" w:hAnsi="宋体" w:eastAsia="宋体" w:cs="宋体"/>
          <w:sz w:val="21"/>
          <w:szCs w:val="21"/>
        </w:rPr>
        <w:t>）</w:t>
      </w:r>
      <w:del w:id="4" w:author="刘琦" w:date="2018-12-11T09:08:00Z">
        <w:r>
          <w:rPr>
            <w:rFonts w:hint="eastAsia" w:ascii="宋体" w:hAnsi="宋体" w:eastAsia="宋体" w:cs="宋体"/>
            <w:sz w:val="21"/>
            <w:szCs w:val="21"/>
          </w:rPr>
          <w:delText>场外</w:delText>
        </w:r>
      </w:del>
      <w:r>
        <w:rPr>
          <w:rFonts w:hint="eastAsia" w:ascii="宋体" w:hAnsi="宋体" w:eastAsia="宋体" w:cs="宋体"/>
          <w:sz w:val="21"/>
          <w:szCs w:val="21"/>
        </w:rPr>
        <w:t>衍生工具交易对手信用风</w:t>
      </w:r>
      <w:r>
        <w:rPr>
          <w:rFonts w:hint="eastAsia" w:ascii="宋体" w:hAnsi="宋体" w:eastAsia="宋体" w:cs="宋体"/>
          <w:sz w:val="21"/>
          <w:szCs w:val="21"/>
          <w:highlight w:val="none"/>
        </w:rPr>
        <w:t>险计算表(</w:t>
      </w:r>
      <w:r>
        <w:rPr>
          <w:rFonts w:hint="eastAsia" w:ascii="宋体" w:hAnsi="宋体" w:eastAsia="宋体" w:cs="宋体"/>
          <w:sz w:val="21"/>
          <w:szCs w:val="21"/>
          <w:highlight w:val="none"/>
          <w:lang w:eastAsia="zh-CN"/>
        </w:rPr>
        <w:t>新标准</w:t>
      </w:r>
      <w:r>
        <w:rPr>
          <w:rFonts w:hint="eastAsia" w:ascii="宋体" w:hAnsi="宋体" w:eastAsia="宋体" w:cs="宋体"/>
          <w:sz w:val="21"/>
          <w:szCs w:val="21"/>
          <w:highlight w:val="none"/>
        </w:rPr>
        <w:t>法)</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lang w:eastAsia="zh-CN"/>
        </w:rPr>
      </w:pPr>
      <w:r>
        <w:rPr>
          <w:rFonts w:hint="eastAsia" w:ascii="宋体" w:hAnsi="宋体" w:eastAsia="宋体" w:cs="宋体"/>
          <w:bCs/>
          <w:sz w:val="21"/>
          <w:szCs w:val="21"/>
        </w:rPr>
        <w:t>2．报表编码</w:t>
      </w:r>
      <w:r>
        <w:rPr>
          <w:rFonts w:hint="eastAsia" w:ascii="宋体" w:hAnsi="宋体" w:eastAsia="宋体" w:cs="宋体"/>
          <w:sz w:val="21"/>
          <w:szCs w:val="21"/>
        </w:rPr>
        <w:t>：</w:t>
      </w:r>
      <w:ins w:id="5" w:author="CBIRC" w:date="2024-12-13T14:51:43Z">
        <w:r>
          <w:rPr>
            <w:rFonts w:hint="eastAsia" w:ascii="宋体" w:hAnsi="宋体" w:cs="宋体"/>
            <w:sz w:val="21"/>
            <w:szCs w:val="21"/>
            <w:lang w:eastAsia="zh-CN"/>
          </w:rPr>
          <w:t>金</w:t>
        </w:r>
      </w:ins>
      <w:del w:id="6" w:author="CBIRC" w:date="2024-12-13T14:51:41Z">
        <w:r>
          <w:rPr>
            <w:rFonts w:hint="eastAsia" w:ascii="宋体" w:hAnsi="宋体" w:eastAsia="宋体" w:cs="宋体"/>
            <w:sz w:val="21"/>
            <w:szCs w:val="21"/>
            <w:highlight w:val="none"/>
            <w:rPrChange w:id="7" w:author="刘琦" w:date="2018-11-16T09:30:00Z">
              <w:rPr>
                <w:rFonts w:hint="eastAsia" w:ascii="宋体" w:hAnsi="宋体" w:eastAsia="宋体" w:cs="宋体"/>
                <w:sz w:val="21"/>
                <w:szCs w:val="21"/>
                <w:highlight w:val="yellow"/>
              </w:rPr>
            </w:rPrChange>
          </w:rPr>
          <w:delText>银</w:delText>
        </w:r>
      </w:del>
      <w:r>
        <w:rPr>
          <w:rFonts w:hint="eastAsia" w:ascii="宋体" w:hAnsi="宋体" w:eastAsia="宋体" w:cs="宋体"/>
          <w:sz w:val="21"/>
          <w:szCs w:val="21"/>
          <w:highlight w:val="none"/>
          <w:rPrChange w:id="9" w:author="刘琦" w:date="2018-11-16T09:30:00Z">
            <w:rPr>
              <w:rFonts w:hint="eastAsia" w:ascii="宋体" w:hAnsi="宋体" w:eastAsia="宋体" w:cs="宋体"/>
              <w:sz w:val="21"/>
              <w:szCs w:val="21"/>
              <w:highlight w:val="yellow"/>
            </w:rPr>
          </w:rPrChange>
        </w:rPr>
        <w:t>监统</w:t>
      </w:r>
      <w:ins w:id="10" w:author="CBIRC" w:date="2024-12-13T14:51:47Z">
        <w:r>
          <w:rPr>
            <w:rFonts w:hint="eastAsia" w:ascii="宋体" w:hAnsi="宋体" w:eastAsia="宋体" w:cs="宋体"/>
            <w:sz w:val="21"/>
            <w:szCs w:val="21"/>
          </w:rPr>
          <w:t>G4B-3（a</w:t>
        </w:r>
      </w:ins>
      <w:ins w:id="11" w:author="CBIRC" w:date="2024-12-13T14:51:47Z">
        <w:r>
          <w:rPr>
            <w:rFonts w:hint="eastAsia" w:ascii="宋体" w:hAnsi="宋体" w:eastAsia="宋体" w:cs="宋体"/>
            <w:sz w:val="21"/>
            <w:szCs w:val="21"/>
            <w:lang w:val="en-US" w:eastAsia="zh-CN"/>
          </w:rPr>
          <w:t>1</w:t>
        </w:r>
      </w:ins>
      <w:ins w:id="12" w:author="CBIRC" w:date="2024-12-13T14:51:47Z">
        <w:r>
          <w:rPr>
            <w:rFonts w:hint="eastAsia" w:ascii="宋体" w:hAnsi="宋体" w:eastAsia="宋体" w:cs="宋体"/>
            <w:sz w:val="21"/>
            <w:szCs w:val="21"/>
          </w:rPr>
          <w:t>）</w:t>
        </w:r>
      </w:ins>
      <w:ins w:id="13" w:author="CBIRC" w:date="2024-12-13T14:51:49Z">
        <w:r>
          <w:rPr>
            <w:rFonts w:hint="eastAsia" w:ascii="宋体" w:hAnsi="宋体" w:cs="宋体"/>
            <w:sz w:val="21"/>
            <w:szCs w:val="21"/>
            <w:lang w:eastAsia="zh-CN"/>
          </w:rPr>
          <w:t>号</w:t>
        </w:r>
      </w:ins>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3．填报机构：</w:t>
      </w:r>
      <w:ins w:id="14" w:author="刘琦" w:date="2018-11-16T09:28:00Z">
        <w:r>
          <w:rPr>
            <w:rFonts w:hint="eastAsia" w:ascii="Times New Roman" w:hAnsi="Times New Roman" w:eastAsia="宋体" w:cs="Times New Roman"/>
            <w:kern w:val="2"/>
            <w:sz w:val="21"/>
            <w:szCs w:val="21"/>
            <w:lang w:val="en-US" w:eastAsia="zh-CN" w:bidi="ar-SA"/>
          </w:rPr>
          <w:t>衍生工具名义本金达到</w:t>
        </w:r>
      </w:ins>
      <w:ins w:id="15" w:author="刘琦" w:date="2018-11-16T09:28:00Z">
        <w:r>
          <w:rPr>
            <w:rFonts w:hint="default" w:ascii="Times New Roman" w:hAnsi="Times New Roman" w:eastAsia="宋体" w:cs="Times New Roman"/>
            <w:kern w:val="2"/>
            <w:sz w:val="21"/>
            <w:szCs w:val="21"/>
            <w:lang w:val="en-US" w:eastAsia="zh-CN" w:bidi="ar-SA"/>
          </w:rPr>
          <w:t>5000</w:t>
        </w:r>
      </w:ins>
      <w:ins w:id="16" w:author="刘琦" w:date="2018-11-16T09:28:00Z">
        <w:r>
          <w:rPr>
            <w:rFonts w:hint="eastAsia" w:ascii="Times New Roman" w:hAnsi="Times New Roman" w:eastAsia="宋体" w:cs="Times New Roman"/>
            <w:kern w:val="2"/>
            <w:sz w:val="21"/>
            <w:szCs w:val="21"/>
            <w:lang w:val="en-US" w:eastAsia="zh-CN" w:bidi="ar-SA"/>
          </w:rPr>
          <w:t>亿元</w:t>
        </w:r>
      </w:ins>
      <w:ins w:id="17" w:author="刘琦" w:date="2018-11-16T09:28:00Z">
        <w:r>
          <w:rPr>
            <w:rFonts w:hint="eastAsia" w:cs="Times New Roman"/>
            <w:kern w:val="2"/>
            <w:sz w:val="21"/>
            <w:szCs w:val="21"/>
            <w:lang w:val="en-US" w:eastAsia="zh-CN" w:bidi="ar-SA"/>
          </w:rPr>
          <w:t>或</w:t>
        </w:r>
      </w:ins>
      <w:ins w:id="18" w:author="刘琦" w:date="2018-11-16T09:28:00Z">
        <w:r>
          <w:rPr>
            <w:rFonts w:hint="eastAsia" w:ascii="Times New Roman" w:hAnsi="Times New Roman" w:eastAsia="宋体" w:cs="Times New Roman"/>
            <w:kern w:val="2"/>
            <w:sz w:val="21"/>
            <w:szCs w:val="21"/>
            <w:lang w:val="en-US" w:eastAsia="zh-CN" w:bidi="ar-SA"/>
          </w:rPr>
          <w:t>衍生工具名义本金占总资产比例</w:t>
        </w:r>
      </w:ins>
      <w:ins w:id="19" w:author="刘琦" w:date="2018-11-16T09:29:00Z">
        <w:r>
          <w:rPr>
            <w:rFonts w:hint="eastAsia" w:cs="Times New Roman"/>
            <w:kern w:val="2"/>
            <w:sz w:val="21"/>
            <w:szCs w:val="21"/>
            <w:lang w:val="en-US" w:eastAsia="zh-CN" w:bidi="ar-SA"/>
          </w:rPr>
          <w:t>超过</w:t>
        </w:r>
      </w:ins>
      <w:ins w:id="20" w:author="刘琦" w:date="2018-11-16T09:28:00Z">
        <w:r>
          <w:rPr>
            <w:rFonts w:hint="default" w:ascii="Times New Roman" w:hAnsi="Times New Roman" w:eastAsia="宋体" w:cs="Times New Roman"/>
            <w:kern w:val="2"/>
            <w:sz w:val="21"/>
            <w:szCs w:val="21"/>
            <w:lang w:val="en-US" w:eastAsia="zh-CN" w:bidi="ar-SA"/>
          </w:rPr>
          <w:t>30%</w:t>
        </w:r>
      </w:ins>
      <w:ins w:id="21" w:author="刘琦" w:date="2018-11-16T09:28:00Z">
        <w:r>
          <w:rPr>
            <w:rFonts w:hint="eastAsia" w:ascii="Times New Roman" w:hAnsi="Times New Roman" w:eastAsia="宋体" w:cs="Times New Roman"/>
            <w:kern w:val="2"/>
            <w:sz w:val="21"/>
            <w:szCs w:val="21"/>
            <w:lang w:val="en-US" w:eastAsia="zh-CN" w:bidi="ar-SA"/>
          </w:rPr>
          <w:t>的</w:t>
        </w:r>
      </w:ins>
      <w:ins w:id="22" w:author="刘琦" w:date="2018-11-16T09:28:00Z">
        <w:r>
          <w:rPr>
            <w:rFonts w:hint="eastAsia" w:ascii="宋体" w:hAnsi="宋体" w:eastAsia="宋体" w:cs="Times New Roman"/>
            <w:kern w:val="2"/>
            <w:sz w:val="21"/>
            <w:szCs w:val="21"/>
            <w:lang w:val="en-US" w:eastAsia="zh-CN" w:bidi="ar-SA"/>
          </w:rPr>
          <w:t>大型商业银行（含邮储银行）、股份制商业银行、城市商业银行、农村商业银行、外资法人银行和外国银行分行(仅报人民币账户数据)</w:t>
        </w:r>
      </w:ins>
      <w:ins w:id="23" w:author="刘琦" w:date="2018-11-16T09:29:00Z">
        <w:r>
          <w:rPr>
            <w:rFonts w:hint="eastAsia" w:ascii="宋体" w:hAnsi="宋体" w:cs="Times New Roman"/>
            <w:kern w:val="2"/>
            <w:sz w:val="21"/>
            <w:szCs w:val="21"/>
            <w:lang w:val="en-US" w:eastAsia="zh-CN" w:bidi="ar-SA"/>
          </w:rPr>
          <w:t>。</w:t>
        </w:r>
      </w:ins>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4</w:t>
      </w:r>
      <w:r>
        <w:rPr>
          <w:rFonts w:hint="eastAsia" w:ascii="宋体" w:hAnsi="宋体" w:eastAsia="宋体" w:cs="宋体"/>
          <w:bCs/>
          <w:sz w:val="21"/>
          <w:szCs w:val="21"/>
        </w:rPr>
        <w:t>．</w:t>
      </w:r>
      <w:r>
        <w:rPr>
          <w:rFonts w:hint="eastAsia" w:ascii="宋体" w:hAnsi="宋体" w:eastAsia="宋体" w:cs="宋体"/>
          <w:sz w:val="21"/>
          <w:szCs w:val="21"/>
        </w:rPr>
        <w:t>报表口径、</w:t>
      </w:r>
      <w:r>
        <w:rPr>
          <w:rFonts w:hint="eastAsia" w:ascii="宋体" w:hAnsi="宋体" w:eastAsia="宋体" w:cs="宋体"/>
          <w:sz w:val="21"/>
          <w:szCs w:val="21"/>
          <w:highlight w:val="none"/>
          <w:rPrChange w:id="24" w:author="刘琦" w:date="2018-11-16T09:29:00Z">
            <w:rPr>
              <w:rFonts w:hint="eastAsia" w:ascii="宋体" w:hAnsi="宋体" w:eastAsia="宋体" w:cs="宋体"/>
              <w:sz w:val="21"/>
              <w:szCs w:val="21"/>
              <w:highlight w:val="yellow"/>
            </w:rPr>
          </w:rPrChange>
        </w:rPr>
        <w:t>频度及时间：法人汇总数据（季报）为季后18日内、合并报表数据（季报）为季后40日内。</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5</w:t>
      </w:r>
      <w:r>
        <w:rPr>
          <w:rFonts w:hint="eastAsia" w:ascii="宋体" w:hAnsi="宋体" w:eastAsia="宋体" w:cs="宋体"/>
          <w:bCs/>
          <w:sz w:val="21"/>
          <w:szCs w:val="21"/>
        </w:rPr>
        <w:t>．</w:t>
      </w:r>
      <w:r>
        <w:rPr>
          <w:rFonts w:hint="eastAsia" w:ascii="宋体" w:hAnsi="宋体" w:eastAsia="宋体" w:cs="宋体"/>
          <w:sz w:val="21"/>
          <w:szCs w:val="21"/>
        </w:rPr>
        <w:t>报送方</w:t>
      </w:r>
      <w:r>
        <w:rPr>
          <w:rFonts w:hint="eastAsia" w:ascii="宋体" w:hAnsi="宋体" w:eastAsia="宋体" w:cs="宋体"/>
          <w:sz w:val="21"/>
          <w:szCs w:val="21"/>
          <w:highlight w:val="none"/>
        </w:rPr>
        <w:t>式：以工作底稿形式汇总反映在相关报表中。</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6．数据单位：万元。</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7．四舍五入要求：金额保留两位小数。</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r>
        <w:rPr>
          <w:rFonts w:hint="eastAsia" w:ascii="宋体" w:hAnsi="宋体" w:eastAsia="宋体" w:cs="宋体"/>
          <w:bCs/>
          <w:sz w:val="21"/>
          <w:szCs w:val="21"/>
        </w:rPr>
        <w:t>。</w:t>
      </w:r>
    </w:p>
    <w:p>
      <w:pPr>
        <w:widowControl w:val="0"/>
        <w:wordWrap/>
        <w:adjustRightInd/>
        <w:snapToGrid/>
        <w:spacing w:line="480" w:lineRule="exact"/>
        <w:ind w:left="0" w:leftChars="0" w:right="0" w:firstLine="422" w:firstLineChars="200"/>
        <w:jc w:val="both"/>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第三部分：具体说明</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《G4B-3（a</w:t>
      </w:r>
      <w:r>
        <w:rPr>
          <w:rFonts w:hint="eastAsia" w:ascii="宋体" w:hAnsi="宋体" w:cs="宋体"/>
          <w:sz w:val="21"/>
          <w:szCs w:val="21"/>
          <w:lang w:val="en-US" w:eastAsia="zh-CN"/>
        </w:rPr>
        <w:t>1</w:t>
      </w:r>
      <w:r>
        <w:rPr>
          <w:rFonts w:hint="eastAsia" w:ascii="宋体" w:hAnsi="宋体" w:eastAsia="宋体" w:cs="宋体"/>
          <w:sz w:val="21"/>
          <w:szCs w:val="21"/>
        </w:rPr>
        <w:t>）</w:t>
      </w:r>
      <w:del w:id="25" w:author="刘琦" w:date="2018-12-11T09:08:00Z">
        <w:r>
          <w:rPr>
            <w:rFonts w:hint="eastAsia" w:ascii="宋体" w:hAnsi="宋体" w:eastAsia="宋体" w:cs="宋体"/>
            <w:sz w:val="21"/>
            <w:szCs w:val="21"/>
          </w:rPr>
          <w:delText>场外</w:delText>
        </w:r>
      </w:del>
      <w:r>
        <w:rPr>
          <w:rFonts w:hint="eastAsia" w:ascii="宋体" w:hAnsi="宋体" w:eastAsia="宋体" w:cs="宋体"/>
          <w:sz w:val="21"/>
          <w:szCs w:val="21"/>
        </w:rPr>
        <w:t>衍生工具交易对手信用风险</w:t>
      </w:r>
      <w:r>
        <w:rPr>
          <w:rFonts w:hint="eastAsia" w:ascii="宋体" w:hAnsi="宋体" w:eastAsia="宋体" w:cs="宋体"/>
          <w:sz w:val="21"/>
          <w:szCs w:val="21"/>
          <w:highlight w:val="none"/>
        </w:rPr>
        <w:t>计算表（</w:t>
      </w:r>
      <w:r>
        <w:rPr>
          <w:rFonts w:hint="eastAsia" w:ascii="宋体" w:hAnsi="宋体" w:eastAsia="宋体" w:cs="宋体"/>
          <w:sz w:val="21"/>
          <w:szCs w:val="21"/>
          <w:highlight w:val="none"/>
          <w:lang w:eastAsia="zh-CN"/>
        </w:rPr>
        <w:t>新标准法</w:t>
      </w:r>
      <w:r>
        <w:rPr>
          <w:rFonts w:hint="eastAsia" w:ascii="宋体" w:hAnsi="宋体" w:eastAsia="宋体" w:cs="宋体"/>
          <w:sz w:val="21"/>
          <w:szCs w:val="21"/>
          <w:highlight w:val="none"/>
        </w:rPr>
        <w:t>）》</w:t>
      </w:r>
      <w:r>
        <w:rPr>
          <w:rFonts w:hint="eastAsia" w:ascii="宋体" w:hAnsi="宋体" w:eastAsia="宋体" w:cs="宋体"/>
          <w:sz w:val="21"/>
          <w:szCs w:val="21"/>
        </w:rPr>
        <w:t>表包括两部分，第Ⅰ部分是违约风险暴露计算表，第Ⅱ部分是信用估值调整风险加权资产（</w:t>
      </w:r>
      <w:r>
        <w:rPr>
          <w:rFonts w:hint="eastAsia" w:ascii="宋体" w:hAnsi="宋体" w:eastAsia="宋体" w:cs="宋体"/>
          <w:sz w:val="21"/>
          <w:szCs w:val="21"/>
          <w:highlight w:val="none"/>
        </w:rPr>
        <w:t>权重法</w:t>
      </w:r>
      <w:r>
        <w:rPr>
          <w:rFonts w:hint="eastAsia" w:ascii="宋体" w:hAnsi="宋体" w:eastAsia="宋体" w:cs="宋体"/>
          <w:sz w:val="21"/>
          <w:szCs w:val="21"/>
        </w:rPr>
        <w:t>）计算表。</w:t>
      </w:r>
    </w:p>
    <w:p>
      <w:pPr>
        <w:widowControl w:val="0"/>
        <w:wordWrap/>
        <w:adjustRightInd/>
        <w:snapToGrid/>
        <w:spacing w:line="480" w:lineRule="exact"/>
        <w:ind w:left="0" w:leftChars="0" w:right="0" w:firstLine="422" w:firstLineChars="200"/>
        <w:jc w:val="both"/>
        <w:textAlignment w:val="auto"/>
        <w:outlineLvl w:val="9"/>
        <w:rPr>
          <w:rFonts w:hint="eastAsia" w:ascii="宋体" w:hAnsi="宋体" w:eastAsia="宋体" w:cs="宋体"/>
          <w:b/>
          <w:sz w:val="21"/>
          <w:szCs w:val="21"/>
        </w:rPr>
      </w:pPr>
      <w:r>
        <w:rPr>
          <w:rFonts w:hint="eastAsia" w:ascii="宋体" w:hAnsi="宋体" w:eastAsia="宋体" w:cs="宋体"/>
          <w:b/>
          <w:sz w:val="21"/>
          <w:szCs w:val="21"/>
        </w:rPr>
        <w:t>第Ⅰ部分：违约风险暴露计算表</w:t>
      </w:r>
    </w:p>
    <w:p>
      <w:pPr>
        <w:widowControl w:val="0"/>
        <w:wordWrap/>
        <w:adjustRightInd/>
        <w:snapToGrid/>
        <w:spacing w:line="480" w:lineRule="exact"/>
        <w:ind w:left="0" w:leftChars="0" w:right="0" w:firstLine="420" w:firstLineChars="200"/>
        <w:jc w:val="both"/>
        <w:textAlignment w:val="auto"/>
        <w:outlineLvl w:val="9"/>
        <w:rPr>
          <w:rFonts w:hint="eastAsia" w:ascii="宋体" w:hAnsi="宋体" w:eastAsia="宋体" w:cs="宋体"/>
          <w:color w:val="auto"/>
          <w:sz w:val="21"/>
          <w:szCs w:val="21"/>
        </w:rPr>
      </w:pPr>
      <w:r>
        <w:rPr>
          <w:rFonts w:hint="eastAsia" w:ascii="宋体" w:hAnsi="宋体" w:eastAsia="宋体" w:cs="宋体"/>
          <w:color w:val="auto"/>
          <w:sz w:val="21"/>
          <w:szCs w:val="21"/>
        </w:rPr>
        <w:t>交易对手违约信用风险是指由交易对手可能发生违约导致商业银行发生损失的风险。交易对手违约风险加权资产为</w:t>
      </w:r>
      <w:del w:id="26" w:author="刘琦" w:date="2018-12-11T09:08:00Z">
        <w:r>
          <w:rPr>
            <w:rFonts w:hint="eastAsia" w:ascii="宋体" w:hAnsi="宋体" w:eastAsia="宋体" w:cs="宋体"/>
            <w:color w:val="auto"/>
            <w:sz w:val="21"/>
            <w:szCs w:val="21"/>
          </w:rPr>
          <w:delText>场外</w:delText>
        </w:r>
      </w:del>
      <w:r>
        <w:rPr>
          <w:rFonts w:hint="eastAsia" w:ascii="宋体" w:hAnsi="宋体" w:eastAsia="宋体" w:cs="宋体"/>
          <w:color w:val="auto"/>
          <w:sz w:val="21"/>
          <w:szCs w:val="21"/>
        </w:rPr>
        <w:t>衍生工具交易的违约风险暴露</w:t>
      </w:r>
      <w:r>
        <w:rPr>
          <w:rFonts w:hint="eastAsia" w:ascii="宋体" w:hAnsi="宋体" w:cs="宋体"/>
          <w:color w:val="auto"/>
          <w:sz w:val="21"/>
          <w:szCs w:val="21"/>
          <w:lang w:eastAsia="zh-CN"/>
        </w:rPr>
        <w:t>（</w:t>
      </w:r>
      <w:r>
        <w:rPr>
          <w:rFonts w:hint="eastAsia" w:ascii="宋体" w:hAnsi="宋体" w:cs="宋体"/>
          <w:color w:val="auto"/>
          <w:sz w:val="21"/>
          <w:szCs w:val="21"/>
          <w:lang w:val="en-US" w:eastAsia="zh-CN"/>
        </w:rPr>
        <w:t>EAD</w:t>
      </w:r>
      <w:r>
        <w:rPr>
          <w:rFonts w:hint="eastAsia" w:ascii="宋体" w:hAnsi="宋体" w:cs="宋体"/>
          <w:color w:val="auto"/>
          <w:sz w:val="21"/>
          <w:szCs w:val="21"/>
          <w:lang w:eastAsia="zh-CN"/>
        </w:rPr>
        <w:t>）</w:t>
      </w:r>
      <w:r>
        <w:rPr>
          <w:rFonts w:hint="eastAsia" w:ascii="宋体" w:hAnsi="宋体" w:eastAsia="宋体" w:cs="宋体"/>
          <w:color w:val="auto"/>
          <w:sz w:val="21"/>
          <w:szCs w:val="21"/>
        </w:rPr>
        <w:t>乘以交易对手的风险权重，</w:t>
      </w:r>
      <w:r>
        <w:rPr>
          <w:rFonts w:hint="eastAsia" w:ascii="宋体" w:hAnsi="宋体" w:cs="宋体"/>
          <w:color w:val="auto"/>
          <w:sz w:val="21"/>
          <w:szCs w:val="21"/>
          <w:lang w:eastAsia="zh-CN"/>
        </w:rPr>
        <w:t>交</w:t>
      </w:r>
      <w:r>
        <w:rPr>
          <w:rFonts w:hint="eastAsia" w:ascii="宋体" w:hAnsi="宋体" w:eastAsia="宋体" w:cs="宋体"/>
          <w:color w:val="auto"/>
          <w:sz w:val="21"/>
          <w:szCs w:val="21"/>
        </w:rPr>
        <w:t>易对手的违约风险暴露应为重置成本（RC）与潜在风险暴露（PFE）之和</w:t>
      </w:r>
      <w:r>
        <w:rPr>
          <w:rFonts w:hint="eastAsia" w:ascii="宋体" w:hAnsi="宋体" w:cs="宋体"/>
          <w:color w:val="auto"/>
          <w:sz w:val="21"/>
          <w:szCs w:val="21"/>
          <w:lang w:eastAsia="zh-CN"/>
        </w:rPr>
        <w:t>乘以调整系数</w:t>
      </w:r>
      <w:r>
        <w:rPr>
          <w:rFonts w:hint="eastAsia" w:ascii="宋体" w:hAnsi="宋体" w:eastAsia="宋体" w:cs="宋体"/>
          <w:color w:val="auto"/>
          <w:sz w:val="21"/>
          <w:szCs w:val="21"/>
        </w:rPr>
        <w:t>。对同一交易对手而言，与其在表内的风险权重一致。本表按逐个交易对手填报。</w:t>
      </w:r>
    </w:p>
    <w:p>
      <w:pPr>
        <w:widowControl w:val="0"/>
        <w:wordWrap/>
        <w:adjustRightInd/>
        <w:snapToGrid/>
        <w:spacing w:line="480" w:lineRule="exact"/>
        <w:ind w:right="0" w:firstLine="422" w:firstLineChars="200"/>
        <w:textAlignment w:val="auto"/>
        <w:rPr>
          <w:rFonts w:hint="eastAsia" w:ascii="宋体" w:hAnsi="宋体" w:eastAsia="宋体" w:cs="宋体"/>
          <w:b/>
          <w:sz w:val="21"/>
          <w:szCs w:val="21"/>
        </w:rPr>
      </w:pPr>
      <w:r>
        <w:rPr>
          <w:rFonts w:hint="eastAsia" w:ascii="宋体" w:hAnsi="宋体" w:eastAsia="宋体" w:cs="宋体"/>
          <w:b/>
          <w:sz w:val="21"/>
          <w:szCs w:val="21"/>
        </w:rPr>
        <w:t>第I.I部分：净额结算覆盖部分的违约风险暴露</w:t>
      </w:r>
    </w:p>
    <w:p>
      <w:pPr>
        <w:widowControl w:val="0"/>
        <w:wordWrap/>
        <w:adjustRightInd/>
        <w:snapToGrid/>
        <w:spacing w:line="480" w:lineRule="exact"/>
        <w:ind w:right="0" w:firstLine="42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A</w:t>
      </w:r>
      <w:r>
        <w:rPr>
          <w:rFonts w:hint="eastAsia" w:ascii="宋体" w:hAnsi="宋体" w:eastAsia="宋体" w:cs="宋体"/>
          <w:sz w:val="21"/>
          <w:szCs w:val="21"/>
          <w:highlight w:val="none"/>
        </w:rPr>
        <w:t>]</w:t>
      </w:r>
      <w:r>
        <w:rPr>
          <w:rFonts w:hint="eastAsia" w:ascii="宋体" w:hAnsi="宋体" w:eastAsia="宋体" w:cs="宋体"/>
          <w:sz w:val="21"/>
          <w:szCs w:val="21"/>
          <w:highlight w:val="none"/>
          <w:lang w:eastAsia="zh-CN"/>
        </w:rPr>
        <w:t>交易对手名称</w:t>
      </w:r>
      <w:r>
        <w:rPr>
          <w:rFonts w:hint="eastAsia" w:ascii="宋体" w:hAnsi="宋体" w:cs="宋体"/>
          <w:sz w:val="21"/>
          <w:szCs w:val="21"/>
          <w:highlight w:val="none"/>
          <w:lang w:eastAsia="zh-CN"/>
        </w:rPr>
        <w:t>：</w:t>
      </w:r>
    </w:p>
    <w:p>
      <w:pPr>
        <w:widowControl w:val="0"/>
        <w:wordWrap/>
        <w:adjustRightInd/>
        <w:snapToGrid/>
        <w:spacing w:line="480" w:lineRule="exact"/>
        <w:ind w:right="0" w:firstLine="42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B</w:t>
      </w:r>
      <w:r>
        <w:rPr>
          <w:rFonts w:hint="eastAsia" w:ascii="宋体" w:hAnsi="宋体" w:eastAsia="宋体" w:cs="宋体"/>
          <w:sz w:val="21"/>
          <w:szCs w:val="21"/>
          <w:highlight w:val="none"/>
        </w:rPr>
        <w:t>]</w:t>
      </w:r>
      <w:r>
        <w:rPr>
          <w:rFonts w:hint="eastAsia" w:ascii="宋体" w:hAnsi="宋体" w:eastAsia="宋体" w:cs="宋体"/>
          <w:sz w:val="21"/>
          <w:szCs w:val="21"/>
          <w:highlight w:val="none"/>
          <w:lang w:eastAsia="zh-CN"/>
        </w:rPr>
        <w:t>客户代码</w:t>
      </w:r>
      <w:r>
        <w:rPr>
          <w:rFonts w:hint="eastAsia" w:ascii="宋体" w:hAnsi="宋体" w:cs="宋体"/>
          <w:sz w:val="21"/>
          <w:szCs w:val="21"/>
          <w:highlight w:val="none"/>
          <w:lang w:eastAsia="zh-CN"/>
        </w:rPr>
        <w:t>：</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C</w:t>
      </w:r>
      <w:r>
        <w:rPr>
          <w:rFonts w:hint="eastAsia" w:ascii="宋体" w:hAnsi="宋体" w:eastAsia="宋体" w:cs="宋体"/>
          <w:sz w:val="21"/>
          <w:szCs w:val="21"/>
        </w:rPr>
        <w:t>]</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交易对手风险权重</w:t>
      </w:r>
      <w:r>
        <w:rPr>
          <w:rFonts w:hint="eastAsia" w:ascii="宋体" w:hAnsi="宋体" w:cs="宋体"/>
          <w:sz w:val="21"/>
          <w:szCs w:val="21"/>
          <w:lang w:eastAsia="zh-CN"/>
        </w:rPr>
        <w:t>：</w:t>
      </w:r>
      <w:r>
        <w:rPr>
          <w:rFonts w:hint="eastAsia" w:ascii="宋体" w:hAnsi="宋体" w:eastAsia="宋体" w:cs="宋体"/>
          <w:sz w:val="21"/>
          <w:szCs w:val="21"/>
          <w:lang w:val="en-US" w:eastAsia="zh-CN"/>
        </w:rPr>
        <w:t>是指该交易对手在权重法下的风险权重系数，</w:t>
      </w:r>
      <w:r>
        <w:rPr>
          <w:rFonts w:hint="eastAsia" w:ascii="宋体" w:hAnsi="宋体" w:eastAsia="宋体" w:cs="宋体"/>
          <w:sz w:val="21"/>
          <w:szCs w:val="21"/>
        </w:rPr>
        <w:t>根据《商业银行资本管理办法（试行）》附件</w:t>
      </w:r>
      <w:r>
        <w:rPr>
          <w:rFonts w:hint="eastAsia" w:ascii="宋体" w:hAnsi="宋体" w:eastAsia="宋体" w:cs="宋体"/>
          <w:sz w:val="21"/>
          <w:szCs w:val="21"/>
          <w:lang w:val="en-US" w:eastAsia="zh-CN"/>
        </w:rPr>
        <w:t>2</w:t>
      </w:r>
      <w:r>
        <w:rPr>
          <w:rFonts w:hint="eastAsia" w:ascii="宋体" w:hAnsi="宋体" w:eastAsia="宋体" w:cs="宋体"/>
          <w:sz w:val="21"/>
          <w:szCs w:val="21"/>
        </w:rPr>
        <w:t>第一部分“表内资产风险权重”确定。</w:t>
      </w:r>
    </w:p>
    <w:p>
      <w:pPr>
        <w:widowControl w:val="0"/>
        <w:wordWrap/>
        <w:adjustRightInd/>
        <w:snapToGrid/>
        <w:spacing w:line="480" w:lineRule="exact"/>
        <w:ind w:right="0" w:firstLine="420"/>
        <w:textAlignment w:val="auto"/>
        <w:rPr>
          <w:rFonts w:hint="eastAsia" w:ascii="宋体" w:hAnsi="宋体" w:eastAsia="宋体" w:cs="宋体"/>
          <w:b w:val="0"/>
          <w:bCs w:val="0"/>
          <w:sz w:val="21"/>
          <w:szCs w:val="21"/>
          <w:lang w:eastAsia="zh-CN"/>
        </w:rPr>
      </w:pPr>
      <w:r>
        <w:rPr>
          <w:rFonts w:hint="eastAsia" w:ascii="宋体" w:hAnsi="宋体" w:eastAsia="宋体" w:cs="宋体"/>
          <w:sz w:val="21"/>
          <w:szCs w:val="21"/>
        </w:rPr>
        <w:t>[</w:t>
      </w:r>
      <w:r>
        <w:rPr>
          <w:rFonts w:hint="eastAsia" w:ascii="宋体" w:hAnsi="宋体" w:eastAsia="宋体" w:cs="宋体"/>
          <w:sz w:val="21"/>
          <w:szCs w:val="21"/>
          <w:lang w:val="en-US" w:eastAsia="zh-CN"/>
        </w:rPr>
        <w:t>D-I</w:t>
      </w:r>
      <w:r>
        <w:rPr>
          <w:rFonts w:hint="eastAsia" w:ascii="宋体" w:hAnsi="宋体" w:eastAsia="宋体" w:cs="宋体"/>
          <w:sz w:val="21"/>
          <w:szCs w:val="21"/>
        </w:rPr>
        <w:t>]</w:t>
      </w:r>
      <w:r>
        <w:rPr>
          <w:rFonts w:hint="eastAsia" w:ascii="宋体" w:hAnsi="宋体" w:eastAsia="宋体" w:cs="宋体"/>
          <w:sz w:val="21"/>
          <w:szCs w:val="21"/>
          <w:lang w:val="en-US" w:eastAsia="zh-CN"/>
        </w:rPr>
        <w:t>：</w:t>
      </w:r>
      <w:r>
        <w:rPr>
          <w:rFonts w:hint="eastAsia" w:ascii="宋体" w:hAnsi="宋体" w:eastAsia="宋体" w:cs="宋体"/>
          <w:b w:val="0"/>
          <w:bCs w:val="0"/>
          <w:sz w:val="21"/>
          <w:szCs w:val="21"/>
          <w:lang w:eastAsia="zh-CN"/>
        </w:rPr>
        <w:t>重置成本计算</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1．商业银行应区分保证金衍生品交易和无保证金衍生品交易。对于同一净额结算组合，保证金衍生品交易的违约暴露以无保证金衍生品交易的违约暴露为上限。</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2.对于无保证金交易，重置成本计算公式如下：</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SA"/>
        </w:rPr>
        <w:object>
          <v:shape id="_x0000_i1025" o:spt="75" type="#_x0000_t75" style="height:22.55pt;width:138pt;" o:ole="t" fillcolor="#FFFFFF" filled="f" o:preferrelative="t" stroked="f" coordsize="21600,21600">
            <v:path/>
            <v:fill on="f" color2="#FFFFFF" focussize="0,0"/>
            <v:stroke on="f"/>
            <v:imagedata r:id="rId5" gain="65536f" blacklevel="0f" gamma="0" o:title=""/>
            <o:lock v:ext="edit" position="f" selection="f" grouping="f" rotation="f" cropping="f" text="f" aspectratio="f"/>
            <w10:wrap type="none"/>
            <w10:anchorlock/>
          </v:shape>
          <o:OLEObject Type="Embed" ProgID="" ShapeID="_x0000_i1025" DrawAspect="Content" ObjectID="_1468075725" r:id="rId4">
            <o:LockedField>false</o:LockedField>
          </o:OLEObject>
        </w:objec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其中：V为净额结算组合衍生品的盯市价值；C为银行持有的抵质押品净额（收到的抵质押品扣除提交的抵质押品）经折扣调整后的价值。</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3.对于保证金交易，重置成本计算公式如下：</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kern w:val="0"/>
          <w:sz w:val="21"/>
          <w:szCs w:val="21"/>
          <w:lang w:val="en-US" w:eastAsia="zh-CN" w:bidi="ar-SA"/>
        </w:rPr>
        <w:object>
          <v:shape id="_x0000_i1026" o:spt="75" type="#_x0000_t75" style="height:22.5pt;width:275.25pt;" o:ole="t" fillcolor="#FFFFFF" filled="f" o:preferrelative="t" stroked="f" coordsize="21600,21600">
            <v:path/>
            <v:fill on="f" color2="#FFFFFF" focussize="0,0"/>
            <v:stroke on="f"/>
            <v:imagedata r:id="rId7" gain="65536f" blacklevel="0f" gamma="0" o:title=""/>
            <o:lock v:ext="edit" position="f" selection="f" grouping="f" rotation="f" cropping="f" text="f" aspectratio="f"/>
            <w10:wrap type="none"/>
            <w10:anchorlock/>
          </v:shape>
          <o:OLEObject Type="Embed" ProgID="" ShapeID="_x0000_i1026" DrawAspect="Content" ObjectID="_1468075726" r:id="rId6">
            <o:LockedField>false</o:LockedField>
          </o:OLEObject>
        </w:objec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其中：V和C的定义与无保证金交易相同；TH是一个正的阈值。超过该阈值，交易对手必须向银行提交抵质押品；MTA为交易对手追加可变保证金最低触发值；NICA为净独立抵质押品的价值，即在交易对手违约情况下，银行可以用来抵消风险暴露的抵质押品价值。NICA不包括银行向分离的、破产隔离账户提交的抵质押品。</w:t>
      </w: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D</w:t>
      </w:r>
      <w:r>
        <w:rPr>
          <w:rFonts w:hint="eastAsia" w:ascii="宋体" w:hAnsi="宋体" w:eastAsia="宋体" w:cs="宋体"/>
          <w:sz w:val="21"/>
          <w:szCs w:val="21"/>
        </w:rPr>
        <w:t>]保证金未覆盖部分的V：该交易对手的衍生工具保证金未覆盖部分中，盯市价值总和。</w:t>
      </w: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E</w:t>
      </w:r>
      <w:r>
        <w:rPr>
          <w:rFonts w:hint="eastAsia" w:ascii="宋体" w:hAnsi="宋体" w:eastAsia="宋体" w:cs="宋体"/>
          <w:sz w:val="21"/>
          <w:szCs w:val="21"/>
        </w:rPr>
        <w:t>]保证金未覆盖部分的C：该交易对手的衍生工具中保证金未覆盖部分中，银行持有的抵质押品净额（收到的抵质押品扣除提交的抵质押品）经折扣调整后的价值。</w:t>
      </w: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F</w:t>
      </w:r>
      <w:r>
        <w:rPr>
          <w:rFonts w:hint="eastAsia" w:ascii="宋体" w:hAnsi="宋体" w:eastAsia="宋体" w:cs="宋体"/>
          <w:sz w:val="21"/>
          <w:szCs w:val="21"/>
        </w:rPr>
        <w:t>]保证金覆盖部分的TH：该交易对手的衍生工具中保证金未覆盖部分中设定的正阈值，超过该阈值，交易对手必须向银行提交抵质押品。</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G</w:t>
      </w:r>
      <w:r>
        <w:rPr>
          <w:rFonts w:hint="eastAsia" w:ascii="宋体" w:hAnsi="宋体" w:eastAsia="宋体" w:cs="宋体"/>
          <w:sz w:val="21"/>
          <w:szCs w:val="21"/>
        </w:rPr>
        <w:t>]保证金覆盖部分的MTA：MTA为交易对手追加可变保证金最低触发值。</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H</w:t>
      </w:r>
      <w:r>
        <w:rPr>
          <w:rFonts w:hint="eastAsia" w:ascii="宋体" w:hAnsi="宋体" w:eastAsia="宋体" w:cs="宋体"/>
          <w:sz w:val="21"/>
          <w:szCs w:val="21"/>
        </w:rPr>
        <w:t>]保证金覆盖部分的NICA：NICA为净独立抵质押品的价值，即在交易对手违约情况下，银行可以用来抵消风险暴露的抵质押品价值。NICA不包括银行向分离的、破产隔离账户提交的抵质押品。</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I</w:t>
      </w:r>
      <w:r>
        <w:rPr>
          <w:rFonts w:hint="eastAsia" w:ascii="宋体" w:hAnsi="宋体" w:eastAsia="宋体" w:cs="宋体"/>
          <w:sz w:val="21"/>
          <w:szCs w:val="21"/>
        </w:rPr>
        <w:t>]合计：是指该交易对手所有衍生工具交易重置成</w:t>
      </w:r>
      <w:r>
        <w:rPr>
          <w:rFonts w:hint="eastAsia" w:ascii="宋体" w:hAnsi="宋体" w:eastAsia="宋体" w:cs="宋体"/>
          <w:sz w:val="21"/>
          <w:szCs w:val="21"/>
          <w:highlight w:val="none"/>
        </w:rPr>
        <w:t>本的总和</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I=D</w:t>
      </w:r>
      <w:ins w:id="27" w:author="周世杰" w:date="2019-01-30T15:25:00Z">
        <w:r>
          <w:rPr>
            <w:rFonts w:hint="eastAsia" w:ascii="宋体" w:hAnsi="宋体" w:cs="宋体"/>
            <w:sz w:val="21"/>
            <w:szCs w:val="21"/>
            <w:highlight w:val="none"/>
            <w:lang w:val="en-US" w:eastAsia="zh-CN"/>
          </w:rPr>
          <w:t>-</w:t>
        </w:r>
      </w:ins>
      <w:del w:id="28" w:author="周世杰" w:date="2019-01-30T15:25:00Z">
        <w:r>
          <w:rPr>
            <w:rFonts w:hint="eastAsia" w:ascii="宋体" w:hAnsi="宋体" w:eastAsia="宋体" w:cs="宋体"/>
            <w:sz w:val="21"/>
            <w:szCs w:val="21"/>
            <w:highlight w:val="none"/>
            <w:lang w:val="en-US" w:eastAsia="zh-CN"/>
          </w:rPr>
          <w:delText>+</w:delText>
        </w:r>
      </w:del>
      <w:r>
        <w:rPr>
          <w:rFonts w:hint="eastAsia" w:ascii="宋体" w:hAnsi="宋体" w:eastAsia="宋体" w:cs="宋体"/>
          <w:sz w:val="21"/>
          <w:szCs w:val="21"/>
          <w:highlight w:val="none"/>
          <w:lang w:val="en-US" w:eastAsia="zh-CN"/>
        </w:rPr>
        <w:t>E+F+G</w:t>
      </w:r>
      <w:ins w:id="29" w:author="周世杰" w:date="2019-01-30T15:25:00Z">
        <w:r>
          <w:rPr>
            <w:rFonts w:hint="eastAsia" w:ascii="宋体" w:hAnsi="宋体" w:cs="宋体"/>
            <w:sz w:val="21"/>
            <w:szCs w:val="21"/>
            <w:highlight w:val="none"/>
            <w:lang w:val="en-US" w:eastAsia="zh-CN"/>
          </w:rPr>
          <w:t>-</w:t>
        </w:r>
      </w:ins>
      <w:del w:id="30" w:author="周世杰" w:date="2019-01-30T15:25:00Z">
        <w:r>
          <w:rPr>
            <w:rFonts w:hint="eastAsia" w:ascii="宋体" w:hAnsi="宋体" w:eastAsia="宋体" w:cs="宋体"/>
            <w:sz w:val="21"/>
            <w:szCs w:val="21"/>
            <w:highlight w:val="none"/>
            <w:lang w:val="en-US" w:eastAsia="zh-CN"/>
          </w:rPr>
          <w:delText>+</w:delText>
        </w:r>
      </w:del>
      <w:r>
        <w:rPr>
          <w:rFonts w:hint="eastAsia" w:ascii="宋体" w:hAnsi="宋体" w:eastAsia="宋体" w:cs="宋体"/>
          <w:sz w:val="21"/>
          <w:szCs w:val="21"/>
          <w:highlight w:val="none"/>
          <w:lang w:val="en-US" w:eastAsia="zh-CN"/>
        </w:rPr>
        <w:t>H。</w:t>
      </w:r>
    </w:p>
    <w:p>
      <w:pPr>
        <w:widowControl w:val="0"/>
        <w:wordWrap/>
        <w:adjustRightInd/>
        <w:snapToGrid/>
        <w:spacing w:line="480" w:lineRule="exact"/>
        <w:ind w:right="0"/>
        <w:textAlignment w:val="auto"/>
        <w:rPr>
          <w:rFonts w:hint="eastAsia" w:ascii="宋体" w:hAnsi="宋体" w:eastAsia="宋体" w:cs="宋体"/>
          <w:sz w:val="21"/>
          <w:szCs w:val="21"/>
          <w:highlight w:val="yellow"/>
          <w:lang w:val="en-US" w:eastAsia="zh-CN"/>
        </w:rPr>
      </w:pPr>
    </w:p>
    <w:p>
      <w:pPr>
        <w:widowControl w:val="0"/>
        <w:wordWrap/>
        <w:adjustRightInd/>
        <w:snapToGrid/>
        <w:spacing w:line="480" w:lineRule="exact"/>
        <w:ind w:right="0" w:firstLine="420"/>
        <w:textAlignment w:val="auto"/>
        <w:rPr>
          <w:rFonts w:hint="eastAsia" w:ascii="宋体" w:hAnsi="宋体" w:eastAsia="宋体" w:cs="宋体"/>
          <w:b w:val="0"/>
          <w:bCs w:val="0"/>
          <w:sz w:val="21"/>
          <w:szCs w:val="21"/>
          <w:lang w:eastAsia="zh-CN"/>
        </w:rPr>
      </w:pPr>
      <w:r>
        <w:rPr>
          <w:rFonts w:hint="eastAsia" w:ascii="宋体" w:hAnsi="宋体" w:eastAsia="宋体" w:cs="宋体"/>
          <w:sz w:val="21"/>
          <w:szCs w:val="21"/>
        </w:rPr>
        <w:t>[</w:t>
      </w:r>
      <w:r>
        <w:rPr>
          <w:rFonts w:hint="eastAsia" w:ascii="宋体" w:hAnsi="宋体" w:eastAsia="宋体" w:cs="宋体"/>
          <w:sz w:val="21"/>
          <w:szCs w:val="21"/>
          <w:lang w:val="en-US" w:eastAsia="zh-CN"/>
        </w:rPr>
        <w:t>J-V</w:t>
      </w:r>
      <w:r>
        <w:rPr>
          <w:rFonts w:hint="eastAsia" w:ascii="宋体" w:hAnsi="宋体" w:eastAsia="宋体" w:cs="宋体"/>
          <w:sz w:val="21"/>
          <w:szCs w:val="21"/>
        </w:rPr>
        <w:t>]</w:t>
      </w:r>
      <w:r>
        <w:rPr>
          <w:rFonts w:hint="eastAsia" w:ascii="宋体" w:hAnsi="宋体" w:eastAsia="宋体" w:cs="宋体"/>
          <w:sz w:val="21"/>
          <w:szCs w:val="21"/>
          <w:lang w:val="en-US" w:eastAsia="zh-CN"/>
        </w:rPr>
        <w:t>潜在风险暴露</w:t>
      </w:r>
      <w:r>
        <w:rPr>
          <w:rFonts w:hint="eastAsia" w:ascii="宋体" w:hAnsi="宋体" w:eastAsia="宋体" w:cs="宋体"/>
          <w:b w:val="0"/>
          <w:bCs w:val="0"/>
          <w:sz w:val="21"/>
          <w:szCs w:val="21"/>
          <w:lang w:eastAsia="zh-CN"/>
        </w:rPr>
        <w:t>计算</w:t>
      </w:r>
      <w:r>
        <w:rPr>
          <w:rFonts w:hint="eastAsia" w:ascii="宋体" w:hAnsi="宋体" w:cs="宋体"/>
          <w:b w:val="0"/>
          <w:bCs w:val="0"/>
          <w:sz w:val="21"/>
          <w:szCs w:val="21"/>
          <w:lang w:eastAsia="zh-CN"/>
        </w:rPr>
        <w:t>：</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潜在风险暴露的计算公式如下：</w:t>
      </w:r>
    </w:p>
    <w:p>
      <w:pPr>
        <w:pStyle w:val="15"/>
        <w:widowControl w:val="0"/>
        <w:wordWrap/>
        <w:adjustRightInd/>
        <w:snapToGrid/>
        <w:spacing w:line="480" w:lineRule="exact"/>
        <w:ind w:left="420" w:leftChars="200" w:right="0" w:firstLine="0" w:firstLineChars="0"/>
        <w:jc w:val="center"/>
        <w:textAlignment w:val="auto"/>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_x0000_i1027" o:spt="75" type="#_x0000_t75" style="height:22.5pt;width:204.05pt;" o:ole="t" fillcolor="#FFFFFF" filled="f" o:preferrelative="t" stroked="f" coordsize="21600,21600">
            <v:path/>
            <v:fill on="f" color2="#FFFFFF" focussize="0,0"/>
            <v:stroke on="f"/>
            <v:imagedata r:id="rId9" gain="65536f" blacklevel="0f" gamma="0" o:title=""/>
            <o:lock v:ext="edit" position="f" selection="f" grouping="f" rotation="f" cropping="f" text="f" aspectratio="f"/>
            <w10:wrap type="none"/>
            <w10:anchorlock/>
          </v:shape>
          <o:OLEObject Type="Embed" ProgID="" ShapeID="_x0000_i1027" DrawAspect="Content" ObjectID="_1468075727" r:id="rId8">
            <o:LockedField>false</o:LockedField>
          </o:OLEObject>
        </w:object>
      </w:r>
    </w:p>
    <w:p>
      <w:pPr>
        <w:pStyle w:val="15"/>
        <w:widowControl w:val="0"/>
        <w:wordWrap/>
        <w:adjustRightInd/>
        <w:snapToGrid/>
        <w:spacing w:line="480" w:lineRule="exact"/>
        <w:ind w:right="0" w:firstLine="720"/>
        <w:textAlignment w:val="auto"/>
        <w:rPr>
          <w:rFonts w:hint="eastAsia" w:ascii="宋体" w:hAnsi="宋体" w:eastAsia="宋体" w:cs="宋体"/>
          <w:kern w:val="0"/>
          <w:sz w:val="21"/>
          <w:szCs w:val="21"/>
        </w:rPr>
      </w:pPr>
      <w:r>
        <w:rPr>
          <w:rFonts w:hint="eastAsia" w:ascii="宋体" w:hAnsi="宋体" w:eastAsia="宋体" w:cs="宋体"/>
          <w:kern w:val="0"/>
          <w:sz w:val="21"/>
          <w:szCs w:val="21"/>
        </w:rPr>
        <w:t>其中：AddOn</w:t>
      </w:r>
      <w:r>
        <w:rPr>
          <w:rFonts w:hint="eastAsia" w:ascii="宋体" w:hAnsi="宋体" w:eastAsia="宋体" w:cs="宋体"/>
          <w:kern w:val="0"/>
          <w:sz w:val="36"/>
          <w:szCs w:val="36"/>
          <w:vertAlign w:val="superscript"/>
        </w:rPr>
        <w:t>aggregate</w:t>
      </w:r>
      <w:r>
        <w:rPr>
          <w:rFonts w:hint="eastAsia" w:ascii="宋体" w:hAnsi="宋体" w:eastAsia="宋体" w:cs="宋体"/>
          <w:kern w:val="0"/>
          <w:sz w:val="21"/>
          <w:szCs w:val="21"/>
        </w:rPr>
        <w:t>为全部衍生品交易的总附加暴露</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multiplier为认可超值抵押或负盯市价值的乘数因子。</w:t>
      </w:r>
    </w:p>
    <w:p>
      <w:pPr>
        <w:pStyle w:val="15"/>
        <w:widowControl w:val="0"/>
        <w:wordWrap/>
        <w:adjustRightInd/>
        <w:snapToGrid/>
        <w:spacing w:line="480" w:lineRule="exact"/>
        <w:ind w:right="0" w:firstLine="720"/>
        <w:textAlignment w:val="auto"/>
        <w:rPr>
          <w:rFonts w:hint="eastAsia" w:ascii="宋体" w:hAnsi="宋体" w:eastAsia="宋体" w:cs="宋体"/>
          <w:kern w:val="0"/>
          <w:sz w:val="21"/>
          <w:szCs w:val="21"/>
        </w:rPr>
      </w:pPr>
      <w:r>
        <w:rPr>
          <w:rFonts w:hint="eastAsia" w:ascii="宋体" w:hAnsi="宋体" w:eastAsia="宋体" w:cs="宋体"/>
          <w:kern w:val="0"/>
          <w:sz w:val="21"/>
          <w:szCs w:val="21"/>
        </w:rPr>
        <w:t>[J/L/N/P/R]</w:t>
      </w:r>
      <w:r>
        <w:rPr>
          <w:rFonts w:hint="eastAsia" w:ascii="宋体" w:hAnsi="宋体" w:eastAsia="宋体" w:cs="宋体"/>
          <w:kern w:val="0"/>
          <w:sz w:val="21"/>
          <w:szCs w:val="21"/>
          <w:lang w:eastAsia="zh-CN"/>
        </w:rPr>
        <w:t>各类衍生金融工具的</w:t>
      </w:r>
      <w:r>
        <w:rPr>
          <w:rFonts w:hint="eastAsia" w:ascii="宋体" w:hAnsi="宋体" w:eastAsia="宋体" w:cs="宋体"/>
          <w:kern w:val="0"/>
          <w:sz w:val="21"/>
          <w:szCs w:val="21"/>
        </w:rPr>
        <w:t>名义本金：持有对该交易对手的衍生工具的名义金额或合约账面金额，分</w:t>
      </w:r>
      <w:r>
        <w:rPr>
          <w:rFonts w:hint="eastAsia" w:ascii="宋体" w:hAnsi="宋体" w:eastAsia="宋体" w:cs="宋体"/>
          <w:kern w:val="0"/>
          <w:sz w:val="21"/>
          <w:szCs w:val="21"/>
          <w:lang w:eastAsia="zh-CN"/>
        </w:rPr>
        <w:t>别</w:t>
      </w:r>
      <w:r>
        <w:rPr>
          <w:rFonts w:hint="eastAsia" w:ascii="宋体" w:hAnsi="宋体" w:eastAsia="宋体" w:cs="宋体"/>
          <w:kern w:val="0"/>
          <w:sz w:val="21"/>
          <w:szCs w:val="21"/>
        </w:rPr>
        <w:t>按照不同资产类别填写</w:t>
      </w:r>
      <w:del w:id="31" w:author="周世杰" w:date="2019-03-08T14:47:00Z">
        <w:r>
          <w:rPr>
            <w:rFonts w:hint="eastAsia" w:ascii="宋体" w:hAnsi="宋体" w:cs="宋体"/>
            <w:kern w:val="0"/>
            <w:sz w:val="21"/>
            <w:szCs w:val="21"/>
            <w:lang w:eastAsia="zh-CN"/>
          </w:rPr>
          <w:delText>，</w:delText>
        </w:r>
      </w:del>
      <w:del w:id="32" w:author="周世杰" w:date="2019-03-08T14:47:00Z">
        <w:r>
          <w:rPr>
            <w:rFonts w:hint="eastAsia" w:ascii="宋体" w:hAnsi="宋体" w:eastAsia="宋体" w:cs="宋体"/>
            <w:kern w:val="0"/>
            <w:sz w:val="21"/>
            <w:szCs w:val="21"/>
            <w:lang w:eastAsia="zh-CN"/>
          </w:rPr>
          <w:delText>计算方法详见下文</w:delText>
        </w:r>
      </w:del>
      <w:r>
        <w:rPr>
          <w:rFonts w:hint="eastAsia" w:ascii="宋体" w:hAnsi="宋体" w:eastAsia="宋体" w:cs="宋体"/>
          <w:kern w:val="0"/>
          <w:sz w:val="21"/>
          <w:szCs w:val="21"/>
          <w:lang w:eastAsia="zh-CN"/>
        </w:rPr>
        <w:t>。</w:t>
      </w:r>
    </w:p>
    <w:p>
      <w:pPr>
        <w:pStyle w:val="15"/>
        <w:widowControl w:val="0"/>
        <w:wordWrap/>
        <w:adjustRightInd/>
        <w:snapToGrid/>
        <w:spacing w:line="480" w:lineRule="exact"/>
        <w:ind w:right="0" w:firstLine="720"/>
        <w:textAlignment w:val="auto"/>
        <w:rPr>
          <w:rFonts w:hint="eastAsia" w:ascii="宋体" w:hAnsi="宋体" w:eastAsia="宋体" w:cs="宋体"/>
          <w:kern w:val="0"/>
          <w:sz w:val="21"/>
          <w:szCs w:val="21"/>
        </w:rPr>
      </w:pPr>
      <w:r>
        <w:rPr>
          <w:rFonts w:hint="eastAsia" w:ascii="宋体" w:hAnsi="宋体" w:eastAsia="宋体" w:cs="宋体"/>
          <w:kern w:val="0"/>
          <w:sz w:val="21"/>
          <w:szCs w:val="21"/>
        </w:rPr>
        <w:t>衍生工具的资产类别包括：利率类工具、外汇类工具、信用类工具、股权类工具和商品类工具。资产分类的依据是衍生工具的主要风险因子，由其参考标的工具决定。当一个衍生工具同时包含不同类型的风险因子时，商业银行应根据不同风险因子的敏感性和波动率来确定主要风险因子，并保持主要风险因子判断方法的一致性。</w:t>
      </w:r>
    </w:p>
    <w:p>
      <w:pPr>
        <w:pStyle w:val="15"/>
        <w:widowControl w:val="0"/>
        <w:wordWrap/>
        <w:adjustRightInd/>
        <w:snapToGrid/>
        <w:spacing w:line="480" w:lineRule="exact"/>
        <w:ind w:right="0" w:firstLine="720"/>
        <w:textAlignment w:val="auto"/>
        <w:rPr>
          <w:rFonts w:hint="eastAsia" w:ascii="宋体" w:hAnsi="宋体" w:eastAsia="宋体" w:cs="宋体"/>
          <w:kern w:val="0"/>
          <w:sz w:val="21"/>
          <w:szCs w:val="21"/>
        </w:rPr>
      </w:pPr>
      <w:r>
        <w:rPr>
          <w:rFonts w:hint="eastAsia" w:ascii="宋体" w:hAnsi="宋体" w:eastAsia="宋体" w:cs="宋体"/>
          <w:kern w:val="0"/>
          <w:sz w:val="21"/>
          <w:szCs w:val="21"/>
        </w:rPr>
        <w:t>[</w:t>
      </w:r>
      <w:r>
        <w:rPr>
          <w:rFonts w:hint="eastAsia" w:ascii="宋体" w:hAnsi="宋体" w:eastAsia="宋体" w:cs="宋体"/>
          <w:kern w:val="0"/>
          <w:sz w:val="21"/>
          <w:szCs w:val="21"/>
          <w:lang w:val="en-US" w:eastAsia="zh-CN"/>
        </w:rPr>
        <w:t>T</w:t>
      </w:r>
      <w:r>
        <w:rPr>
          <w:rFonts w:hint="eastAsia" w:ascii="宋体" w:hAnsi="宋体" w:eastAsia="宋体" w:cs="宋体"/>
          <w:kern w:val="0"/>
          <w:sz w:val="21"/>
          <w:szCs w:val="21"/>
        </w:rPr>
        <w:t>]</w:t>
      </w:r>
      <w:r>
        <w:rPr>
          <w:rFonts w:hint="eastAsia" w:ascii="宋体" w:hAnsi="宋体" w:eastAsia="宋体" w:cs="宋体"/>
          <w:kern w:val="0"/>
          <w:sz w:val="21"/>
          <w:szCs w:val="21"/>
          <w:lang w:eastAsia="zh-CN"/>
        </w:rPr>
        <w:t>合计：各资产类别下所有衍生交易工具名义本金的总和，</w:t>
      </w:r>
      <w:r>
        <w:rPr>
          <w:rFonts w:hint="eastAsia" w:ascii="宋体" w:hAnsi="宋体" w:eastAsia="宋体" w:cs="宋体"/>
          <w:kern w:val="0"/>
          <w:sz w:val="21"/>
          <w:szCs w:val="21"/>
          <w:lang w:val="en-US" w:eastAsia="zh-CN"/>
        </w:rPr>
        <w:t>T=J+L+N+P+R</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[K/M/O/Q/S]Add-on：各资产类别下所有衍生交易工具的附加暴露</w:t>
      </w:r>
      <w:r>
        <w:rPr>
          <w:rFonts w:hint="eastAsia" w:ascii="宋体" w:hAnsi="宋体" w:eastAsia="宋体" w:cs="宋体"/>
          <w:sz w:val="21"/>
          <w:szCs w:val="21"/>
          <w:lang w:eastAsia="zh-CN"/>
        </w:rPr>
        <w:t>，</w:t>
      </w:r>
      <w:r>
        <w:rPr>
          <w:rFonts w:hint="eastAsia" w:ascii="宋体" w:hAnsi="宋体" w:eastAsia="宋体" w:cs="宋体"/>
          <w:kern w:val="0"/>
          <w:sz w:val="21"/>
          <w:szCs w:val="21"/>
        </w:rPr>
        <w:t>AddOn</w:t>
      </w:r>
      <w:r>
        <w:rPr>
          <w:rFonts w:hint="eastAsia" w:ascii="宋体" w:hAnsi="宋体" w:eastAsia="宋体" w:cs="宋体"/>
          <w:kern w:val="0"/>
          <w:sz w:val="36"/>
          <w:szCs w:val="36"/>
          <w:vertAlign w:val="superscript"/>
        </w:rPr>
        <w:t>aggregate</w:t>
      </w:r>
      <w:r>
        <w:rPr>
          <w:rFonts w:hint="eastAsia" w:ascii="宋体" w:hAnsi="宋体" w:eastAsia="宋体" w:cs="宋体"/>
          <w:sz w:val="21"/>
          <w:szCs w:val="21"/>
        </w:rPr>
        <w:t>应根据《衍生工具交易对手违约风险暴露计量方法》中的规定，按照不同资产类别分别计算</w:t>
      </w:r>
      <w:r>
        <w:rPr>
          <w:rFonts w:hint="eastAsia" w:ascii="宋体" w:hAnsi="宋体" w:eastAsia="宋体" w:cs="宋体"/>
          <w:sz w:val="21"/>
          <w:szCs w:val="21"/>
          <w:lang w:eastAsia="zh-CN"/>
        </w:rPr>
        <w:t>，计算方法详见下文。</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U</w:t>
      </w:r>
      <w:r>
        <w:rPr>
          <w:rFonts w:hint="eastAsia" w:ascii="宋体" w:hAnsi="宋体" w:eastAsia="宋体" w:cs="宋体"/>
          <w:sz w:val="21"/>
          <w:szCs w:val="21"/>
        </w:rPr>
        <w:t>]</w:t>
      </w:r>
      <w:r>
        <w:rPr>
          <w:rFonts w:hint="eastAsia" w:ascii="宋体" w:hAnsi="宋体" w:eastAsia="宋体" w:cs="宋体"/>
          <w:sz w:val="21"/>
          <w:szCs w:val="21"/>
          <w:lang w:eastAsia="zh-CN"/>
        </w:rPr>
        <w:t>合计：</w:t>
      </w:r>
      <w:r>
        <w:rPr>
          <w:rFonts w:hint="eastAsia" w:ascii="宋体" w:hAnsi="宋体" w:eastAsia="宋体" w:cs="宋体"/>
          <w:sz w:val="21"/>
          <w:szCs w:val="21"/>
        </w:rPr>
        <w:t>各资产类别下所有衍生交易工具的附加暴露</w:t>
      </w:r>
      <w:r>
        <w:rPr>
          <w:rFonts w:hint="eastAsia" w:ascii="宋体" w:hAnsi="宋体" w:eastAsia="宋体" w:cs="宋体"/>
          <w:sz w:val="21"/>
          <w:szCs w:val="21"/>
          <w:lang w:eastAsia="zh-CN"/>
        </w:rPr>
        <w:t>的综合，即</w:t>
      </w:r>
      <w:r>
        <w:rPr>
          <w:rFonts w:hint="eastAsia" w:ascii="宋体" w:hAnsi="宋体" w:eastAsia="宋体" w:cs="宋体"/>
          <w:kern w:val="0"/>
          <w:sz w:val="21"/>
          <w:szCs w:val="21"/>
        </w:rPr>
        <w:t>AddOn</w:t>
      </w:r>
      <w:r>
        <w:rPr>
          <w:rFonts w:hint="eastAsia" w:ascii="宋体" w:hAnsi="宋体" w:eastAsia="宋体" w:cs="宋体"/>
          <w:kern w:val="0"/>
          <w:sz w:val="36"/>
          <w:szCs w:val="36"/>
          <w:vertAlign w:val="superscript"/>
        </w:rPr>
        <w:t>aggregate</w:t>
      </w:r>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V</w:t>
      </w:r>
      <w:r>
        <w:rPr>
          <w:rFonts w:hint="eastAsia" w:ascii="宋体" w:hAnsi="宋体" w:eastAsia="宋体" w:cs="宋体"/>
          <w:sz w:val="21"/>
          <w:szCs w:val="21"/>
        </w:rPr>
        <w:t>]PFE：该交易对手的未来潜在暴露，等于全部衍生品交易的总附加暴露(add-on)乘以乘数因子（multiplier）</w:t>
      </w:r>
      <w:r>
        <w:rPr>
          <w:rFonts w:hint="eastAsia" w:ascii="宋体" w:hAnsi="宋体" w:eastAsia="宋体" w:cs="宋体"/>
          <w:sz w:val="21"/>
          <w:szCs w:val="21"/>
          <w:lang w:eastAsia="zh-CN"/>
        </w:rPr>
        <w:t>，乘数因子计算方法如下</w:t>
      </w:r>
    </w:p>
    <w:p>
      <w:pPr>
        <w:widowControl w:val="0"/>
        <w:wordWrap/>
        <w:adjustRightInd/>
        <w:snapToGrid/>
        <w:spacing w:line="240" w:lineRule="auto"/>
        <w:ind w:left="0" w:leftChars="0" w:right="0" w:firstLine="420" w:firstLineChars="0"/>
        <w:jc w:val="both"/>
        <w:textAlignment w:val="auto"/>
        <w:outlineLvl w:val="9"/>
        <w:rPr>
          <w:rFonts w:hint="eastAsia" w:ascii="宋体" w:hAnsi="宋体" w:eastAsia="宋体" w:cs="宋体"/>
          <w:position w:val="-30"/>
          <w:sz w:val="21"/>
          <w:szCs w:val="21"/>
        </w:rPr>
      </w:pPr>
      <w:r>
        <w:rPr>
          <w:rFonts w:hint="eastAsia" w:ascii="宋体" w:hAnsi="宋体" w:eastAsia="宋体" w:cs="宋体"/>
          <w:kern w:val="2"/>
          <w:position w:val="-30"/>
          <w:sz w:val="21"/>
          <w:szCs w:val="21"/>
          <w:lang w:val="en-US" w:eastAsia="zh-CN" w:bidi="ar-SA"/>
        </w:rPr>
        <w:object>
          <v:shape id="_x0000_i1028" o:spt="75" type="#_x0000_t75" style="height:34.5pt;width:302.25pt;" o:ole="t" fillcolor="#FFFFFF" filled="f" o:preferrelative="t" stroked="f" coordsize="21600,21600">
            <v:path/>
            <v:fill on="f" color2="#FFFFFF" focussize="0,0"/>
            <v:stroke on="f"/>
            <v:imagedata r:id="rId11" gain="65536f" blacklevel="0f" gamma="0" o:title=""/>
            <o:lock v:ext="edit" position="f" selection="f" grouping="f" rotation="f" cropping="f" text="f" aspectratio="t"/>
            <w10:wrap type="none"/>
            <w10:anchorlock/>
          </v:shape>
          <o:OLEObject Type="Embed" ProgID="" ShapeID="_x0000_i1028" DrawAspect="Content" ObjectID="_1468075728" r:id="rId10">
            <o:LockedField>false</o:LockedField>
          </o:OLEObject>
        </w:object>
      </w:r>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kern w:val="0"/>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EAD</w:t>
      </w:r>
      <w:r>
        <w:rPr>
          <w:rFonts w:hint="eastAsia" w:ascii="宋体" w:hAnsi="宋体" w:eastAsia="宋体" w:cs="宋体"/>
          <w:sz w:val="21"/>
          <w:szCs w:val="21"/>
        </w:rPr>
        <w:t>]</w:t>
      </w:r>
      <w:r>
        <w:rPr>
          <w:rFonts w:hint="eastAsia" w:ascii="宋体" w:hAnsi="宋体" w:eastAsia="宋体" w:cs="宋体"/>
          <w:sz w:val="21"/>
          <w:szCs w:val="21"/>
          <w:lang w:eastAsia="zh-CN"/>
        </w:rPr>
        <w:t>：交易对手违约风险暴露，等于重置成本和潜在风险暴露之和乘以调整系数</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计算公式如下：</w:t>
      </w:r>
    </w:p>
    <w:p>
      <w:pPr>
        <w:pStyle w:val="15"/>
        <w:widowControl w:val="0"/>
        <w:wordWrap/>
        <w:adjustRightInd/>
        <w:snapToGrid/>
        <w:spacing w:line="480" w:lineRule="exact"/>
        <w:ind w:left="420" w:leftChars="200" w:right="0" w:firstLine="0" w:firstLineChars="0"/>
        <w:jc w:val="center"/>
        <w:textAlignment w:val="auto"/>
        <w:rPr>
          <w:rFonts w:hint="eastAsia" w:ascii="宋体" w:hAnsi="宋体" w:eastAsia="宋体" w:cs="宋体"/>
          <w:kern w:val="0"/>
          <w:sz w:val="21"/>
          <w:szCs w:val="21"/>
        </w:rPr>
      </w:pPr>
      <w:r>
        <w:rPr>
          <w:rFonts w:hint="eastAsia" w:ascii="宋体" w:hAnsi="宋体" w:eastAsia="宋体" w:cs="宋体"/>
          <w:kern w:val="2"/>
          <w:position w:val="-10"/>
          <w:sz w:val="21"/>
          <w:szCs w:val="21"/>
          <w:lang w:val="en-US" w:eastAsia="zh-CN" w:bidi="ar-SA"/>
        </w:rPr>
        <w:object>
          <v:shape id="_x0000_i1029" o:spt="75" type="#_x0000_t75" style="height:22.5pt;width:168.5pt;" o:ole="t" fillcolor="#FFFFFF" filled="f" o:preferrelative="t" stroked="f" coordsize="21600,21600">
            <v:path/>
            <v:fill on="f" color2="#FFFFFF" focussize="0,0"/>
            <v:stroke on="f"/>
            <v:imagedata r:id="rId13" gain="65536f" blacklevel="0f" gamma="0" o:title=""/>
            <o:lock v:ext="edit" position="f" selection="f" grouping="f" rotation="f" cropping="f" text="f" aspectratio="f"/>
            <w10:wrap type="none"/>
            <w10:anchorlock/>
          </v:shape>
          <o:OLEObject Type="Embed" ProgID="" ShapeID="_x0000_i1029" DrawAspect="Content" ObjectID="_1468075729" r:id="rId12">
            <o:LockedField>false</o:LockedField>
          </o:OLEObject>
        </w:object>
      </w:r>
    </w:p>
    <w:p>
      <w:pPr>
        <w:pStyle w:val="15"/>
        <w:widowControl w:val="0"/>
        <w:wordWrap/>
        <w:adjustRightInd/>
        <w:snapToGrid/>
        <w:spacing w:line="480" w:lineRule="exact"/>
        <w:ind w:right="0" w:firstLine="720"/>
        <w:textAlignment w:val="auto"/>
        <w:rPr>
          <w:rFonts w:hint="eastAsia" w:ascii="宋体" w:hAnsi="宋体" w:eastAsia="宋体" w:cs="宋体"/>
          <w:sz w:val="21"/>
          <w:szCs w:val="21"/>
        </w:rPr>
      </w:pPr>
      <w:r>
        <w:rPr>
          <w:rFonts w:hint="eastAsia" w:ascii="宋体" w:hAnsi="宋体" w:eastAsia="宋体" w:cs="宋体"/>
          <w:iCs/>
          <w:sz w:val="21"/>
          <w:szCs w:val="21"/>
        </w:rPr>
        <w:t>RC</w:t>
      </w:r>
      <w:r>
        <w:rPr>
          <w:rFonts w:hint="eastAsia" w:ascii="宋体" w:hAnsi="宋体" w:eastAsia="宋体" w:cs="宋体"/>
          <w:kern w:val="0"/>
          <w:sz w:val="21"/>
          <w:szCs w:val="21"/>
        </w:rPr>
        <w:t>为重置成本，代表当前风险暴露；</w:t>
      </w:r>
      <w:r>
        <w:rPr>
          <w:rFonts w:hint="eastAsia" w:ascii="宋体" w:hAnsi="宋体" w:eastAsia="宋体" w:cs="宋体"/>
          <w:iCs/>
          <w:sz w:val="21"/>
          <w:szCs w:val="21"/>
        </w:rPr>
        <w:t>PFE</w:t>
      </w:r>
      <w:r>
        <w:rPr>
          <w:rFonts w:hint="eastAsia" w:ascii="宋体" w:hAnsi="宋体" w:eastAsia="宋体" w:cs="宋体"/>
          <w:kern w:val="0"/>
          <w:sz w:val="21"/>
          <w:szCs w:val="21"/>
        </w:rPr>
        <w:t>为潜在风险暴露</w:t>
      </w:r>
      <w:r>
        <w:rPr>
          <w:rFonts w:hint="eastAsia" w:ascii="宋体" w:hAnsi="宋体" w:eastAsia="宋体" w:cs="宋体"/>
          <w:kern w:val="0"/>
          <w:sz w:val="21"/>
          <w:szCs w:val="21"/>
          <w:lang w:eastAsia="zh-CN"/>
        </w:rPr>
        <w:t>，</w:t>
      </w:r>
      <w:r>
        <w:rPr>
          <w:rFonts w:hint="eastAsia" w:ascii="宋体" w:hAnsi="宋体" w:cs="宋体"/>
          <w:kern w:val="0"/>
          <w:sz w:val="21"/>
          <w:szCs w:val="21"/>
          <w:lang w:eastAsia="zh-CN"/>
        </w:rPr>
        <w:t>该栏目</w:t>
      </w:r>
      <w:r>
        <w:rPr>
          <w:rFonts w:hint="eastAsia" w:ascii="宋体" w:hAnsi="宋体" w:eastAsia="宋体" w:cs="宋体"/>
          <w:kern w:val="0"/>
          <w:sz w:val="21"/>
          <w:szCs w:val="21"/>
          <w:lang w:eastAsia="zh-CN"/>
        </w:rPr>
        <w:t>由表格自动计算。</w:t>
      </w:r>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RWA</w:t>
      </w:r>
      <w:r>
        <w:rPr>
          <w:rFonts w:hint="eastAsia" w:ascii="宋体" w:hAnsi="宋体" w:eastAsia="宋体" w:cs="宋体"/>
          <w:sz w:val="21"/>
          <w:szCs w:val="21"/>
        </w:rPr>
        <w:t>]</w:t>
      </w:r>
      <w:r>
        <w:rPr>
          <w:rFonts w:hint="eastAsia" w:ascii="宋体" w:hAnsi="宋体" w:eastAsia="宋体" w:cs="宋体"/>
          <w:sz w:val="21"/>
          <w:szCs w:val="21"/>
          <w:lang w:eastAsia="zh-CN"/>
        </w:rPr>
        <w:t>：风险加</w:t>
      </w:r>
      <w:ins w:id="33" w:author="周世杰" w:date="2019-01-30T15:27:00Z">
        <w:r>
          <w:rPr>
            <w:rFonts w:hint="eastAsia" w:ascii="宋体" w:hAnsi="宋体" w:cs="宋体"/>
            <w:sz w:val="21"/>
            <w:szCs w:val="21"/>
            <w:lang w:eastAsia="zh-CN"/>
          </w:rPr>
          <w:t>权</w:t>
        </w:r>
      </w:ins>
      <w:r>
        <w:rPr>
          <w:rFonts w:hint="eastAsia" w:ascii="宋体" w:hAnsi="宋体" w:eastAsia="宋体" w:cs="宋体"/>
          <w:sz w:val="21"/>
          <w:szCs w:val="21"/>
          <w:lang w:eastAsia="zh-CN"/>
        </w:rPr>
        <w:t>资产，等于交易对手违约风险暴露乘以交易对手风险权重，</w:t>
      </w:r>
      <w:r>
        <w:rPr>
          <w:rFonts w:hint="eastAsia" w:ascii="宋体" w:hAnsi="宋体" w:cs="宋体"/>
          <w:sz w:val="21"/>
          <w:szCs w:val="21"/>
          <w:lang w:eastAsia="zh-CN"/>
        </w:rPr>
        <w:t>该栏目</w:t>
      </w:r>
      <w:r>
        <w:rPr>
          <w:rFonts w:hint="eastAsia" w:ascii="宋体" w:hAnsi="宋体" w:eastAsia="宋体" w:cs="宋体"/>
          <w:sz w:val="21"/>
          <w:szCs w:val="21"/>
          <w:lang w:eastAsia="zh-CN"/>
        </w:rPr>
        <w:t>由表格自动计算。</w:t>
      </w:r>
    </w:p>
    <w:p>
      <w:pPr>
        <w:widowControl w:val="0"/>
        <w:wordWrap/>
        <w:adjustRightInd/>
        <w:snapToGrid/>
        <w:spacing w:line="480" w:lineRule="exact"/>
        <w:ind w:right="0"/>
        <w:jc w:val="both"/>
        <w:textAlignment w:val="auto"/>
        <w:outlineLvl w:val="9"/>
        <w:rPr>
          <w:rFonts w:hint="eastAsia" w:ascii="宋体" w:hAnsi="宋体" w:eastAsia="宋体" w:cs="宋体"/>
          <w:sz w:val="21"/>
          <w:szCs w:val="21"/>
        </w:rPr>
      </w:pPr>
    </w:p>
    <w:p>
      <w:pPr>
        <w:widowControl w:val="0"/>
        <w:wordWrap/>
        <w:adjustRightInd/>
        <w:snapToGrid/>
        <w:spacing w:line="480" w:lineRule="exact"/>
        <w:ind w:left="0" w:leftChars="0" w:right="0" w:firstLine="422" w:firstLineChars="200"/>
        <w:jc w:val="both"/>
        <w:textAlignment w:val="auto"/>
        <w:outlineLvl w:val="9"/>
        <w:rPr>
          <w:rFonts w:hint="eastAsia" w:ascii="宋体" w:hAnsi="宋体" w:eastAsia="宋体" w:cs="宋体"/>
          <w:b/>
          <w:sz w:val="21"/>
          <w:szCs w:val="21"/>
        </w:rPr>
      </w:pPr>
      <w:r>
        <w:rPr>
          <w:rFonts w:hint="eastAsia" w:ascii="宋体" w:hAnsi="宋体" w:eastAsia="宋体" w:cs="宋体"/>
          <w:b/>
          <w:sz w:val="21"/>
          <w:szCs w:val="21"/>
        </w:rPr>
        <w:t>第I.II部分：净额结算未覆盖部分的违约风险暴露</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填写方法与I.I部分相同，对于净额结算未覆盖部分按逐个交易对手填报</w:t>
      </w:r>
      <w:ins w:id="34" w:author="周世杰" w:date="2019-01-30T15:29:00Z">
        <w:r>
          <w:rPr>
            <w:rFonts w:hint="eastAsia" w:ascii="宋体" w:hAnsi="宋体" w:cs="宋体"/>
            <w:sz w:val="21"/>
            <w:szCs w:val="21"/>
            <w:lang w:eastAsia="zh-CN"/>
          </w:rPr>
          <w:t>，即按逐笔交易计算交易对手</w:t>
        </w:r>
      </w:ins>
      <w:ins w:id="35" w:author="周世杰" w:date="2019-01-30T15:30:00Z">
        <w:r>
          <w:rPr>
            <w:rFonts w:hint="eastAsia" w:ascii="宋体" w:hAnsi="宋体" w:cs="宋体"/>
            <w:sz w:val="21"/>
            <w:szCs w:val="21"/>
            <w:lang w:eastAsia="zh-CN"/>
          </w:rPr>
          <w:t>信用风险，并将同一交易对手所有交易的计算结果加总，</w:t>
        </w:r>
      </w:ins>
      <w:ins w:id="36" w:author="周世杰" w:date="2019-01-30T15:31:00Z">
        <w:r>
          <w:rPr>
            <w:rFonts w:hint="eastAsia" w:ascii="宋体" w:hAnsi="宋体" w:cs="宋体"/>
            <w:sz w:val="21"/>
            <w:szCs w:val="21"/>
            <w:lang w:eastAsia="zh-CN"/>
          </w:rPr>
          <w:t>按交易对手逐个填写</w:t>
        </w:r>
      </w:ins>
      <w:r>
        <w:rPr>
          <w:rFonts w:hint="eastAsia" w:ascii="宋体" w:hAnsi="宋体" w:eastAsia="宋体" w:cs="宋体"/>
          <w:sz w:val="21"/>
          <w:szCs w:val="21"/>
        </w:rPr>
        <w:t>。如果某个交易对手的衍生工具中，净额结算仅覆盖部分资产类别，则应将该交易对手拆分成两组，其中净额结算部分填写在I.I部分，未覆盖部分填写在I.II部分。</w:t>
      </w: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C</w:t>
      </w:r>
      <w:r>
        <w:rPr>
          <w:rFonts w:hint="eastAsia" w:ascii="宋体" w:hAnsi="宋体" w:eastAsia="宋体" w:cs="宋体"/>
          <w:sz w:val="21"/>
          <w:szCs w:val="21"/>
        </w:rPr>
        <w:t xml:space="preserve">]交易对手风险权重：是指该交易对手在权重法下的风险权重系数。 </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D</w:t>
      </w:r>
      <w:r>
        <w:rPr>
          <w:rFonts w:hint="eastAsia" w:ascii="宋体" w:hAnsi="宋体" w:eastAsia="宋体" w:cs="宋体"/>
          <w:sz w:val="21"/>
          <w:szCs w:val="21"/>
        </w:rPr>
        <w:t>]</w:t>
      </w:r>
      <w:r>
        <w:rPr>
          <w:rFonts w:hint="eastAsia" w:ascii="宋体" w:hAnsi="宋体" w:eastAsia="宋体" w:cs="宋体"/>
          <w:sz w:val="21"/>
          <w:szCs w:val="21"/>
          <w:lang w:val="en-US" w:eastAsia="zh-CN"/>
        </w:rPr>
        <w:t>RC</w:t>
      </w:r>
      <w:r>
        <w:rPr>
          <w:rFonts w:hint="eastAsia" w:ascii="宋体" w:hAnsi="宋体" w:eastAsia="宋体" w:cs="宋体"/>
          <w:sz w:val="21"/>
          <w:szCs w:val="21"/>
        </w:rPr>
        <w:t>合计：是指该交易对手所有衍生工具交易重置成本的总和</w:t>
      </w:r>
      <w:r>
        <w:rPr>
          <w:rFonts w:hint="eastAsia" w:ascii="宋体" w:hAnsi="宋体" w:eastAsia="宋体" w:cs="宋体"/>
          <w:sz w:val="21"/>
          <w:szCs w:val="21"/>
          <w:lang w:eastAsia="zh-CN"/>
        </w:rPr>
        <w:t>，</w:t>
      </w:r>
      <w:del w:id="37" w:author="周世杰" w:date="2019-03-08T15:03:30Z">
        <w:r>
          <w:rPr>
            <w:rFonts w:hint="eastAsia" w:ascii="宋体" w:hAnsi="宋体" w:eastAsia="宋体" w:cs="宋体"/>
            <w:sz w:val="21"/>
            <w:szCs w:val="21"/>
            <w:lang w:val="en-US" w:eastAsia="zh-CN"/>
          </w:rPr>
          <w:delText>计算方法详见下文</w:delText>
        </w:r>
      </w:del>
      <w:ins w:id="38" w:author="周世杰" w:date="2019-03-08T15:03:44Z">
        <w:r>
          <w:rPr>
            <w:rFonts w:hint="eastAsia" w:ascii="宋体" w:hAnsi="宋体" w:cs="宋体"/>
            <w:sz w:val="21"/>
            <w:szCs w:val="21"/>
            <w:lang w:val="en-US" w:eastAsia="zh-CN"/>
          </w:rPr>
          <w:t>单</w:t>
        </w:r>
      </w:ins>
      <w:ins w:id="39" w:author="周世杰" w:date="2019-03-08T15:03:45Z">
        <w:r>
          <w:rPr>
            <w:rFonts w:hint="eastAsia" w:ascii="宋体" w:hAnsi="宋体" w:cs="宋体"/>
            <w:sz w:val="21"/>
            <w:szCs w:val="21"/>
            <w:lang w:val="en-US" w:eastAsia="zh-CN"/>
          </w:rPr>
          <w:t>笔</w:t>
        </w:r>
      </w:ins>
      <w:ins w:id="40" w:author="周世杰" w:date="2019-03-08T15:03:46Z">
        <w:r>
          <w:rPr>
            <w:rFonts w:hint="eastAsia" w:ascii="宋体" w:hAnsi="宋体" w:cs="宋体"/>
            <w:sz w:val="21"/>
            <w:szCs w:val="21"/>
            <w:lang w:val="en-US" w:eastAsia="zh-CN"/>
          </w:rPr>
          <w:t>交易</w:t>
        </w:r>
      </w:ins>
      <w:ins w:id="41" w:author="周世杰" w:date="2019-03-08T15:03:56Z">
        <w:r>
          <w:rPr>
            <w:rFonts w:hint="eastAsia" w:ascii="宋体" w:hAnsi="宋体" w:cs="宋体"/>
            <w:sz w:val="21"/>
            <w:szCs w:val="21"/>
            <w:lang w:val="en-US" w:eastAsia="zh-CN"/>
          </w:rPr>
          <w:t>交易</w:t>
        </w:r>
      </w:ins>
      <w:ins w:id="42" w:author="周世杰" w:date="2019-03-08T15:04:07Z">
        <w:r>
          <w:rPr>
            <w:rFonts w:hint="eastAsia" w:ascii="宋体" w:hAnsi="宋体" w:cs="宋体"/>
            <w:sz w:val="21"/>
            <w:szCs w:val="21"/>
            <w:lang w:val="en-US" w:eastAsia="zh-CN"/>
          </w:rPr>
          <w:t>重置</w:t>
        </w:r>
      </w:ins>
      <w:ins w:id="43" w:author="周世杰" w:date="2019-03-08T15:04:08Z">
        <w:r>
          <w:rPr>
            <w:rFonts w:hint="eastAsia" w:ascii="宋体" w:hAnsi="宋体" w:cs="宋体"/>
            <w:sz w:val="21"/>
            <w:szCs w:val="21"/>
            <w:lang w:val="en-US" w:eastAsia="zh-CN"/>
          </w:rPr>
          <w:t>成本</w:t>
        </w:r>
      </w:ins>
      <w:ins w:id="44" w:author="周世杰" w:date="2019-03-08T15:04:09Z">
        <w:r>
          <w:rPr>
            <w:rFonts w:hint="eastAsia" w:ascii="宋体" w:hAnsi="宋体" w:cs="宋体"/>
            <w:sz w:val="21"/>
            <w:szCs w:val="21"/>
            <w:lang w:val="en-US" w:eastAsia="zh-CN"/>
          </w:rPr>
          <w:t>计算</w:t>
        </w:r>
      </w:ins>
      <w:ins w:id="45" w:author="周世杰" w:date="2019-03-08T15:04:10Z">
        <w:r>
          <w:rPr>
            <w:rFonts w:hint="eastAsia" w:ascii="宋体" w:hAnsi="宋体" w:cs="宋体"/>
            <w:sz w:val="21"/>
            <w:szCs w:val="21"/>
            <w:lang w:val="en-US" w:eastAsia="zh-CN"/>
          </w:rPr>
          <w:t>方法</w:t>
        </w:r>
      </w:ins>
      <w:ins w:id="46" w:author="周世杰" w:date="2019-03-08T15:04:11Z">
        <w:r>
          <w:rPr>
            <w:rFonts w:hint="eastAsia" w:ascii="宋体" w:hAnsi="宋体" w:cs="宋体"/>
            <w:sz w:val="21"/>
            <w:szCs w:val="21"/>
            <w:lang w:val="en-US" w:eastAsia="zh-CN"/>
          </w:rPr>
          <w:t>与</w:t>
        </w:r>
      </w:ins>
      <w:ins w:id="47" w:author="周世杰" w:date="2019-03-08T15:04:18Z">
        <w:r>
          <w:rPr>
            <w:rFonts w:hint="eastAsia" w:ascii="宋体" w:hAnsi="宋体" w:cs="宋体"/>
            <w:sz w:val="21"/>
            <w:szCs w:val="21"/>
            <w:lang w:val="en-US" w:eastAsia="zh-CN"/>
          </w:rPr>
          <w:t>I.I</w:t>
        </w:r>
      </w:ins>
      <w:ins w:id="48" w:author="周世杰" w:date="2019-03-08T15:04:21Z">
        <w:r>
          <w:rPr>
            <w:rFonts w:hint="eastAsia" w:ascii="宋体" w:hAnsi="宋体" w:cs="宋体"/>
            <w:sz w:val="21"/>
            <w:szCs w:val="21"/>
            <w:lang w:val="en-US" w:eastAsia="zh-CN"/>
          </w:rPr>
          <w:t>相同</w:t>
        </w:r>
      </w:ins>
      <w:ins w:id="49" w:author="周世杰" w:date="2019-03-08T15:04:22Z">
        <w:r>
          <w:rPr>
            <w:rFonts w:hint="eastAsia" w:ascii="宋体" w:hAnsi="宋体" w:cs="宋体"/>
            <w:sz w:val="21"/>
            <w:szCs w:val="21"/>
            <w:lang w:val="en-US" w:eastAsia="zh-CN"/>
          </w:rPr>
          <w:t>，</w:t>
        </w:r>
      </w:ins>
      <w:ins w:id="50" w:author="周世杰" w:date="2019-03-08T15:04:40Z">
        <w:r>
          <w:rPr>
            <w:rFonts w:hint="eastAsia" w:ascii="宋体" w:hAnsi="宋体" w:cs="宋体"/>
            <w:sz w:val="21"/>
            <w:szCs w:val="21"/>
            <w:lang w:val="en-US" w:eastAsia="zh-CN"/>
          </w:rPr>
          <w:t>单个</w:t>
        </w:r>
      </w:ins>
      <w:ins w:id="51" w:author="周世杰" w:date="2019-03-08T15:04:41Z">
        <w:r>
          <w:rPr>
            <w:rFonts w:hint="eastAsia" w:ascii="宋体" w:hAnsi="宋体" w:cs="宋体"/>
            <w:sz w:val="21"/>
            <w:szCs w:val="21"/>
            <w:lang w:val="en-US" w:eastAsia="zh-CN"/>
          </w:rPr>
          <w:t>交易</w:t>
        </w:r>
      </w:ins>
      <w:ins w:id="52" w:author="周世杰" w:date="2019-03-08T15:04:42Z">
        <w:r>
          <w:rPr>
            <w:rFonts w:hint="eastAsia" w:ascii="宋体" w:hAnsi="宋体" w:cs="宋体"/>
            <w:sz w:val="21"/>
            <w:szCs w:val="21"/>
            <w:lang w:val="en-US" w:eastAsia="zh-CN"/>
          </w:rPr>
          <w:t>对手</w:t>
        </w:r>
      </w:ins>
      <w:ins w:id="53" w:author="周世杰" w:date="2019-03-08T15:04:48Z">
        <w:r>
          <w:rPr>
            <w:rFonts w:hint="eastAsia" w:ascii="宋体" w:hAnsi="宋体" w:cs="宋体"/>
            <w:sz w:val="21"/>
            <w:szCs w:val="21"/>
            <w:lang w:val="en-US" w:eastAsia="zh-CN"/>
          </w:rPr>
          <w:t>所有</w:t>
        </w:r>
      </w:ins>
      <w:ins w:id="54" w:author="周世杰" w:date="2019-03-08T15:04:49Z">
        <w:r>
          <w:rPr>
            <w:rFonts w:hint="eastAsia" w:ascii="宋体" w:hAnsi="宋体" w:cs="宋体"/>
            <w:sz w:val="21"/>
            <w:szCs w:val="21"/>
            <w:lang w:val="en-US" w:eastAsia="zh-CN"/>
          </w:rPr>
          <w:t>交易的</w:t>
        </w:r>
      </w:ins>
      <w:ins w:id="55" w:author="周世杰" w:date="2019-03-08T15:04:52Z">
        <w:r>
          <w:rPr>
            <w:rFonts w:hint="eastAsia" w:ascii="宋体" w:hAnsi="宋体" w:cs="宋体"/>
            <w:sz w:val="21"/>
            <w:szCs w:val="21"/>
            <w:lang w:val="en-US" w:eastAsia="zh-CN"/>
          </w:rPr>
          <w:t>重置</w:t>
        </w:r>
      </w:ins>
      <w:ins w:id="56" w:author="周世杰" w:date="2019-03-08T15:04:54Z">
        <w:r>
          <w:rPr>
            <w:rFonts w:hint="eastAsia" w:ascii="宋体" w:hAnsi="宋体" w:cs="宋体"/>
            <w:sz w:val="21"/>
            <w:szCs w:val="21"/>
            <w:lang w:val="en-US" w:eastAsia="zh-CN"/>
          </w:rPr>
          <w:t>成本</w:t>
        </w:r>
      </w:ins>
      <w:ins w:id="57" w:author="周世杰" w:date="2019-03-08T15:04:59Z">
        <w:r>
          <w:rPr>
            <w:rFonts w:hint="eastAsia" w:ascii="宋体" w:hAnsi="宋体" w:cs="宋体"/>
            <w:sz w:val="21"/>
            <w:szCs w:val="21"/>
            <w:lang w:val="en-US" w:eastAsia="zh-CN"/>
          </w:rPr>
          <w:t>相加</w:t>
        </w:r>
      </w:ins>
      <w:ins w:id="58" w:author="周世杰" w:date="2019-03-08T15:05:00Z">
        <w:r>
          <w:rPr>
            <w:rFonts w:hint="eastAsia" w:ascii="宋体" w:hAnsi="宋体" w:cs="宋体"/>
            <w:sz w:val="21"/>
            <w:szCs w:val="21"/>
            <w:lang w:val="en-US" w:eastAsia="zh-CN"/>
          </w:rPr>
          <w:t>得到</w:t>
        </w:r>
      </w:ins>
      <w:ins w:id="59" w:author="周世杰" w:date="2019-03-08T15:05:03Z">
        <w:r>
          <w:rPr>
            <w:rFonts w:hint="eastAsia" w:ascii="宋体" w:hAnsi="宋体" w:cs="宋体"/>
            <w:sz w:val="21"/>
            <w:szCs w:val="21"/>
            <w:lang w:val="en-US" w:eastAsia="zh-CN"/>
          </w:rPr>
          <w:t>总和</w:t>
        </w:r>
      </w:ins>
      <w:r>
        <w:rPr>
          <w:rFonts w:hint="eastAsia" w:ascii="宋体" w:hAnsi="宋体" w:eastAsia="宋体" w:cs="宋体"/>
          <w:sz w:val="21"/>
          <w:szCs w:val="21"/>
          <w:lang w:val="en-US" w:eastAsia="zh-CN"/>
        </w:rPr>
        <w:t>。</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[E/G/I/K/M]名义本金：持有对该交易对手的衍生工具的名义金额或合约账面金额，分</w:t>
      </w:r>
      <w:r>
        <w:rPr>
          <w:rFonts w:hint="eastAsia" w:ascii="宋体" w:hAnsi="宋体" w:eastAsia="宋体" w:cs="宋体"/>
          <w:sz w:val="21"/>
          <w:szCs w:val="21"/>
          <w:lang w:eastAsia="zh-CN"/>
        </w:rPr>
        <w:t>别</w:t>
      </w:r>
      <w:r>
        <w:rPr>
          <w:rFonts w:hint="eastAsia" w:ascii="宋体" w:hAnsi="宋体" w:eastAsia="宋体" w:cs="宋体"/>
          <w:sz w:val="21"/>
          <w:szCs w:val="21"/>
        </w:rPr>
        <w:t>按照不同资产类别填写</w:t>
      </w:r>
      <w:del w:id="60" w:author="周世杰" w:date="2019-03-08T16:54:09Z">
        <w:r>
          <w:rPr>
            <w:rFonts w:hint="eastAsia" w:ascii="宋体" w:hAnsi="宋体" w:eastAsia="宋体" w:cs="宋体"/>
            <w:sz w:val="21"/>
            <w:szCs w:val="21"/>
            <w:lang w:eastAsia="zh-CN"/>
          </w:rPr>
          <w:delText>，</w:delText>
        </w:r>
      </w:del>
      <w:del w:id="61" w:author="周世杰" w:date="2019-03-08T16:54:09Z">
        <w:r>
          <w:rPr>
            <w:rFonts w:hint="eastAsia" w:ascii="宋体" w:hAnsi="宋体" w:eastAsia="宋体" w:cs="宋体"/>
            <w:sz w:val="21"/>
            <w:szCs w:val="21"/>
            <w:lang w:val="en-US" w:eastAsia="zh-CN"/>
          </w:rPr>
          <w:delText>计算方法详见下文</w:delText>
        </w:r>
      </w:del>
      <w:r>
        <w:rPr>
          <w:rFonts w:hint="eastAsia" w:ascii="宋体" w:hAnsi="宋体" w:eastAsia="宋体" w:cs="宋体"/>
          <w:sz w:val="21"/>
          <w:szCs w:val="21"/>
          <w:lang w:val="en-US" w:eastAsia="zh-CN"/>
        </w:rPr>
        <w:t>。</w:t>
      </w:r>
    </w:p>
    <w:p>
      <w:pPr>
        <w:pStyle w:val="15"/>
        <w:widowControl w:val="0"/>
        <w:wordWrap/>
        <w:adjustRightInd/>
        <w:snapToGrid/>
        <w:spacing w:line="480" w:lineRule="exact"/>
        <w:ind w:right="0" w:firstLine="720"/>
        <w:textAlignment w:val="auto"/>
        <w:rPr>
          <w:rFonts w:hint="eastAsia" w:ascii="宋体" w:hAnsi="宋体" w:eastAsia="宋体" w:cs="宋体"/>
          <w:kern w:val="0"/>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O</w:t>
      </w:r>
      <w:r>
        <w:rPr>
          <w:rFonts w:hint="eastAsia" w:ascii="宋体" w:hAnsi="宋体" w:eastAsia="宋体" w:cs="宋体"/>
          <w:kern w:val="0"/>
          <w:sz w:val="21"/>
          <w:szCs w:val="21"/>
        </w:rPr>
        <w:t>]</w:t>
      </w:r>
      <w:r>
        <w:rPr>
          <w:rFonts w:hint="eastAsia" w:ascii="宋体" w:hAnsi="宋体" w:eastAsia="宋体" w:cs="宋体"/>
          <w:kern w:val="0"/>
          <w:sz w:val="21"/>
          <w:szCs w:val="21"/>
          <w:lang w:eastAsia="zh-CN"/>
        </w:rPr>
        <w:t>合计：各资产类别下所有衍生交易工具名义本金的总和，</w:t>
      </w:r>
      <w:r>
        <w:rPr>
          <w:rFonts w:hint="eastAsia" w:ascii="宋体" w:hAnsi="宋体" w:eastAsia="宋体" w:cs="宋体"/>
          <w:kern w:val="0"/>
          <w:sz w:val="21"/>
          <w:szCs w:val="21"/>
          <w:lang w:val="en-US" w:eastAsia="zh-CN"/>
        </w:rPr>
        <w:t>O=E+G+I+K+M.</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[F/H/J/L/N] Add-on：各资产类别下所有衍生交易工具的附加暴露</w:t>
      </w:r>
      <w:r>
        <w:rPr>
          <w:rFonts w:hint="eastAsia" w:ascii="宋体" w:hAnsi="宋体" w:eastAsia="宋体" w:cs="宋体"/>
          <w:sz w:val="21"/>
          <w:szCs w:val="21"/>
          <w:lang w:eastAsia="zh-CN"/>
        </w:rPr>
        <w:t>。</w:t>
      </w:r>
    </w:p>
    <w:p>
      <w:pPr>
        <w:widowControl w:val="0"/>
        <w:wordWrap/>
        <w:adjustRightInd/>
        <w:snapToGrid/>
        <w:spacing w:line="480" w:lineRule="exact"/>
        <w:ind w:right="0" w:firstLine="420"/>
        <w:textAlignment w:val="auto"/>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P</w:t>
      </w:r>
      <w:r>
        <w:rPr>
          <w:rFonts w:hint="eastAsia" w:ascii="宋体" w:hAnsi="宋体" w:eastAsia="宋体" w:cs="宋体"/>
          <w:sz w:val="21"/>
          <w:szCs w:val="21"/>
        </w:rPr>
        <w:t>]</w:t>
      </w:r>
      <w:r>
        <w:rPr>
          <w:rFonts w:hint="eastAsia" w:ascii="宋体" w:hAnsi="宋体" w:eastAsia="宋体" w:cs="宋体"/>
          <w:sz w:val="21"/>
          <w:szCs w:val="21"/>
          <w:lang w:eastAsia="zh-CN"/>
        </w:rPr>
        <w:t>合计：</w:t>
      </w:r>
      <w:r>
        <w:rPr>
          <w:rFonts w:hint="eastAsia" w:ascii="宋体" w:hAnsi="宋体" w:eastAsia="宋体" w:cs="宋体"/>
          <w:sz w:val="21"/>
          <w:szCs w:val="21"/>
        </w:rPr>
        <w:t>各资产类别下所有衍生交易工具的附加暴露</w:t>
      </w:r>
      <w:r>
        <w:rPr>
          <w:rFonts w:hint="eastAsia" w:ascii="宋体" w:hAnsi="宋体" w:eastAsia="宋体" w:cs="宋体"/>
          <w:sz w:val="21"/>
          <w:szCs w:val="21"/>
          <w:lang w:eastAsia="zh-CN"/>
        </w:rPr>
        <w:t>的综合，即</w:t>
      </w:r>
      <w:r>
        <w:rPr>
          <w:rFonts w:hint="eastAsia" w:ascii="宋体" w:hAnsi="宋体" w:eastAsia="宋体" w:cs="宋体"/>
          <w:kern w:val="0"/>
          <w:sz w:val="21"/>
          <w:szCs w:val="21"/>
        </w:rPr>
        <w:t>AddOn</w:t>
      </w:r>
      <w:r>
        <w:rPr>
          <w:rFonts w:hint="eastAsia" w:ascii="宋体" w:hAnsi="宋体" w:eastAsia="宋体" w:cs="宋体"/>
          <w:kern w:val="0"/>
          <w:sz w:val="21"/>
          <w:szCs w:val="21"/>
          <w:vertAlign w:val="superscript"/>
        </w:rPr>
        <w:t>aggregate</w:t>
      </w:r>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sz w:val="21"/>
          <w:szCs w:val="21"/>
          <w:lang w:eastAsia="zh-CN"/>
        </w:rPr>
      </w:pPr>
      <w:r>
        <w:rPr>
          <w:rFonts w:hint="eastAsia" w:ascii="宋体" w:hAnsi="宋体" w:eastAsia="宋体" w:cs="宋体"/>
          <w:sz w:val="21"/>
          <w:szCs w:val="21"/>
        </w:rPr>
        <w:t>[</w:t>
      </w:r>
      <w:r>
        <w:rPr>
          <w:rFonts w:hint="eastAsia" w:ascii="宋体" w:hAnsi="宋体" w:eastAsia="宋体" w:cs="宋体"/>
          <w:sz w:val="21"/>
          <w:szCs w:val="21"/>
          <w:lang w:val="en-US" w:eastAsia="zh-CN"/>
        </w:rPr>
        <w:t>Q</w:t>
      </w:r>
      <w:r>
        <w:rPr>
          <w:rFonts w:hint="eastAsia" w:ascii="宋体" w:hAnsi="宋体" w:eastAsia="宋体" w:cs="宋体"/>
          <w:sz w:val="21"/>
          <w:szCs w:val="21"/>
        </w:rPr>
        <w:t>]PFE：该交易对手的未来潜在暴露，等于全部衍生品交易的总附加暴露</w:t>
      </w:r>
      <w:ins w:id="62" w:author="周世杰" w:date="2019-01-30T15:34:00Z">
        <w:r>
          <w:rPr>
            <w:rFonts w:hint="eastAsia" w:ascii="宋体" w:hAnsi="宋体" w:eastAsia="宋体" w:cs="宋体"/>
            <w:kern w:val="0"/>
            <w:sz w:val="21"/>
            <w:szCs w:val="21"/>
          </w:rPr>
          <w:t>AddOn</w:t>
        </w:r>
      </w:ins>
      <w:ins w:id="63" w:author="周世杰" w:date="2019-01-30T15:34:00Z">
        <w:r>
          <w:rPr>
            <w:rFonts w:hint="eastAsia" w:ascii="宋体" w:hAnsi="宋体" w:eastAsia="宋体" w:cs="宋体"/>
            <w:kern w:val="0"/>
            <w:sz w:val="21"/>
            <w:szCs w:val="21"/>
            <w:vertAlign w:val="superscript"/>
          </w:rPr>
          <w:t>aggregate</w:t>
        </w:r>
      </w:ins>
      <w:del w:id="64" w:author="周世杰" w:date="2019-01-30T15:34:00Z">
        <w:r>
          <w:rPr>
            <w:rFonts w:hint="eastAsia" w:ascii="宋体" w:hAnsi="宋体" w:eastAsia="宋体" w:cs="宋体"/>
            <w:sz w:val="21"/>
            <w:szCs w:val="21"/>
          </w:rPr>
          <w:delText>(add-on)</w:delText>
        </w:r>
      </w:del>
      <w:r>
        <w:rPr>
          <w:rFonts w:hint="eastAsia" w:ascii="宋体" w:hAnsi="宋体" w:eastAsia="宋体" w:cs="宋体"/>
          <w:sz w:val="21"/>
          <w:szCs w:val="21"/>
        </w:rPr>
        <w:t>乘以乘数因子（multiplier）</w:t>
      </w:r>
      <w:r>
        <w:rPr>
          <w:rFonts w:hint="eastAsia" w:ascii="宋体" w:hAnsi="宋体" w:eastAsia="宋体" w:cs="宋体"/>
          <w:sz w:val="21"/>
          <w:szCs w:val="21"/>
          <w:lang w:eastAsia="zh-CN"/>
        </w:rPr>
        <w:t>，计算方法同上表。</w:t>
      </w:r>
      <w:ins w:id="65" w:author="周世杰" w:date="2019-01-30T15:33:00Z">
        <w:r>
          <w:rPr>
            <w:rFonts w:hint="eastAsia" w:ascii="宋体" w:hAnsi="宋体" w:cs="宋体"/>
            <w:sz w:val="21"/>
            <w:szCs w:val="21"/>
            <w:lang w:eastAsia="zh-CN"/>
          </w:rPr>
          <w:t>由于是按交易逐笔计算，</w:t>
        </w:r>
      </w:ins>
      <w:ins w:id="66" w:author="周世杰" w:date="2019-01-30T15:34:00Z">
        <w:r>
          <w:rPr>
            <w:rFonts w:hint="eastAsia" w:ascii="宋体" w:hAnsi="宋体" w:cs="宋体"/>
            <w:sz w:val="21"/>
            <w:szCs w:val="21"/>
            <w:lang w:eastAsia="zh-CN"/>
          </w:rPr>
          <w:t>每笔交易的乘数因子不同，应分别使用每笔交易的</w:t>
        </w:r>
      </w:ins>
      <w:ins w:id="67" w:author="周世杰" w:date="2019-01-30T15:34:00Z">
        <w:r>
          <w:rPr>
            <w:rFonts w:hint="eastAsia" w:ascii="宋体" w:hAnsi="宋体" w:eastAsia="宋体" w:cs="宋体"/>
            <w:sz w:val="21"/>
            <w:szCs w:val="21"/>
          </w:rPr>
          <w:t>总附加暴露</w:t>
        </w:r>
      </w:ins>
      <w:ins w:id="68" w:author="周世杰" w:date="2019-01-30T15:34:00Z">
        <w:r>
          <w:rPr>
            <w:rFonts w:hint="eastAsia" w:ascii="宋体" w:hAnsi="宋体" w:cs="宋体"/>
            <w:sz w:val="21"/>
            <w:szCs w:val="21"/>
            <w:lang w:eastAsia="zh-CN"/>
          </w:rPr>
          <w:t>计算</w:t>
        </w:r>
      </w:ins>
      <w:ins w:id="69" w:author="周世杰" w:date="2019-01-30T15:35:00Z">
        <w:r>
          <w:rPr>
            <w:rFonts w:hint="eastAsia" w:ascii="宋体" w:hAnsi="宋体" w:cs="宋体"/>
            <w:sz w:val="21"/>
            <w:szCs w:val="21"/>
            <w:lang w:eastAsia="zh-CN"/>
          </w:rPr>
          <w:t>乘以乘数因子计算每笔交易的</w:t>
        </w:r>
      </w:ins>
      <w:ins w:id="70" w:author="周世杰" w:date="2019-01-30T15:35:00Z">
        <w:r>
          <w:rPr>
            <w:rFonts w:hint="eastAsia" w:ascii="宋体" w:hAnsi="宋体" w:cs="宋体"/>
            <w:sz w:val="21"/>
            <w:szCs w:val="21"/>
            <w:lang w:val="en-US" w:eastAsia="zh-CN"/>
          </w:rPr>
          <w:t>PFE，再进行汇总。</w:t>
        </w:r>
      </w:ins>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kern w:val="0"/>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EAD</w:t>
      </w:r>
      <w:r>
        <w:rPr>
          <w:rFonts w:hint="eastAsia" w:ascii="宋体" w:hAnsi="宋体" w:eastAsia="宋体" w:cs="宋体"/>
          <w:sz w:val="21"/>
          <w:szCs w:val="21"/>
        </w:rPr>
        <w:t>]</w:t>
      </w:r>
      <w:r>
        <w:rPr>
          <w:rFonts w:hint="eastAsia" w:ascii="宋体" w:hAnsi="宋体" w:eastAsia="宋体" w:cs="宋体"/>
          <w:sz w:val="21"/>
          <w:szCs w:val="21"/>
          <w:lang w:eastAsia="zh-CN"/>
        </w:rPr>
        <w:t>：交易对手违约风险暴露，等于重置成本和潜在风险暴露之和乘以调整系数，</w:t>
      </w:r>
      <w:r>
        <w:rPr>
          <w:rFonts w:hint="eastAsia" w:ascii="宋体" w:hAnsi="宋体" w:eastAsia="宋体" w:cs="宋体"/>
          <w:kern w:val="0"/>
          <w:sz w:val="21"/>
          <w:szCs w:val="21"/>
        </w:rPr>
        <w:t>交易对手违约风险暴露</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计算公式如下：</w:t>
      </w:r>
    </w:p>
    <w:p>
      <w:pPr>
        <w:pStyle w:val="15"/>
        <w:widowControl w:val="0"/>
        <w:wordWrap/>
        <w:adjustRightInd/>
        <w:snapToGrid/>
        <w:spacing w:line="480" w:lineRule="exact"/>
        <w:ind w:left="420" w:leftChars="200" w:right="0" w:firstLine="0" w:firstLineChars="0"/>
        <w:jc w:val="center"/>
        <w:textAlignment w:val="auto"/>
        <w:rPr>
          <w:rFonts w:hint="eastAsia" w:ascii="宋体" w:hAnsi="宋体" w:eastAsia="宋体" w:cs="宋体"/>
          <w:kern w:val="0"/>
          <w:sz w:val="21"/>
          <w:szCs w:val="21"/>
        </w:rPr>
      </w:pPr>
      <w:r>
        <w:rPr>
          <w:rFonts w:hint="eastAsia" w:ascii="宋体" w:hAnsi="宋体" w:eastAsia="宋体" w:cs="宋体"/>
          <w:kern w:val="2"/>
          <w:position w:val="-10"/>
          <w:sz w:val="21"/>
          <w:szCs w:val="21"/>
          <w:lang w:val="en-US" w:eastAsia="zh-CN" w:bidi="ar-SA"/>
        </w:rPr>
        <w:pict>
          <v:shape id="_x0000_i1030" o:spt="75" type="#_x0000_t75" style="height:22.5pt;width:168.5pt;" fillcolor="#FFFFFF" filled="f" o:preferrelative="t" stroked="f" coordsize="21600,21600">
            <v:path/>
            <v:fill on="f" color2="#FFFFFF" focussize="0,0"/>
            <v:stroke on="f"/>
            <v:imagedata r:id="rId13" gain="65536f" blacklevel="0f" gamma="0" o:title=""/>
            <o:lock v:ext="edit" position="f" selection="f" grouping="f" rotation="f" cropping="f" text="f" aspectratio="f"/>
            <w10:wrap type="none"/>
            <w10:anchorlock/>
          </v:shape>
        </w:pict>
      </w:r>
    </w:p>
    <w:p>
      <w:pPr>
        <w:pStyle w:val="15"/>
        <w:widowControl w:val="0"/>
        <w:wordWrap/>
        <w:adjustRightInd/>
        <w:snapToGrid/>
        <w:spacing w:line="480" w:lineRule="exact"/>
        <w:ind w:right="0" w:firstLine="720"/>
        <w:textAlignment w:val="auto"/>
        <w:rPr>
          <w:rFonts w:hint="eastAsia" w:ascii="宋体" w:hAnsi="宋体" w:eastAsia="宋体" w:cs="宋体"/>
          <w:sz w:val="21"/>
          <w:szCs w:val="21"/>
        </w:rPr>
      </w:pPr>
      <w:r>
        <w:rPr>
          <w:rFonts w:hint="eastAsia" w:ascii="宋体" w:hAnsi="宋体" w:eastAsia="宋体" w:cs="宋体"/>
          <w:iCs/>
          <w:sz w:val="21"/>
          <w:szCs w:val="21"/>
        </w:rPr>
        <w:t>RC</w:t>
      </w:r>
      <w:r>
        <w:rPr>
          <w:rFonts w:hint="eastAsia" w:ascii="宋体" w:hAnsi="宋体" w:eastAsia="宋体" w:cs="宋体"/>
          <w:kern w:val="0"/>
          <w:sz w:val="21"/>
          <w:szCs w:val="21"/>
        </w:rPr>
        <w:t>为重置成本，代表当前风险暴露；</w:t>
      </w:r>
      <w:r>
        <w:rPr>
          <w:rFonts w:hint="eastAsia" w:ascii="宋体" w:hAnsi="宋体" w:eastAsia="宋体" w:cs="宋体"/>
          <w:iCs/>
          <w:sz w:val="21"/>
          <w:szCs w:val="21"/>
        </w:rPr>
        <w:t>PFE</w:t>
      </w:r>
      <w:r>
        <w:rPr>
          <w:rFonts w:hint="eastAsia" w:ascii="宋体" w:hAnsi="宋体" w:eastAsia="宋体" w:cs="宋体"/>
          <w:kern w:val="0"/>
          <w:sz w:val="21"/>
          <w:szCs w:val="21"/>
        </w:rPr>
        <w:t>为潜在风险暴露</w:t>
      </w:r>
      <w:r>
        <w:rPr>
          <w:rFonts w:hint="eastAsia" w:ascii="宋体" w:hAnsi="宋体" w:eastAsia="宋体" w:cs="宋体"/>
          <w:kern w:val="0"/>
          <w:sz w:val="21"/>
          <w:szCs w:val="21"/>
          <w:lang w:eastAsia="zh-CN"/>
        </w:rPr>
        <w:t>，由表格自动计算。</w:t>
      </w:r>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RWA</w:t>
      </w:r>
      <w:r>
        <w:rPr>
          <w:rFonts w:hint="eastAsia" w:ascii="宋体" w:hAnsi="宋体" w:eastAsia="宋体" w:cs="宋体"/>
          <w:sz w:val="21"/>
          <w:szCs w:val="21"/>
        </w:rPr>
        <w:t>]</w:t>
      </w:r>
      <w:r>
        <w:rPr>
          <w:rFonts w:hint="eastAsia" w:ascii="宋体" w:hAnsi="宋体" w:eastAsia="宋体" w:cs="宋体"/>
          <w:sz w:val="21"/>
          <w:szCs w:val="21"/>
          <w:lang w:eastAsia="zh-CN"/>
        </w:rPr>
        <w:t>：风险加强资产，等于交易对手违约风险暴露乘以交易对手风险权重，由表格自动计算。</w:t>
      </w:r>
    </w:p>
    <w:p>
      <w:pPr>
        <w:widowControl w:val="0"/>
        <w:wordWrap/>
        <w:adjustRightInd/>
        <w:snapToGrid/>
        <w:spacing w:line="480" w:lineRule="exact"/>
        <w:ind w:left="0" w:leftChars="0" w:right="0" w:firstLine="420"/>
        <w:jc w:val="both"/>
        <w:textAlignment w:val="auto"/>
        <w:outlineLvl w:val="9"/>
        <w:rPr>
          <w:rFonts w:hint="eastAsia" w:ascii="宋体" w:hAnsi="宋体" w:eastAsia="宋体" w:cs="宋体"/>
          <w:sz w:val="21"/>
          <w:szCs w:val="21"/>
          <w:lang w:eastAsia="zh-CN"/>
        </w:rPr>
      </w:pPr>
    </w:p>
    <w:p>
      <w:pPr>
        <w:widowControl w:val="0"/>
        <w:wordWrap/>
        <w:adjustRightInd/>
        <w:snapToGrid/>
        <w:spacing w:line="480" w:lineRule="exact"/>
        <w:ind w:right="0" w:firstLine="422" w:firstLineChars="200"/>
        <w:textAlignment w:val="auto"/>
        <w:rPr>
          <w:rFonts w:hint="eastAsia" w:ascii="宋体" w:hAnsi="宋体" w:eastAsia="宋体" w:cs="宋体"/>
          <w:b/>
          <w:sz w:val="21"/>
          <w:szCs w:val="21"/>
          <w:highlight w:val="none"/>
          <w:rPrChange w:id="71" w:author="刘琦" w:date="2018-11-16T09:29:00Z">
            <w:rPr>
              <w:rFonts w:hint="eastAsia" w:ascii="宋体" w:hAnsi="宋体" w:eastAsia="宋体" w:cs="宋体"/>
              <w:b/>
              <w:sz w:val="21"/>
              <w:szCs w:val="21"/>
              <w:highlight w:val="yellow"/>
            </w:rPr>
          </w:rPrChange>
        </w:rPr>
      </w:pPr>
      <w:r>
        <w:rPr>
          <w:rFonts w:hint="eastAsia" w:ascii="宋体" w:hAnsi="宋体" w:eastAsia="宋体" w:cs="宋体"/>
          <w:b/>
          <w:sz w:val="21"/>
          <w:szCs w:val="21"/>
          <w:highlight w:val="none"/>
          <w:rPrChange w:id="72" w:author="刘琦" w:date="2018-11-16T09:29:00Z">
            <w:rPr>
              <w:rFonts w:hint="eastAsia" w:ascii="宋体" w:hAnsi="宋体" w:eastAsia="宋体" w:cs="宋体"/>
              <w:b/>
              <w:sz w:val="21"/>
              <w:szCs w:val="21"/>
              <w:highlight w:val="yellow"/>
            </w:rPr>
          </w:rPrChange>
        </w:rPr>
        <w:t>第II部分： 信用估值调整风险加权资产（权重法）计算表</w:t>
      </w:r>
    </w:p>
    <w:p>
      <w:pPr>
        <w:widowControl w:val="0"/>
        <w:wordWrap/>
        <w:adjustRightInd/>
        <w:snapToGrid/>
        <w:spacing w:line="440" w:lineRule="exact"/>
        <w:ind w:left="0" w:leftChars="0" w:right="0" w:firstLine="420" w:firstLineChars="200"/>
        <w:jc w:val="both"/>
        <w:textAlignment w:val="auto"/>
        <w:outlineLvl w:val="9"/>
        <w:rPr>
          <w:rFonts w:hint="eastAsia" w:ascii="宋体" w:hAnsi="宋体" w:eastAsia="宋体" w:cs="宋体"/>
          <w:sz w:val="21"/>
          <w:szCs w:val="21"/>
        </w:rPr>
      </w:pPr>
      <w:r>
        <w:rPr>
          <w:rFonts w:hint="eastAsia" w:ascii="宋体" w:hAnsi="宋体" w:eastAsia="宋体" w:cs="宋体"/>
          <w:sz w:val="21"/>
          <w:szCs w:val="21"/>
        </w:rPr>
        <w:t>信用估值调整风险是指交易对手信用状况恶化、信用利差扩大导致商业银行衍生工具交易发生损失的风险。填报机构应根据逐笔交易信息和对应的对冲工具来计算信用估值调整风险加权资产。</w:t>
      </w:r>
    </w:p>
    <w:p>
      <w:pPr>
        <w:pStyle w:val="16"/>
        <w:spacing w:line="480" w:lineRule="exact"/>
        <w:ind w:firstLine="420" w:firstLineChars="200"/>
        <w:jc w:val="both"/>
        <w:rPr>
          <w:rFonts w:hint="eastAsia" w:ascii="宋体" w:hAnsi="宋体" w:eastAsia="宋体" w:cs="宋体"/>
          <w:color w:val="auto"/>
          <w:kern w:val="2"/>
          <w:sz w:val="21"/>
          <w:szCs w:val="21"/>
        </w:rPr>
      </w:pPr>
      <w:r>
        <w:rPr>
          <w:rFonts w:hint="eastAsia" w:ascii="宋体" w:hAnsi="宋体" w:eastAsia="宋体" w:cs="宋体"/>
          <w:color w:val="auto"/>
          <w:kern w:val="2"/>
          <w:sz w:val="21"/>
          <w:szCs w:val="21"/>
        </w:rPr>
        <w:t>1. 信用估值调整风险加权资产的计算公式。</w:t>
      </w:r>
    </w:p>
    <w:p>
      <w:pPr>
        <w:pStyle w:val="16"/>
        <w:spacing w:line="480" w:lineRule="exact"/>
        <w:ind w:firstLine="420" w:firstLineChars="200"/>
        <w:jc w:val="both"/>
        <w:rPr>
          <w:rFonts w:hint="eastAsia" w:ascii="宋体" w:hAnsi="宋体" w:eastAsia="宋体" w:cs="宋体"/>
          <w:color w:val="auto"/>
          <w:kern w:val="2"/>
          <w:sz w:val="21"/>
          <w:szCs w:val="21"/>
        </w:rPr>
      </w:pPr>
      <w:r>
        <w:rPr>
          <w:rFonts w:hint="eastAsia" w:ascii="宋体" w:hAnsi="宋体" w:eastAsia="宋体" w:cs="宋体"/>
          <w:color w:val="auto"/>
          <w:kern w:val="2"/>
          <w:sz w:val="21"/>
          <w:szCs w:val="21"/>
        </w:rPr>
        <w:t xml:space="preserve">信用估值调整（CVA）风险加权资产： </w:t>
      </w:r>
    </w:p>
    <w:p>
      <w:pPr>
        <w:pStyle w:val="16"/>
        <w:jc w:val="center"/>
        <w:rPr>
          <w:rFonts w:hint="eastAsia" w:ascii="宋体" w:hAnsi="宋体" w:eastAsia="宋体" w:cs="宋体"/>
          <w:sz w:val="21"/>
          <w:szCs w:val="21"/>
        </w:rPr>
      </w:pPr>
      <w:r>
        <w:rPr>
          <w:rFonts w:hint="eastAsia" w:ascii="宋体" w:hAnsi="宋体" w:eastAsia="宋体" w:cs="宋体"/>
          <w:color w:val="000000"/>
          <w:position w:val="-32"/>
          <w:sz w:val="21"/>
          <w:szCs w:val="21"/>
          <w:lang w:val="en-US" w:eastAsia="zh-CN" w:bidi="ar-SA"/>
        </w:rPr>
        <w:object>
          <v:shape id="_x0000_i1031" o:spt="75" type="#_x0000_t75" style="height:30pt;width:417.25pt;" o:ole="t" fillcolor="#FFFFFF" filled="f" o:preferrelative="t" stroked="f" coordsize="21600,21600">
            <v:path/>
            <v:fill on="f" color2="#FFFFFF" focussize="0,0"/>
            <v:stroke on="f"/>
            <v:imagedata r:id="rId15" gain="65536f" blacklevel="0f" gamma="0" o:title=""/>
            <o:lock v:ext="edit" position="f" selection="f" grouping="f" rotation="f" cropping="f" text="f" aspectratio="t"/>
            <w10:wrap type="none"/>
            <w10:anchorlock/>
          </v:shape>
          <o:OLEObject Type="Embed" ProgID="" ShapeID="_x0000_i1031" DrawAspect="Content" ObjectID="_1468075730" r:id="rId14">
            <o:LockedField>false</o:LockedField>
          </o:OLEObject>
        </w:object>
      </w:r>
    </w:p>
    <w:p>
      <w:pPr>
        <w:pStyle w:val="16"/>
        <w:rPr>
          <w:rFonts w:hint="eastAsia" w:ascii="宋体" w:hAnsi="宋体" w:eastAsia="宋体" w:cs="宋体"/>
          <w:sz w:val="21"/>
          <w:szCs w:val="21"/>
        </w:rPr>
      </w:pPr>
      <w:r>
        <w:rPr>
          <w:rFonts w:hint="eastAsia" w:ascii="宋体" w:hAnsi="宋体" w:eastAsia="宋体" w:cs="宋体"/>
          <w:sz w:val="21"/>
          <w:szCs w:val="21"/>
        </w:rPr>
        <w:t>其中：</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（1）h为1年期的风险持有期（单位：年），h=1。</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（2）w</w:t>
      </w:r>
      <w:r>
        <w:rPr>
          <w:rFonts w:hint="eastAsia" w:ascii="宋体" w:hAnsi="宋体" w:eastAsia="宋体" w:cs="宋体"/>
          <w:sz w:val="21"/>
          <w:szCs w:val="21"/>
          <w:vertAlign w:val="subscript"/>
        </w:rPr>
        <w:t>i</w:t>
      </w:r>
      <w:r>
        <w:rPr>
          <w:rFonts w:hint="eastAsia" w:ascii="宋体" w:hAnsi="宋体" w:eastAsia="宋体" w:cs="宋体"/>
          <w:sz w:val="21"/>
          <w:szCs w:val="21"/>
        </w:rPr>
        <w:t>为交易对手i所适用的风险权重。交易对手i的风险权重应根据交易对手i的外部评级确定，《交易对手的外部评级与风险权重的对应关系表》列示了外部评级与风险权重的对应关系。如交易对手i无外部评级，银行应将该交易对手的内部评级结果映射到外部评级，且此映射关系应得到</w:t>
      </w:r>
      <w:del w:id="73" w:author="CBIRC" w:date="2024-12-13T14:52:02Z">
        <w:r>
          <w:rPr>
            <w:rFonts w:hint="eastAsia" w:ascii="宋体" w:hAnsi="宋体" w:eastAsia="宋体" w:cs="宋体"/>
            <w:sz w:val="21"/>
            <w:szCs w:val="21"/>
          </w:rPr>
          <w:delText>银监会</w:delText>
        </w:r>
      </w:del>
      <w:ins w:id="74" w:author="CBIRC" w:date="2024-12-13T14:52:03Z">
        <w:r>
          <w:rPr>
            <w:rFonts w:hint="eastAsia" w:ascii="宋体" w:hAnsi="宋体" w:cs="宋体"/>
            <w:sz w:val="21"/>
            <w:szCs w:val="21"/>
            <w:lang w:eastAsia="zh-CN"/>
          </w:rPr>
          <w:t>国家</w:t>
        </w:r>
      </w:ins>
      <w:ins w:id="75" w:author="CBIRC" w:date="2024-12-13T14:52:04Z">
        <w:r>
          <w:rPr>
            <w:rFonts w:hint="eastAsia" w:ascii="宋体" w:hAnsi="宋体" w:cs="宋体"/>
            <w:sz w:val="21"/>
            <w:szCs w:val="21"/>
            <w:lang w:eastAsia="zh-CN"/>
          </w:rPr>
          <w:t>金融</w:t>
        </w:r>
      </w:ins>
      <w:ins w:id="76" w:author="CBIRC" w:date="2024-12-13T14:52:05Z">
        <w:r>
          <w:rPr>
            <w:rFonts w:hint="eastAsia" w:ascii="宋体" w:hAnsi="宋体" w:cs="宋体"/>
            <w:sz w:val="21"/>
            <w:szCs w:val="21"/>
            <w:lang w:eastAsia="zh-CN"/>
          </w:rPr>
          <w:t>监督</w:t>
        </w:r>
      </w:ins>
      <w:ins w:id="77" w:author="CBIRC" w:date="2024-12-13T14:52:07Z">
        <w:r>
          <w:rPr>
            <w:rFonts w:hint="eastAsia" w:ascii="宋体" w:hAnsi="宋体" w:cs="宋体"/>
            <w:sz w:val="21"/>
            <w:szCs w:val="21"/>
            <w:lang w:eastAsia="zh-CN"/>
          </w:rPr>
          <w:t>管理</w:t>
        </w:r>
      </w:ins>
      <w:ins w:id="78" w:author="CBIRC" w:date="2024-12-13T14:52:08Z">
        <w:r>
          <w:rPr>
            <w:rFonts w:hint="eastAsia" w:ascii="宋体" w:hAnsi="宋体" w:cs="宋体"/>
            <w:sz w:val="21"/>
            <w:szCs w:val="21"/>
            <w:lang w:eastAsia="zh-CN"/>
          </w:rPr>
          <w:t>总局</w:t>
        </w:r>
      </w:ins>
      <w:r>
        <w:rPr>
          <w:rFonts w:hint="eastAsia" w:ascii="宋体" w:hAnsi="宋体" w:eastAsia="宋体" w:cs="宋体"/>
          <w:sz w:val="21"/>
          <w:szCs w:val="21"/>
        </w:rPr>
        <w:t>的认可。如交易对手i无外部评级也无内部评级，则w</w:t>
      </w:r>
      <w:r>
        <w:rPr>
          <w:rFonts w:hint="eastAsia" w:ascii="宋体" w:hAnsi="宋体" w:eastAsia="宋体" w:cs="宋体"/>
          <w:sz w:val="21"/>
          <w:szCs w:val="21"/>
          <w:vertAlign w:val="subscript"/>
        </w:rPr>
        <w:t>i</w:t>
      </w:r>
      <w:r>
        <w:rPr>
          <w:rFonts w:hint="eastAsia" w:ascii="宋体" w:hAnsi="宋体" w:eastAsia="宋体" w:cs="宋体"/>
          <w:sz w:val="21"/>
          <w:szCs w:val="21"/>
        </w:rPr>
        <w:t>=1%。</w:t>
      </w:r>
    </w:p>
    <w:p>
      <w:pPr>
        <w:autoSpaceDE w:val="0"/>
        <w:autoSpaceDN w:val="0"/>
        <w:adjustRightInd w:val="0"/>
        <w:spacing w:line="480" w:lineRule="exact"/>
        <w:jc w:val="center"/>
        <w:rPr>
          <w:rFonts w:hint="eastAsia" w:ascii="宋体" w:hAnsi="宋体" w:eastAsia="宋体" w:cs="宋体"/>
          <w:b/>
          <w:sz w:val="21"/>
          <w:szCs w:val="21"/>
        </w:rPr>
      </w:pPr>
      <w:r>
        <w:rPr>
          <w:rFonts w:hint="eastAsia" w:ascii="宋体" w:hAnsi="宋体" w:eastAsia="宋体" w:cs="宋体"/>
          <w:b/>
          <w:sz w:val="21"/>
          <w:szCs w:val="21"/>
        </w:rPr>
        <w:t>交易对手的外部评级与风险权重的对应关系表</w:t>
      </w:r>
    </w:p>
    <w:tbl>
      <w:tblPr>
        <w:tblStyle w:val="7"/>
        <w:tblW w:w="8095" w:type="dxa"/>
        <w:tblInd w:w="93" w:type="dxa"/>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047"/>
        <w:gridCol w:w="4048"/>
      </w:tblGrid>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评级</w:t>
            </w:r>
          </w:p>
        </w:tc>
        <w:tc>
          <w:tcPr>
            <w:tcW w:w="4048" w:type="dxa"/>
            <w:vAlign w:val="center"/>
          </w:tcPr>
          <w:p>
            <w:pPr>
              <w:widowControl/>
              <w:spacing w:before="0" w:beforeAutospacing="0" w:after="0" w:afterAutospacing="0"/>
              <w:ind w:left="0" w:right="0"/>
              <w:jc w:val="center"/>
              <w:rPr>
                <w:rFonts w:hint="eastAsia" w:ascii="宋体" w:hAnsi="宋体" w:eastAsia="宋体" w:cs="宋体"/>
                <w:b/>
                <w:color w:val="000000"/>
                <w:kern w:val="0"/>
                <w:sz w:val="21"/>
                <w:szCs w:val="21"/>
              </w:rPr>
            </w:pPr>
            <w:r>
              <w:rPr>
                <w:rFonts w:hint="eastAsia" w:ascii="宋体" w:hAnsi="宋体" w:eastAsia="宋体" w:cs="宋体"/>
                <w:b/>
                <w:color w:val="000000"/>
                <w:kern w:val="0"/>
                <w:sz w:val="21"/>
                <w:szCs w:val="21"/>
              </w:rPr>
              <w:t>风险权重（wi）</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lang w:val="zh-CN"/>
              </w:rPr>
              <w:t>AAA</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0.70%</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AA</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0.70%</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A</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0.80%</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BBB或未评级</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BB</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2.00%</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B</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3.00%</w:t>
            </w:r>
          </w:p>
        </w:tc>
      </w:tr>
      <w:tr>
        <w:tblPrEx>
          <w:tblBorders>
            <w:top w:val="single" w:color="auto" w:sz="18" w:space="0"/>
            <w:left w:val="none" w:color="auto" w:sz="0" w:space="0"/>
            <w:bottom w:val="single" w:color="auto" w:sz="1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047"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CCC</w:t>
            </w:r>
          </w:p>
        </w:tc>
        <w:tc>
          <w:tcPr>
            <w:tcW w:w="4048" w:type="dxa"/>
            <w:vAlign w:val="center"/>
          </w:tcPr>
          <w:p>
            <w:pPr>
              <w:widowControl/>
              <w:spacing w:before="0" w:beforeAutospacing="0" w:after="0" w:afterAutospacing="0"/>
              <w:ind w:left="0" w:right="0"/>
              <w:jc w:val="center"/>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10.00%</w:t>
            </w:r>
          </w:p>
        </w:tc>
      </w:tr>
    </w:tbl>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（3）EAD</w:t>
      </w:r>
      <w:r>
        <w:rPr>
          <w:rFonts w:hint="eastAsia" w:ascii="宋体" w:hAnsi="宋体" w:eastAsia="宋体" w:cs="宋体"/>
          <w:sz w:val="28"/>
          <w:szCs w:val="28"/>
          <w:vertAlign w:val="subscript"/>
        </w:rPr>
        <w:t>i</w:t>
      </w:r>
      <w:r>
        <w:rPr>
          <w:rFonts w:hint="eastAsia" w:ascii="宋体" w:hAnsi="宋体" w:eastAsia="宋体" w:cs="宋体"/>
          <w:sz w:val="32"/>
          <w:szCs w:val="32"/>
          <w:vertAlign w:val="superscript"/>
        </w:rPr>
        <w:t>total</w:t>
      </w:r>
      <w:r>
        <w:rPr>
          <w:rFonts w:hint="eastAsia" w:ascii="宋体" w:hAnsi="宋体" w:eastAsia="宋体" w:cs="宋体"/>
          <w:sz w:val="21"/>
          <w:szCs w:val="21"/>
        </w:rPr>
        <w:t>为交易对手i的EAD。估计EAD时可考虑净额结算及抵质押品的风险缓释效果，且应使用（1-exp（-0.05*M</w:t>
      </w:r>
      <w:r>
        <w:rPr>
          <w:rFonts w:hint="eastAsia" w:ascii="宋体" w:hAnsi="宋体" w:eastAsia="宋体" w:cs="宋体"/>
          <w:sz w:val="28"/>
          <w:szCs w:val="28"/>
          <w:vertAlign w:val="subscript"/>
        </w:rPr>
        <w:t>i</w:t>
      </w:r>
      <w:r>
        <w:rPr>
          <w:rFonts w:hint="eastAsia" w:ascii="宋体" w:hAnsi="宋体" w:eastAsia="宋体" w:cs="宋体"/>
          <w:sz w:val="21"/>
          <w:szCs w:val="21"/>
        </w:rPr>
        <w:t>））/（0.05*M</w:t>
      </w:r>
      <w:r>
        <w:rPr>
          <w:rFonts w:hint="eastAsia" w:ascii="宋体" w:hAnsi="宋体" w:eastAsia="宋体" w:cs="宋体"/>
          <w:sz w:val="28"/>
          <w:szCs w:val="28"/>
          <w:vertAlign w:val="subscript"/>
        </w:rPr>
        <w:t>i</w:t>
      </w:r>
      <w:r>
        <w:rPr>
          <w:rFonts w:hint="eastAsia" w:ascii="宋体" w:hAnsi="宋体" w:eastAsia="宋体" w:cs="宋体"/>
          <w:sz w:val="21"/>
          <w:szCs w:val="21"/>
        </w:rPr>
        <w:t>）的折现系数进行扣减。如填报机构满足合格计算净额条件，可按照《商业银行资本管理办法（试行）》附件6要求计算EAD；如填报机构衍生品有满足《商业银行资本管理办法（试行）》附件2的合格抵质押品，可根据《商业银行资本管理办法（试行）》附件8第三部分“证券融资交易的交易信用风险加权资产的计量”中第三点规定的证券融资交易风险缓释后风险暴露的计算公式来计算EAD。</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附公式：</w:t>
      </w:r>
      <w:r>
        <w:rPr>
          <w:rFonts w:hint="eastAsia" w:ascii="宋体" w:hAnsi="宋体" w:eastAsia="宋体" w:cs="宋体"/>
          <w:kern w:val="2"/>
          <w:position w:val="-14"/>
          <w:sz w:val="21"/>
          <w:szCs w:val="21"/>
          <w:lang w:val="en-US" w:eastAsia="zh-CN" w:bidi="ar-SA"/>
        </w:rPr>
        <w:object>
          <v:shape id="_x0000_i1032" o:spt="75" type="#_x0000_t75" style="height:20.25pt;width:234pt;" o:ole="t" fillcolor="#FFFFFF" filled="f" o:preferrelative="t" stroked="f" coordsize="21600,21600">
            <v:path/>
            <v:fill on="f" color2="#FFFFFF" focussize="0,0"/>
            <v:stroke on="f"/>
            <v:imagedata r:id="rId17" gain="65536f" blacklevel="0f" gamma="0" o:title=""/>
            <o:lock v:ext="edit" position="f" selection="f" grouping="f" rotation="f" cropping="f" text="f" aspectratio="t"/>
            <w10:wrap type="none"/>
            <w10:anchorlock/>
          </v:shape>
          <o:OLEObject Type="Embed" ProgID="" ShapeID="_x0000_i1032" DrawAspect="Content" ObjectID="_1468075731" r:id="rId16">
            <o:LockedField>false</o:LockedField>
          </o:OLEObject>
        </w:object>
      </w:r>
      <w:r>
        <w:rPr>
          <w:rFonts w:hint="eastAsia" w:ascii="宋体" w:hAnsi="宋体" w:eastAsia="宋体" w:cs="宋体"/>
          <w:sz w:val="21"/>
          <w:szCs w:val="21"/>
        </w:rPr>
        <w:t>，详细计算方法参见《G4B-3（b）证券融资交易对手信用风险计算表（权重法）》填报说明中第Ⅱ部分：交易账户证券融资交易表的说明。特别地，如抵质押品为保证金，则可直接以EAD减去保证金之后的余额即为缓释后的EAD。</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（4）B</w:t>
      </w:r>
      <w:r>
        <w:rPr>
          <w:rFonts w:hint="eastAsia" w:ascii="宋体" w:hAnsi="宋体" w:eastAsia="宋体" w:cs="宋体"/>
          <w:sz w:val="21"/>
          <w:szCs w:val="21"/>
          <w:vertAlign w:val="subscript"/>
        </w:rPr>
        <w:t>i</w:t>
      </w:r>
      <w:r>
        <w:rPr>
          <w:rFonts w:hint="eastAsia" w:ascii="宋体" w:hAnsi="宋体" w:eastAsia="宋体" w:cs="宋体"/>
          <w:sz w:val="21"/>
          <w:szCs w:val="21"/>
        </w:rPr>
        <w:t>为银行购买的、标的为交易对手i且用于对冲CVA风险的单名信用违约互换套期工具的名义金额（如有多个头寸，则应进行加总）,该名义金额应使用（1-exp（-0.05*M</w:t>
      </w:r>
      <w:r>
        <w:rPr>
          <w:rFonts w:hint="eastAsia" w:ascii="宋体" w:hAnsi="宋体" w:eastAsia="宋体" w:cs="宋体"/>
          <w:sz w:val="21"/>
          <w:szCs w:val="21"/>
          <w:vertAlign w:val="subscript"/>
        </w:rPr>
        <w:t>i</w:t>
      </w:r>
      <w:r>
        <w:rPr>
          <w:rFonts w:hint="eastAsia" w:ascii="宋体" w:hAnsi="宋体" w:eastAsia="宋体" w:cs="宋体"/>
          <w:position w:val="20"/>
          <w:sz w:val="21"/>
          <w:szCs w:val="21"/>
        </w:rPr>
        <w:t>hedge</w:t>
      </w:r>
      <w:r>
        <w:rPr>
          <w:rFonts w:hint="eastAsia" w:ascii="宋体" w:hAnsi="宋体" w:eastAsia="宋体" w:cs="宋体"/>
          <w:sz w:val="21"/>
          <w:szCs w:val="21"/>
        </w:rPr>
        <w:t>））/（0.05*M</w:t>
      </w:r>
      <w:r>
        <w:rPr>
          <w:rFonts w:hint="eastAsia" w:ascii="宋体" w:hAnsi="宋体" w:eastAsia="宋体" w:cs="宋体"/>
          <w:sz w:val="21"/>
          <w:szCs w:val="21"/>
          <w:vertAlign w:val="subscript"/>
        </w:rPr>
        <w:t>i</w:t>
      </w:r>
      <w:r>
        <w:rPr>
          <w:rFonts w:hint="eastAsia" w:ascii="宋体" w:hAnsi="宋体" w:eastAsia="宋体" w:cs="宋体"/>
          <w:position w:val="20"/>
          <w:sz w:val="21"/>
          <w:szCs w:val="21"/>
        </w:rPr>
        <w:t>hedge</w:t>
      </w:r>
      <w:r>
        <w:rPr>
          <w:rFonts w:hint="eastAsia" w:ascii="宋体" w:hAnsi="宋体" w:eastAsia="宋体" w:cs="宋体"/>
          <w:sz w:val="21"/>
          <w:szCs w:val="21"/>
        </w:rPr>
        <w:t>）的折扣系数进行扣减。</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（5）B</w:t>
      </w:r>
      <w:r>
        <w:rPr>
          <w:rFonts w:hint="eastAsia" w:ascii="宋体" w:hAnsi="宋体" w:eastAsia="宋体" w:cs="宋体"/>
          <w:color w:val="auto"/>
          <w:sz w:val="36"/>
          <w:szCs w:val="36"/>
          <w:vertAlign w:val="subscript"/>
        </w:rPr>
        <w:t>ind</w:t>
      </w:r>
      <w:r>
        <w:rPr>
          <w:rFonts w:hint="eastAsia" w:ascii="宋体" w:hAnsi="宋体" w:eastAsia="宋体" w:cs="宋体"/>
          <w:sz w:val="21"/>
          <w:szCs w:val="21"/>
        </w:rPr>
        <w:t>为用于对冲CVA风险的一个或多个指数信用违约互换的名义总金额，该名义金额应使用（1-exp（-0.05*M</w:t>
      </w:r>
      <w:r>
        <w:rPr>
          <w:rFonts w:hint="eastAsia" w:ascii="宋体" w:hAnsi="宋体" w:eastAsia="宋体" w:cs="宋体"/>
          <w:sz w:val="36"/>
          <w:szCs w:val="36"/>
          <w:vertAlign w:val="subscript"/>
        </w:rPr>
        <w:t>ind</w:t>
      </w:r>
      <w:r>
        <w:rPr>
          <w:rFonts w:hint="eastAsia" w:ascii="宋体" w:hAnsi="宋体" w:eastAsia="宋体" w:cs="宋体"/>
          <w:sz w:val="21"/>
          <w:szCs w:val="21"/>
        </w:rPr>
        <w:t>））/（0.05*M</w:t>
      </w:r>
      <w:r>
        <w:rPr>
          <w:rFonts w:hint="eastAsia" w:ascii="宋体" w:hAnsi="宋体" w:eastAsia="宋体" w:cs="宋体"/>
          <w:sz w:val="36"/>
          <w:szCs w:val="36"/>
          <w:vertAlign w:val="subscript"/>
        </w:rPr>
        <w:t>ind</w:t>
      </w:r>
      <w:r>
        <w:rPr>
          <w:rFonts w:hint="eastAsia" w:ascii="宋体" w:hAnsi="宋体" w:eastAsia="宋体" w:cs="宋体"/>
          <w:sz w:val="21"/>
          <w:szCs w:val="21"/>
        </w:rPr>
        <w:t>） 的折扣系数进行扣减。</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（6）</w:t>
      </w:r>
      <w:r>
        <w:rPr>
          <w:rFonts w:hint="eastAsia" w:ascii="宋体" w:hAnsi="宋体" w:eastAsia="宋体" w:cs="宋体"/>
          <w:sz w:val="32"/>
          <w:szCs w:val="32"/>
        </w:rPr>
        <w:t>w</w:t>
      </w:r>
      <w:r>
        <w:rPr>
          <w:rFonts w:hint="eastAsia" w:ascii="宋体" w:hAnsi="宋体" w:eastAsia="宋体" w:cs="宋体"/>
          <w:sz w:val="32"/>
          <w:szCs w:val="32"/>
          <w:vertAlign w:val="subscript"/>
        </w:rPr>
        <w:t>ind</w:t>
      </w:r>
      <w:r>
        <w:rPr>
          <w:rFonts w:hint="eastAsia" w:ascii="宋体" w:hAnsi="宋体" w:eastAsia="宋体" w:cs="宋体"/>
          <w:sz w:val="21"/>
          <w:szCs w:val="21"/>
        </w:rPr>
        <w:t>为指数套期工具的风险权重。填报机构应基于指数‘ind’的平均利差、对照《交易对手的外部评级与风险权重的对应关系表》以确定该指数套期工具的风险权重。具体地，填报机构应找到CDS指数的平均利差（Spread），然后参照其他债项的利差和评级或采用其他的可信方法，确定该CDS指数的信用评级，并对照《交易对手的外部评级与风险权重的对应关系表》以确定该指数套期工具的风险权重。</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（7）M</w:t>
      </w:r>
      <w:r>
        <w:rPr>
          <w:rFonts w:hint="eastAsia" w:ascii="宋体" w:hAnsi="宋体" w:eastAsia="宋体" w:cs="宋体"/>
          <w:sz w:val="21"/>
          <w:szCs w:val="21"/>
          <w:vertAlign w:val="subscript"/>
        </w:rPr>
        <w:t>i</w:t>
      </w:r>
      <w:r>
        <w:rPr>
          <w:rFonts w:hint="eastAsia" w:ascii="宋体" w:hAnsi="宋体" w:eastAsia="宋体" w:cs="宋体"/>
          <w:sz w:val="21"/>
          <w:szCs w:val="21"/>
        </w:rPr>
        <w:t>为对交易对手i的交易的有效期限。M</w:t>
      </w:r>
      <w:r>
        <w:rPr>
          <w:rFonts w:hint="eastAsia" w:ascii="宋体" w:hAnsi="宋体" w:eastAsia="宋体" w:cs="宋体"/>
          <w:color w:val="000000"/>
          <w:kern w:val="0"/>
          <w:sz w:val="21"/>
          <w:szCs w:val="21"/>
          <w:vertAlign w:val="subscript"/>
        </w:rPr>
        <w:t>i</w:t>
      </w:r>
      <w:r>
        <w:rPr>
          <w:rFonts w:hint="eastAsia" w:ascii="宋体" w:hAnsi="宋体" w:eastAsia="宋体" w:cs="宋体"/>
          <w:sz w:val="21"/>
          <w:szCs w:val="21"/>
        </w:rPr>
        <w:t>的计算规则见《</w:t>
      </w:r>
      <w:r>
        <w:rPr>
          <w:rFonts w:hint="eastAsia" w:ascii="宋体" w:hAnsi="宋体" w:cs="宋体"/>
          <w:sz w:val="21"/>
          <w:szCs w:val="21"/>
          <w:lang w:eastAsia="zh-CN"/>
        </w:rPr>
        <w:t>商业银行资本管理办法（试行）</w:t>
      </w:r>
      <w:r>
        <w:rPr>
          <w:rFonts w:hint="eastAsia" w:ascii="宋体" w:hAnsi="宋体" w:eastAsia="宋体" w:cs="宋体"/>
          <w:sz w:val="21"/>
          <w:szCs w:val="21"/>
        </w:rPr>
        <w:t>》附件五“六、风险参数量化”的第六点“有效期限估计及要求”部分的规定，在第五部分填报案例中有具体的案例可作为参考，但此处的M</w:t>
      </w:r>
      <w:r>
        <w:rPr>
          <w:rFonts w:hint="eastAsia" w:ascii="宋体" w:hAnsi="宋体" w:eastAsia="宋体" w:cs="宋体"/>
          <w:color w:val="000000"/>
          <w:kern w:val="0"/>
          <w:sz w:val="21"/>
          <w:szCs w:val="21"/>
          <w:vertAlign w:val="subscript"/>
        </w:rPr>
        <w:t>i</w:t>
      </w:r>
      <w:r>
        <w:rPr>
          <w:rFonts w:hint="eastAsia" w:ascii="宋体" w:hAnsi="宋体" w:eastAsia="宋体" w:cs="宋体"/>
          <w:sz w:val="21"/>
          <w:szCs w:val="21"/>
        </w:rPr>
        <w:t>不受上限（5年）和下限（1年）的限制。</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（8）M</w:t>
      </w:r>
      <w:r>
        <w:rPr>
          <w:rFonts w:hint="eastAsia" w:ascii="宋体" w:hAnsi="宋体" w:eastAsia="宋体" w:cs="宋体"/>
          <w:sz w:val="21"/>
          <w:szCs w:val="21"/>
          <w:vertAlign w:val="subscript"/>
        </w:rPr>
        <w:t>i</w:t>
      </w:r>
      <w:r>
        <w:rPr>
          <w:rFonts w:hint="eastAsia" w:ascii="宋体" w:hAnsi="宋体" w:eastAsia="宋体" w:cs="宋体"/>
          <w:position w:val="20"/>
          <w:sz w:val="21"/>
          <w:szCs w:val="21"/>
        </w:rPr>
        <w:t>hedge</w:t>
      </w:r>
      <w:r>
        <w:rPr>
          <w:rFonts w:hint="eastAsia" w:ascii="宋体" w:hAnsi="宋体" w:eastAsia="宋体" w:cs="宋体"/>
          <w:sz w:val="21"/>
          <w:szCs w:val="21"/>
        </w:rPr>
        <w:t>为名义金额为B</w:t>
      </w:r>
      <w:r>
        <w:rPr>
          <w:rFonts w:hint="eastAsia" w:ascii="宋体" w:hAnsi="宋体" w:eastAsia="宋体" w:cs="宋体"/>
          <w:sz w:val="21"/>
          <w:szCs w:val="21"/>
          <w:vertAlign w:val="subscript"/>
        </w:rPr>
        <w:t>i</w:t>
      </w:r>
      <w:r>
        <w:rPr>
          <w:rFonts w:hint="eastAsia" w:ascii="宋体" w:hAnsi="宋体" w:eastAsia="宋体" w:cs="宋体"/>
          <w:sz w:val="21"/>
          <w:szCs w:val="21"/>
        </w:rPr>
        <w:t>的套期工具的期限（如存在多个头寸，则应加总M</w:t>
      </w:r>
      <w:r>
        <w:rPr>
          <w:rFonts w:hint="eastAsia" w:ascii="宋体" w:hAnsi="宋体" w:eastAsia="宋体" w:cs="宋体"/>
          <w:sz w:val="21"/>
          <w:szCs w:val="21"/>
          <w:vertAlign w:val="subscript"/>
        </w:rPr>
        <w:t>i</w:t>
      </w:r>
      <w:r>
        <w:rPr>
          <w:rFonts w:hint="eastAsia" w:ascii="宋体" w:hAnsi="宋体" w:eastAsia="宋体" w:cs="宋体"/>
          <w:position w:val="20"/>
          <w:sz w:val="21"/>
          <w:szCs w:val="21"/>
        </w:rPr>
        <w:t>hedge</w:t>
      </w:r>
      <w:r>
        <w:rPr>
          <w:rFonts w:hint="eastAsia" w:ascii="宋体" w:hAnsi="宋体" w:eastAsia="宋体" w:cs="宋体"/>
          <w:sz w:val="21"/>
          <w:szCs w:val="21"/>
        </w:rPr>
        <w:t>∙B</w:t>
      </w:r>
      <w:r>
        <w:rPr>
          <w:rFonts w:hint="eastAsia" w:ascii="宋体" w:hAnsi="宋体" w:eastAsia="宋体" w:cs="宋体"/>
          <w:sz w:val="21"/>
          <w:szCs w:val="21"/>
          <w:vertAlign w:val="subscript"/>
        </w:rPr>
        <w:t>i</w:t>
      </w:r>
      <w:r>
        <w:rPr>
          <w:rFonts w:hint="eastAsia" w:ascii="宋体" w:hAnsi="宋体" w:eastAsia="宋体" w:cs="宋体"/>
          <w:sz w:val="21"/>
          <w:szCs w:val="21"/>
        </w:rPr>
        <w:t>）。</w:t>
      </w:r>
    </w:p>
    <w:p>
      <w:pPr>
        <w:autoSpaceDE w:val="0"/>
        <w:autoSpaceDN w:val="0"/>
        <w:adjustRightInd w:val="0"/>
        <w:spacing w:line="480" w:lineRule="exact"/>
        <w:ind w:firstLine="420" w:firstLineChars="200"/>
        <w:rPr>
          <w:rFonts w:hint="eastAsia" w:ascii="宋体" w:hAnsi="宋体" w:eastAsia="宋体" w:cs="宋体"/>
          <w:sz w:val="21"/>
          <w:szCs w:val="21"/>
        </w:rPr>
      </w:pPr>
      <w:r>
        <w:rPr>
          <w:rFonts w:hint="eastAsia" w:ascii="宋体" w:hAnsi="宋体" w:eastAsia="宋体" w:cs="宋体"/>
          <w:sz w:val="21"/>
          <w:szCs w:val="21"/>
        </w:rPr>
        <w:t>（9）M</w:t>
      </w:r>
      <w:r>
        <w:rPr>
          <w:rFonts w:hint="eastAsia" w:ascii="宋体" w:hAnsi="宋体" w:eastAsia="宋体" w:cs="宋体"/>
          <w:position w:val="20"/>
          <w:sz w:val="21"/>
          <w:szCs w:val="21"/>
        </w:rPr>
        <w:t>ind</w:t>
      </w:r>
      <w:r>
        <w:rPr>
          <w:rFonts w:hint="eastAsia" w:ascii="宋体" w:hAnsi="宋体" w:eastAsia="宋体" w:cs="宋体"/>
          <w:sz w:val="21"/>
          <w:szCs w:val="21"/>
        </w:rPr>
        <w:t>为指数套期工具‘ind’的期限。如有多个指数套期工具头寸，则为名义加权平均期限。</w:t>
      </w:r>
    </w:p>
    <w:p>
      <w:pPr>
        <w:pStyle w:val="16"/>
        <w:spacing w:line="480" w:lineRule="exact"/>
        <w:ind w:firstLine="420" w:firstLineChars="200"/>
        <w:jc w:val="both"/>
        <w:rPr>
          <w:rFonts w:hint="eastAsia" w:ascii="宋体" w:hAnsi="宋体" w:eastAsia="宋体" w:cs="宋体"/>
          <w:sz w:val="21"/>
          <w:szCs w:val="21"/>
        </w:rPr>
      </w:pPr>
      <w:r>
        <w:rPr>
          <w:rFonts w:hint="eastAsia" w:ascii="宋体" w:hAnsi="宋体" w:eastAsia="宋体" w:cs="宋体"/>
          <w:color w:val="auto"/>
          <w:kern w:val="2"/>
          <w:sz w:val="21"/>
          <w:szCs w:val="21"/>
        </w:rPr>
        <w:t>2．对于任何交易对手，若其本身为用于对冲交易对手信用风险的指数信用违约互换中基础指数的组成部分，经</w:t>
      </w:r>
      <w:del w:id="79" w:author="CBIRC" w:date="2024-12-13T14:52:13Z">
        <w:r>
          <w:rPr>
            <w:rFonts w:hint="eastAsia" w:ascii="宋体" w:hAnsi="宋体" w:eastAsia="宋体" w:cs="宋体"/>
            <w:color w:val="auto"/>
            <w:kern w:val="2"/>
            <w:sz w:val="21"/>
            <w:szCs w:val="21"/>
          </w:rPr>
          <w:delText>银监会</w:delText>
        </w:r>
      </w:del>
      <w:ins w:id="80" w:author="CBIRC" w:date="2024-12-13T14:52:13Z">
        <w:r>
          <w:rPr>
            <w:rFonts w:hint="eastAsia" w:ascii="宋体" w:hAnsi="宋体" w:cs="宋体"/>
            <w:color w:val="auto"/>
            <w:kern w:val="2"/>
            <w:sz w:val="21"/>
            <w:szCs w:val="21"/>
            <w:lang w:eastAsia="zh-CN"/>
          </w:rPr>
          <w:t>国家</w:t>
        </w:r>
      </w:ins>
      <w:ins w:id="81" w:author="CBIRC" w:date="2024-12-13T14:52:14Z">
        <w:r>
          <w:rPr>
            <w:rFonts w:hint="eastAsia" w:ascii="宋体" w:hAnsi="宋体" w:cs="宋体"/>
            <w:color w:val="auto"/>
            <w:kern w:val="2"/>
            <w:sz w:val="21"/>
            <w:szCs w:val="21"/>
            <w:lang w:eastAsia="zh-CN"/>
          </w:rPr>
          <w:t>金融</w:t>
        </w:r>
      </w:ins>
      <w:ins w:id="82" w:author="CBIRC" w:date="2024-12-13T14:52:15Z">
        <w:r>
          <w:rPr>
            <w:rFonts w:hint="eastAsia" w:ascii="宋体" w:hAnsi="宋体" w:cs="宋体"/>
            <w:color w:val="auto"/>
            <w:kern w:val="2"/>
            <w:sz w:val="21"/>
            <w:szCs w:val="21"/>
            <w:lang w:eastAsia="zh-CN"/>
          </w:rPr>
          <w:t>监督</w:t>
        </w:r>
      </w:ins>
      <w:ins w:id="83" w:author="CBIRC" w:date="2024-12-13T14:52:16Z">
        <w:r>
          <w:rPr>
            <w:rFonts w:hint="eastAsia" w:ascii="宋体" w:hAnsi="宋体" w:cs="宋体"/>
            <w:color w:val="auto"/>
            <w:kern w:val="2"/>
            <w:sz w:val="21"/>
            <w:szCs w:val="21"/>
            <w:lang w:eastAsia="zh-CN"/>
          </w:rPr>
          <w:t>管理</w:t>
        </w:r>
      </w:ins>
      <w:ins w:id="84" w:author="CBIRC" w:date="2024-12-13T14:52:17Z">
        <w:r>
          <w:rPr>
            <w:rFonts w:hint="eastAsia" w:ascii="宋体" w:hAnsi="宋体" w:cs="宋体"/>
            <w:color w:val="auto"/>
            <w:kern w:val="2"/>
            <w:sz w:val="21"/>
            <w:szCs w:val="21"/>
            <w:lang w:eastAsia="zh-CN"/>
          </w:rPr>
          <w:t>总局</w:t>
        </w:r>
      </w:ins>
      <w:r>
        <w:rPr>
          <w:rFonts w:hint="eastAsia" w:ascii="宋体" w:hAnsi="宋体" w:eastAsia="宋体" w:cs="宋体"/>
          <w:color w:val="auto"/>
          <w:kern w:val="2"/>
          <w:sz w:val="21"/>
          <w:szCs w:val="21"/>
        </w:rPr>
        <w:t>批准，该指数中属于该交易对手的名义金额（根据其在指数中的权重）可从指数信用违约互换的名义金额中扣减，并将该金额作为对单一交易对手的单名套期工具B</w:t>
      </w:r>
      <w:r>
        <w:rPr>
          <w:rFonts w:hint="eastAsia" w:ascii="宋体" w:hAnsi="宋体" w:eastAsia="宋体" w:cs="宋体"/>
          <w:color w:val="auto"/>
          <w:kern w:val="2"/>
          <w:sz w:val="21"/>
          <w:szCs w:val="21"/>
          <w:vertAlign w:val="subscript"/>
        </w:rPr>
        <w:t>i</w:t>
      </w:r>
      <w:r>
        <w:rPr>
          <w:rFonts w:hint="eastAsia" w:ascii="宋体" w:hAnsi="宋体" w:eastAsia="宋体" w:cs="宋体"/>
          <w:color w:val="auto"/>
          <w:kern w:val="2"/>
          <w:sz w:val="21"/>
          <w:szCs w:val="21"/>
        </w:rPr>
        <w:t>，该套期工具的期限等于指数套期工具的期限。</w:t>
      </w:r>
    </w:p>
    <w:p>
      <w:pPr>
        <w:widowControl w:val="0"/>
        <w:wordWrap/>
        <w:adjustRightInd/>
        <w:snapToGrid/>
        <w:spacing w:line="480" w:lineRule="exact"/>
        <w:ind w:left="0" w:leftChars="0" w:right="0" w:firstLine="422" w:firstLineChars="200"/>
        <w:jc w:val="both"/>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第</w:t>
      </w:r>
      <w:r>
        <w:rPr>
          <w:rFonts w:hint="eastAsia" w:ascii="宋体" w:hAnsi="宋体" w:cs="宋体"/>
          <w:b/>
          <w:bCs/>
          <w:sz w:val="21"/>
          <w:szCs w:val="21"/>
          <w:lang w:eastAsia="zh-CN"/>
        </w:rPr>
        <w:t>四</w:t>
      </w:r>
      <w:r>
        <w:rPr>
          <w:rFonts w:hint="eastAsia" w:ascii="宋体" w:hAnsi="宋体" w:eastAsia="宋体" w:cs="宋体"/>
          <w:b/>
          <w:bCs/>
          <w:sz w:val="21"/>
          <w:szCs w:val="21"/>
        </w:rPr>
        <w:t>部分：具体说明</w:t>
      </w:r>
    </w:p>
    <w:p>
      <w:pPr>
        <w:spacing w:line="440" w:lineRule="exact"/>
        <w:rPr>
          <w:b/>
          <w:bCs/>
          <w:szCs w:val="21"/>
        </w:rPr>
      </w:pPr>
      <w:r>
        <w:rPr>
          <w:b/>
          <w:bCs/>
          <w:szCs w:val="21"/>
        </w:rPr>
        <w:t>核对关系</w:t>
      </w:r>
    </w:p>
    <w:p>
      <w:pPr>
        <w:spacing w:line="440" w:lineRule="exact"/>
        <w:ind w:firstLine="420" w:firstLineChars="200"/>
        <w:rPr>
          <w:szCs w:val="21"/>
        </w:rPr>
      </w:pPr>
      <w:r>
        <w:rPr>
          <w:szCs w:val="21"/>
        </w:rPr>
        <w:t>表内校验关系：</w:t>
      </w:r>
    </w:p>
    <w:p>
      <w:pPr>
        <w:spacing w:line="440" w:lineRule="exact"/>
        <w:ind w:firstLine="420" w:firstLineChars="200"/>
        <w:rPr>
          <w:rFonts w:hint="eastAsia"/>
          <w:szCs w:val="21"/>
        </w:rPr>
      </w:pPr>
      <w:r>
        <w:rPr>
          <w:rFonts w:hint="eastAsia"/>
          <w:szCs w:val="21"/>
        </w:rPr>
        <w:t>第I部分 违约风险暴露</w:t>
      </w:r>
    </w:p>
    <w:p>
      <w:pPr>
        <w:spacing w:line="440" w:lineRule="exact"/>
        <w:ind w:firstLine="420" w:firstLineChars="200"/>
        <w:rPr>
          <w:rFonts w:hint="eastAsia"/>
          <w:szCs w:val="21"/>
          <w:lang w:val="en-US" w:eastAsia="zh-CN"/>
        </w:rPr>
      </w:pPr>
      <w:r>
        <w:rPr>
          <w:rFonts w:hint="eastAsia"/>
          <w:szCs w:val="21"/>
        </w:rPr>
        <w:t>I=D</w:t>
      </w:r>
      <w:ins w:id="85" w:author="周世杰" w:date="2019-01-30T15:31:00Z">
        <w:r>
          <w:rPr>
            <w:rFonts w:hint="eastAsia"/>
            <w:szCs w:val="21"/>
            <w:lang w:val="en-US" w:eastAsia="zh-CN"/>
          </w:rPr>
          <w:t>-</w:t>
        </w:r>
      </w:ins>
      <w:del w:id="86" w:author="周世杰" w:date="2019-01-30T15:31:00Z">
        <w:r>
          <w:rPr>
            <w:rFonts w:hint="eastAsia"/>
            <w:szCs w:val="21"/>
          </w:rPr>
          <w:delText>+</w:delText>
        </w:r>
      </w:del>
      <w:r>
        <w:rPr>
          <w:rFonts w:hint="eastAsia"/>
          <w:szCs w:val="21"/>
        </w:rPr>
        <w:t>E+F+G</w:t>
      </w:r>
      <w:ins w:id="87" w:author="周世杰" w:date="2019-01-30T15:31:00Z">
        <w:r>
          <w:rPr>
            <w:rFonts w:hint="eastAsia"/>
            <w:szCs w:val="21"/>
            <w:lang w:val="en-US" w:eastAsia="zh-CN"/>
          </w:rPr>
          <w:t>-</w:t>
        </w:r>
      </w:ins>
      <w:del w:id="88" w:author="周世杰" w:date="2019-01-30T15:31:00Z">
        <w:r>
          <w:rPr>
            <w:rFonts w:hint="eastAsia"/>
            <w:szCs w:val="21"/>
          </w:rPr>
          <w:delText>+</w:delText>
        </w:r>
      </w:del>
      <w:r>
        <w:rPr>
          <w:rFonts w:hint="eastAsia"/>
          <w:szCs w:val="21"/>
        </w:rPr>
        <w:t>H</w:t>
      </w:r>
      <w:r>
        <w:rPr>
          <w:rFonts w:hint="eastAsia"/>
          <w:szCs w:val="21"/>
          <w:lang w:eastAsia="zh-CN"/>
        </w:rPr>
        <w:t>，适用于各</w:t>
      </w:r>
      <w:r>
        <w:rPr>
          <w:rFonts w:hint="eastAsia"/>
          <w:szCs w:val="21"/>
          <w:lang w:val="en-US" w:eastAsia="zh-CN"/>
        </w:rPr>
        <w:t>行包括合计.I</w:t>
      </w:r>
    </w:p>
    <w:p>
      <w:pPr>
        <w:spacing w:line="440" w:lineRule="exact"/>
        <w:ind w:firstLine="420" w:firstLineChars="200"/>
        <w:rPr>
          <w:rFonts w:hint="eastAsia"/>
          <w:szCs w:val="21"/>
          <w:lang w:val="en-US" w:eastAsia="zh-CN"/>
        </w:rPr>
      </w:pPr>
      <w:r>
        <w:rPr>
          <w:rFonts w:hint="eastAsia"/>
          <w:szCs w:val="21"/>
          <w:lang w:val="en-US" w:eastAsia="zh-CN"/>
        </w:rPr>
        <w:t>T=J+L+N+P+R</w:t>
      </w:r>
      <w:r>
        <w:rPr>
          <w:rFonts w:hint="eastAsia"/>
          <w:szCs w:val="21"/>
          <w:lang w:eastAsia="zh-CN"/>
        </w:rPr>
        <w:t>，适用于各</w:t>
      </w:r>
      <w:r>
        <w:rPr>
          <w:rFonts w:hint="eastAsia"/>
          <w:szCs w:val="21"/>
          <w:lang w:val="en-US" w:eastAsia="zh-CN"/>
        </w:rPr>
        <w:t>行包括合计</w:t>
      </w:r>
    </w:p>
    <w:p>
      <w:pPr>
        <w:spacing w:line="440" w:lineRule="exact"/>
        <w:ind w:firstLine="420" w:firstLineChars="200"/>
        <w:rPr>
          <w:del w:id="89" w:author="周世杰" w:date="2019-01-30T15:32:00Z"/>
          <w:rFonts w:hint="eastAsia"/>
          <w:szCs w:val="21"/>
        </w:rPr>
      </w:pPr>
      <w:del w:id="90" w:author="周世杰" w:date="2019-01-30T15:32:00Z">
        <w:r>
          <w:rPr>
            <w:szCs w:val="21"/>
          </w:rPr>
          <w:delText>[</w:delText>
        </w:r>
      </w:del>
      <w:del w:id="91" w:author="周世杰" w:date="2019-01-30T15:32:00Z">
        <w:r>
          <w:rPr>
            <w:rFonts w:hint="eastAsia"/>
            <w:szCs w:val="21"/>
          </w:rPr>
          <w:delText>1.</w:delText>
        </w:r>
      </w:del>
      <w:del w:id="92" w:author="周世杰" w:date="2019-01-30T15:32:00Z">
        <w:r>
          <w:rPr>
            <w:szCs w:val="21"/>
          </w:rPr>
          <w:delText>]=[</w:delText>
        </w:r>
      </w:del>
      <w:del w:id="93" w:author="周世杰" w:date="2019-01-30T15:32:00Z">
        <w:r>
          <w:rPr>
            <w:rFonts w:hint="eastAsia"/>
            <w:szCs w:val="21"/>
          </w:rPr>
          <w:delText>1.1</w:delText>
        </w:r>
      </w:del>
      <w:del w:id="94" w:author="周世杰" w:date="2019-01-30T15:32:00Z">
        <w:r>
          <w:rPr>
            <w:szCs w:val="21"/>
          </w:rPr>
          <w:delText>]</w:delText>
        </w:r>
      </w:del>
      <w:del w:id="95" w:author="周世杰" w:date="2019-01-30T15:32:00Z">
        <w:r>
          <w:rPr>
            <w:rFonts w:hint="eastAsia"/>
            <w:szCs w:val="21"/>
          </w:rPr>
          <w:delText>+[1.2]（本关系覆盖B列）</w:delText>
        </w:r>
      </w:del>
    </w:p>
    <w:p>
      <w:pPr>
        <w:spacing w:line="440" w:lineRule="exact"/>
        <w:ind w:firstLine="420" w:firstLineChars="200"/>
        <w:rPr>
          <w:del w:id="96" w:author="周世杰" w:date="2019-01-30T15:32:00Z"/>
          <w:rFonts w:hint="eastAsia"/>
          <w:szCs w:val="21"/>
        </w:rPr>
      </w:pPr>
      <w:del w:id="97" w:author="周世杰" w:date="2019-01-30T15:32:00Z">
        <w:r>
          <w:rPr>
            <w:szCs w:val="21"/>
          </w:rPr>
          <w:delText>[</w:delText>
        </w:r>
      </w:del>
      <w:del w:id="98" w:author="周世杰" w:date="2019-01-30T15:32:00Z">
        <w:r>
          <w:rPr>
            <w:rFonts w:hint="eastAsia"/>
            <w:szCs w:val="21"/>
          </w:rPr>
          <w:delText>4.</w:delText>
        </w:r>
      </w:del>
      <w:del w:id="99" w:author="周世杰" w:date="2019-01-30T15:32:00Z">
        <w:r>
          <w:rPr>
            <w:szCs w:val="21"/>
          </w:rPr>
          <w:delText>]=[</w:delText>
        </w:r>
      </w:del>
      <w:del w:id="100" w:author="周世杰" w:date="2019-01-30T15:32:00Z">
        <w:r>
          <w:rPr>
            <w:rFonts w:hint="eastAsia"/>
            <w:szCs w:val="21"/>
          </w:rPr>
          <w:delText>1.</w:delText>
        </w:r>
      </w:del>
      <w:del w:id="101" w:author="周世杰" w:date="2019-01-30T15:32:00Z">
        <w:r>
          <w:rPr>
            <w:szCs w:val="21"/>
          </w:rPr>
          <w:delText>]</w:delText>
        </w:r>
      </w:del>
      <w:del w:id="102" w:author="周世杰" w:date="2019-01-30T15:32:00Z">
        <w:r>
          <w:rPr>
            <w:rFonts w:hint="eastAsia"/>
            <w:szCs w:val="21"/>
          </w:rPr>
          <w:delText>+</w:delText>
        </w:r>
      </w:del>
      <w:del w:id="103" w:author="周世杰" w:date="2019-01-30T15:32:00Z">
        <w:r>
          <w:rPr>
            <w:szCs w:val="21"/>
          </w:rPr>
          <w:delText>[</w:delText>
        </w:r>
      </w:del>
      <w:del w:id="104" w:author="周世杰" w:date="2019-01-30T15:32:00Z">
        <w:r>
          <w:rPr>
            <w:rFonts w:hint="eastAsia"/>
            <w:szCs w:val="21"/>
          </w:rPr>
          <w:delText>2.</w:delText>
        </w:r>
      </w:del>
      <w:del w:id="105" w:author="周世杰" w:date="2019-01-30T15:32:00Z">
        <w:r>
          <w:rPr>
            <w:szCs w:val="21"/>
          </w:rPr>
          <w:delText>]</w:delText>
        </w:r>
      </w:del>
      <w:del w:id="106" w:author="周世杰" w:date="2019-01-30T15:32:00Z">
        <w:r>
          <w:rPr>
            <w:rFonts w:hint="eastAsia"/>
            <w:szCs w:val="21"/>
          </w:rPr>
          <w:delText>+</w:delText>
        </w:r>
      </w:del>
      <w:del w:id="107" w:author="周世杰" w:date="2019-01-30T15:32:00Z">
        <w:r>
          <w:rPr>
            <w:szCs w:val="21"/>
          </w:rPr>
          <w:delText>[</w:delText>
        </w:r>
      </w:del>
      <w:del w:id="108" w:author="周世杰" w:date="2019-01-30T15:32:00Z">
        <w:r>
          <w:rPr>
            <w:rFonts w:hint="eastAsia"/>
            <w:szCs w:val="21"/>
          </w:rPr>
          <w:delText>3.</w:delText>
        </w:r>
      </w:del>
      <w:del w:id="109" w:author="周世杰" w:date="2019-01-30T15:32:00Z">
        <w:r>
          <w:rPr>
            <w:szCs w:val="21"/>
          </w:rPr>
          <w:delText>]</w:delText>
        </w:r>
      </w:del>
      <w:del w:id="110" w:author="周世杰" w:date="2019-01-30T15:32:00Z">
        <w:r>
          <w:rPr>
            <w:rFonts w:hint="eastAsia"/>
            <w:szCs w:val="21"/>
          </w:rPr>
          <w:delText xml:space="preserve"> （本关系覆盖A、B列）</w:delText>
        </w:r>
      </w:del>
    </w:p>
    <w:p>
      <w:pPr>
        <w:spacing w:line="440" w:lineRule="exact"/>
        <w:ind w:firstLine="420" w:firstLineChars="200"/>
        <w:rPr>
          <w:szCs w:val="21"/>
        </w:rPr>
      </w:pPr>
      <w:r>
        <w:rPr>
          <w:szCs w:val="21"/>
        </w:rPr>
        <w:t>表间校验关系：</w:t>
      </w:r>
    </w:p>
    <w:p>
      <w:pPr>
        <w:spacing w:line="440" w:lineRule="exact"/>
        <w:ind w:firstLine="420" w:firstLineChars="200"/>
        <w:rPr>
          <w:rFonts w:hint="eastAsia"/>
          <w:szCs w:val="21"/>
        </w:rPr>
      </w:pPr>
      <w:r>
        <w:rPr>
          <w:rFonts w:hint="eastAsia"/>
          <w:szCs w:val="21"/>
        </w:rPr>
        <w:t>G4B-3：[1.1A]= G4B-3(a1)第I</w:t>
      </w:r>
      <w:r>
        <w:rPr>
          <w:rFonts w:hint="eastAsia"/>
          <w:szCs w:val="21"/>
          <w:lang w:val="en-US" w:eastAsia="zh-CN"/>
        </w:rPr>
        <w:t>.</w:t>
      </w:r>
      <w:r>
        <w:rPr>
          <w:rFonts w:hint="eastAsia"/>
          <w:szCs w:val="21"/>
        </w:rPr>
        <w:t>I部分：[合计.W] +第I.II部分 [合计.R] （适用SA-CCR银行）</w:t>
      </w:r>
    </w:p>
    <w:p>
      <w:pPr>
        <w:spacing w:line="440" w:lineRule="exact"/>
        <w:ind w:firstLine="420" w:firstLineChars="200"/>
        <w:rPr>
          <w:rFonts w:hint="eastAsia"/>
          <w:szCs w:val="21"/>
        </w:rPr>
      </w:pPr>
      <w:r>
        <w:rPr>
          <w:rFonts w:hint="eastAsia"/>
          <w:szCs w:val="21"/>
        </w:rPr>
        <w:t>G4B-3：[1.1B]= G4B-3(a1)第I.I部分：[合计.X] +第I.II部分 [合计.S] （适用SA-CCR银行）</w:t>
      </w:r>
    </w:p>
    <w:p>
      <w:pPr>
        <w:spacing w:line="440" w:lineRule="exact"/>
        <w:ind w:firstLine="420" w:firstLineChars="200"/>
        <w:rPr>
          <w:rFonts w:hint="eastAsia"/>
          <w:szCs w:val="21"/>
        </w:rPr>
      </w:pPr>
      <w:r>
        <w:rPr>
          <w:rFonts w:hint="eastAsia"/>
          <w:szCs w:val="21"/>
        </w:rPr>
        <w:t>G4B-3：[1.2.B]=G4B-3(a1)第Ⅱ部分：[1.A] （适用SA-CCR银行）</w:t>
      </w:r>
    </w:p>
    <w:p>
      <w:pPr>
        <w:widowControl w:val="0"/>
        <w:wordWrap/>
        <w:adjustRightInd/>
        <w:snapToGrid/>
        <w:spacing w:line="480" w:lineRule="exact"/>
        <w:ind w:right="0" w:firstLine="420"/>
        <w:textAlignment w:val="auto"/>
        <w:rPr>
          <w:rFonts w:hint="eastAsia" w:ascii="宋体" w:hAnsi="宋体" w:eastAsia="宋体" w:cs="宋体"/>
          <w:sz w:val="21"/>
          <w:szCs w:val="21"/>
        </w:rPr>
      </w:pPr>
    </w:p>
    <w:p>
      <w:pPr>
        <w:widowControl w:val="0"/>
        <w:wordWrap/>
        <w:adjustRightInd/>
        <w:snapToGrid/>
        <w:spacing w:line="480" w:lineRule="exact"/>
        <w:ind w:right="0"/>
        <w:textAlignment w:val="auto"/>
        <w:rPr>
          <w:rFonts w:hint="eastAsia" w:ascii="宋体" w:hAnsi="宋体" w:eastAsia="宋体" w:cs="宋体"/>
          <w:b/>
          <w:bCs/>
          <w:sz w:val="21"/>
          <w:szCs w:val="21"/>
        </w:rPr>
      </w:pPr>
      <w:r>
        <w:rPr>
          <w:rFonts w:hint="eastAsia" w:ascii="宋体" w:hAnsi="宋体" w:eastAsia="宋体" w:cs="宋体"/>
          <w:b/>
          <w:bCs/>
          <w:sz w:val="21"/>
          <w:szCs w:val="21"/>
        </w:rPr>
        <w:t>第</w:t>
      </w:r>
      <w:r>
        <w:rPr>
          <w:rFonts w:hint="eastAsia" w:ascii="宋体" w:hAnsi="宋体" w:cs="宋体"/>
          <w:b/>
          <w:bCs/>
          <w:sz w:val="21"/>
          <w:szCs w:val="21"/>
          <w:lang w:eastAsia="zh-CN"/>
        </w:rPr>
        <w:t>五</w:t>
      </w:r>
      <w:r>
        <w:rPr>
          <w:rFonts w:hint="eastAsia" w:ascii="宋体" w:hAnsi="宋体" w:eastAsia="宋体" w:cs="宋体"/>
          <w:b/>
          <w:bCs/>
          <w:sz w:val="21"/>
          <w:szCs w:val="21"/>
        </w:rPr>
        <w:t>部分：</w:t>
      </w:r>
      <w:r>
        <w:rPr>
          <w:rFonts w:hint="eastAsia" w:ascii="宋体" w:hAnsi="宋体" w:cs="宋体"/>
          <w:b/>
          <w:bCs/>
          <w:sz w:val="21"/>
          <w:szCs w:val="21"/>
          <w:lang w:eastAsia="zh-CN"/>
        </w:rPr>
        <w:t>指标计算方法</w:t>
      </w:r>
      <w:r>
        <w:rPr>
          <w:rFonts w:hint="eastAsia" w:ascii="宋体" w:hAnsi="宋体" w:eastAsia="宋体" w:cs="宋体"/>
          <w:b/>
          <w:bCs/>
          <w:sz w:val="21"/>
          <w:szCs w:val="21"/>
        </w:rPr>
        <w:t>说明</w:t>
      </w:r>
    </w:p>
    <w:p>
      <w:pPr>
        <w:pStyle w:val="15"/>
        <w:numPr>
          <w:ilvl w:val="0"/>
          <w:numId w:val="0"/>
        </w:numPr>
        <w:rPr>
          <w:rFonts w:hint="eastAsia" w:ascii="宋体" w:hAnsi="宋体" w:cs="宋体"/>
          <w:b/>
          <w:bCs/>
          <w:kern w:val="0"/>
          <w:sz w:val="21"/>
          <w:szCs w:val="21"/>
          <w:lang w:eastAsia="zh-CN"/>
        </w:rPr>
      </w:pPr>
      <w:r>
        <w:rPr>
          <w:rFonts w:hint="eastAsia" w:ascii="宋体" w:hAnsi="宋体" w:cs="宋体"/>
          <w:b/>
          <w:bCs/>
          <w:kern w:val="0"/>
          <w:sz w:val="21"/>
          <w:szCs w:val="21"/>
          <w:lang w:val="en-US" w:eastAsia="zh-CN"/>
        </w:rPr>
        <w:t>（一）</w:t>
      </w:r>
      <w:r>
        <w:rPr>
          <w:rFonts w:hint="eastAsia" w:ascii="宋体" w:hAnsi="宋体" w:eastAsia="宋体" w:cs="宋体"/>
          <w:b/>
          <w:bCs/>
          <w:kern w:val="0"/>
          <w:sz w:val="21"/>
          <w:szCs w:val="21"/>
        </w:rPr>
        <w:t>总附加暴露AddOn</w:t>
      </w:r>
      <w:r>
        <w:rPr>
          <w:rFonts w:hint="eastAsia" w:ascii="宋体" w:hAnsi="宋体" w:eastAsia="宋体" w:cs="宋体"/>
          <w:b/>
          <w:bCs/>
          <w:kern w:val="0"/>
          <w:sz w:val="36"/>
          <w:szCs w:val="36"/>
          <w:vertAlign w:val="superscript"/>
        </w:rPr>
        <w:t>aggregate</w:t>
      </w:r>
      <w:r>
        <w:rPr>
          <w:rFonts w:hint="eastAsia" w:ascii="宋体" w:hAnsi="宋体" w:cs="宋体"/>
          <w:b/>
          <w:bCs/>
          <w:kern w:val="0"/>
          <w:sz w:val="36"/>
          <w:szCs w:val="36"/>
          <w:vertAlign w:val="superscript"/>
          <w:lang w:val="en-US" w:eastAsia="zh-CN"/>
        </w:rPr>
        <w:t xml:space="preserve"> </w:t>
      </w:r>
      <w:r>
        <w:rPr>
          <w:rFonts w:hint="eastAsia" w:ascii="宋体" w:hAnsi="宋体" w:eastAsia="宋体" w:cs="宋体"/>
          <w:b/>
          <w:bCs/>
          <w:kern w:val="0"/>
          <w:sz w:val="21"/>
          <w:szCs w:val="21"/>
        </w:rPr>
        <w:t>的计算</w:t>
      </w:r>
      <w:r>
        <w:rPr>
          <w:rFonts w:hint="eastAsia" w:ascii="宋体" w:hAnsi="宋体" w:cs="宋体"/>
          <w:b/>
          <w:bCs/>
          <w:kern w:val="0"/>
          <w:sz w:val="21"/>
          <w:szCs w:val="21"/>
          <w:lang w:eastAsia="zh-CN"/>
        </w:rPr>
        <w:t>方法</w:t>
      </w:r>
    </w:p>
    <w:p>
      <w:pPr>
        <w:pStyle w:val="15"/>
        <w:numPr>
          <w:ilvl w:val="0"/>
          <w:numId w:val="0"/>
        </w:numPr>
        <w:rPr>
          <w:rFonts w:hint="eastAsia" w:ascii="宋体" w:hAnsi="宋体" w:cs="宋体"/>
          <w:b w:val="0"/>
          <w:bCs w:val="0"/>
          <w:kern w:val="0"/>
          <w:sz w:val="21"/>
          <w:szCs w:val="21"/>
          <w:lang w:eastAsia="zh-CN"/>
        </w:rPr>
      </w:pPr>
      <w:r>
        <w:rPr>
          <w:rFonts w:hint="eastAsia" w:ascii="宋体" w:hAnsi="宋体" w:eastAsia="宋体" w:cs="宋体"/>
          <w:b w:val="0"/>
          <w:bCs w:val="0"/>
          <w:kern w:val="0"/>
          <w:sz w:val="21"/>
          <w:szCs w:val="21"/>
        </w:rPr>
        <w:t>AddOn</w:t>
      </w:r>
      <w:r>
        <w:rPr>
          <w:rFonts w:hint="eastAsia" w:ascii="宋体" w:hAnsi="宋体" w:eastAsia="宋体" w:cs="宋体"/>
          <w:b w:val="0"/>
          <w:bCs w:val="0"/>
          <w:kern w:val="0"/>
          <w:sz w:val="36"/>
          <w:szCs w:val="36"/>
          <w:vertAlign w:val="superscript"/>
        </w:rPr>
        <w:t>aggregate</w:t>
      </w:r>
      <w:r>
        <w:rPr>
          <w:rFonts w:hint="eastAsia" w:ascii="宋体" w:hAnsi="宋体" w:cs="宋体"/>
          <w:b w:val="0"/>
          <w:bCs w:val="0"/>
          <w:kern w:val="0"/>
          <w:sz w:val="36"/>
          <w:szCs w:val="36"/>
          <w:vertAlign w:val="superscript"/>
          <w:lang w:val="en-US" w:eastAsia="zh-CN"/>
        </w:rPr>
        <w:t xml:space="preserve"> </w:t>
      </w:r>
      <w:r>
        <w:rPr>
          <w:rFonts w:hint="eastAsia" w:ascii="宋体" w:hAnsi="宋体" w:cs="宋体"/>
          <w:b w:val="0"/>
          <w:bCs w:val="0"/>
          <w:kern w:val="0"/>
          <w:sz w:val="21"/>
          <w:szCs w:val="21"/>
          <w:lang w:val="en-US" w:eastAsia="zh-CN"/>
        </w:rPr>
        <w:t>1的计算公式为：</w:t>
      </w:r>
    </w:p>
    <w:p>
      <w:pPr>
        <w:pStyle w:val="15"/>
        <w:ind w:left="420" w:leftChars="200" w:firstLine="0" w:firstLineChars="0"/>
        <w:jc w:val="center"/>
        <w:rPr>
          <w:rFonts w:hint="eastAsia" w:ascii="宋体" w:hAnsi="宋体" w:eastAsia="宋体" w:cs="宋体"/>
          <w:position w:val="-28"/>
          <w:sz w:val="21"/>
          <w:szCs w:val="21"/>
        </w:rPr>
      </w:pPr>
      <w:r>
        <w:rPr>
          <w:rFonts w:hint="eastAsia" w:ascii="宋体" w:hAnsi="宋体" w:eastAsia="宋体" w:cs="宋体"/>
          <w:kern w:val="2"/>
          <w:position w:val="-28"/>
          <w:sz w:val="21"/>
          <w:szCs w:val="21"/>
          <w:lang w:val="en-US" w:eastAsia="zh-CN" w:bidi="ar-SA"/>
        </w:rPr>
        <w:object>
          <v:shape id="_x0000_i1033" o:spt="75" type="#_x0000_t75" style="height:35.25pt;width:169.5pt;" o:ole="t" fillcolor="#FFFFFF" filled="f" o:preferrelative="t" stroked="f" coordsize="21600,21600">
            <v:path/>
            <v:fill on="f" color2="#FFFFFF" focussize="0,0"/>
            <v:stroke on="f"/>
            <v:imagedata r:id="rId19" gain="65536f" blacklevel="0f" gamma="0" o:title=""/>
            <o:lock v:ext="edit" position="f" selection="f" grouping="f" rotation="f" cropping="f" text="f" aspectratio="t"/>
            <w10:wrap type="none"/>
            <w10:anchorlock/>
          </v:shape>
          <o:OLEObject Type="Embed" ProgID="" ShapeID="_x0000_i1033" DrawAspect="Content" ObjectID="_1468075732" r:id="rId18">
            <o:LockedField>false</o:LockedField>
          </o:OLEObject>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其中：AddOn表示各资产类别下所有衍生交易工具的附加暴露总和。</w:t>
      </w:r>
    </w:p>
    <w:p>
      <w:pPr>
        <w:pStyle w:val="15"/>
        <w:widowControl w:val="0"/>
        <w:numPr>
          <w:ilvl w:val="0"/>
          <w:numId w:val="0"/>
        </w:numPr>
        <w:wordWrap/>
        <w:adjustRightInd/>
        <w:snapToGrid/>
        <w:spacing w:line="240" w:lineRule="auto"/>
        <w:ind w:left="0" w:leftChars="0" w:right="0" w:firstLine="420" w:firstLineChars="200"/>
        <w:jc w:val="both"/>
        <w:textAlignment w:val="auto"/>
        <w:outlineLvl w:val="9"/>
        <w:rPr>
          <w:rFonts w:hint="eastAsia" w:ascii="宋体" w:hAnsi="宋体" w:eastAsia="宋体" w:cs="宋体"/>
          <w:kern w:val="0"/>
          <w:sz w:val="21"/>
          <w:szCs w:val="21"/>
        </w:rPr>
      </w:pPr>
      <w:r>
        <w:rPr>
          <w:rFonts w:hint="eastAsia" w:ascii="宋体" w:hAnsi="宋体" w:eastAsia="宋体" w:cs="宋体"/>
          <w:kern w:val="0"/>
          <w:sz w:val="21"/>
          <w:szCs w:val="21"/>
        </w:rPr>
        <w:t>商业银行计算单个资产类别的附加暴露时，应当先将该资产类别下的全部衍生交易工具按照不同抵消组合划分，并分别计算每个抵消组合的附加暴露。各资产类别下所有交易的附加暴露总和计算公式如下：</w:t>
      </w:r>
    </w:p>
    <w:p>
      <w:pPr>
        <w:pStyle w:val="15"/>
        <w:widowControl w:val="0"/>
        <w:numPr>
          <w:ilvl w:val="0"/>
          <w:numId w:val="0"/>
        </w:numPr>
        <w:wordWrap/>
        <w:adjustRightInd/>
        <w:snapToGrid/>
        <w:spacing w:line="240" w:lineRule="auto"/>
        <w:ind w:left="0" w:leftChars="0" w:right="0" w:firstLine="420" w:firstLineChars="200"/>
        <w:jc w:val="both"/>
        <w:textAlignment w:val="auto"/>
        <w:outlineLvl w:val="9"/>
        <w:rPr>
          <w:rFonts w:hint="eastAsia" w:ascii="宋体" w:hAnsi="宋体" w:eastAsia="宋体" w:cs="宋体"/>
          <w:kern w:val="0"/>
          <w:sz w:val="21"/>
          <w:szCs w:val="21"/>
        </w:rPr>
      </w:pP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1"/>
        <w:gridCol w:w="6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利率、外汇和商品类</w:t>
            </w:r>
          </w:p>
        </w:tc>
        <w:tc>
          <w:tcPr>
            <w:tcW w:w="624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kern w:val="2"/>
                <w:position w:val="-30"/>
                <w:sz w:val="21"/>
                <w:szCs w:val="21"/>
                <w:lang w:val="en-US" w:eastAsia="zh-CN" w:bidi="ar-SA"/>
              </w:rPr>
              <w:object>
                <v:shape id="_x0000_i1034" o:spt="75" type="#_x0000_t75" style="height:27.75pt;width:113.25pt;" o:ole="t" fillcolor="#FFFFFF" filled="f" o:preferrelative="t" stroked="f" coordsize="21600,21600">
                  <v:path/>
                  <v:fill on="f" color2="#FFFFFF" focussize="0,0"/>
                  <v:stroke on="f"/>
                  <v:imagedata r:id="rId21" gain="65536f" blacklevel="0f" gamma="0" o:title=""/>
                  <o:lock v:ext="edit" position="f" selection="f" grouping="f" rotation="f" cropping="f" text="f" aspectratio="f"/>
                  <w10:wrap type="none"/>
                  <w10:anchorlock/>
                </v:shape>
                <o:OLEObject Type="Embed" ProgID="" ShapeID="_x0000_i1034" DrawAspect="Content" ObjectID="_1468075733" r:id="rId2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p>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信用、股权类</w:t>
            </w:r>
          </w:p>
        </w:tc>
        <w:tc>
          <w:tcPr>
            <w:tcW w:w="624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kern w:val="2"/>
                <w:position w:val="-40"/>
                <w:sz w:val="21"/>
                <w:szCs w:val="21"/>
                <w:lang w:val="en-US" w:eastAsia="zh-CN" w:bidi="ar-SA"/>
              </w:rPr>
              <w:object>
                <v:shape id="_x0000_i1035" o:spt="75" type="#_x0000_t75" style="height:39.75pt;width:300pt;" o:ole="t" fillcolor="#FFFFFF" filled="f" o:preferrelative="t" stroked="f" coordsize="21600,21600">
                  <v:path/>
                  <v:fill on="f" color2="#FFFFFF" focussize="0,0"/>
                  <v:stroke on="f"/>
                  <v:imagedata r:id="rId23" gain="65536f" blacklevel="0f" gamma="0" o:title=""/>
                  <o:lock v:ext="edit" position="f" selection="f" grouping="f" rotation="f" cropping="f" text="f" aspectratio="t"/>
                  <w10:wrap type="none"/>
                  <w10:anchorlock/>
                </v:shape>
                <o:OLEObject Type="Embed" ProgID="" ShapeID="_x0000_i1035" DrawAspect="Content" ObjectID="_1468075734" r:id="rId2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auto" w:sz="4" w:space="0"/>
              <w:left w:val="single" w:color="auto" w:sz="4" w:space="0"/>
              <w:bottom w:val="single" w:color="auto" w:sz="4" w:space="0"/>
              <w:right w:val="single" w:color="auto" w:sz="4" w:space="0"/>
            </w:tcBorders>
            <w:vAlign w:val="top"/>
          </w:tcPr>
          <w:p>
            <w:pPr>
              <w:pStyle w:val="15"/>
              <w:snapToGrid w:val="0"/>
              <w:spacing w:before="0" w:beforeAutospacing="0" w:after="0" w:afterAutospacing="0"/>
              <w:ind w:left="0" w:right="0" w:firstLine="0" w:firstLineChars="0"/>
              <w:jc w:val="left"/>
              <w:rPr>
                <w:rFonts w:hint="eastAsia" w:ascii="宋体" w:hAnsi="宋体" w:eastAsia="宋体" w:cs="宋体"/>
                <w:sz w:val="21"/>
                <w:szCs w:val="21"/>
              </w:rPr>
            </w:pPr>
            <w:r>
              <w:rPr>
                <w:rFonts w:hint="eastAsia" w:ascii="宋体" w:hAnsi="宋体" w:eastAsia="宋体" w:cs="宋体"/>
                <w:kern w:val="2"/>
                <w:position w:val="-14"/>
                <w:sz w:val="21"/>
                <w:szCs w:val="21"/>
                <w:lang w:val="en-US" w:eastAsia="zh-CN" w:bidi="ar-SA"/>
              </w:rPr>
              <w:object>
                <v:shape id="_x0000_i1036" o:spt="75" type="#_x0000_t75" style="height:18.75pt;width:42pt;" o:ole="t" fillcolor="#FFFFFF" filled="f" o:preferrelative="t" stroked="f" coordsize="21600,21600">
                  <v:path/>
                  <v:fill on="f" color2="#FFFFFF" focussize="0,0"/>
                  <v:stroke on="f"/>
                  <v:imagedata r:id="rId25" gain="65536f" blacklevel="0f" gamma="0" o:title=""/>
                  <o:lock v:ext="edit" position="f" selection="f" grouping="f" rotation="f" cropping="f" text="f" aspectratio="t"/>
                  <w10:wrap type="none"/>
                  <w10:anchorlock/>
                </v:shape>
                <o:OLEObject Type="Embed" ProgID="" ShapeID="_x0000_i1036" DrawAspect="Content" ObjectID="_1468075735" r:id="rId24">
                  <o:LockedField>false</o:LockedField>
                </o:OLEObject>
              </w:object>
            </w:r>
            <w:r>
              <w:rPr>
                <w:rFonts w:hint="eastAsia" w:ascii="宋体" w:hAnsi="宋体" w:eastAsia="宋体" w:cs="宋体"/>
                <w:sz w:val="21"/>
                <w:szCs w:val="21"/>
              </w:rPr>
              <w:t>为每个抵消组合内全部交易的附加暴露；</w:t>
            </w:r>
            <w:r>
              <w:rPr>
                <w:rFonts w:hint="eastAsia" w:ascii="宋体" w:hAnsi="宋体" w:eastAsia="宋体" w:cs="宋体"/>
                <w:kern w:val="2"/>
                <w:position w:val="-14"/>
                <w:sz w:val="21"/>
                <w:szCs w:val="21"/>
                <w:lang w:val="en-US" w:eastAsia="zh-CN" w:bidi="ar-SA"/>
              </w:rPr>
              <w:object>
                <v:shape id="_x0000_i1037" o:spt="75" type="#_x0000_t75" style="height:18.75pt;width:15pt;" o:ole="t" fillcolor="#FFFFFF" filled="f" o:preferrelative="t" stroked="f" coordsize="21600,21600">
                  <v:path/>
                  <v:fill on="f" color2="#FFFFFF" focussize="0,0"/>
                  <v:stroke on="f"/>
                  <v:imagedata r:id="rId27" gain="65536f" blacklevel="0f" gamma="0" o:title=""/>
                  <o:lock v:ext="edit" position="f" selection="f" grouping="f" rotation="f" cropping="f" text="f" aspectratio="t"/>
                  <w10:wrap type="none"/>
                  <w10:anchorlock/>
                </v:shape>
                <o:OLEObject Type="Embed" ProgID="" ShapeID="_x0000_i1037" DrawAspect="Content" ObjectID="_1468075736" r:id="rId26">
                  <o:LockedField>false</o:LockedField>
                </o:OLEObject>
              </w:object>
            </w:r>
            <w:r>
              <w:rPr>
                <w:rFonts w:hint="eastAsia" w:ascii="宋体" w:hAnsi="宋体" w:eastAsia="宋体" w:cs="宋体"/>
                <w:sz w:val="21"/>
                <w:szCs w:val="21"/>
              </w:rPr>
              <w:t>为监管相关系数，详见表1。</w:t>
            </w:r>
          </w:p>
        </w:tc>
      </w:tr>
    </w:tbl>
    <w:p>
      <w:pPr>
        <w:pStyle w:val="15"/>
        <w:adjustRightInd w:val="0"/>
        <w:ind w:firstLine="720"/>
        <w:rPr>
          <w:rFonts w:hint="eastAsia" w:ascii="宋体" w:hAnsi="宋体" w:eastAsia="宋体" w:cs="宋体"/>
          <w:kern w:val="0"/>
          <w:sz w:val="21"/>
          <w:szCs w:val="21"/>
        </w:rPr>
      </w:pPr>
    </w:p>
    <w:p>
      <w:pPr>
        <w:pStyle w:val="15"/>
        <w:adjustRightInd w:val="0"/>
        <w:ind w:firstLine="720"/>
        <w:rPr>
          <w:rFonts w:hint="eastAsia" w:ascii="宋体" w:hAnsi="宋体" w:eastAsia="宋体" w:cs="宋体"/>
          <w:kern w:val="0"/>
          <w:sz w:val="21"/>
          <w:szCs w:val="21"/>
        </w:rPr>
      </w:pPr>
    </w:p>
    <w:p>
      <w:pPr>
        <w:pStyle w:val="15"/>
        <w:adjustRightInd w:val="0"/>
        <w:ind w:firstLine="720"/>
        <w:rPr>
          <w:rFonts w:hint="eastAsia" w:ascii="宋体" w:hAnsi="宋体" w:eastAsia="宋体" w:cs="宋体"/>
          <w:kern w:val="0"/>
          <w:sz w:val="21"/>
          <w:szCs w:val="21"/>
        </w:rPr>
      </w:pPr>
      <w:r>
        <w:rPr>
          <w:rFonts w:hint="eastAsia" w:ascii="宋体" w:hAnsi="宋体" w:eastAsia="宋体" w:cs="宋体"/>
          <w:b w:val="0"/>
          <w:bCs w:val="0"/>
          <w:kern w:val="0"/>
          <w:sz w:val="21"/>
          <w:szCs w:val="21"/>
        </w:rPr>
        <w:t>单个抵消组合内附加暴露的计算公式如下</w:t>
      </w:r>
      <w:r>
        <w:rPr>
          <w:rFonts w:hint="eastAsia" w:ascii="宋体" w:hAnsi="宋体" w:eastAsia="宋体" w:cs="宋体"/>
          <w:kern w:val="0"/>
          <w:sz w:val="21"/>
          <w:szCs w:val="21"/>
        </w:rPr>
        <w:t>：</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1"/>
        <w:gridCol w:w="6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外汇类</w:t>
            </w:r>
          </w:p>
        </w:tc>
        <w:tc>
          <w:tcPr>
            <w:tcW w:w="624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kern w:val="2"/>
                <w:sz w:val="21"/>
                <w:szCs w:val="21"/>
                <w:lang w:val="en-US" w:eastAsia="zh-CN" w:bidi="ar-SA"/>
              </w:rPr>
              <w:object>
                <v:shape id="_x0000_i1038" o:spt="75" type="#_x0000_t75" style="height:21.75pt;width:174pt;" o:ole="t" fillcolor="#FFFFFF" filled="f" o:preferrelative="t" stroked="f" coordsize="21600,21600">
                  <v:path/>
                  <v:fill on="f" color2="#FFFFFF" focussize="0,0"/>
                  <v:stroke on="f"/>
                  <v:imagedata r:id="rId29" gain="65536f" blacklevel="0f" gamma="0" o:title=""/>
                  <o:lock v:ext="edit" position="f" selection="f" grouping="f" rotation="f" cropping="f" text="f" aspectratio="t"/>
                  <w10:wrap type="none"/>
                  <w10:anchorlock/>
                </v:shape>
                <o:OLEObject Type="Embed" ProgID="" ShapeID="_x0000_i1038" DrawAspect="Content" ObjectID="_1468075737" r:id="rId2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商品类</w:t>
            </w:r>
          </w:p>
        </w:tc>
        <w:tc>
          <w:tcPr>
            <w:tcW w:w="624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kern w:val="2"/>
                <w:position w:val="-36"/>
                <w:sz w:val="21"/>
                <w:szCs w:val="21"/>
                <w:lang w:val="en-US" w:eastAsia="zh-CN" w:bidi="ar-SA"/>
              </w:rPr>
              <w:object>
                <v:shape id="_x0000_i1039" o:spt="75" type="#_x0000_t75" style="height:48.75pt;width:305.25pt;" o:ole="t" fillcolor="#FFFFFF" filled="f" o:preferrelative="t" stroked="f" coordsize="21600,21600">
                  <v:path/>
                  <v:fill on="f" color2="#FFFFFF" focussize="0,0"/>
                  <v:stroke on="f"/>
                  <v:imagedata r:id="rId31" gain="65536f" blacklevel="0f" gamma="0" o:title=""/>
                  <o:lock v:ext="edit" position="f" selection="f" grouping="f" rotation="f" cropping="f" text="f" aspectratio="t"/>
                  <w10:wrap type="none"/>
                  <w10:anchorlock/>
                </v:shape>
                <o:OLEObject Type="Embed" ProgID="" ShapeID="_x0000_i1039" DrawAspect="Content" ObjectID="_1468075738" r:id="rId30">
                  <o:LockedField>false</o:LockedField>
                </o:OLEObject>
              </w:object>
            </w:r>
            <w:r>
              <w:rPr>
                <w:rFonts w:hint="eastAsia" w:ascii="宋体" w:hAnsi="宋体" w:eastAsia="宋体" w:cs="宋体"/>
                <w:sz w:val="21"/>
                <w:szCs w:val="21"/>
              </w:rPr>
              <w:t>其中，</w:t>
            </w:r>
            <w:r>
              <w:rPr>
                <w:rFonts w:hint="eastAsia" w:ascii="宋体" w:hAnsi="宋体" w:eastAsia="宋体" w:cs="宋体"/>
                <w:kern w:val="2"/>
                <w:position w:val="-12"/>
                <w:sz w:val="21"/>
                <w:szCs w:val="21"/>
                <w:lang w:val="en-US" w:eastAsia="zh-CN" w:bidi="ar-SA"/>
              </w:rPr>
              <w:object>
                <v:shape id="_x0000_i1040" o:spt="75" type="#_x0000_t75" style="height:18pt;width:42pt;" o:ole="t" fillcolor="#FFFFFF" filled="f" o:preferrelative="t" stroked="f" coordsize="21600,21600">
                  <v:path/>
                  <v:fill on="f" color2="#FFFFFF" focussize="0,0"/>
                  <v:stroke on="f"/>
                  <v:imagedata r:id="rId33" gain="65536f" blacklevel="0f" gamma="0" o:title=""/>
                  <o:lock v:ext="edit" position="f" selection="f" grouping="f" rotation="f" cropping="f" text="f" aspectratio="t"/>
                  <w10:wrap type="none"/>
                  <w10:anchorlock/>
                </v:shape>
                <o:OLEObject Type="Embed" ProgID="" ShapeID="_x0000_i1040" DrawAspect="Content" ObjectID="_1468075739" r:id="rId32">
                  <o:LockedField>false</o:LockedField>
                </o:OLEObject>
              </w:object>
            </w:r>
            <w:r>
              <w:rPr>
                <w:rFonts w:hint="eastAsia" w:ascii="宋体" w:hAnsi="宋体" w:eastAsia="宋体" w:cs="宋体"/>
                <w:sz w:val="21"/>
                <w:szCs w:val="21"/>
              </w:rPr>
              <w:t>为每个商品子类</w:t>
            </w:r>
            <w:r>
              <w:rPr>
                <w:rFonts w:hint="eastAsia" w:ascii="宋体" w:hAnsi="宋体" w:eastAsia="宋体" w:cs="宋体"/>
                <w:i/>
                <w:iCs/>
                <w:sz w:val="21"/>
                <w:szCs w:val="21"/>
              </w:rPr>
              <w:t>k</w:t>
            </w:r>
            <w:r>
              <w:rPr>
                <w:rFonts w:hint="eastAsia" w:ascii="宋体" w:hAnsi="宋体" w:eastAsia="宋体" w:cs="宋体"/>
                <w:sz w:val="21"/>
                <w:szCs w:val="21"/>
              </w:rPr>
              <w:t>的附加暴露，计算方法为：</w:t>
            </w:r>
          </w:p>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kern w:val="2"/>
                <w:position w:val="-12"/>
                <w:sz w:val="21"/>
                <w:szCs w:val="21"/>
                <w:lang w:val="en-US" w:eastAsia="zh-CN" w:bidi="ar-SA"/>
              </w:rPr>
              <w:object>
                <v:shape id="_x0000_i1041" o:spt="75" type="#_x0000_t75" style="height:18pt;width:170.25pt;" o:ole="t" fillcolor="#FFFFFF" filled="f" o:preferrelative="t" stroked="f" coordsize="21600,21600">
                  <v:path/>
                  <v:fill on="f" color2="#FFFFFF" focussize="0,0"/>
                  <v:stroke on="f"/>
                  <v:imagedata r:id="rId35" gain="65536f" blacklevel="0f" gamma="0" o:title=""/>
                  <o:lock v:ext="edit" position="f" selection="f" grouping="f" rotation="f" cropping="f" text="f" aspectratio="t"/>
                  <w10:wrap type="none"/>
                  <w10:anchorlock/>
                </v:shape>
                <o:OLEObject Type="Embed" ProgID="" ShapeID="_x0000_i1041" DrawAspect="Content" ObjectID="_1468075740" r:id="rId34">
                  <o:LockedField>false</o:LockedField>
                </o:OLEObject>
              </w:object>
            </w:r>
          </w:p>
          <w:p>
            <w:pPr>
              <w:pStyle w:val="15"/>
              <w:spacing w:before="0" w:beforeAutospacing="0" w:after="0" w:afterAutospacing="0"/>
              <w:ind w:left="0" w:right="0" w:firstLine="0" w:firstLineChars="0"/>
              <w:jc w:val="center"/>
              <w:rPr>
                <w:rFonts w:hint="eastAsia" w:ascii="宋体" w:hAnsi="宋体"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1" w:type="dxa"/>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利率、信用和股权类</w:t>
            </w:r>
          </w:p>
        </w:tc>
        <w:tc>
          <w:tcPr>
            <w:tcW w:w="624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kern w:val="2"/>
                <w:position w:val="-14"/>
                <w:sz w:val="21"/>
                <w:szCs w:val="21"/>
                <w:lang w:val="en-US" w:eastAsia="zh-CN" w:bidi="ar-SA"/>
              </w:rPr>
              <w:object>
                <v:shape id="_x0000_i1042" o:spt="75" type="#_x0000_t75" style="height:18.75pt;width:168.75pt;" o:ole="t" fillcolor="#FFFFFF" filled="f" o:preferrelative="t" stroked="f" coordsize="21600,21600">
                  <v:path/>
                  <v:fill on="f" color2="#FFFFFF" focussize="0,0"/>
                  <v:stroke on="f"/>
                  <v:imagedata r:id="rId37" gain="65536f" blacklevel="0f" gamma="0" o:title=""/>
                  <o:lock v:ext="edit" position="f" selection="f" grouping="f" rotation="f" cropping="f" text="f" aspectratio="t"/>
                  <w10:wrap type="none"/>
                  <w10:anchorlock/>
                </v:shape>
                <o:OLEObject Type="Embed" ProgID="" ShapeID="_x0000_i1042" DrawAspect="Content" ObjectID="_1468075741" r:id="rId3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left"/>
              <w:rPr>
                <w:rFonts w:hint="eastAsia" w:ascii="宋体" w:hAnsi="宋体" w:eastAsia="宋体" w:cs="宋体"/>
                <w:sz w:val="21"/>
                <w:szCs w:val="21"/>
              </w:rPr>
            </w:pPr>
            <w:r>
              <w:rPr>
                <w:rFonts w:hint="eastAsia" w:ascii="宋体" w:hAnsi="宋体" w:eastAsia="宋体" w:cs="宋体"/>
                <w:sz w:val="21"/>
                <w:szCs w:val="21"/>
              </w:rPr>
              <w:t>其中：</w:t>
            </w:r>
            <w:r>
              <w:rPr>
                <w:rFonts w:hint="eastAsia" w:ascii="宋体" w:hAnsi="宋体" w:eastAsia="宋体" w:cs="宋体"/>
                <w:i/>
                <w:iCs/>
                <w:sz w:val="21"/>
                <w:szCs w:val="21"/>
              </w:rPr>
              <w:t>SF</w:t>
            </w:r>
            <w:r>
              <w:rPr>
                <w:rFonts w:hint="eastAsia" w:ascii="宋体" w:hAnsi="宋体" w:eastAsia="宋体" w:cs="宋体"/>
                <w:sz w:val="21"/>
                <w:szCs w:val="21"/>
              </w:rPr>
              <w:t>为监管因子，根据表1确定；</w:t>
            </w:r>
          </w:p>
          <w:p>
            <w:pPr>
              <w:pStyle w:val="15"/>
              <w:spacing w:before="0" w:beforeAutospacing="0" w:after="0" w:afterAutospacing="0"/>
              <w:ind w:left="0" w:right="0" w:firstLine="0" w:firstLineChars="0"/>
              <w:jc w:val="left"/>
              <w:rPr>
                <w:rFonts w:hint="eastAsia" w:ascii="宋体" w:hAnsi="宋体" w:eastAsia="宋体" w:cs="宋体"/>
                <w:sz w:val="21"/>
                <w:szCs w:val="21"/>
              </w:rPr>
            </w:pPr>
            <w:r>
              <w:rPr>
                <w:rFonts w:hint="eastAsia" w:ascii="宋体" w:hAnsi="宋体" w:eastAsia="宋体" w:cs="宋体"/>
                <w:i/>
                <w:iCs/>
                <w:sz w:val="21"/>
                <w:szCs w:val="21"/>
              </w:rPr>
              <w:t>EffectiveNotional</w:t>
            </w:r>
            <w:r>
              <w:rPr>
                <w:rFonts w:hint="eastAsia" w:ascii="宋体" w:hAnsi="宋体" w:eastAsia="宋体" w:cs="宋体"/>
                <w:sz w:val="21"/>
                <w:szCs w:val="21"/>
              </w:rPr>
              <w:t>为有效名义本金，商品类为单个商品子类的有效名义本金，其余类型为单个抵消组合的有效名义本金。</w:t>
            </w:r>
          </w:p>
        </w:tc>
      </w:tr>
    </w:tbl>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2" w:firstLineChars="200"/>
        <w:textAlignment w:val="auto"/>
        <w:rPr>
          <w:rFonts w:hint="eastAsia" w:ascii="宋体" w:hAnsi="宋体" w:eastAsia="宋体" w:cs="宋体"/>
          <w:b/>
          <w:bCs/>
          <w:kern w:val="0"/>
          <w:sz w:val="21"/>
          <w:szCs w:val="21"/>
        </w:rPr>
      </w:pPr>
      <w:r>
        <w:rPr>
          <w:rFonts w:hint="eastAsia" w:ascii="宋体" w:hAnsi="宋体" w:cs="宋体"/>
          <w:b/>
          <w:bCs/>
          <w:sz w:val="21"/>
          <w:szCs w:val="21"/>
          <w:lang w:val="en-US" w:eastAsia="zh-CN"/>
        </w:rPr>
        <w:t>（二）</w:t>
      </w:r>
      <w:r>
        <w:rPr>
          <w:rFonts w:hint="eastAsia" w:ascii="宋体" w:hAnsi="宋体" w:eastAsia="宋体" w:cs="宋体"/>
          <w:b/>
          <w:bCs/>
          <w:kern w:val="0"/>
          <w:sz w:val="21"/>
          <w:szCs w:val="21"/>
        </w:rPr>
        <w:t>各类资产衍生工具有效名义本金的计算方法</w:t>
      </w:r>
    </w:p>
    <w:p>
      <w:pPr>
        <w:pStyle w:val="15"/>
        <w:adjustRightInd w:val="0"/>
        <w:ind w:firstLine="720"/>
        <w:jc w:val="left"/>
        <w:rPr>
          <w:rFonts w:hint="eastAsia" w:ascii="宋体" w:hAnsi="宋体" w:eastAsia="宋体" w:cs="宋体"/>
          <w:kern w:val="0"/>
          <w:sz w:val="21"/>
          <w:szCs w:val="21"/>
        </w:rPr>
      </w:pPr>
      <w:r>
        <w:rPr>
          <w:rFonts w:hint="eastAsia" w:ascii="宋体" w:hAnsi="宋体" w:eastAsia="宋体" w:cs="宋体"/>
          <w:kern w:val="0"/>
          <w:sz w:val="21"/>
          <w:szCs w:val="21"/>
        </w:rPr>
        <w:t>1</w:t>
      </w:r>
      <w:r>
        <w:rPr>
          <w:rFonts w:hint="eastAsia" w:ascii="宋体" w:hAnsi="宋体" w:cs="宋体"/>
          <w:kern w:val="0"/>
          <w:sz w:val="21"/>
          <w:szCs w:val="21"/>
          <w:lang w:eastAsia="zh-CN"/>
        </w:rPr>
        <w:t>.</w:t>
      </w:r>
      <w:r>
        <w:rPr>
          <w:rFonts w:hint="eastAsia" w:ascii="宋体" w:hAnsi="宋体" w:eastAsia="宋体" w:cs="宋体"/>
          <w:kern w:val="0"/>
          <w:sz w:val="21"/>
          <w:szCs w:val="21"/>
        </w:rPr>
        <w:t>利率类衍生工具单个抵消组合的有效名义本金计算公式如下：</w:t>
      </w:r>
    </w:p>
    <w:p>
      <w:pPr>
        <w:pStyle w:val="15"/>
        <w:ind w:left="441" w:leftChars="210" w:firstLine="0" w:firstLineChars="0"/>
        <w:rPr>
          <w:rFonts w:hint="eastAsia" w:ascii="宋体" w:hAnsi="宋体" w:eastAsia="宋体" w:cs="宋体"/>
          <w:sz w:val="21"/>
          <w:szCs w:val="21"/>
        </w:rPr>
      </w:pPr>
      <w:r>
        <w:rPr>
          <w:rFonts w:hint="eastAsia" w:ascii="宋体" w:hAnsi="宋体" w:eastAsia="宋体" w:cs="宋体"/>
          <w:kern w:val="2"/>
          <w:sz w:val="21"/>
          <w:szCs w:val="21"/>
          <w:lang w:val="en-US" w:eastAsia="zh-CN" w:bidi="ar-SA"/>
        </w:rPr>
        <w:object>
          <v:shape id="_x0000_i1043" o:spt="75" type="#_x0000_t75" style="height:35.25pt;width:384pt;" o:ole="t" fillcolor="#FFFFFF" filled="f" o:preferrelative="t" stroked="f" coordsize="21600,21600">
            <v:path/>
            <v:fill on="f" color2="#FFFFFF" focussize="0,0"/>
            <v:stroke on="f"/>
            <v:imagedata r:id="rId39" gain="65536f" blacklevel="0f" gamma="0" o:title=""/>
            <o:lock v:ext="edit" position="f" selection="f" grouping="f" rotation="f" cropping="f" text="f" aspectratio="t"/>
            <w10:wrap type="none"/>
            <w10:anchorlock/>
          </v:shape>
          <o:OLEObject Type="Embed" ProgID="" ShapeID="_x0000_i1043" DrawAspect="Content" ObjectID="_1468075742" r:id="rId38">
            <o:LockedField>false</o:LockedField>
          </o:OLEObject>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2.利率类衍生工具应先计算单个抵消组合j下各时段内的有效名义本金，时段应根据交易终止日划分为三种：少于1年，1年至5年之间，大于5年。各时段内有效名义本金</w:t>
      </w:r>
      <w:r>
        <w:rPr>
          <w:rFonts w:hint="eastAsia" w:ascii="宋体" w:hAnsi="宋体" w:eastAsia="宋体" w:cs="宋体"/>
          <w:kern w:val="0"/>
          <w:sz w:val="21"/>
          <w:szCs w:val="21"/>
          <w:lang w:val="en-US" w:eastAsia="zh-CN" w:bidi="ar-SA"/>
        </w:rPr>
        <w:object>
          <v:shape id="_x0000_i1044" o:spt="75" type="#_x0000_t75" style="height:18.75pt;width:18.75pt;" o:ole="t" fillcolor="#FFFFFF" filled="f" o:preferrelative="t" stroked="f" coordsize="21600,21600">
            <v:path/>
            <v:fill on="f" color2="#FFFFFF" focussize="0,0"/>
            <v:stroke on="f"/>
            <v:imagedata r:id="rId41" gain="65536f" blacklevel="0f" gamma="0" o:title=""/>
            <o:lock v:ext="edit" position="f" selection="f" grouping="f" rotation="f" cropping="f" text="f" aspectratio="t"/>
            <w10:wrap type="none"/>
            <w10:anchorlock/>
          </v:shape>
          <o:OLEObject Type="Embed" ProgID="" ShapeID="_x0000_i1044" DrawAspect="Content" ObjectID="_1468075743" r:id="rId40">
            <o:LockedField>false</o:LockedField>
          </o:OLEObject>
        </w:object>
      </w:r>
      <w:r>
        <w:rPr>
          <w:rFonts w:hint="eastAsia" w:ascii="宋体" w:hAnsi="宋体" w:eastAsia="宋体" w:cs="宋体"/>
          <w:kern w:val="0"/>
          <w:sz w:val="21"/>
          <w:szCs w:val="21"/>
        </w:rPr>
        <w:t>计算公式如下：</w:t>
      </w:r>
    </w:p>
    <w:p>
      <w:pPr>
        <w:pStyle w:val="15"/>
        <w:ind w:left="420" w:leftChars="200" w:firstLine="0" w:firstLineChars="0"/>
        <w:jc w:val="center"/>
        <w:rPr>
          <w:rFonts w:hint="eastAsia" w:ascii="宋体" w:hAnsi="宋体" w:eastAsia="宋体" w:cs="宋体"/>
          <w:sz w:val="21"/>
          <w:szCs w:val="21"/>
        </w:rPr>
      </w:pPr>
      <w:r>
        <w:rPr>
          <w:rFonts w:hint="eastAsia" w:ascii="宋体" w:hAnsi="宋体" w:eastAsia="宋体" w:cs="宋体"/>
          <w:kern w:val="2"/>
          <w:position w:val="-28"/>
          <w:sz w:val="21"/>
          <w:szCs w:val="21"/>
          <w:lang w:val="en-US" w:eastAsia="zh-CN" w:bidi="ar-SA"/>
        </w:rPr>
        <w:object>
          <v:shape id="_x0000_i1045" o:spt="75" type="#_x0000_t75" style="height:33.8pt;width:130.5pt;" o:ole="t" fillcolor="#FFFFFF" filled="f" o:preferrelative="t" stroked="f" coordsize="21600,21600">
            <v:path/>
            <v:fill on="f" color2="#FFFFFF" focussize="0,0"/>
            <v:stroke on="f"/>
            <v:imagedata r:id="rId43" gain="65536f" blacklevel="0f" gamma="0" o:title=""/>
            <o:lock v:ext="edit" position="f" selection="f" grouping="f" rotation="f" cropping="f" text="f" aspectratio="t"/>
            <w10:wrap type="none"/>
            <w10:anchorlock/>
          </v:shape>
          <o:OLEObject Type="Embed" ProgID="" ShapeID="_x0000_i1045" DrawAspect="Content" ObjectID="_1468075744" r:id="rId42">
            <o:LockedField>false</o:LockedField>
          </o:OLEObject>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其中：δ为监管得尔塔系数，按照表2的分类计算；</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d为调整后的名义本金；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MF为反映不同类型衍生品交易持有期的期限因子；</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3.商品类衍生工具单个商品子类的有效名义本金计算公式如下：</w:t>
      </w:r>
    </w:p>
    <w:p>
      <w:pPr>
        <w:pStyle w:val="15"/>
        <w:adjustRightInd w:val="0"/>
        <w:ind w:left="441" w:leftChars="210" w:firstLine="0" w:firstLineChars="0"/>
        <w:jc w:val="center"/>
        <w:rPr>
          <w:rFonts w:hint="eastAsia" w:ascii="宋体" w:hAnsi="宋体" w:eastAsia="宋体" w:cs="宋体"/>
          <w:sz w:val="21"/>
          <w:szCs w:val="21"/>
        </w:rPr>
      </w:pPr>
      <w:r>
        <w:rPr>
          <w:rFonts w:hint="eastAsia" w:ascii="宋体" w:hAnsi="宋体" w:eastAsia="宋体" w:cs="宋体"/>
          <w:kern w:val="2"/>
          <w:position w:val="-32"/>
          <w:sz w:val="21"/>
          <w:szCs w:val="21"/>
          <w:lang w:val="en-US" w:eastAsia="zh-CN" w:bidi="ar-SA"/>
        </w:rPr>
        <w:object>
          <v:shape id="_x0000_i1046" o:spt="75" type="#_x0000_t75" style="height:33.75pt;width:215.25pt;" o:ole="t" fillcolor="#FFFFFF" filled="f" o:preferrelative="t" stroked="f" coordsize="21600,21600">
            <v:path/>
            <v:fill on="f" color2="#FFFFFF" focussize="0,0"/>
            <v:stroke on="f"/>
            <v:imagedata r:id="rId45" gain="65536f" blacklevel="0f" gamma="0" o:title=""/>
            <o:lock v:ext="edit" position="f" selection="f" grouping="f" rotation="f" cropping="f" text="f" aspectratio="t"/>
            <w10:wrap type="none"/>
            <w10:anchorlock/>
          </v:shape>
          <o:OLEObject Type="Embed" ProgID="" ShapeID="_x0000_i1046" DrawAspect="Content" ObjectID="_1468075745" r:id="rId44">
            <o:LockedField>false</o:LockedField>
          </o:OLEObject>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4.其他衍生工具单个抵消组合的有效名义本金计算公式如下：</w:t>
      </w:r>
    </w:p>
    <w:p>
      <w:pPr>
        <w:pStyle w:val="15"/>
        <w:ind w:left="7" w:firstLine="441" w:firstLineChars="210"/>
        <w:jc w:val="center"/>
        <w:rPr>
          <w:rFonts w:hint="eastAsia" w:ascii="宋体" w:hAnsi="宋体" w:eastAsia="宋体" w:cs="宋体"/>
          <w:sz w:val="21"/>
          <w:szCs w:val="21"/>
        </w:rPr>
      </w:pPr>
      <w:r>
        <w:rPr>
          <w:rFonts w:hint="eastAsia" w:ascii="宋体" w:hAnsi="宋体" w:eastAsia="宋体" w:cs="宋体"/>
          <w:kern w:val="2"/>
          <w:position w:val="-34"/>
          <w:sz w:val="21"/>
          <w:szCs w:val="21"/>
          <w:lang w:val="en-US" w:eastAsia="zh-CN" w:bidi="ar-SA"/>
        </w:rPr>
        <w:object>
          <v:shape id="_x0000_i1047" o:spt="75" type="#_x0000_t75" style="height:33.8pt;width:204.75pt;" o:ole="t" fillcolor="#FFFFFF" filled="f" o:preferrelative="t" stroked="f" coordsize="21600,21600">
            <v:path/>
            <v:fill on="f" color2="#FFFFFF" focussize="0,0"/>
            <v:stroke on="f"/>
            <v:imagedata r:id="rId47" gain="65536f" blacklevel="0f" gamma="0" o:title=""/>
            <o:lock v:ext="edit" position="f" selection="f" grouping="f" rotation="f" cropping="f" text="f" aspectratio="t"/>
            <w10:wrap type="none"/>
            <w10:anchorlock/>
          </v:shape>
          <o:OLEObject Type="Embed" ProgID="" ShapeID="_x0000_i1047" DrawAspect="Content" ObjectID="_1468075746" r:id="rId46">
            <o:LockedField>false</o:LockedField>
          </o:OLEObject>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其中：δ、d和MF的定义及确定方法与利率类衍生工具一致。</w:t>
      </w:r>
    </w:p>
    <w:p>
      <w:pPr>
        <w:pStyle w:val="17"/>
        <w:widowControl/>
        <w:snapToGrid w:val="0"/>
        <w:spacing w:line="600" w:lineRule="atLeast"/>
        <w:ind w:firstLine="422" w:firstLineChars="200"/>
        <w:jc w:val="both"/>
        <w:rPr>
          <w:rFonts w:hint="eastAsia" w:ascii="宋体" w:hAnsi="宋体" w:eastAsia="宋体" w:cs="宋体"/>
          <w:b/>
          <w:bCs/>
          <w:sz w:val="21"/>
          <w:szCs w:val="21"/>
        </w:rPr>
      </w:pPr>
      <w:r>
        <w:rPr>
          <w:rFonts w:hint="eastAsia" w:hAnsi="宋体" w:cs="宋体"/>
          <w:b/>
          <w:bCs/>
          <w:sz w:val="21"/>
          <w:szCs w:val="21"/>
          <w:lang w:eastAsia="zh-CN"/>
        </w:rPr>
        <w:t>（三）</w:t>
      </w:r>
      <w:r>
        <w:rPr>
          <w:rFonts w:hint="eastAsia" w:ascii="宋体" w:hAnsi="宋体" w:eastAsia="宋体" w:cs="宋体"/>
          <w:b/>
          <w:bCs/>
          <w:sz w:val="21"/>
          <w:szCs w:val="21"/>
        </w:rPr>
        <w:t>有效名义本金各项参数的计算方法</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1.调整后的名义本金应根据资产类别，按照下列方式计算：</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（1）利率和信用类衍生工具</w:t>
      </w:r>
    </w:p>
    <w:p>
      <w:pPr>
        <w:pStyle w:val="15"/>
        <w:ind w:left="7" w:firstLine="441" w:firstLineChars="210"/>
        <w:jc w:val="center"/>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_x0000_i1048" o:spt="75" type="#_x0000_t75" style="height:22.5pt;width:143.2pt;" o:ole="t" fillcolor="#FFFFFF" filled="f" o:preferrelative="t" stroked="f" coordsize="21600,21600">
            <v:path/>
            <v:fill on="f" color2="#FFFFFF" focussize="0,0"/>
            <v:stroke on="f"/>
            <v:imagedata r:id="rId49" gain="65536f" blacklevel="0f" gamma="0" o:title=""/>
            <o:lock v:ext="edit" position="f" selection="f" grouping="f" rotation="f" cropping="f" text="f" aspectratio="t"/>
            <w10:wrap type="none"/>
            <w10:anchorlock/>
          </v:shape>
          <o:OLEObject Type="Embed" ProgID="" ShapeID="_x0000_i1048" DrawAspect="Content" ObjectID="_1468075747" r:id="rId48">
            <o:LockedField>false</o:LockedField>
          </o:OLEObject>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其中：SD为监管久期；</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Notional为折算成本币的名义本金。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（2）外汇类衍生工具</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d为合同中的外币端名义本金转换为本币值。如果一个外汇类衍生品的两端都为外币，则两端名义本金均转化为本币值，较大者为调整后的名义本金。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（3）股权和商品衍生工具</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d为每一单位股权或商品价格（比如一股股票或一桶原油）乘以标的数量。</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2.监管久期的计算公式如下：</w:t>
      </w:r>
    </w:p>
    <w:p>
      <w:pPr>
        <w:pStyle w:val="15"/>
        <w:ind w:left="7" w:firstLine="441" w:firstLineChars="210"/>
        <w:jc w:val="center"/>
        <w:rPr>
          <w:rFonts w:hint="eastAsia" w:ascii="宋体" w:hAnsi="宋体" w:eastAsia="宋体" w:cs="宋体"/>
          <w:sz w:val="21"/>
          <w:szCs w:val="21"/>
        </w:rPr>
      </w:pPr>
      <w:r>
        <w:rPr>
          <w:rFonts w:hint="eastAsia" w:ascii="宋体" w:hAnsi="宋体" w:eastAsia="宋体" w:cs="宋体"/>
          <w:kern w:val="2"/>
          <w:sz w:val="21"/>
          <w:szCs w:val="21"/>
          <w:lang w:val="en-US" w:eastAsia="zh-CN" w:bidi="ar-SA"/>
        </w:rPr>
        <w:pict>
          <v:shape id="_x0000_i1049" o:spt="75" type="#_x0000_t75" style="height:42.75pt;width:261.75pt;" fillcolor="#FFFFFF" filled="f" o:preferrelative="t" stroked="f" coordsize="21600,21600">
            <v:path/>
            <v:fill on="f" color2="#FFFFFF" focussize="0,0"/>
            <v:stroke on="f"/>
            <v:imagedata r:id="rId50" gain="65536f" blacklevel="0f" gamma="0" o:title=""/>
            <o:lock v:ext="edit" position="f" selection="f" grouping="f" rotation="f" cropping="f" text="f" aspectratio="t"/>
            <w10:wrap type="none"/>
            <w10:anchorlock/>
          </v:shape>
        </w:pi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其中：S</w:t>
      </w:r>
      <w:r>
        <w:rPr>
          <w:rFonts w:hint="eastAsia" w:ascii="宋体" w:hAnsi="宋体" w:eastAsia="宋体" w:cs="宋体"/>
          <w:kern w:val="0"/>
          <w:sz w:val="21"/>
          <w:szCs w:val="21"/>
          <w:vertAlign w:val="subscript"/>
        </w:rPr>
        <w:t>i</w:t>
      </w:r>
      <w:r>
        <w:rPr>
          <w:rFonts w:hint="eastAsia" w:ascii="宋体" w:hAnsi="宋体" w:eastAsia="宋体" w:cs="宋体"/>
          <w:kern w:val="0"/>
          <w:sz w:val="21"/>
          <w:szCs w:val="21"/>
        </w:rPr>
        <w:t>和E</w:t>
      </w:r>
      <w:r>
        <w:rPr>
          <w:rFonts w:hint="eastAsia" w:ascii="宋体" w:hAnsi="宋体" w:eastAsia="宋体" w:cs="宋体"/>
          <w:kern w:val="0"/>
          <w:sz w:val="21"/>
          <w:szCs w:val="21"/>
          <w:vertAlign w:val="subscript"/>
        </w:rPr>
        <w:t>i</w:t>
      </w:r>
      <w:r>
        <w:rPr>
          <w:rFonts w:hint="eastAsia" w:ascii="宋体" w:hAnsi="宋体" w:eastAsia="宋体" w:cs="宋体"/>
          <w:kern w:val="0"/>
          <w:sz w:val="21"/>
          <w:szCs w:val="21"/>
        </w:rPr>
        <w:t>分别代表当前距离衍生工具的起始日期和结束日期的时间间距，最小为10个工作日，对于进行中的合约（例如一个进行中的利率互换），S</w:t>
      </w:r>
      <w:r>
        <w:rPr>
          <w:rFonts w:hint="eastAsia" w:ascii="宋体" w:hAnsi="宋体" w:eastAsia="宋体" w:cs="宋体"/>
          <w:kern w:val="0"/>
          <w:sz w:val="21"/>
          <w:szCs w:val="21"/>
          <w:vertAlign w:val="subscript"/>
        </w:rPr>
        <w:t>i</w:t>
      </w:r>
      <w:r>
        <w:rPr>
          <w:rFonts w:hint="eastAsia" w:ascii="宋体" w:hAnsi="宋体" w:eastAsia="宋体" w:cs="宋体"/>
          <w:kern w:val="0"/>
          <w:sz w:val="21"/>
          <w:szCs w:val="21"/>
        </w:rPr>
        <w:t>为0。如果衍生工具标的是另一个衍生品（比如利率互换期权或债券期权），时间间距需基于标的确定。</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 xml:space="preserve"> </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3.当交易的名义本金在到期日前没有明确约定时，商业银行应采用下列方法确定名义本金：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（1）对于包含多期现金流支付的交易，例如数字期权、目标可赎回交易等，银行需计算每期现金流的名义本金，并取其最大值作为交易的名义本金。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（2）当名义本金为市场价值的函数时，银行应用当前市值确定交易的名义本金。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（3）对于可变名义本金互换（如增长型和减弱型互换），银行需用互换剩余期限的名义本金平均值作为交易的名义本金。</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（4）杠杆类互换应转换为等价的非杠杆类互换来计算名义本金，当互换中的利率乘以一个乘数时，交易的名义本金也需要乘以这个利率乘数。</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（5）对于需要多次交换名义本金的衍生品合同，交易的名义本金要乘以衍生品合同中的本金交换次数。</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4.期限因子应按照是否有保证金分别计算</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（1）对于无保证金交易，期限因子计算公式如下：</w:t>
      </w:r>
    </w:p>
    <w:p>
      <w:pPr>
        <w:pStyle w:val="15"/>
        <w:ind w:left="7" w:firstLine="441" w:firstLineChars="210"/>
        <w:jc w:val="center"/>
        <w:rPr>
          <w:rFonts w:hint="eastAsia" w:ascii="宋体" w:hAnsi="宋体" w:eastAsia="宋体" w:cs="宋体"/>
          <w:sz w:val="21"/>
          <w:szCs w:val="21"/>
        </w:rPr>
      </w:pPr>
      <w:r>
        <w:rPr>
          <w:rFonts w:hint="eastAsia" w:ascii="宋体" w:hAnsi="宋体" w:eastAsia="宋体" w:cs="宋体"/>
          <w:kern w:val="2"/>
          <w:position w:val="-26"/>
          <w:sz w:val="21"/>
          <w:szCs w:val="21"/>
          <w:lang w:val="en-US" w:eastAsia="zh-CN" w:bidi="ar-SA"/>
        </w:rPr>
        <w:object>
          <v:shape id="_x0000_i1050" o:spt="75" type="#_x0000_t75" style="height:39.75pt;width:165.75pt;" o:ole="t" fillcolor="#FFFFFF" filled="f" o:preferrelative="t" stroked="f" coordsize="21600,21600">
            <v:path/>
            <v:fill on="f" color2="#FFFFFF" focussize="0,0"/>
            <v:stroke on="f"/>
            <v:imagedata r:id="rId52" gain="65536f" blacklevel="0f" gamma="0" o:title=""/>
            <o:lock v:ext="edit" position="f" selection="f" grouping="f" rotation="f" cropping="f" text="f" aspectratio="t"/>
            <w10:wrap type="none"/>
            <w10:anchorlock/>
          </v:shape>
          <o:OLEObject Type="Embed" ProgID="" ShapeID="_x0000_i1050" DrawAspect="Content" ObjectID="_1468075748" r:id="rId51">
            <o:LockedField>false</o:LockedField>
          </o:OLEObject>
        </w:object>
      </w:r>
    </w:p>
    <w:p>
      <w:pPr>
        <w:pStyle w:val="15"/>
        <w:ind w:firstLine="720"/>
        <w:jc w:val="left"/>
        <w:rPr>
          <w:rFonts w:hint="eastAsia" w:ascii="宋体" w:hAnsi="宋体" w:eastAsia="宋体" w:cs="宋体"/>
          <w:kern w:val="0"/>
          <w:sz w:val="21"/>
          <w:szCs w:val="21"/>
        </w:rPr>
      </w:pPr>
      <w:r>
        <w:rPr>
          <w:rFonts w:hint="eastAsia" w:ascii="宋体" w:hAnsi="宋体" w:eastAsia="宋体" w:cs="宋体"/>
          <w:kern w:val="0"/>
          <w:sz w:val="21"/>
          <w:szCs w:val="21"/>
        </w:rPr>
        <w:t>其中M</w:t>
      </w:r>
      <w:r>
        <w:rPr>
          <w:rFonts w:hint="eastAsia" w:ascii="宋体" w:hAnsi="宋体" w:eastAsia="宋体" w:cs="宋体"/>
          <w:kern w:val="0"/>
          <w:sz w:val="21"/>
          <w:szCs w:val="21"/>
          <w:vertAlign w:val="subscript"/>
        </w:rPr>
        <w:t>i</w:t>
      </w:r>
      <w:r>
        <w:rPr>
          <w:rFonts w:hint="eastAsia" w:ascii="宋体" w:hAnsi="宋体" w:eastAsia="宋体" w:cs="宋体"/>
          <w:kern w:val="0"/>
          <w:sz w:val="21"/>
          <w:szCs w:val="21"/>
        </w:rPr>
        <w:t>是交易i的剩余期限，最小为10个工作日。</w:t>
      </w:r>
    </w:p>
    <w:p>
      <w:pPr>
        <w:pStyle w:val="15"/>
        <w:ind w:firstLine="720"/>
        <w:jc w:val="left"/>
        <w:rPr>
          <w:rFonts w:hint="eastAsia" w:ascii="宋体" w:hAnsi="宋体" w:eastAsia="宋体" w:cs="宋体"/>
          <w:kern w:val="0"/>
          <w:sz w:val="21"/>
          <w:szCs w:val="21"/>
        </w:rPr>
      </w:pPr>
      <w:r>
        <w:rPr>
          <w:rFonts w:hint="eastAsia" w:ascii="宋体" w:hAnsi="宋体" w:eastAsia="宋体" w:cs="宋体"/>
          <w:kern w:val="0"/>
          <w:sz w:val="21"/>
          <w:szCs w:val="21"/>
        </w:rPr>
        <w:t>某些结构化衍生品规定在特定日期，其未偿付暴露将被结算，这样合同条款将被重设使得合同价值为0，这时剩余期限将等于重设后的日期。</w:t>
      </w:r>
    </w:p>
    <w:p>
      <w:pPr>
        <w:pStyle w:val="15"/>
        <w:ind w:firstLine="720"/>
        <w:jc w:val="left"/>
        <w:rPr>
          <w:rFonts w:hint="eastAsia" w:ascii="宋体" w:hAnsi="宋体" w:eastAsia="宋体" w:cs="宋体"/>
          <w:sz w:val="21"/>
          <w:szCs w:val="21"/>
        </w:rPr>
      </w:pPr>
      <w:r>
        <w:rPr>
          <w:rFonts w:hint="eastAsia" w:ascii="宋体" w:hAnsi="宋体" w:eastAsia="宋体" w:cs="宋体"/>
          <w:kern w:val="0"/>
          <w:sz w:val="21"/>
          <w:szCs w:val="21"/>
        </w:rPr>
        <w:t>（2）对于保证金交易，期限因子计算公式如下：</w:t>
      </w:r>
    </w:p>
    <w:p>
      <w:pPr>
        <w:pStyle w:val="15"/>
        <w:ind w:left="7" w:firstLine="441" w:firstLineChars="210"/>
        <w:jc w:val="center"/>
        <w:rPr>
          <w:rFonts w:hint="eastAsia" w:ascii="宋体" w:hAnsi="宋体" w:eastAsia="宋体" w:cs="宋体"/>
          <w:sz w:val="21"/>
          <w:szCs w:val="21"/>
        </w:rPr>
      </w:pPr>
      <w:r>
        <w:rPr>
          <w:rFonts w:hint="eastAsia" w:ascii="宋体" w:hAnsi="宋体" w:eastAsia="宋体" w:cs="宋体"/>
          <w:kern w:val="2"/>
          <w:position w:val="-26"/>
          <w:sz w:val="21"/>
          <w:szCs w:val="21"/>
          <w:lang w:val="en-US" w:eastAsia="zh-CN" w:bidi="ar-SA"/>
        </w:rPr>
        <w:object>
          <v:shape id="_x0000_i1051" o:spt="75" type="#_x0000_t75" style="height:39pt;width:140.25pt;" o:ole="t" fillcolor="#FFFFFF" filled="f" o:preferrelative="t" stroked="f" coordsize="21600,21600">
            <v:path/>
            <v:fill on="f" color2="#FFFFFF" focussize="0,0"/>
            <v:stroke on="f"/>
            <v:imagedata r:id="rId54" gain="65536f" blacklevel="0f" gamma="0" o:title=""/>
            <o:lock v:ext="edit" position="f" selection="f" grouping="f" rotation="f" cropping="f" text="f" aspectratio="t"/>
            <w10:wrap type="none"/>
            <w10:anchorlock/>
          </v:shape>
          <o:OLEObject Type="Embed" ProgID="" ShapeID="_x0000_i1051" DrawAspect="Content" ObjectID="_1468075749" r:id="rId53">
            <o:LockedField>false</o:LockedField>
          </o:OLEObject>
        </w:objec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其中：MPOR取决于保证金期限，是指最近一次押品收付日距离估值日的时间。根据以下方法确定：</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（a）中央清算的衍生品交易为5个工作日；</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（b）非中央清算的衍生品交易根据保证金协议确定，最小为10个工作日；</w:t>
      </w:r>
    </w:p>
    <w:p>
      <w:pPr>
        <w:pStyle w:val="15"/>
        <w:ind w:firstLine="720"/>
        <w:rPr>
          <w:rFonts w:hint="eastAsia" w:ascii="宋体" w:hAnsi="宋体" w:eastAsia="宋体" w:cs="宋体"/>
          <w:kern w:val="0"/>
          <w:sz w:val="21"/>
          <w:szCs w:val="21"/>
        </w:rPr>
      </w:pPr>
      <w:r>
        <w:rPr>
          <w:rFonts w:hint="eastAsia" w:ascii="宋体" w:hAnsi="宋体" w:eastAsia="宋体" w:cs="宋体"/>
          <w:kern w:val="0"/>
          <w:sz w:val="21"/>
          <w:szCs w:val="21"/>
        </w:rPr>
        <w:t>（c）包括5000笔以上与非中央交易对手交易的净额组合为20个工作日；</w:t>
      </w:r>
    </w:p>
    <w:p>
      <w:pPr>
        <w:pStyle w:val="15"/>
        <w:ind w:firstLine="720"/>
        <w:rPr>
          <w:rFonts w:hint="eastAsia" w:ascii="宋体" w:hAnsi="宋体" w:eastAsia="宋体" w:cs="宋体"/>
          <w:sz w:val="21"/>
          <w:szCs w:val="21"/>
        </w:rPr>
      </w:pPr>
      <w:r>
        <w:rPr>
          <w:rFonts w:hint="eastAsia" w:ascii="宋体" w:hAnsi="宋体" w:eastAsia="宋体" w:cs="宋体"/>
          <w:kern w:val="0"/>
          <w:sz w:val="21"/>
          <w:szCs w:val="21"/>
        </w:rPr>
        <w:t>（d）具有争议的净额结算组合保证金风险期限要乘以2。具有争议的净额结算组合是指：商业银行与该净额结算组合内的交易对手，在过去6个月内发生至少2次因追加保证金引发的争议，且在规定的保证金期限内未能解决。</w:t>
      </w:r>
    </w:p>
    <w:p>
      <w:pPr>
        <w:pStyle w:val="15"/>
        <w:ind w:firstLine="0" w:firstLineChars="0"/>
        <w:jc w:val="center"/>
        <w:rPr>
          <w:rFonts w:hint="eastAsia" w:ascii="宋体" w:hAnsi="宋体" w:eastAsia="宋体" w:cs="宋体"/>
          <w:b w:val="0"/>
          <w:bCs w:val="0"/>
          <w:kern w:val="0"/>
          <w:sz w:val="21"/>
          <w:szCs w:val="21"/>
        </w:rPr>
      </w:pPr>
    </w:p>
    <w:p>
      <w:pPr>
        <w:pStyle w:val="15"/>
        <w:ind w:firstLine="0" w:firstLineChars="0"/>
        <w:jc w:val="center"/>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rPr>
        <w:t>表1 监管系数表汇总表</w:t>
      </w:r>
    </w:p>
    <w:tbl>
      <w:tblPr>
        <w:tblStyle w:val="7"/>
        <w:tblpPr w:leftFromText="180" w:rightFromText="180" w:vertAnchor="text" w:horzAnchor="page" w:tblpX="1855" w:tblpY="184"/>
        <w:tblOverlap w:val="never"/>
        <w:tblW w:w="82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177"/>
        <w:gridCol w:w="1469"/>
        <w:gridCol w:w="1724"/>
        <w:gridCol w:w="24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b/>
                <w:sz w:val="21"/>
                <w:szCs w:val="21"/>
              </w:rPr>
            </w:pPr>
            <w:r>
              <w:rPr>
                <w:rFonts w:hint="eastAsia" w:ascii="宋体" w:hAnsi="宋体" w:eastAsia="宋体" w:cs="宋体"/>
                <w:b/>
                <w:sz w:val="21"/>
                <w:szCs w:val="21"/>
              </w:rPr>
              <w:t>类别</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b/>
                <w:sz w:val="21"/>
                <w:szCs w:val="21"/>
              </w:rPr>
            </w:pPr>
            <w:r>
              <w:rPr>
                <w:rFonts w:hint="eastAsia" w:ascii="宋体" w:hAnsi="宋体" w:eastAsia="宋体" w:cs="宋体"/>
                <w:b/>
                <w:sz w:val="21"/>
                <w:szCs w:val="21"/>
              </w:rPr>
              <w:t>子类</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b/>
                <w:sz w:val="21"/>
                <w:szCs w:val="21"/>
              </w:rPr>
            </w:pPr>
            <w:r>
              <w:rPr>
                <w:rFonts w:hint="eastAsia" w:ascii="宋体" w:hAnsi="宋体" w:eastAsia="宋体" w:cs="宋体"/>
                <w:b/>
                <w:sz w:val="21"/>
                <w:szCs w:val="21"/>
              </w:rPr>
              <w:t>监管因子</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b/>
                <w:sz w:val="21"/>
                <w:szCs w:val="21"/>
              </w:rPr>
            </w:pPr>
            <w:r>
              <w:rPr>
                <w:rFonts w:hint="eastAsia" w:ascii="宋体" w:hAnsi="宋体" w:eastAsia="宋体" w:cs="宋体"/>
                <w:b/>
                <w:sz w:val="21"/>
                <w:szCs w:val="21"/>
              </w:rPr>
              <w:t>监管相关系数</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b/>
                <w:sz w:val="21"/>
                <w:szCs w:val="21"/>
              </w:rPr>
            </w:pPr>
            <w:r>
              <w:rPr>
                <w:rFonts w:hint="eastAsia" w:ascii="宋体" w:hAnsi="宋体" w:eastAsia="宋体" w:cs="宋体"/>
                <w:b/>
                <w:sz w:val="21"/>
                <w:szCs w:val="21"/>
              </w:rPr>
              <w:t>监管波动率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利率</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0.50%</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N/A</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外汇</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N/A</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信用，单一</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AAA</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0.38%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AA</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0.38%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A</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0.42%</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BBB</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0.54%</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BB</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1.06%</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B</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1.6%</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CCC</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6.0%</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信用，指数</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IG</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0.38%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80%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SG</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1.06%</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80%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股权，单一</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32%</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50%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股权，指数</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80%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tcBorders>
              <w:top w:val="single" w:color="auto" w:sz="4" w:space="0"/>
              <w:left w:val="single" w:color="auto" w:sz="4" w:space="0"/>
              <w:bottom w:val="single" w:color="auto" w:sz="4" w:space="0"/>
              <w:right w:val="single" w:color="auto" w:sz="4" w:space="0"/>
            </w:tcBorders>
            <w:vAlign w:val="center"/>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商品</w:t>
            </w: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电力</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油/气</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金属</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农业</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tcBorders>
              <w:top w:val="single" w:color="auto" w:sz="4" w:space="0"/>
              <w:left w:val="single" w:color="auto" w:sz="4" w:space="0"/>
              <w:bottom w:val="single" w:color="auto" w:sz="4" w:space="0"/>
              <w:right w:val="single" w:color="auto" w:sz="4" w:space="0"/>
            </w:tcBorders>
            <w:vAlign w:val="center"/>
          </w:tcPr>
          <w:p>
            <w:pPr>
              <w:widowControl/>
              <w:spacing w:before="0" w:beforeAutospacing="0" w:after="0" w:afterAutospacing="0"/>
              <w:ind w:left="0" w:right="0"/>
              <w:jc w:val="left"/>
              <w:rPr>
                <w:rFonts w:hint="eastAsia" w:ascii="宋体" w:hAnsi="宋体" w:eastAsia="宋体" w:cs="宋体"/>
                <w:sz w:val="21"/>
                <w:szCs w:val="21"/>
              </w:rPr>
            </w:pPr>
          </w:p>
        </w:tc>
        <w:tc>
          <w:tcPr>
            <w:tcW w:w="1177"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其他</w:t>
            </w:r>
          </w:p>
        </w:tc>
        <w:tc>
          <w:tcPr>
            <w:tcW w:w="1469"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18%</w:t>
            </w:r>
          </w:p>
        </w:tc>
        <w:tc>
          <w:tcPr>
            <w:tcW w:w="1724"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40%</w:t>
            </w:r>
          </w:p>
        </w:tc>
        <w:tc>
          <w:tcPr>
            <w:tcW w:w="2431" w:type="dxa"/>
            <w:tcBorders>
              <w:top w:val="single" w:color="auto" w:sz="4" w:space="0"/>
              <w:left w:val="single" w:color="auto" w:sz="4" w:space="0"/>
              <w:bottom w:val="single" w:color="auto" w:sz="4" w:space="0"/>
              <w:right w:val="single" w:color="auto" w:sz="4" w:space="0"/>
            </w:tcBorders>
            <w:vAlign w:val="top"/>
          </w:tcPr>
          <w:p>
            <w:pPr>
              <w:pStyle w:val="15"/>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70%</w:t>
            </w:r>
          </w:p>
        </w:tc>
      </w:tr>
    </w:tbl>
    <w:p>
      <w:pPr>
        <w:pStyle w:val="15"/>
        <w:ind w:firstLine="0" w:firstLineChars="0"/>
        <w:jc w:val="center"/>
        <w:rPr>
          <w:rFonts w:hint="eastAsia" w:ascii="宋体" w:hAnsi="宋体" w:eastAsia="宋体" w:cs="宋体"/>
          <w:b/>
          <w:bCs/>
          <w:kern w:val="0"/>
          <w:sz w:val="21"/>
          <w:szCs w:val="21"/>
        </w:rPr>
      </w:pPr>
    </w:p>
    <w:p>
      <w:pPr>
        <w:pStyle w:val="15"/>
        <w:ind w:firstLine="0" w:firstLineChars="0"/>
        <w:jc w:val="both"/>
        <w:rPr>
          <w:rFonts w:hint="eastAsia" w:ascii="宋体" w:hAnsi="宋体" w:eastAsia="宋体" w:cs="宋体"/>
          <w:b w:val="0"/>
          <w:bCs w:val="0"/>
          <w:kern w:val="0"/>
          <w:sz w:val="21"/>
          <w:szCs w:val="21"/>
        </w:rPr>
      </w:pPr>
    </w:p>
    <w:p>
      <w:pPr>
        <w:pStyle w:val="15"/>
        <w:ind w:firstLine="0" w:firstLineChars="0"/>
        <w:jc w:val="center"/>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rPr>
        <w:t>表2 监管得尔塔系数计算方法</w:t>
      </w:r>
    </w:p>
    <w:p>
      <w:pPr>
        <w:pStyle w:val="15"/>
        <w:ind w:firstLine="0" w:firstLineChars="0"/>
        <w:jc w:val="center"/>
        <w:rPr>
          <w:rFonts w:hint="eastAsia" w:ascii="宋体" w:hAnsi="宋体" w:eastAsia="宋体" w:cs="宋体"/>
          <w:b/>
          <w:bCs/>
          <w:kern w:val="0"/>
          <w:sz w:val="21"/>
          <w:szCs w:val="21"/>
        </w:rPr>
      </w:pPr>
    </w:p>
    <w:tbl>
      <w:tblPr>
        <w:tblStyle w:val="7"/>
        <w:tblW w:w="82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5"/>
        <w:gridCol w:w="2765"/>
        <w:gridCol w:w="27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000000" w:sz="4" w:space="0"/>
              <w:left w:val="single" w:color="000000" w:sz="4" w:space="0"/>
              <w:bottom w:val="single" w:color="000000" w:sz="4" w:space="0"/>
              <w:right w:val="single" w:color="000000" w:sz="4" w:space="0"/>
            </w:tcBorders>
            <w:vAlign w:val="center"/>
          </w:tcPr>
          <w:p>
            <w:pPr>
              <w:widowControl/>
              <w:spacing w:before="0" w:beforeAutospacing="0" w:after="0" w:afterAutospacing="0"/>
              <w:ind w:left="0" w:right="0" w:firstLine="420" w:firstLineChars="200"/>
              <w:jc w:val="center"/>
              <w:rPr>
                <w:rFonts w:hint="eastAsia" w:ascii="宋体" w:hAnsi="宋体" w:eastAsia="宋体" w:cs="宋体"/>
                <w:kern w:val="0"/>
                <w:sz w:val="21"/>
                <w:szCs w:val="21"/>
              </w:rPr>
            </w:pPr>
            <w:r>
              <w:rPr>
                <w:rFonts w:hint="eastAsia" w:ascii="宋体" w:hAnsi="宋体" w:eastAsia="宋体" w:cs="宋体"/>
                <w:kern w:val="0"/>
                <w:position w:val="-12"/>
                <w:sz w:val="21"/>
                <w:szCs w:val="21"/>
                <w:lang w:val="en-US" w:eastAsia="zh-CN" w:bidi="ar-SA"/>
              </w:rPr>
              <w:object>
                <v:shape id="_x0000_i1052" o:spt="75" type="#_x0000_t75" style="height:18pt;width:12pt;" o:ole="t" fillcolor="#FFFFFF" filled="f" o:preferrelative="t" stroked="f" coordsize="21600,21600">
                  <v:path/>
                  <v:fill on="f" color2="#FFFFFF" focussize="0,0"/>
                  <v:stroke on="f"/>
                  <v:imagedata r:id="rId56" gain="65536f" blacklevel="0f" gamma="0" o:title=""/>
                  <o:lock v:ext="edit" position="f" selection="f" grouping="f" rotation="f" cropping="f" text="f" aspectratio="f"/>
                  <w10:wrap type="none"/>
                  <w10:anchorlock/>
                </v:shape>
                <o:OLEObject Type="Embed" ProgID="" ShapeID="_x0000_i1052" DrawAspect="Content" ObjectID="_1468075750" r:id="rId55">
                  <o:LockedField>false</o:LockedField>
                </o:OLEObject>
              </w:object>
            </w:r>
          </w:p>
        </w:tc>
        <w:tc>
          <w:tcPr>
            <w:tcW w:w="2765"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sz w:val="21"/>
                <w:szCs w:val="21"/>
              </w:rPr>
              <w:t>主要风险因子的多头</w:t>
            </w:r>
          </w:p>
        </w:tc>
        <w:tc>
          <w:tcPr>
            <w:tcW w:w="2766"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sz w:val="21"/>
                <w:szCs w:val="21"/>
              </w:rPr>
              <w:t>主要风险因子的空头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000000" w:sz="4" w:space="0"/>
              <w:left w:val="single" w:color="000000" w:sz="4" w:space="0"/>
              <w:bottom w:val="single" w:color="000000" w:sz="4" w:space="0"/>
              <w:right w:val="single" w:color="000000" w:sz="4" w:space="0"/>
            </w:tcBorders>
            <w:vAlign w:val="center"/>
          </w:tcPr>
          <w:p>
            <w:pPr>
              <w:widowControl/>
              <w:spacing w:before="0" w:beforeAutospacing="0" w:after="0" w:afterAutospacing="0"/>
              <w:ind w:left="0" w:right="0" w:firstLine="420" w:firstLineChars="200"/>
              <w:jc w:val="center"/>
              <w:rPr>
                <w:rFonts w:hint="eastAsia" w:ascii="宋体" w:hAnsi="宋体" w:eastAsia="宋体" w:cs="宋体"/>
                <w:kern w:val="0"/>
                <w:sz w:val="21"/>
                <w:szCs w:val="21"/>
              </w:rPr>
            </w:pPr>
            <w:r>
              <w:rPr>
                <w:rFonts w:hint="eastAsia" w:ascii="宋体" w:hAnsi="宋体" w:eastAsia="宋体" w:cs="宋体"/>
                <w:kern w:val="0"/>
                <w:sz w:val="21"/>
                <w:szCs w:val="21"/>
              </w:rPr>
              <w:t>非期权非</w:t>
            </w:r>
            <w:r>
              <w:rPr>
                <w:rFonts w:hint="eastAsia" w:ascii="宋体" w:hAnsi="宋体" w:eastAsia="宋体" w:cs="宋体"/>
                <w:i/>
                <w:iCs/>
                <w:kern w:val="0"/>
                <w:sz w:val="21"/>
                <w:szCs w:val="21"/>
              </w:rPr>
              <w:t>CDO</w:t>
            </w:r>
            <w:r>
              <w:rPr>
                <w:rFonts w:hint="eastAsia" w:ascii="宋体" w:hAnsi="宋体" w:eastAsia="宋体" w:cs="宋体"/>
                <w:kern w:val="0"/>
                <w:sz w:val="21"/>
                <w:szCs w:val="21"/>
              </w:rPr>
              <w:t>产品</w:t>
            </w:r>
          </w:p>
        </w:tc>
        <w:tc>
          <w:tcPr>
            <w:tcW w:w="2765"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2766"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sz w:val="21"/>
                <w:szCs w:val="21"/>
              </w:rPr>
              <w:t>-1</w:t>
            </w:r>
          </w:p>
        </w:tc>
      </w:tr>
    </w:tbl>
    <w:p>
      <w:pPr>
        <w:widowControl/>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 xml:space="preserve"> </w:t>
      </w:r>
    </w:p>
    <w:tbl>
      <w:tblPr>
        <w:tblStyle w:val="7"/>
        <w:tblW w:w="82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6"/>
        <w:gridCol w:w="3354"/>
        <w:gridCol w:w="3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6" w:type="dxa"/>
            <w:tcBorders>
              <w:top w:val="single" w:color="000000" w:sz="4" w:space="0"/>
              <w:left w:val="single" w:color="000000" w:sz="4" w:space="0"/>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position w:val="-12"/>
                <w:sz w:val="21"/>
                <w:szCs w:val="21"/>
                <w:lang w:val="en-US" w:eastAsia="zh-CN" w:bidi="ar-SA"/>
              </w:rPr>
              <w:object>
                <v:shape id="_x0000_i1053" o:spt="75" type="#_x0000_t75" style="height:18pt;width:12pt;" o:ole="t" fillcolor="#FFFFFF" filled="f" o:preferrelative="t" stroked="f" coordsize="21600,21600">
                  <v:path/>
                  <v:fill on="f" color2="#FFFFFF" focussize="0,0"/>
                  <v:stroke on="f"/>
                  <v:imagedata r:id="rId56" gain="65536f" blacklevel="0f" gamma="0" o:title=""/>
                  <o:lock v:ext="edit" position="f" selection="f" grouping="f" rotation="f" cropping="f" text="f" aspectratio="f"/>
                  <w10:wrap type="none"/>
                  <w10:anchorlock/>
                </v:shape>
                <o:OLEObject Type="Embed" ProgID="" ShapeID="_x0000_i1053" DrawAspect="Content" ObjectID="_1468075751" r:id="rId57">
                  <o:LockedField>false</o:LockedField>
                </o:OLEObject>
              </w:object>
            </w:r>
          </w:p>
        </w:tc>
        <w:tc>
          <w:tcPr>
            <w:tcW w:w="3354"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firstLine="420" w:firstLineChars="200"/>
              <w:jc w:val="center"/>
              <w:rPr>
                <w:rFonts w:hint="eastAsia" w:ascii="宋体" w:hAnsi="宋体" w:eastAsia="宋体" w:cs="宋体"/>
                <w:kern w:val="0"/>
                <w:sz w:val="21"/>
                <w:szCs w:val="21"/>
              </w:rPr>
            </w:pPr>
            <w:r>
              <w:rPr>
                <w:rFonts w:hint="eastAsia" w:ascii="宋体" w:hAnsi="宋体" w:eastAsia="宋体" w:cs="宋体"/>
                <w:kern w:val="0"/>
                <w:sz w:val="21"/>
                <w:szCs w:val="21"/>
              </w:rPr>
              <w:t>买</w:t>
            </w:r>
          </w:p>
        </w:tc>
        <w:tc>
          <w:tcPr>
            <w:tcW w:w="3306"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firstLine="420" w:firstLineChars="200"/>
              <w:jc w:val="center"/>
              <w:rPr>
                <w:rFonts w:hint="eastAsia" w:ascii="宋体" w:hAnsi="宋体" w:eastAsia="宋体" w:cs="宋体"/>
                <w:kern w:val="0"/>
                <w:sz w:val="21"/>
                <w:szCs w:val="21"/>
              </w:rPr>
            </w:pPr>
            <w:r>
              <w:rPr>
                <w:rFonts w:hint="eastAsia" w:ascii="宋体" w:hAnsi="宋体" w:eastAsia="宋体" w:cs="宋体"/>
                <w:kern w:val="0"/>
                <w:sz w:val="21"/>
                <w:szCs w:val="21"/>
              </w:rPr>
              <w:t>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36" w:type="dxa"/>
            <w:tcBorders>
              <w:top w:val="single" w:color="000000" w:sz="4" w:space="0"/>
              <w:left w:val="single" w:color="000000" w:sz="4" w:space="0"/>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sz w:val="21"/>
                <w:szCs w:val="21"/>
              </w:rPr>
              <w:t>看涨期权</w:t>
            </w:r>
          </w:p>
        </w:tc>
        <w:tc>
          <w:tcPr>
            <w:tcW w:w="3354"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position w:val="-36"/>
                <w:sz w:val="21"/>
                <w:szCs w:val="21"/>
                <w:lang w:val="en-US" w:eastAsia="zh-CN" w:bidi="ar-SA"/>
              </w:rPr>
              <w:object>
                <v:shape id="_x0000_i1054" o:spt="75" type="#_x0000_t75" style="height:42pt;width:150pt;" o:ole="t" fillcolor="#FFFFFF" filled="f" o:preferrelative="t" stroked="f" coordsize="21600,21600">
                  <v:path/>
                  <v:fill on="f" color2="#FFFFFF" focussize="0,0"/>
                  <v:stroke on="f"/>
                  <v:imagedata r:id="rId59" gain="65536f" blacklevel="0f" gamma="0" o:title=""/>
                  <o:lock v:ext="edit" position="f" selection="f" grouping="f" rotation="f" cropping="f" text="f" aspectratio="f"/>
                  <w10:wrap type="none"/>
                  <w10:anchorlock/>
                </v:shape>
                <o:OLEObject Type="Embed" ProgID="" ShapeID="_x0000_i1054" DrawAspect="Content" ObjectID="_1468075752" r:id="rId58">
                  <o:LockedField>false</o:LockedField>
                </o:OLEObject>
              </w:object>
            </w:r>
          </w:p>
        </w:tc>
        <w:tc>
          <w:tcPr>
            <w:tcW w:w="3306"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position w:val="-36"/>
                <w:sz w:val="21"/>
                <w:szCs w:val="21"/>
                <w:lang w:val="en-US" w:eastAsia="zh-CN" w:bidi="ar-SA"/>
              </w:rPr>
              <w:object>
                <v:shape id="_x0000_i1055" o:spt="75" type="#_x0000_t75" style="height:42pt;width:150pt;" o:ole="t" fillcolor="#FFFFFF" filled="f" o:preferrelative="t" stroked="f" coordsize="21600,21600">
                  <v:path/>
                  <v:fill on="f" color2="#FFFFFF" focussize="0,0"/>
                  <v:stroke on="f"/>
                  <v:imagedata r:id="rId61" gain="65536f" blacklevel="0f" gamma="0" o:title=""/>
                  <o:lock v:ext="edit" position="f" selection="f" grouping="f" rotation="f" cropping="f" text="f" aspectratio="f"/>
                  <w10:wrap type="none"/>
                  <w10:anchorlock/>
                </v:shape>
                <o:OLEObject Type="Embed" ProgID="" ShapeID="_x0000_i1055" DrawAspect="Content" ObjectID="_1468075753" r:id="rId60">
                  <o:LockedField>false</o:LockedField>
                </o:OLEObject>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6" w:hRule="atLeast"/>
        </w:trPr>
        <w:tc>
          <w:tcPr>
            <w:tcW w:w="1636" w:type="dxa"/>
            <w:tcBorders>
              <w:top w:val="single" w:color="000000" w:sz="4" w:space="0"/>
              <w:left w:val="single" w:color="000000" w:sz="4" w:space="0"/>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sz w:val="21"/>
                <w:szCs w:val="21"/>
              </w:rPr>
              <w:t>看跌期权</w:t>
            </w:r>
          </w:p>
        </w:tc>
        <w:tc>
          <w:tcPr>
            <w:tcW w:w="3354"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position w:val="-36"/>
                <w:sz w:val="21"/>
                <w:szCs w:val="21"/>
                <w:lang w:val="en-US" w:eastAsia="zh-CN" w:bidi="ar-SA"/>
              </w:rPr>
              <w:object>
                <v:shape id="_x0000_i1056" o:spt="75" type="#_x0000_t75" style="height:42pt;width:159pt;" o:ole="t" fillcolor="#FFFFFF" filled="f" o:preferrelative="t" stroked="f" coordsize="21600,21600">
                  <v:path/>
                  <v:fill on="f" color2="#FFFFFF" focussize="0,0"/>
                  <v:stroke on="f"/>
                  <v:imagedata r:id="rId63" gain="65536f" blacklevel="0f" gamma="0" o:title=""/>
                  <o:lock v:ext="edit" position="f" selection="f" grouping="f" rotation="f" cropping="f" text="f" aspectratio="f"/>
                  <w10:wrap type="none"/>
                  <w10:anchorlock/>
                </v:shape>
                <o:OLEObject Type="Embed" ProgID="" ShapeID="_x0000_i1056" DrawAspect="Content" ObjectID="_1468075754" r:id="rId62">
                  <o:LockedField>false</o:LockedField>
                </o:OLEObject>
              </w:object>
            </w:r>
          </w:p>
        </w:tc>
        <w:tc>
          <w:tcPr>
            <w:tcW w:w="3306" w:type="dxa"/>
            <w:tcBorders>
              <w:top w:val="single" w:color="000000" w:sz="4" w:space="0"/>
              <w:left w:val="nil"/>
              <w:bottom w:val="single" w:color="000000" w:sz="4" w:space="0"/>
              <w:right w:val="single" w:color="000000" w:sz="4" w:space="0"/>
            </w:tcBorders>
            <w:vAlign w:val="center"/>
          </w:tcPr>
          <w:p>
            <w:pPr>
              <w:widowControl/>
              <w:spacing w:before="0" w:beforeAutospacing="0" w:after="0" w:afterAutospacing="0"/>
              <w:ind w:left="0" w:right="0"/>
              <w:jc w:val="center"/>
              <w:rPr>
                <w:rFonts w:hint="eastAsia" w:ascii="宋体" w:hAnsi="宋体" w:eastAsia="宋体" w:cs="宋体"/>
                <w:kern w:val="0"/>
                <w:sz w:val="21"/>
                <w:szCs w:val="21"/>
              </w:rPr>
            </w:pPr>
            <w:r>
              <w:rPr>
                <w:rFonts w:hint="eastAsia" w:ascii="宋体" w:hAnsi="宋体" w:eastAsia="宋体" w:cs="宋体"/>
                <w:kern w:val="0"/>
                <w:position w:val="-36"/>
                <w:sz w:val="21"/>
                <w:szCs w:val="21"/>
                <w:lang w:val="en-US" w:eastAsia="zh-CN" w:bidi="ar-SA"/>
              </w:rPr>
              <w:object>
                <v:shape id="_x0000_i1057" o:spt="75" type="#_x0000_t75" style="height:42pt;width:159pt;" o:ole="t" fillcolor="#FFFFFF" filled="f" o:preferrelative="t" stroked="f" coordsize="21600,21600">
                  <v:path/>
                  <v:fill on="f" color2="#FFFFFF" focussize="0,0"/>
                  <v:stroke on="f"/>
                  <v:imagedata r:id="rId65" gain="65536f" blacklevel="0f" gamma="0" o:title=""/>
                  <o:lock v:ext="edit" position="f" selection="f" grouping="f" rotation="f" cropping="f" text="f" aspectratio="f"/>
                  <w10:wrap type="none"/>
                  <w10:anchorlock/>
                </v:shape>
                <o:OLEObject Type="Embed" ProgID="" ShapeID="_x0000_i1057" DrawAspect="Content" ObjectID="_1468075755" r:id="rId64">
                  <o:LockedField>false</o:LockedField>
                </o:OLEObject>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000000" w:sz="4" w:space="0"/>
              <w:left w:val="single" w:color="000000" w:sz="4" w:space="0"/>
              <w:bottom w:val="single" w:color="000000" w:sz="4" w:space="0"/>
              <w:right w:val="single" w:color="000000" w:sz="4" w:space="0"/>
            </w:tcBorders>
            <w:vAlign w:val="top"/>
          </w:tcPr>
          <w:p>
            <w:pPr>
              <w:widowControl/>
              <w:spacing w:before="0" w:beforeAutospacing="0" w:after="0" w:afterAutospacing="0"/>
              <w:ind w:left="0" w:righ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公式参数的定义如下：</w:t>
            </w:r>
          </w:p>
          <w:p>
            <w:pPr>
              <w:widowControl/>
              <w:spacing w:before="0" w:beforeAutospacing="0" w:after="0" w:afterAutospacing="0"/>
              <w:ind w:left="0" w:right="0" w:firstLine="420" w:firstLineChars="200"/>
              <w:rPr>
                <w:rFonts w:hint="eastAsia" w:ascii="宋体" w:hAnsi="宋体" w:eastAsia="宋体" w:cs="宋体"/>
                <w:kern w:val="0"/>
                <w:sz w:val="21"/>
                <w:szCs w:val="21"/>
              </w:rPr>
            </w:pPr>
            <w:r>
              <w:rPr>
                <w:rFonts w:hint="eastAsia" w:ascii="宋体" w:hAnsi="宋体" w:eastAsia="宋体" w:cs="宋体"/>
                <w:kern w:val="0"/>
                <w:position w:val="-12"/>
                <w:sz w:val="21"/>
                <w:szCs w:val="21"/>
                <w:lang w:val="en-US" w:eastAsia="zh-CN" w:bidi="ar-SA"/>
              </w:rPr>
              <w:object>
                <v:shape id="_x0000_i1058" o:spt="75" type="#_x0000_t75" style="height:18pt;width:12pt;" o:ole="t" fillcolor="#FFFFFF" filled="f" o:preferrelative="t" stroked="f" coordsize="21600,21600">
                  <v:path/>
                  <v:fill on="f" color2="#FFFFFF" focussize="0,0"/>
                  <v:stroke on="f"/>
                  <v:imagedata r:id="rId67" gain="65536f" blacklevel="0f" gamma="0" o:title=""/>
                  <o:lock v:ext="edit" position="f" selection="f" grouping="f" rotation="f" cropping="f" text="f" aspectratio="f"/>
                  <w10:wrap type="none"/>
                  <w10:anchorlock/>
                </v:shape>
                <o:OLEObject Type="Embed" ProgID="" ShapeID="_x0000_i1058" DrawAspect="Content" ObjectID="_1468075756" r:id="rId66">
                  <o:LockedField>false</o:LockedField>
                </o:OLEObject>
              </w:object>
            </w:r>
            <w:r>
              <w:rPr>
                <w:rFonts w:hint="eastAsia" w:ascii="宋体" w:hAnsi="宋体" w:eastAsia="宋体" w:cs="宋体"/>
                <w:kern w:val="0"/>
                <w:sz w:val="21"/>
                <w:szCs w:val="21"/>
              </w:rPr>
              <w:t>：标的价格（即期，远期，均值等）</w:t>
            </w:r>
          </w:p>
          <w:p>
            <w:pPr>
              <w:widowControl/>
              <w:spacing w:before="0" w:beforeAutospacing="0" w:after="0" w:afterAutospacing="0"/>
              <w:ind w:left="0" w:right="0" w:firstLine="420" w:firstLineChars="200"/>
              <w:rPr>
                <w:rFonts w:hint="eastAsia" w:ascii="宋体" w:hAnsi="宋体" w:eastAsia="宋体" w:cs="宋体"/>
                <w:kern w:val="0"/>
                <w:sz w:val="21"/>
                <w:szCs w:val="21"/>
              </w:rPr>
            </w:pPr>
            <w:r>
              <w:rPr>
                <w:rFonts w:hint="eastAsia" w:ascii="宋体" w:hAnsi="宋体" w:eastAsia="宋体" w:cs="宋体"/>
                <w:kern w:val="0"/>
                <w:position w:val="-12"/>
                <w:sz w:val="21"/>
                <w:szCs w:val="21"/>
                <w:lang w:val="en-US" w:eastAsia="zh-CN" w:bidi="ar-SA"/>
              </w:rPr>
              <w:object>
                <v:shape id="_x0000_i1059" o:spt="75" type="#_x0000_t75" style="height:18pt;width:15pt;" o:ole="t" fillcolor="#FFFFFF" filled="f" o:preferrelative="t" stroked="f" coordsize="21600,21600">
                  <v:path/>
                  <v:fill on="f" color2="#FFFFFF" focussize="0,0"/>
                  <v:stroke on="f"/>
                  <v:imagedata r:id="rId69" gain="65536f" blacklevel="0f" gamma="0" o:title=""/>
                  <o:lock v:ext="edit" position="f" selection="f" grouping="f" rotation="f" cropping="f" text="f" aspectratio="f"/>
                  <w10:wrap type="none"/>
                  <w10:anchorlock/>
                </v:shape>
                <o:OLEObject Type="Embed" ProgID="" ShapeID="_x0000_i1059" DrawAspect="Content" ObjectID="_1468075757" r:id="rId68">
                  <o:LockedField>false</o:LockedField>
                </o:OLEObject>
              </w:object>
            </w:r>
            <w:r>
              <w:rPr>
                <w:rFonts w:hint="eastAsia" w:ascii="宋体" w:hAnsi="宋体" w:eastAsia="宋体" w:cs="宋体"/>
                <w:kern w:val="0"/>
                <w:sz w:val="21"/>
                <w:szCs w:val="21"/>
              </w:rPr>
              <w:t>：执行价格</w:t>
            </w:r>
          </w:p>
          <w:p>
            <w:pPr>
              <w:widowControl/>
              <w:spacing w:before="0" w:beforeAutospacing="0" w:after="0" w:afterAutospacing="0"/>
              <w:ind w:left="0" w:right="0" w:firstLine="420" w:firstLineChars="200"/>
              <w:rPr>
                <w:rFonts w:hint="eastAsia" w:ascii="宋体" w:hAnsi="宋体" w:eastAsia="宋体" w:cs="宋体"/>
                <w:kern w:val="0"/>
                <w:sz w:val="21"/>
                <w:szCs w:val="21"/>
              </w:rPr>
            </w:pPr>
            <w:r>
              <w:rPr>
                <w:rFonts w:hint="eastAsia" w:ascii="宋体" w:hAnsi="宋体" w:eastAsia="宋体" w:cs="宋体"/>
                <w:kern w:val="0"/>
                <w:position w:val="-12"/>
                <w:sz w:val="21"/>
                <w:szCs w:val="21"/>
                <w:lang w:val="en-US" w:eastAsia="zh-CN" w:bidi="ar-SA"/>
              </w:rPr>
              <w:object>
                <v:shape id="_x0000_i1060" o:spt="75" type="#_x0000_t75" style="height:18pt;width:11.25pt;" o:ole="t" fillcolor="#FFFFFF" filled="f" o:preferrelative="t" stroked="f" coordsize="21600,21600">
                  <v:path/>
                  <v:fill on="f" color2="#FFFFFF" focussize="0,0"/>
                  <v:stroke on="f"/>
                  <v:imagedata r:id="rId71" gain="65536f" blacklevel="0f" gamma="0" o:title=""/>
                  <o:lock v:ext="edit" position="f" selection="f" grouping="f" rotation="f" cropping="f" text="f" aspectratio="f"/>
                  <w10:wrap type="none"/>
                  <w10:anchorlock/>
                </v:shape>
                <o:OLEObject Type="Embed" ProgID="" ShapeID="_x0000_i1060" DrawAspect="Content" ObjectID="_1468075758" r:id="rId70">
                  <o:LockedField>false</o:LockedField>
                </o:OLEObject>
              </w:object>
            </w:r>
            <w:r>
              <w:rPr>
                <w:rFonts w:hint="eastAsia" w:ascii="宋体" w:hAnsi="宋体" w:eastAsia="宋体" w:cs="宋体"/>
                <w:kern w:val="0"/>
                <w:sz w:val="21"/>
                <w:szCs w:val="21"/>
              </w:rPr>
              <w:t>：期权约定的最终执行日期</w:t>
            </w:r>
          </w:p>
          <w:p>
            <w:pPr>
              <w:widowControl/>
              <w:spacing w:before="0" w:beforeAutospacing="0" w:after="0" w:afterAutospacing="0"/>
              <w:ind w:left="0" w:right="0" w:firstLine="420" w:firstLineChars="200"/>
              <w:rPr>
                <w:rFonts w:hint="eastAsia" w:ascii="宋体" w:hAnsi="宋体" w:eastAsia="宋体" w:cs="宋体"/>
                <w:kern w:val="0"/>
                <w:sz w:val="21"/>
                <w:szCs w:val="21"/>
              </w:rPr>
            </w:pPr>
            <w:r>
              <w:rPr>
                <w:rFonts w:hint="eastAsia" w:ascii="宋体" w:hAnsi="宋体" w:eastAsia="宋体" w:cs="宋体"/>
                <w:kern w:val="0"/>
                <w:position w:val="-12"/>
                <w:sz w:val="21"/>
                <w:szCs w:val="21"/>
                <w:lang w:val="en-US" w:eastAsia="zh-CN" w:bidi="ar-SA"/>
              </w:rPr>
              <w:object>
                <v:shape id="_x0000_i1061" o:spt="75" type="#_x0000_t75" style="height:18pt;width:14.25pt;" o:ole="t" fillcolor="#FFFFFF" filled="f" o:preferrelative="t" stroked="f" coordsize="21600,21600">
                  <v:path/>
                  <v:fill on="f" color2="#FFFFFF" focussize="0,0"/>
                  <v:stroke on="f"/>
                  <v:imagedata r:id="rId73" gain="65536f" blacklevel="0f" gamma="0" o:title=""/>
                  <o:lock v:ext="edit" position="f" selection="f" grouping="f" rotation="f" cropping="f" text="f" aspectratio="f"/>
                  <w10:wrap type="none"/>
                  <w10:anchorlock/>
                </v:shape>
                <o:OLEObject Type="Embed" ProgID="" ShapeID="_x0000_i1061" DrawAspect="Content" ObjectID="_1468075759" r:id="rId72">
                  <o:LockedField>false</o:LockedField>
                </o:OLEObject>
              </w:object>
            </w:r>
            <w:r>
              <w:rPr>
                <w:rFonts w:hint="eastAsia" w:ascii="宋体" w:hAnsi="宋体" w:eastAsia="宋体" w:cs="宋体"/>
                <w:kern w:val="0"/>
                <w:sz w:val="21"/>
                <w:szCs w:val="21"/>
              </w:rPr>
              <w:t>：监管波动率，在监管系数表中查找</w:t>
            </w:r>
          </w:p>
          <w:p>
            <w:pPr>
              <w:widowControl/>
              <w:spacing w:before="0" w:beforeAutospacing="0" w:after="0" w:afterAutospacing="0"/>
              <w:ind w:left="0" w:right="0" w:firstLine="420" w:firstLineChars="200"/>
              <w:rPr>
                <w:rFonts w:hint="eastAsia" w:ascii="宋体" w:hAnsi="宋体" w:eastAsia="宋体" w:cs="宋体"/>
                <w:kern w:val="0"/>
                <w:sz w:val="21"/>
                <w:szCs w:val="21"/>
              </w:rPr>
            </w:pPr>
            <w:r>
              <w:rPr>
                <w:rFonts w:hint="eastAsia" w:ascii="宋体" w:hAnsi="宋体" w:eastAsia="宋体" w:cs="宋体"/>
                <w:kern w:val="0"/>
                <w:position w:val="-4"/>
                <w:sz w:val="21"/>
                <w:szCs w:val="21"/>
                <w:lang w:val="en-US" w:eastAsia="zh-CN" w:bidi="ar-SA"/>
              </w:rPr>
              <w:object>
                <v:shape id="_x0000_i1062" o:spt="75" type="#_x0000_t75" style="height:12pt;width:12.75pt;" o:ole="t" fillcolor="#FFFFFF" filled="f" o:preferrelative="t" stroked="f" coordsize="21600,21600">
                  <v:path/>
                  <v:fill on="f" color2="#FFFFFF" focussize="0,0"/>
                  <v:stroke on="f"/>
                  <v:imagedata r:id="rId75" gain="65536f" blacklevel="0f" gamma="0" o:title=""/>
                  <o:lock v:ext="edit" position="f" selection="f" grouping="f" rotation="f" cropping="f" text="f" aspectratio="f"/>
                  <w10:wrap type="none"/>
                  <w10:anchorlock/>
                </v:shape>
                <o:OLEObject Type="Embed" ProgID="" ShapeID="_x0000_i1062" DrawAspect="Content" ObjectID="_1468075760" r:id="rId74">
                  <o:LockedField>false</o:LockedField>
                </o:OLEObject>
              </w:object>
            </w:r>
            <w:r>
              <w:rPr>
                <w:rFonts w:hint="eastAsia" w:ascii="宋体" w:hAnsi="宋体" w:eastAsia="宋体" w:cs="宋体"/>
                <w:kern w:val="0"/>
                <w:sz w:val="21"/>
                <w:szCs w:val="21"/>
              </w:rPr>
              <w:t>为标准正态累计分布函数</w:t>
            </w:r>
          </w:p>
        </w:tc>
      </w:tr>
    </w:tbl>
    <w:p>
      <w:pPr>
        <w:widowControl/>
        <w:ind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 xml:space="preserve"> </w:t>
      </w:r>
    </w:p>
    <w:tbl>
      <w:tblPr>
        <w:tblStyle w:val="7"/>
        <w:tblW w:w="82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64"/>
        <w:gridCol w:w="3066"/>
        <w:gridCol w:w="30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64" w:type="dxa"/>
            <w:tcBorders>
              <w:top w:val="single" w:color="000000" w:sz="4" w:space="0"/>
              <w:left w:val="single" w:color="000000" w:sz="4" w:space="0"/>
              <w:bottom w:val="single" w:color="000000" w:sz="4" w:space="0"/>
              <w:right w:val="single" w:color="000000" w:sz="4" w:space="0"/>
            </w:tcBorders>
            <w:vAlign w:val="top"/>
          </w:tcPr>
          <w:p>
            <w:pPr>
              <w:widowControl/>
              <w:spacing w:before="0" w:beforeAutospacing="0" w:after="0" w:afterAutospacing="0"/>
              <w:ind w:left="0" w:righ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_x0000_i1063" o:spt="75" type="#_x0000_t75" style="height:18pt;width:12pt;" o:ole="t" fillcolor="#FFFFFF" filled="f" o:preferrelative="t" stroked="f" coordsize="21600,21600">
                  <v:path/>
                  <v:fill on="f" color2="#FFFFFF" focussize="0,0"/>
                  <v:stroke on="f"/>
                  <v:imagedata r:id="rId56" gain="65536f" blacklevel="0f" gamma="0" o:title=""/>
                  <o:lock v:ext="edit" position="f" selection="f" grouping="f" rotation="f" cropping="f" text="f" aspectratio="f"/>
                  <w10:wrap type="none"/>
                  <w10:anchorlock/>
                </v:shape>
                <o:OLEObject Type="Embed" ProgID="" ShapeID="_x0000_i1063" DrawAspect="Content" ObjectID="_1468075761" r:id="rId76">
                  <o:LockedField>false</o:LockedField>
                </o:OLEObject>
              </w:object>
            </w:r>
          </w:p>
        </w:tc>
        <w:tc>
          <w:tcPr>
            <w:tcW w:w="3066" w:type="dxa"/>
            <w:tcBorders>
              <w:top w:val="single" w:color="000000" w:sz="4" w:space="0"/>
              <w:left w:val="nil"/>
              <w:bottom w:val="single" w:color="000000" w:sz="4" w:space="0"/>
              <w:right w:val="single" w:color="000000" w:sz="4" w:space="0"/>
            </w:tcBorders>
            <w:vAlign w:val="top"/>
          </w:tcPr>
          <w:p>
            <w:pPr>
              <w:widowControl/>
              <w:spacing w:before="0" w:beforeAutospacing="0" w:after="0" w:afterAutospacing="0"/>
              <w:ind w:left="0" w:righ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买（购买保护）</w:t>
            </w:r>
          </w:p>
        </w:tc>
        <w:tc>
          <w:tcPr>
            <w:tcW w:w="3066" w:type="dxa"/>
            <w:tcBorders>
              <w:top w:val="single" w:color="000000" w:sz="4" w:space="0"/>
              <w:left w:val="nil"/>
              <w:bottom w:val="single" w:color="000000" w:sz="4" w:space="0"/>
              <w:right w:val="single" w:color="000000" w:sz="4" w:space="0"/>
            </w:tcBorders>
            <w:vAlign w:val="top"/>
          </w:tcPr>
          <w:p>
            <w:pPr>
              <w:widowControl/>
              <w:spacing w:before="0" w:beforeAutospacing="0" w:after="0" w:afterAutospacing="0"/>
              <w:ind w:left="0" w:righ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卖（卖出保护）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4" w:type="dxa"/>
            <w:tcBorders>
              <w:top w:val="single" w:color="000000" w:sz="4" w:space="0"/>
              <w:left w:val="single" w:color="000000" w:sz="4" w:space="0"/>
              <w:bottom w:val="single" w:color="000000" w:sz="4" w:space="0"/>
              <w:right w:val="single" w:color="000000" w:sz="4" w:space="0"/>
            </w:tcBorders>
            <w:vAlign w:val="center"/>
          </w:tcPr>
          <w:p>
            <w:pPr>
              <w:widowControl/>
              <w:spacing w:before="0" w:beforeAutospacing="0" w:after="0" w:afterAutospacing="0"/>
              <w:ind w:left="0" w:right="0" w:firstLine="420" w:firstLineChars="200"/>
              <w:jc w:val="center"/>
              <w:rPr>
                <w:rFonts w:hint="eastAsia" w:ascii="宋体" w:hAnsi="宋体" w:eastAsia="宋体" w:cs="宋体"/>
                <w:kern w:val="0"/>
                <w:sz w:val="21"/>
                <w:szCs w:val="21"/>
              </w:rPr>
            </w:pPr>
            <w:r>
              <w:rPr>
                <w:rFonts w:hint="eastAsia" w:ascii="宋体" w:hAnsi="宋体" w:eastAsia="宋体" w:cs="宋体"/>
                <w:kern w:val="0"/>
                <w:sz w:val="21"/>
                <w:szCs w:val="21"/>
              </w:rPr>
              <w:t>CDO</w:t>
            </w:r>
          </w:p>
        </w:tc>
        <w:tc>
          <w:tcPr>
            <w:tcW w:w="3066" w:type="dxa"/>
            <w:tcBorders>
              <w:top w:val="single" w:color="000000" w:sz="4" w:space="0"/>
              <w:left w:val="nil"/>
              <w:bottom w:val="single" w:color="000000" w:sz="4" w:space="0"/>
              <w:right w:val="single" w:color="000000" w:sz="4" w:space="0"/>
            </w:tcBorders>
            <w:vAlign w:val="top"/>
          </w:tcPr>
          <w:p>
            <w:pPr>
              <w:widowControl/>
              <w:spacing w:before="0" w:beforeAutospacing="0" w:after="0" w:afterAutospacing="0"/>
              <w:ind w:left="0" w:right="0"/>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_x0000_i1064" o:spt="75" type="#_x0000_t75" style="height:33.75pt;width:129pt;" o:ole="t" fillcolor="#FFFFFF" filled="f" o:preferrelative="t" stroked="f" coordsize="21600,21600">
                  <v:path/>
                  <v:fill on="f" color2="#FFFFFF" focussize="0,0"/>
                  <v:stroke on="f"/>
                  <v:imagedata r:id="rId78" gain="65536f" blacklevel="0f" gamma="0" o:title=""/>
                  <o:lock v:ext="edit" position="f" selection="f" grouping="f" rotation="f" cropping="f" text="f" aspectratio="f"/>
                  <w10:wrap type="none"/>
                  <w10:anchorlock/>
                </v:shape>
                <o:OLEObject Type="Embed" ProgID="" ShapeID="_x0000_i1064" DrawAspect="Content" ObjectID="_1468075762" r:id="rId77">
                  <o:LockedField>false</o:LockedField>
                </o:OLEObject>
              </w:object>
            </w:r>
          </w:p>
        </w:tc>
        <w:tc>
          <w:tcPr>
            <w:tcW w:w="3066" w:type="dxa"/>
            <w:tcBorders>
              <w:top w:val="single" w:color="000000" w:sz="4" w:space="0"/>
              <w:left w:val="nil"/>
              <w:bottom w:val="single" w:color="000000" w:sz="4" w:space="0"/>
              <w:right w:val="single" w:color="000000" w:sz="4" w:space="0"/>
            </w:tcBorders>
            <w:vAlign w:val="top"/>
          </w:tcPr>
          <w:p>
            <w:pPr>
              <w:widowControl/>
              <w:spacing w:before="0" w:beforeAutospacing="0" w:after="0" w:afterAutospacing="0"/>
              <w:ind w:left="0" w:right="0"/>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_x0000_i1065" o:spt="75" type="#_x0000_t75" style="height:33.75pt;width:128.25pt;" o:ole="t" fillcolor="#FFFFFF" filled="f" o:preferrelative="t" stroked="f" coordsize="21600,21600">
                  <v:path/>
                  <v:fill on="f" color2="#FFFFFF" focussize="0,0"/>
                  <v:stroke on="f"/>
                  <v:imagedata r:id="rId80" gain="65536f" blacklevel="0f" gamma="0" o:title=""/>
                  <o:lock v:ext="edit" position="f" selection="f" grouping="f" rotation="f" cropping="f" text="f" aspectratio="f"/>
                  <w10:wrap type="none"/>
                  <w10:anchorlock/>
                </v:shape>
                <o:OLEObject Type="Embed" ProgID="" ShapeID="_x0000_i1065" DrawAspect="Content" ObjectID="_1468075763" r:id="rId79">
                  <o:LockedField>false</o:LockedField>
                </o:OLEObject>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000000" w:sz="4" w:space="0"/>
              <w:left w:val="single" w:color="000000" w:sz="4" w:space="0"/>
              <w:bottom w:val="single" w:color="000000" w:sz="4" w:space="0"/>
              <w:right w:val="single" w:color="000000" w:sz="4" w:space="0"/>
            </w:tcBorders>
            <w:vAlign w:val="top"/>
          </w:tcPr>
          <w:p>
            <w:pPr>
              <w:widowControl/>
              <w:spacing w:before="0" w:beforeAutospacing="0" w:after="0" w:afterAutospacing="0"/>
              <w:ind w:left="0" w:righ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rPr>
              <w:t>公式参数的定义如下：</w:t>
            </w:r>
          </w:p>
          <w:p>
            <w:pPr>
              <w:widowControl/>
              <w:spacing w:before="0" w:beforeAutospacing="0" w:after="0" w:afterAutospacing="0"/>
              <w:ind w:left="0" w:righ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_x0000_i1066" o:spt="75" type="#_x0000_t75" style="height:18pt;width:12.75pt;" o:ole="t" fillcolor="#FFFFFF" filled="f" o:preferrelative="t" stroked="f" coordsize="21600,21600">
                  <v:path/>
                  <v:fill on="f" color2="#FFFFFF" focussize="0,0"/>
                  <v:stroke on="f"/>
                  <v:imagedata r:id="rId82" gain="65536f" blacklevel="0f" gamma="0" o:title=""/>
                  <o:lock v:ext="edit" position="f" selection="f" grouping="f" rotation="f" cropping="f" text="f" aspectratio="f"/>
                  <w10:wrap type="none"/>
                  <w10:anchorlock/>
                </v:shape>
                <o:OLEObject Type="Embed" ProgID="" ShapeID="_x0000_i1066" DrawAspect="Content" ObjectID="_1468075764" r:id="rId81">
                  <o:LockedField>false</o:LockedField>
                </o:OLEObject>
              </w:object>
            </w:r>
            <w:r>
              <w:rPr>
                <w:rFonts w:hint="eastAsia" w:ascii="宋体" w:hAnsi="宋体" w:eastAsia="宋体" w:cs="宋体"/>
                <w:kern w:val="0"/>
                <w:sz w:val="21"/>
                <w:szCs w:val="21"/>
              </w:rPr>
              <w:t>：CDO层级附加点</w:t>
            </w:r>
          </w:p>
          <w:p>
            <w:pPr>
              <w:widowControl/>
              <w:spacing w:before="0" w:beforeAutospacing="0" w:after="0" w:afterAutospacing="0"/>
              <w:ind w:left="0" w:right="0" w:firstLine="420" w:firstLineChars="200"/>
              <w:rPr>
                <w:rFonts w:hint="eastAsia" w:ascii="宋体" w:hAnsi="宋体" w:eastAsia="宋体" w:cs="宋体"/>
                <w:kern w:val="0"/>
                <w:sz w:val="21"/>
                <w:szCs w:val="21"/>
              </w:rPr>
            </w:pPr>
            <w:r>
              <w:rPr>
                <w:rFonts w:hint="eastAsia" w:ascii="宋体" w:hAnsi="宋体" w:eastAsia="宋体" w:cs="宋体"/>
                <w:kern w:val="0"/>
                <w:sz w:val="21"/>
                <w:szCs w:val="21"/>
                <w:lang w:val="en-US" w:eastAsia="zh-CN" w:bidi="ar-SA"/>
              </w:rPr>
              <w:object>
                <v:shape id="_x0000_i1067" o:spt="75" type="#_x0000_t75" style="height:18pt;width:15pt;" o:ole="t" fillcolor="#FFFFFF" filled="f" o:preferrelative="t" stroked="f" coordsize="21600,21600">
                  <v:path/>
                  <v:fill on="f" color2="#FFFFFF" focussize="0,0"/>
                  <v:stroke on="f"/>
                  <v:imagedata r:id="rId84" gain="65536f" blacklevel="0f" gamma="0" o:title=""/>
                  <o:lock v:ext="edit" position="f" selection="f" grouping="f" rotation="f" cropping="f" text="f" aspectratio="f"/>
                  <w10:wrap type="none"/>
                  <w10:anchorlock/>
                </v:shape>
                <o:OLEObject Type="Embed" ProgID="" ShapeID="_x0000_i1067" DrawAspect="Content" ObjectID="_1468075765" r:id="rId83">
                  <o:LockedField>false</o:LockedField>
                </o:OLEObject>
              </w:object>
            </w:r>
            <w:r>
              <w:rPr>
                <w:rFonts w:hint="eastAsia" w:ascii="宋体" w:hAnsi="宋体" w:eastAsia="宋体" w:cs="宋体"/>
                <w:kern w:val="0"/>
                <w:sz w:val="21"/>
                <w:szCs w:val="21"/>
              </w:rPr>
              <w:t>：CDO层级脱离点</w:t>
            </w:r>
          </w:p>
        </w:tc>
      </w:tr>
    </w:tbl>
    <w:p>
      <w:pPr>
        <w:snapToGrid w:val="0"/>
        <w:spacing w:line="360" w:lineRule="auto"/>
        <w:rPr>
          <w:rFonts w:hint="eastAsia" w:ascii="宋体" w:hAnsi="宋体" w:eastAsia="宋体" w:cs="宋体"/>
          <w:sz w:val="21"/>
          <w:szCs w:val="21"/>
        </w:rPr>
      </w:pPr>
    </w:p>
    <w:p>
      <w:pPr>
        <w:pStyle w:val="15"/>
        <w:ind w:firstLine="0" w:firstLineChars="0"/>
        <w:jc w:val="center"/>
        <w:rPr>
          <w:rFonts w:hint="eastAsia" w:ascii="宋体" w:hAnsi="宋体" w:eastAsia="宋体" w:cs="宋体"/>
          <w:b w:val="0"/>
          <w:bCs w:val="0"/>
          <w:kern w:val="0"/>
          <w:sz w:val="21"/>
          <w:szCs w:val="21"/>
        </w:rPr>
      </w:pPr>
      <w:r>
        <w:rPr>
          <w:rFonts w:hint="eastAsia" w:ascii="宋体" w:hAnsi="宋体" w:eastAsia="宋体" w:cs="宋体"/>
          <w:b w:val="0"/>
          <w:bCs w:val="0"/>
          <w:kern w:val="0"/>
          <w:sz w:val="21"/>
          <w:szCs w:val="21"/>
        </w:rPr>
        <w:t>表3 资产类别和抵消组合划分方式</w:t>
      </w:r>
    </w:p>
    <w:p>
      <w:pPr>
        <w:pStyle w:val="15"/>
        <w:ind w:firstLine="0" w:firstLineChars="0"/>
        <w:jc w:val="center"/>
        <w:rPr>
          <w:rFonts w:hint="eastAsia" w:ascii="宋体" w:hAnsi="宋体" w:eastAsia="宋体" w:cs="宋体"/>
          <w:b/>
          <w:bCs/>
          <w:kern w:val="0"/>
          <w:sz w:val="21"/>
          <w:szCs w:val="21"/>
        </w:rPr>
      </w:pPr>
    </w:p>
    <w:tbl>
      <w:tblPr>
        <w:tblStyle w:val="7"/>
        <w:tblW w:w="752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3"/>
        <w:gridCol w:w="54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资产类别</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抵消组合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利率类工具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每个币种的交易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外汇类工具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每对货币的交易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0"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信用类工具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sz w:val="21"/>
                <w:szCs w:val="21"/>
              </w:rPr>
              <w:t>每个相同参考实体（单一实体或指数）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0"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股权类工具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sz w:val="21"/>
                <w:szCs w:val="21"/>
              </w:rPr>
              <w:t>每个相同参考实体（单一实体或指数）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 w:hRule="atLeast"/>
          <w:jc w:val="center"/>
        </w:trPr>
        <w:tc>
          <w:tcPr>
            <w:tcW w:w="21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商品类工具</w:t>
            </w:r>
          </w:p>
        </w:tc>
        <w:tc>
          <w:tcPr>
            <w:tcW w:w="5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p>
            <w:pPr>
              <w:widowControl/>
              <w:spacing w:before="0" w:beforeAutospacing="0" w:after="0" w:afterAutospacing="0"/>
              <w:ind w:left="0" w:right="0"/>
              <w:jc w:val="center"/>
              <w:textAlignment w:val="top"/>
              <w:rPr>
                <w:rFonts w:hint="eastAsia" w:ascii="宋体" w:hAnsi="宋体" w:eastAsia="宋体" w:cs="宋体"/>
                <w:color w:val="000000"/>
                <w:sz w:val="21"/>
                <w:szCs w:val="21"/>
              </w:rPr>
            </w:pPr>
            <w:r>
              <w:rPr>
                <w:rFonts w:hint="eastAsia" w:ascii="宋体" w:hAnsi="宋体" w:eastAsia="宋体" w:cs="宋体"/>
                <w:color w:val="000000"/>
                <w:kern w:val="0"/>
                <w:sz w:val="21"/>
                <w:szCs w:val="21"/>
              </w:rPr>
              <w:t>四大类商品：能源</w:t>
            </w:r>
            <w:r>
              <w:rPr>
                <w:rFonts w:hint="eastAsia" w:ascii="宋体" w:hAnsi="宋体" w:eastAsia="宋体" w:cs="宋体"/>
                <w:sz w:val="21"/>
                <w:szCs w:val="21"/>
              </w:rPr>
              <w:t>（包括电力、油、气）</w:t>
            </w:r>
            <w:r>
              <w:rPr>
                <w:rFonts w:hint="eastAsia" w:ascii="宋体" w:hAnsi="宋体" w:eastAsia="宋体" w:cs="宋体"/>
                <w:color w:val="000000"/>
                <w:kern w:val="0"/>
                <w:sz w:val="21"/>
                <w:szCs w:val="21"/>
              </w:rPr>
              <w:t>、金属、农产品、其他</w:t>
            </w:r>
          </w:p>
        </w:tc>
      </w:tr>
    </w:tbl>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p>
      <w:pPr>
        <w:widowControl w:val="0"/>
        <w:wordWrap/>
        <w:adjustRightInd/>
        <w:snapToGrid/>
        <w:spacing w:line="480" w:lineRule="exact"/>
        <w:ind w:right="0" w:firstLine="420" w:firstLineChars="200"/>
        <w:textAlignment w:val="auto"/>
        <w:rPr>
          <w:rFonts w:hint="eastAsia" w:ascii="宋体" w:hAnsi="宋体" w:eastAsia="宋体" w:cs="宋体"/>
          <w:sz w:val="21"/>
          <w:szCs w:val="21"/>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auto"/>
    <w:pitch w:val="default"/>
    <w:sig w:usb0="E1002EFF" w:usb1="C000605B" w:usb2="00000029" w:usb3="00000000" w:csb0="200101FF" w:csb1="20280000"/>
  </w:font>
  <w:font w:name="Verdana">
    <w:panose1 w:val="020B0604030504040204"/>
    <w:charset w:val="00"/>
    <w:family w:val="auto"/>
    <w:pitch w:val="default"/>
    <w:sig w:usb0="A10006FF" w:usb1="4000205B" w:usb2="00000010" w:usb3="00000000" w:csb0="2000019F" w:csb1="00000000"/>
  </w:font>
  <w:font w:name="微软雅黑">
    <w:panose1 w:val="020B0503020204020204"/>
    <w:charset w:val="86"/>
    <w:family w:val="auto"/>
    <w:pitch w:val="default"/>
    <w:sig w:usb0="80000287" w:usb1="280F3C52"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琦">
    <w15:presenceInfo w15:providerId="None" w15:userId="刘琦"/>
  </w15:person>
  <w15:person w15:author="周世杰">
    <w15:presenceInfo w15:providerId="None" w15:userId="周世杰"/>
  </w15:person>
  <w15:person w15:author="CBIRC">
    <w15:presenceInfo w15:providerId="None" w15:userId="CBIR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1"/>
  </w:compat>
  <w:rsids>
    <w:rsidRoot w:val="00C953C7"/>
    <w:rsid w:val="00010637"/>
    <w:rsid w:val="00030710"/>
    <w:rsid w:val="000818B7"/>
    <w:rsid w:val="00090719"/>
    <w:rsid w:val="000C359C"/>
    <w:rsid w:val="000D78B1"/>
    <w:rsid w:val="000E6F01"/>
    <w:rsid w:val="00101B36"/>
    <w:rsid w:val="00112228"/>
    <w:rsid w:val="00116E66"/>
    <w:rsid w:val="00123955"/>
    <w:rsid w:val="00171D39"/>
    <w:rsid w:val="00181D5C"/>
    <w:rsid w:val="00192BA0"/>
    <w:rsid w:val="001977DD"/>
    <w:rsid w:val="001A45EF"/>
    <w:rsid w:val="001B07B1"/>
    <w:rsid w:val="001B2BCA"/>
    <w:rsid w:val="001B48FF"/>
    <w:rsid w:val="001C542D"/>
    <w:rsid w:val="001F0EB3"/>
    <w:rsid w:val="001F4A94"/>
    <w:rsid w:val="001F6668"/>
    <w:rsid w:val="00203E00"/>
    <w:rsid w:val="00221533"/>
    <w:rsid w:val="002569C5"/>
    <w:rsid w:val="002637C1"/>
    <w:rsid w:val="00277246"/>
    <w:rsid w:val="00302F60"/>
    <w:rsid w:val="00325CE7"/>
    <w:rsid w:val="003535F7"/>
    <w:rsid w:val="00364725"/>
    <w:rsid w:val="00376039"/>
    <w:rsid w:val="00396E71"/>
    <w:rsid w:val="003C733C"/>
    <w:rsid w:val="003F02FE"/>
    <w:rsid w:val="0040088D"/>
    <w:rsid w:val="0041681F"/>
    <w:rsid w:val="00430CAB"/>
    <w:rsid w:val="00431BB0"/>
    <w:rsid w:val="00477E55"/>
    <w:rsid w:val="004C4AE6"/>
    <w:rsid w:val="005071FC"/>
    <w:rsid w:val="00511788"/>
    <w:rsid w:val="005350EF"/>
    <w:rsid w:val="00536DFF"/>
    <w:rsid w:val="005614F8"/>
    <w:rsid w:val="00576BEE"/>
    <w:rsid w:val="005A4A72"/>
    <w:rsid w:val="005A5231"/>
    <w:rsid w:val="005B4BAB"/>
    <w:rsid w:val="005B6C52"/>
    <w:rsid w:val="005B70EF"/>
    <w:rsid w:val="006269E3"/>
    <w:rsid w:val="00641CE5"/>
    <w:rsid w:val="00646D92"/>
    <w:rsid w:val="0065392E"/>
    <w:rsid w:val="00676EF0"/>
    <w:rsid w:val="00683FC0"/>
    <w:rsid w:val="0069661A"/>
    <w:rsid w:val="006A7979"/>
    <w:rsid w:val="00700504"/>
    <w:rsid w:val="00703CAF"/>
    <w:rsid w:val="007154E8"/>
    <w:rsid w:val="00725FDC"/>
    <w:rsid w:val="00730483"/>
    <w:rsid w:val="0077392B"/>
    <w:rsid w:val="007B74DE"/>
    <w:rsid w:val="007D4C78"/>
    <w:rsid w:val="0080044C"/>
    <w:rsid w:val="00801CA3"/>
    <w:rsid w:val="0081202B"/>
    <w:rsid w:val="0082060E"/>
    <w:rsid w:val="00825E02"/>
    <w:rsid w:val="00847394"/>
    <w:rsid w:val="008B5D64"/>
    <w:rsid w:val="008F4DE0"/>
    <w:rsid w:val="00907CBF"/>
    <w:rsid w:val="0091514A"/>
    <w:rsid w:val="009225A5"/>
    <w:rsid w:val="009408C6"/>
    <w:rsid w:val="009650C7"/>
    <w:rsid w:val="00982E11"/>
    <w:rsid w:val="009C6E53"/>
    <w:rsid w:val="009D1458"/>
    <w:rsid w:val="009E49D4"/>
    <w:rsid w:val="009E6DCA"/>
    <w:rsid w:val="009F471E"/>
    <w:rsid w:val="00A05BAA"/>
    <w:rsid w:val="00A07581"/>
    <w:rsid w:val="00A360D7"/>
    <w:rsid w:val="00A540D5"/>
    <w:rsid w:val="00A621F2"/>
    <w:rsid w:val="00A6268A"/>
    <w:rsid w:val="00A82F73"/>
    <w:rsid w:val="00A912CF"/>
    <w:rsid w:val="00A9649A"/>
    <w:rsid w:val="00AB4FF6"/>
    <w:rsid w:val="00AC45AB"/>
    <w:rsid w:val="00AC6D82"/>
    <w:rsid w:val="00AD2D7A"/>
    <w:rsid w:val="00AE1451"/>
    <w:rsid w:val="00B234EB"/>
    <w:rsid w:val="00B24527"/>
    <w:rsid w:val="00B269D6"/>
    <w:rsid w:val="00B629E6"/>
    <w:rsid w:val="00B648A5"/>
    <w:rsid w:val="00B726E1"/>
    <w:rsid w:val="00B83F6C"/>
    <w:rsid w:val="00BA5693"/>
    <w:rsid w:val="00BC5AF7"/>
    <w:rsid w:val="00BD38DB"/>
    <w:rsid w:val="00BE5342"/>
    <w:rsid w:val="00BE78D6"/>
    <w:rsid w:val="00C067C6"/>
    <w:rsid w:val="00C12B25"/>
    <w:rsid w:val="00C5721D"/>
    <w:rsid w:val="00C94A36"/>
    <w:rsid w:val="00C953C7"/>
    <w:rsid w:val="00CA7BB4"/>
    <w:rsid w:val="00CC7991"/>
    <w:rsid w:val="00CF3B3F"/>
    <w:rsid w:val="00D16317"/>
    <w:rsid w:val="00D45392"/>
    <w:rsid w:val="00D52C89"/>
    <w:rsid w:val="00D95837"/>
    <w:rsid w:val="00DA1460"/>
    <w:rsid w:val="00DD1EBC"/>
    <w:rsid w:val="00E213D3"/>
    <w:rsid w:val="00E236A6"/>
    <w:rsid w:val="00E44B64"/>
    <w:rsid w:val="00E67AF8"/>
    <w:rsid w:val="00E87687"/>
    <w:rsid w:val="00EB4B06"/>
    <w:rsid w:val="00ED3B3D"/>
    <w:rsid w:val="00ED7512"/>
    <w:rsid w:val="00EF3E97"/>
    <w:rsid w:val="00F32D25"/>
    <w:rsid w:val="00F3797C"/>
    <w:rsid w:val="00F41BE7"/>
    <w:rsid w:val="00F605FC"/>
    <w:rsid w:val="00F72AF7"/>
    <w:rsid w:val="00FB50A1"/>
    <w:rsid w:val="00FD5F30"/>
    <w:rsid w:val="00FF2D6D"/>
    <w:rsid w:val="0A865607"/>
    <w:rsid w:val="0DC36A25"/>
    <w:rsid w:val="0E9128F5"/>
    <w:rsid w:val="10197851"/>
    <w:rsid w:val="13BE7FF4"/>
    <w:rsid w:val="161D3B52"/>
    <w:rsid w:val="196902DC"/>
    <w:rsid w:val="1C3F07D5"/>
    <w:rsid w:val="1E574E55"/>
    <w:rsid w:val="2ED06F79"/>
    <w:rsid w:val="2EDA2FEB"/>
    <w:rsid w:val="3BD918BF"/>
    <w:rsid w:val="3F6B3F09"/>
    <w:rsid w:val="4040264C"/>
    <w:rsid w:val="4C5C7A55"/>
    <w:rsid w:val="4F6457CE"/>
    <w:rsid w:val="503E2997"/>
    <w:rsid w:val="50FE4C32"/>
    <w:rsid w:val="515B4B3E"/>
    <w:rsid w:val="52DF2BAB"/>
    <w:rsid w:val="57370BA2"/>
    <w:rsid w:val="585225F3"/>
    <w:rsid w:val="5D312171"/>
    <w:rsid w:val="5DFE6042"/>
    <w:rsid w:val="7B0669E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semiHidden="0" w:name="header"/>
    <w:lsdException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jc w:val="center"/>
      <w:outlineLvl w:val="0"/>
    </w:pPr>
    <w:rPr>
      <w:rFonts w:eastAsia="黑体"/>
      <w:b/>
      <w:sz w:val="30"/>
      <w:szCs w:val="20"/>
    </w:rPr>
  </w:style>
  <w:style w:type="character" w:default="1" w:styleId="8">
    <w:name w:val="Default Paragraph Font"/>
    <w:link w:val="9"/>
    <w:unhideWhenUsed/>
    <w:uiPriority w:val="1"/>
    <w:rPr>
      <w:rFonts w:ascii="Tahoma" w:hAnsi="Tahoma"/>
      <w:sz w:val="24"/>
      <w:szCs w:val="28"/>
    </w:rPr>
  </w:style>
  <w:style w:type="table" w:default="1" w:styleId="7">
    <w:name w:val="Normal Table"/>
    <w:unhideWhenUsed/>
    <w:qFormat/>
    <w:uiPriority w:val="99"/>
    <w:pPr>
      <w:widowControl/>
      <w:spacing w:before="0" w:beforeAutospacing="0" w:after="0" w:afterAutospacing="0"/>
      <w:ind w:left="0" w:right="0"/>
    </w:pPr>
    <w:rPr>
      <w:rFonts w:hint="default" w:ascii="Times New Roman" w:hAnsi="Times New Roman" w:eastAsia="Times New Roman" w:cs="Times New Roman"/>
      <w:sz w:val="20"/>
      <w:szCs w:val="20"/>
    </w:rPr>
    <w:tblPr>
      <w:tblCellMar>
        <w:top w:w="0" w:type="dxa"/>
        <w:left w:w="108" w:type="dxa"/>
        <w:bottom w:w="0" w:type="dxa"/>
        <w:right w:w="108" w:type="dxa"/>
      </w:tblCellMar>
    </w:tblPr>
  </w:style>
  <w:style w:type="paragraph" w:styleId="3">
    <w:name w:val="Document Map"/>
    <w:basedOn w:val="1"/>
    <w:unhideWhenUsed/>
    <w:uiPriority w:val="0"/>
    <w:pPr>
      <w:shd w:val="clear" w:color="auto" w:fill="000080"/>
    </w:pPr>
  </w:style>
  <w:style w:type="paragraph" w:styleId="4">
    <w:name w:val="Balloon Text"/>
    <w:basedOn w:val="1"/>
    <w:link w:val="18"/>
    <w:unhideWhenUsed/>
    <w:uiPriority w:val="99"/>
    <w:rPr>
      <w:sz w:val="18"/>
      <w:szCs w:val="18"/>
    </w:rPr>
  </w:style>
  <w:style w:type="paragraph" w:styleId="5">
    <w:name w:val="footer"/>
    <w:basedOn w:val="1"/>
    <w:unhideWhenUsed/>
    <w:uiPriority w:val="0"/>
    <w:pPr>
      <w:tabs>
        <w:tab w:val="center" w:pos="4153"/>
        <w:tab w:val="right" w:pos="8306"/>
      </w:tabs>
      <w:snapToGrid w:val="0"/>
      <w:jc w:val="left"/>
    </w:pPr>
    <w:rPr>
      <w:sz w:val="18"/>
      <w:szCs w:val="18"/>
    </w:rPr>
  </w:style>
  <w:style w:type="paragraph" w:styleId="6">
    <w:name w:val="header"/>
    <w:basedOn w:val="1"/>
    <w:unhideWhenUsed/>
    <w:uiPriority w:val="0"/>
    <w:pPr>
      <w:pBdr>
        <w:bottom w:val="single" w:color="auto" w:sz="6" w:space="1"/>
      </w:pBdr>
      <w:tabs>
        <w:tab w:val="center" w:pos="4153"/>
        <w:tab w:val="right" w:pos="8306"/>
      </w:tabs>
      <w:snapToGrid w:val="0"/>
      <w:jc w:val="center"/>
    </w:pPr>
    <w:rPr>
      <w:sz w:val="18"/>
      <w:szCs w:val="18"/>
    </w:rPr>
  </w:style>
  <w:style w:type="paragraph" w:customStyle="1" w:styleId="9">
    <w:name w:val="_Style 10"/>
    <w:basedOn w:val="3"/>
    <w:link w:val="8"/>
    <w:uiPriority w:val="0"/>
    <w:pPr>
      <w:jc w:val="left"/>
    </w:pPr>
    <w:rPr>
      <w:rFonts w:ascii="Tahoma" w:hAnsi="Tahoma"/>
      <w:sz w:val="24"/>
      <w:szCs w:val="28"/>
    </w:rPr>
  </w:style>
  <w:style w:type="character" w:styleId="10">
    <w:name w:val="page number"/>
    <w:basedOn w:val="8"/>
    <w:unhideWhenUsed/>
    <w:uiPriority w:val="0"/>
    <w:rPr>
      <w:rFonts w:ascii="Arial" w:hAnsi="Arial"/>
      <w:sz w:val="20"/>
    </w:rPr>
  </w:style>
  <w:style w:type="paragraph" w:customStyle="1" w:styleId="11">
    <w:name w:val=" Char"/>
    <w:basedOn w:val="1"/>
    <w:uiPriority w:val="0"/>
    <w:pPr>
      <w:widowControl/>
      <w:spacing w:after="160" w:line="240" w:lineRule="exact"/>
      <w:jc w:val="left"/>
    </w:pPr>
    <w:rPr>
      <w:rFonts w:ascii="Verdana" w:hAnsi="Verdana" w:cs="Verdana"/>
      <w:kern w:val="0"/>
      <w:sz w:val="20"/>
      <w:szCs w:val="20"/>
      <w:lang w:eastAsia="en-US"/>
    </w:rPr>
  </w:style>
  <w:style w:type="paragraph" w:customStyle="1" w:styleId="12">
    <w:name w:val="List Paragraph"/>
    <w:basedOn w:val="1"/>
    <w:qFormat/>
    <w:uiPriority w:val="34"/>
    <w:pPr>
      <w:ind w:firstLine="420" w:firstLineChars="200"/>
    </w:pPr>
  </w:style>
  <w:style w:type="paragraph" w:customStyle="1" w:styleId="13">
    <w:name w:val="p15"/>
    <w:basedOn w:val="1"/>
    <w:uiPriority w:val="0"/>
    <w:pPr>
      <w:widowControl/>
      <w:ind w:firstLine="420"/>
    </w:pPr>
    <w:rPr>
      <w:kern w:val="0"/>
      <w:szCs w:val="21"/>
    </w:rPr>
  </w:style>
  <w:style w:type="paragraph" w:customStyle="1" w:styleId="14">
    <w:name w:val="p0"/>
    <w:basedOn w:val="1"/>
    <w:uiPriority w:val="0"/>
    <w:pPr>
      <w:widowControl/>
    </w:pPr>
    <w:rPr>
      <w:kern w:val="0"/>
      <w:szCs w:val="21"/>
    </w:rPr>
  </w:style>
  <w:style w:type="paragraph" w:customStyle="1" w:styleId="15">
    <w:name w:val="列出段落1"/>
    <w:basedOn w:val="1"/>
    <w:qFormat/>
    <w:uiPriority w:val="34"/>
    <w:pPr>
      <w:ind w:firstLine="420" w:firstLineChars="200"/>
    </w:pPr>
    <w:rPr>
      <w:szCs w:val="20"/>
    </w:rPr>
  </w:style>
  <w:style w:type="paragraph" w:customStyle="1" w:styleId="16">
    <w:name w:val="Defaul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17">
    <w:name w:val="[Normal]"/>
    <w:uiPriority w:val="0"/>
    <w:pPr>
      <w:widowControl w:val="0"/>
      <w:autoSpaceDE w:val="0"/>
      <w:autoSpaceDN w:val="0"/>
      <w:adjustRightInd w:val="0"/>
    </w:pPr>
    <w:rPr>
      <w:rFonts w:ascii="宋体" w:hAnsi="Calibri" w:eastAsia="宋体" w:cs="宋体"/>
      <w:kern w:val="0"/>
      <w:sz w:val="24"/>
      <w:szCs w:val="24"/>
      <w:lang w:val="en-US" w:eastAsia="zh-CN" w:bidi="ar-SA"/>
    </w:rPr>
  </w:style>
  <w:style w:type="character" w:customStyle="1" w:styleId="18">
    <w:name w:val="批注框文本 Char"/>
    <w:basedOn w:val="8"/>
    <w:link w:val="4"/>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7" Type="http://schemas.microsoft.com/office/2011/relationships/people" Target="people.xml"/><Relationship Id="rId86" Type="http://schemas.openxmlformats.org/officeDocument/2006/relationships/fontTable" Target="fontTable.xml"/><Relationship Id="rId85" Type="http://schemas.openxmlformats.org/officeDocument/2006/relationships/customXml" Target="../customXml/item1.xml"/><Relationship Id="rId84" Type="http://schemas.openxmlformats.org/officeDocument/2006/relationships/image" Target="media/image40.wmf"/><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oleObject" Target="embeddings/oleObject3.bin"/><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image" Target="media/image29.wmf"/><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3</Pages>
  <Words>227</Words>
  <Characters>1294</Characters>
  <Lines>10</Lines>
  <Paragraphs>3</Paragraphs>
  <TotalTime>0</TotalTime>
  <ScaleCrop>false</ScaleCrop>
  <LinksUpToDate>false</LinksUpToDate>
  <CharactersWithSpaces>0</CharactersWithSpaces>
  <Application>WPS Office_11.1.0.10072_F1E327BC-269C-435d-A152-05C5408002CA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2018-11-08T02:21:00Z</dcterms:created>
  <dc:creator>王珺</dc:creator>
  <cp:lastModifiedBy>CBIRC</cp:lastModifiedBy>
  <dcterms:modified xsi:type="dcterms:W3CDTF">2024-12-13T06:52:29Z</dcterms:modified>
  <dc:title>填报机构：衍生工具名义本金达到5000亿元，或占总资产比例达到30%的商业银行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