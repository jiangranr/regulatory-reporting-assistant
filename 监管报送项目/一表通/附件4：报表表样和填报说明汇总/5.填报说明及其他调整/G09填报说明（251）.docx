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仿宋_GB2312"/>
          <w:sz w:val="30"/>
          <w:szCs w:val="30"/>
          <w:rPrChange w:id="0" w:author="王雅洁" w:date="2024-12-12T17:26:31Z">
            <w:rPr>
              <w:rFonts w:ascii="黑体" w:hAnsi="黑体" w:eastAsia="黑体" w:cs="仿宋_GB2312"/>
              <w:sz w:val="28"/>
              <w:szCs w:val="28"/>
            </w:rPr>
          </w:rPrChange>
        </w:rPr>
      </w:pPr>
      <w:r>
        <w:rPr>
          <w:rFonts w:hint="eastAsia" w:ascii="黑体" w:hAnsi="黑体" w:eastAsia="黑体" w:cs="仿宋_GB2312"/>
          <w:sz w:val="30"/>
          <w:szCs w:val="30"/>
          <w:rPrChange w:id="1" w:author="王雅洁" w:date="2024-12-12T17:26:31Z">
            <w:rPr>
              <w:rFonts w:hint="eastAsia" w:ascii="黑体" w:hAnsi="黑体" w:eastAsia="黑体" w:cs="仿宋_GB2312"/>
              <w:sz w:val="28"/>
              <w:szCs w:val="28"/>
            </w:rPr>
          </w:rPrChange>
        </w:rPr>
        <w:t>G</w:t>
      </w:r>
      <w:r>
        <w:rPr>
          <w:rFonts w:ascii="黑体" w:hAnsi="黑体" w:eastAsia="黑体" w:cs="仿宋_GB2312"/>
          <w:sz w:val="30"/>
          <w:szCs w:val="30"/>
          <w:rPrChange w:id="2" w:author="王雅洁" w:date="2024-12-12T17:26:31Z">
            <w:rPr>
              <w:rFonts w:ascii="黑体" w:hAnsi="黑体" w:eastAsia="黑体" w:cs="仿宋_GB2312"/>
              <w:sz w:val="28"/>
              <w:szCs w:val="28"/>
            </w:rPr>
          </w:rPrChange>
        </w:rPr>
        <w:t>09</w:t>
      </w:r>
      <w:ins w:id="3" w:author="王雅洁" w:date="2024-12-12T18:04:21Z">
        <w:r>
          <w:rPr>
            <w:rFonts w:hint="eastAsia" w:ascii="黑体" w:hAnsi="黑体" w:eastAsia="黑体" w:cs="仿宋_GB2312"/>
            <w:sz w:val="30"/>
            <w:szCs w:val="30"/>
            <w:lang w:eastAsia="zh-CN"/>
          </w:rPr>
          <w:t>《</w:t>
        </w:r>
      </w:ins>
      <w:ins w:id="4" w:author="王雅洁" w:date="2024-12-12T18:04:26Z">
        <w:r>
          <w:rPr>
            <w:rFonts w:hint="eastAsia" w:ascii="黑体" w:hAnsi="黑体" w:eastAsia="黑体" w:cs="仿宋_GB2312"/>
            <w:sz w:val="30"/>
            <w:szCs w:val="30"/>
          </w:rPr>
          <w:t>商业银行互联网贷款业务情况表</w:t>
        </w:r>
      </w:ins>
      <w:ins w:id="5" w:author="王雅洁" w:date="2024-12-12T18:04:21Z">
        <w:r>
          <w:rPr>
            <w:rFonts w:hint="eastAsia" w:ascii="黑体" w:hAnsi="黑体" w:eastAsia="黑体" w:cs="仿宋_GB2312"/>
            <w:sz w:val="30"/>
            <w:szCs w:val="30"/>
            <w:lang w:eastAsia="zh-CN"/>
          </w:rPr>
          <w:t>》</w:t>
        </w:r>
      </w:ins>
      <w:del w:id="6" w:author="王雅洁" w:date="2024-12-12T18:04:26Z">
        <w:r>
          <w:rPr>
            <w:rFonts w:hint="eastAsia" w:ascii="黑体" w:hAnsi="黑体" w:eastAsia="黑体" w:cs="仿宋_GB2312"/>
            <w:sz w:val="30"/>
            <w:szCs w:val="30"/>
            <w:rPrChange w:id="7" w:author="王雅洁" w:date="2024-12-12T17:26:31Z">
              <w:rPr>
                <w:rFonts w:hint="eastAsia" w:ascii="黑体" w:hAnsi="黑体" w:eastAsia="黑体" w:cs="仿宋_GB2312"/>
                <w:sz w:val="28"/>
                <w:szCs w:val="28"/>
              </w:rPr>
            </w:rPrChange>
          </w:rPr>
          <w:delText>商业银行互联网贷款业务情况表</w:delText>
        </w:r>
      </w:del>
      <w:r>
        <w:rPr>
          <w:rFonts w:hint="eastAsia" w:ascii="黑体" w:hAnsi="黑体" w:eastAsia="黑体" w:cs="仿宋_GB2312"/>
          <w:sz w:val="30"/>
          <w:szCs w:val="30"/>
          <w:rPrChange w:id="8" w:author="王雅洁" w:date="2024-12-12T17:26:31Z">
            <w:rPr>
              <w:rFonts w:hint="eastAsia" w:ascii="黑体" w:hAnsi="黑体" w:eastAsia="黑体" w:cs="仿宋_GB2312"/>
              <w:sz w:val="28"/>
              <w:szCs w:val="28"/>
            </w:rPr>
          </w:rPrChange>
        </w:rPr>
        <w:t>填报说明</w:t>
      </w:r>
    </w:p>
    <w:p>
      <w:pPr>
        <w:rPr>
          <w:rFonts w:ascii="仿宋_GB2312" w:hAnsi="仿宋_GB2312" w:eastAsia="仿宋_GB2312" w:cs="仿宋_GB2312"/>
          <w:b/>
          <w:bCs/>
          <w:sz w:val="24"/>
        </w:rPr>
      </w:pPr>
    </w:p>
    <w:p>
      <w:pPr>
        <w:spacing w:line="440" w:lineRule="exact"/>
        <w:rPr>
          <w:rFonts w:hint="eastAsia" w:ascii="宋体" w:hAnsi="宋体" w:eastAsia="宋体" w:cs="宋体"/>
          <w:b/>
          <w:bCs/>
          <w:sz w:val="21"/>
          <w:szCs w:val="21"/>
          <w:rPrChange w:id="9" w:author="王雅洁" w:date="2024-12-12T17:26:16Z">
            <w:rPr>
              <w:rFonts w:ascii="仿宋_GB2312" w:hAnsi="仿宋_GB2312" w:eastAsia="仿宋_GB2312" w:cs="仿宋_GB2312"/>
              <w:b/>
              <w:bCs/>
              <w:sz w:val="24"/>
            </w:rPr>
          </w:rPrChange>
        </w:rPr>
      </w:pPr>
      <w:r>
        <w:rPr>
          <w:rFonts w:hint="eastAsia" w:ascii="宋体" w:hAnsi="宋体" w:eastAsia="宋体" w:cs="宋体"/>
          <w:b/>
          <w:bCs/>
          <w:sz w:val="21"/>
          <w:szCs w:val="21"/>
          <w:rPrChange w:id="10" w:author="王雅洁" w:date="2024-12-12T17:26:16Z">
            <w:rPr>
              <w:rFonts w:hint="eastAsia" w:ascii="仿宋_GB2312" w:hAnsi="仿宋_GB2312" w:eastAsia="仿宋_GB2312" w:cs="仿宋_GB2312"/>
              <w:b/>
              <w:bCs/>
              <w:sz w:val="24"/>
            </w:rPr>
          </w:rPrChange>
        </w:rPr>
        <w:t>第一部分：引言</w:t>
      </w:r>
    </w:p>
    <w:p>
      <w:pPr>
        <w:spacing w:line="440" w:lineRule="exact"/>
        <w:ind w:firstLine="420"/>
        <w:rPr>
          <w:rFonts w:hint="eastAsia" w:ascii="宋体" w:hAnsi="宋体" w:eastAsia="宋体" w:cs="宋体"/>
          <w:sz w:val="21"/>
          <w:szCs w:val="21"/>
          <w:rPrChange w:id="11"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2" w:author="王雅洁" w:date="2024-12-12T17:26:16Z">
            <w:rPr>
              <w:rFonts w:hint="eastAsia" w:ascii="仿宋_GB2312" w:hAnsi="仿宋_GB2312" w:eastAsia="仿宋_GB2312" w:cs="仿宋_GB2312"/>
              <w:sz w:val="24"/>
            </w:rPr>
          </w:rPrChange>
        </w:rPr>
        <w:t>本表旨在收集填报机构在报告日开展互联</w:t>
      </w:r>
      <w:r>
        <w:rPr>
          <w:rFonts w:hint="eastAsia" w:ascii="宋体" w:hAnsi="宋体" w:eastAsia="宋体" w:cs="宋体"/>
          <w:sz w:val="21"/>
          <w:szCs w:val="21"/>
          <w:rPrChange w:id="13" w:author="王雅洁" w:date="2024-12-12T17:26:16Z">
            <w:rPr>
              <w:rFonts w:hint="eastAsia" w:ascii="仿宋_GB2312" w:hAnsi="仿宋_GB2312" w:eastAsia="仿宋_GB2312" w:cs="仿宋_GB2312"/>
              <w:sz w:val="24"/>
            </w:rPr>
          </w:rPrChange>
        </w:rPr>
        <w:t>网贷款业务的有关情况。</w:t>
      </w:r>
    </w:p>
    <w:p>
      <w:pPr>
        <w:spacing w:line="440" w:lineRule="exact"/>
        <w:rPr>
          <w:rFonts w:hint="eastAsia" w:ascii="宋体" w:hAnsi="宋体" w:eastAsia="宋体" w:cs="宋体"/>
          <w:b/>
          <w:bCs/>
          <w:sz w:val="21"/>
          <w:szCs w:val="21"/>
          <w:rPrChange w:id="14" w:author="王雅洁" w:date="2024-12-12T17:26:16Z">
            <w:rPr>
              <w:rFonts w:ascii="仿宋_GB2312" w:hAnsi="仿宋_GB2312" w:eastAsia="仿宋_GB2312" w:cs="仿宋_GB2312"/>
              <w:b/>
              <w:bCs/>
              <w:sz w:val="24"/>
            </w:rPr>
          </w:rPrChange>
        </w:rPr>
      </w:pPr>
      <w:r>
        <w:rPr>
          <w:rFonts w:hint="eastAsia" w:ascii="宋体" w:hAnsi="宋体" w:eastAsia="宋体" w:cs="宋体"/>
          <w:b/>
          <w:bCs/>
          <w:sz w:val="21"/>
          <w:szCs w:val="21"/>
          <w:rPrChange w:id="15" w:author="王雅洁" w:date="2024-12-12T17:26:16Z">
            <w:rPr>
              <w:rFonts w:hint="eastAsia" w:ascii="仿宋_GB2312" w:hAnsi="仿宋_GB2312" w:eastAsia="仿宋_GB2312" w:cs="仿宋_GB2312"/>
              <w:b/>
              <w:bCs/>
              <w:sz w:val="24"/>
            </w:rPr>
          </w:rPrChange>
        </w:rPr>
        <w:t>第二部分：一般说明</w:t>
      </w:r>
    </w:p>
    <w:p>
      <w:pPr>
        <w:spacing w:line="440" w:lineRule="exact"/>
        <w:ind w:firstLine="421"/>
        <w:rPr>
          <w:rFonts w:hint="eastAsia" w:ascii="宋体" w:hAnsi="宋体" w:eastAsia="宋体" w:cs="宋体"/>
          <w:sz w:val="21"/>
          <w:szCs w:val="21"/>
          <w:rPrChange w:id="16"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7" w:author="王雅洁" w:date="2024-12-12T17:26:16Z">
            <w:rPr>
              <w:rFonts w:hint="eastAsia" w:ascii="仿宋_GB2312" w:hAnsi="仿宋_GB2312" w:eastAsia="仿宋_GB2312" w:cs="仿宋_GB2312"/>
              <w:sz w:val="24"/>
            </w:rPr>
          </w:rPrChange>
        </w:rPr>
        <w:t>1.报表名称：互联网贷款业务情况表</w:t>
      </w:r>
    </w:p>
    <w:p>
      <w:pPr>
        <w:spacing w:line="440" w:lineRule="exact"/>
        <w:ind w:firstLine="421"/>
        <w:rPr>
          <w:rFonts w:hint="eastAsia" w:ascii="宋体" w:hAnsi="宋体" w:eastAsia="宋体" w:cs="宋体"/>
          <w:sz w:val="21"/>
          <w:szCs w:val="21"/>
          <w:rPrChange w:id="18"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9" w:author="王雅洁" w:date="2024-12-12T17:26:16Z">
            <w:rPr>
              <w:rFonts w:hint="eastAsia" w:ascii="仿宋_GB2312" w:hAnsi="仿宋_GB2312" w:eastAsia="仿宋_GB2312" w:cs="仿宋_GB2312"/>
              <w:sz w:val="24"/>
            </w:rPr>
          </w:rPrChange>
        </w:rPr>
        <w:t>2.</w:t>
      </w:r>
      <w:ins w:id="20" w:author="王雅洁" w:date="2024-12-12T17:26:39Z">
        <w:r>
          <w:rPr>
            <w:rFonts w:ascii="宋体" w:hAnsi="宋体"/>
            <w:bCs/>
            <w:szCs w:val="21"/>
          </w:rPr>
          <w:t>报表编码</w:t>
        </w:r>
      </w:ins>
      <w:del w:id="21" w:author="王雅洁" w:date="2024-12-12T17:26:41Z">
        <w:r>
          <w:rPr>
            <w:rFonts w:hint="eastAsia" w:ascii="宋体" w:hAnsi="宋体" w:eastAsia="宋体" w:cs="宋体"/>
            <w:sz w:val="21"/>
            <w:szCs w:val="21"/>
            <w:rPrChange w:id="22" w:author="王雅洁" w:date="2024-12-12T17:26:16Z">
              <w:rPr>
                <w:rFonts w:hint="eastAsia" w:ascii="仿宋_GB2312" w:hAnsi="仿宋_GB2312" w:eastAsia="仿宋_GB2312" w:cs="仿宋_GB2312"/>
                <w:sz w:val="24"/>
              </w:rPr>
            </w:rPrChange>
          </w:rPr>
          <w:delText>表</w:delText>
        </w:r>
      </w:del>
      <w:del w:id="23" w:author="王雅洁" w:date="2024-12-12T17:26:41Z">
        <w:r>
          <w:rPr>
            <w:rFonts w:hint="eastAsia" w:ascii="宋体" w:hAnsi="宋体" w:eastAsia="宋体" w:cs="宋体"/>
            <w:sz w:val="21"/>
            <w:szCs w:val="21"/>
            <w:rPrChange w:id="24" w:author="王雅洁" w:date="2024-12-12T17:26:16Z">
              <w:rPr>
                <w:rFonts w:hint="eastAsia" w:ascii="仿宋_GB2312" w:hAnsi="仿宋_GB2312" w:eastAsia="仿宋_GB2312" w:cs="仿宋_GB2312"/>
                <w:sz w:val="24"/>
              </w:rPr>
            </w:rPrChange>
          </w:rPr>
          <w:delText>号</w:delText>
        </w:r>
      </w:del>
      <w:r>
        <w:rPr>
          <w:rFonts w:hint="eastAsia" w:ascii="宋体" w:hAnsi="宋体" w:eastAsia="宋体" w:cs="宋体"/>
          <w:sz w:val="21"/>
          <w:szCs w:val="21"/>
          <w:rPrChange w:id="25" w:author="王雅洁" w:date="2024-12-12T17:26:16Z">
            <w:rPr>
              <w:rFonts w:hint="eastAsia" w:ascii="仿宋_GB2312" w:hAnsi="仿宋_GB2312" w:eastAsia="仿宋_GB2312" w:cs="仿宋_GB2312"/>
              <w:sz w:val="24"/>
            </w:rPr>
          </w:rPrChange>
        </w:rPr>
        <w:t>：</w:t>
      </w:r>
      <w:del w:id="26" w:author="王雅洁" w:date="2024-12-12T17:24:55Z">
        <w:r>
          <w:rPr>
            <w:rFonts w:hint="eastAsia" w:ascii="宋体" w:hAnsi="宋体" w:eastAsia="宋体" w:cs="宋体"/>
            <w:sz w:val="21"/>
            <w:szCs w:val="21"/>
            <w:rPrChange w:id="27" w:author="王雅洁" w:date="2024-12-12T17:26:16Z">
              <w:rPr>
                <w:rFonts w:hint="eastAsia" w:ascii="仿宋_GB2312" w:hAnsi="仿宋_GB2312" w:eastAsia="仿宋_GB2312" w:cs="仿宋_GB2312"/>
                <w:sz w:val="24"/>
              </w:rPr>
            </w:rPrChange>
          </w:rPr>
          <w:delText>银</w:delText>
        </w:r>
      </w:del>
      <w:del w:id="28" w:author="王雅洁" w:date="2024-12-12T17:24:56Z">
        <w:r>
          <w:rPr>
            <w:rFonts w:hint="eastAsia" w:ascii="宋体" w:hAnsi="宋体" w:eastAsia="宋体" w:cs="宋体"/>
            <w:sz w:val="21"/>
            <w:szCs w:val="21"/>
            <w:rPrChange w:id="29" w:author="王雅洁" w:date="2024-12-12T17:26:16Z">
              <w:rPr>
                <w:rFonts w:hint="eastAsia" w:ascii="仿宋_GB2312" w:hAnsi="仿宋_GB2312" w:eastAsia="仿宋_GB2312" w:cs="仿宋_GB2312"/>
                <w:sz w:val="24"/>
              </w:rPr>
            </w:rPrChange>
          </w:rPr>
          <w:delText>保</w:delText>
        </w:r>
      </w:del>
      <w:ins w:id="30" w:author="王雅洁" w:date="2024-12-12T17:24:58Z">
        <w:r>
          <w:rPr>
            <w:rFonts w:hint="eastAsia" w:ascii="宋体" w:hAnsi="宋体" w:eastAsia="宋体" w:cs="宋体"/>
            <w:sz w:val="21"/>
            <w:szCs w:val="21"/>
            <w:lang w:eastAsia="zh-CN"/>
            <w:rPrChange w:id="31" w:author="王雅洁" w:date="2024-12-12T17:26:16Z">
              <w:rPr>
                <w:rFonts w:hint="eastAsia" w:ascii="仿宋_GB2312" w:hAnsi="仿宋_GB2312" w:eastAsia="仿宋_GB2312" w:cs="仿宋_GB2312"/>
                <w:sz w:val="24"/>
                <w:lang w:eastAsia="zh-CN"/>
              </w:rPr>
            </w:rPrChange>
          </w:rPr>
          <w:t>金</w:t>
        </w:r>
      </w:ins>
      <w:r>
        <w:rPr>
          <w:rFonts w:hint="eastAsia" w:ascii="宋体" w:hAnsi="宋体" w:eastAsia="宋体" w:cs="宋体"/>
          <w:sz w:val="21"/>
          <w:szCs w:val="21"/>
          <w:rPrChange w:id="32" w:author="王雅洁" w:date="2024-12-12T17:26:16Z">
            <w:rPr>
              <w:rFonts w:hint="eastAsia" w:ascii="仿宋_GB2312" w:hAnsi="仿宋_GB2312" w:eastAsia="仿宋_GB2312" w:cs="仿宋_GB2312"/>
              <w:sz w:val="24"/>
            </w:rPr>
          </w:rPrChange>
        </w:rPr>
        <w:t>监统</w:t>
      </w:r>
      <w:del w:id="33" w:author="王雅洁" w:date="2024-12-12T17:25:25Z">
        <w:r>
          <w:rPr>
            <w:rFonts w:hint="eastAsia" w:ascii="宋体" w:hAnsi="宋体" w:eastAsia="宋体" w:cs="宋体"/>
            <w:sz w:val="21"/>
            <w:szCs w:val="21"/>
            <w:rPrChange w:id="34" w:author="王雅洁" w:date="2024-12-12T17:26:16Z">
              <w:rPr>
                <w:rFonts w:hint="eastAsia" w:ascii="仿宋_GB2312" w:hAnsi="仿宋_GB2312" w:eastAsia="仿宋_GB2312" w:cs="仿宋_GB2312"/>
                <w:sz w:val="24"/>
              </w:rPr>
            </w:rPrChange>
          </w:rPr>
          <w:delText xml:space="preserve"> </w:delText>
        </w:r>
      </w:del>
      <w:del w:id="35" w:author="王雅洁" w:date="2024-12-12T17:25:26Z">
        <w:r>
          <w:rPr>
            <w:rFonts w:hint="eastAsia" w:ascii="宋体" w:hAnsi="宋体" w:eastAsia="宋体" w:cs="宋体"/>
            <w:sz w:val="21"/>
            <w:szCs w:val="21"/>
            <w:rPrChange w:id="36" w:author="王雅洁" w:date="2024-12-12T17:26:16Z">
              <w:rPr>
                <w:rFonts w:hint="eastAsia" w:ascii="仿宋_GB2312" w:hAnsi="仿宋_GB2312" w:eastAsia="仿宋_GB2312" w:cs="仿宋_GB2312"/>
                <w:sz w:val="24"/>
              </w:rPr>
            </w:rPrChange>
          </w:rPr>
          <w:delText xml:space="preserve">  </w:delText>
        </w:r>
      </w:del>
      <w:ins w:id="37" w:author="王雅洁" w:date="2024-12-12T17:25:27Z">
        <w:r>
          <w:rPr>
            <w:rFonts w:hint="eastAsia" w:ascii="宋体" w:hAnsi="宋体" w:eastAsia="宋体" w:cs="宋体"/>
            <w:sz w:val="21"/>
            <w:szCs w:val="21"/>
            <w:lang w:val="en-US" w:eastAsia="zh-CN"/>
            <w:rPrChange w:id="38" w:author="王雅洁" w:date="2024-12-12T17:26:16Z">
              <w:rPr>
                <w:rFonts w:hint="eastAsia" w:ascii="仿宋_GB2312" w:hAnsi="仿宋_GB2312" w:eastAsia="仿宋_GB2312" w:cs="仿宋_GB2312"/>
                <w:sz w:val="24"/>
                <w:lang w:val="en-US" w:eastAsia="zh-CN"/>
              </w:rPr>
            </w:rPrChange>
          </w:rPr>
          <w:t>G</w:t>
        </w:r>
      </w:ins>
      <w:ins w:id="39" w:author="王雅洁" w:date="2024-12-12T17:25:28Z">
        <w:r>
          <w:rPr>
            <w:rFonts w:hint="eastAsia" w:ascii="宋体" w:hAnsi="宋体" w:eastAsia="宋体" w:cs="宋体"/>
            <w:sz w:val="21"/>
            <w:szCs w:val="21"/>
            <w:lang w:val="en-US" w:eastAsia="zh-CN"/>
            <w:rPrChange w:id="40" w:author="王雅洁" w:date="2024-12-12T17:26:16Z">
              <w:rPr>
                <w:rFonts w:hint="eastAsia" w:ascii="仿宋_GB2312" w:hAnsi="仿宋_GB2312" w:eastAsia="仿宋_GB2312" w:cs="仿宋_GB2312"/>
                <w:sz w:val="24"/>
                <w:lang w:val="en-US" w:eastAsia="zh-CN"/>
              </w:rPr>
            </w:rPrChange>
          </w:rPr>
          <w:t>0</w:t>
        </w:r>
      </w:ins>
      <w:ins w:id="41" w:author="王雅洁" w:date="2024-12-12T17:25:29Z">
        <w:r>
          <w:rPr>
            <w:rFonts w:hint="eastAsia" w:ascii="宋体" w:hAnsi="宋体" w:eastAsia="宋体" w:cs="宋体"/>
            <w:sz w:val="21"/>
            <w:szCs w:val="21"/>
            <w:lang w:val="en-US" w:eastAsia="zh-CN"/>
            <w:rPrChange w:id="42" w:author="王雅洁" w:date="2024-12-12T17:26:16Z">
              <w:rPr>
                <w:rFonts w:hint="eastAsia" w:ascii="仿宋_GB2312" w:hAnsi="仿宋_GB2312" w:eastAsia="仿宋_GB2312" w:cs="仿宋_GB2312"/>
                <w:sz w:val="24"/>
                <w:lang w:val="en-US" w:eastAsia="zh-CN"/>
              </w:rPr>
            </w:rPrChange>
          </w:rPr>
          <w:t>9</w:t>
        </w:r>
      </w:ins>
      <w:del w:id="43" w:author="程红莉" w:date="2024-12-14T17:58:22Z">
        <w:r>
          <w:rPr>
            <w:rFonts w:hint="eastAsia" w:ascii="宋体" w:hAnsi="宋体" w:eastAsia="宋体" w:cs="宋体"/>
            <w:sz w:val="21"/>
            <w:szCs w:val="21"/>
            <w:rPrChange w:id="44" w:author="王雅洁" w:date="2024-12-12T17:26:16Z">
              <w:rPr>
                <w:rFonts w:hint="eastAsia" w:ascii="仿宋_GB2312" w:hAnsi="仿宋_GB2312" w:eastAsia="仿宋_GB2312" w:cs="仿宋_GB2312"/>
                <w:sz w:val="24"/>
              </w:rPr>
            </w:rPrChange>
          </w:rPr>
          <w:delText>号</w:delText>
        </w:r>
      </w:del>
    </w:p>
    <w:p>
      <w:pPr>
        <w:spacing w:line="440" w:lineRule="exact"/>
        <w:ind w:firstLine="421"/>
        <w:rPr>
          <w:rFonts w:hint="eastAsia" w:ascii="宋体" w:hAnsi="宋体" w:eastAsia="宋体" w:cs="宋体"/>
          <w:sz w:val="21"/>
          <w:szCs w:val="21"/>
          <w:rPrChange w:id="45"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46" w:author="王雅洁" w:date="2024-12-12T17:26:16Z">
            <w:rPr>
              <w:rFonts w:hint="eastAsia" w:ascii="仿宋_GB2312" w:hAnsi="仿宋_GB2312" w:eastAsia="仿宋_GB2312" w:cs="仿宋_GB2312"/>
              <w:sz w:val="24"/>
            </w:rPr>
          </w:rPrChange>
        </w:rPr>
        <w:t>3.填报机构：大型商业银行（含邮储银行）、股份制商业银行、城市商业银行、民营银行、农村商业银行、外资法人银行、外国银行分行、</w:t>
      </w:r>
      <w:ins w:id="47" w:author="陈施霖" w:date="2024-12-16T19:18:17Z">
        <w:r>
          <w:rPr>
            <w:rFonts w:hint="eastAsia" w:ascii="宋体" w:hAnsi="宋体" w:eastAsia="宋体" w:cs="宋体"/>
            <w:sz w:val="21"/>
            <w:szCs w:val="21"/>
            <w:lang w:eastAsia="zh-CN"/>
          </w:rPr>
          <w:t>直销银行</w:t>
        </w:r>
      </w:ins>
      <w:ins w:id="48" w:author="陈施霖" w:date="2024-12-16T19:18:18Z">
        <w:r>
          <w:rPr>
            <w:rFonts w:hint="eastAsia" w:ascii="宋体" w:hAnsi="宋体" w:eastAsia="宋体" w:cs="宋体"/>
            <w:sz w:val="21"/>
            <w:szCs w:val="21"/>
            <w:lang w:eastAsia="zh-CN"/>
          </w:rPr>
          <w:t>、</w:t>
        </w:r>
      </w:ins>
      <w:bookmarkStart w:id="3" w:name="_GoBack"/>
      <w:bookmarkEnd w:id="3"/>
      <w:r>
        <w:rPr>
          <w:rFonts w:hint="eastAsia" w:ascii="宋体" w:hAnsi="宋体" w:eastAsia="宋体" w:cs="宋体"/>
          <w:sz w:val="21"/>
          <w:szCs w:val="21"/>
          <w:rPrChange w:id="49" w:author="王雅洁" w:date="2024-12-12T17:26:16Z">
            <w:rPr>
              <w:rFonts w:hint="eastAsia" w:ascii="仿宋_GB2312" w:hAnsi="仿宋_GB2312" w:eastAsia="仿宋_GB2312" w:cs="仿宋_GB2312"/>
              <w:sz w:val="24"/>
            </w:rPr>
          </w:rPrChange>
        </w:rPr>
        <w:t>消费金融公司、汽车金融公司。</w:t>
      </w:r>
    </w:p>
    <w:p>
      <w:pPr>
        <w:spacing w:line="440" w:lineRule="exact"/>
        <w:ind w:firstLine="421"/>
        <w:rPr>
          <w:rFonts w:hint="eastAsia" w:ascii="宋体" w:hAnsi="宋体" w:eastAsia="宋体" w:cs="宋体"/>
          <w:sz w:val="21"/>
          <w:szCs w:val="21"/>
          <w:rPrChange w:id="50"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51" w:author="王雅洁" w:date="2024-12-12T17:26:16Z">
            <w:rPr>
              <w:rFonts w:hint="eastAsia" w:ascii="仿宋_GB2312" w:hAnsi="仿宋_GB2312" w:eastAsia="仿宋_GB2312" w:cs="仿宋_GB2312"/>
              <w:sz w:val="24"/>
            </w:rPr>
          </w:rPrChange>
        </w:rPr>
        <w:t>4.报送口径、频度及时间：境内汇总数据（季报）为季报第</w:t>
      </w:r>
      <w:ins w:id="52" w:author="陈施霖" w:date="2024-12-16T13:39:20Z">
        <w:r>
          <w:rPr>
            <w:rFonts w:hint="eastAsia" w:ascii="宋体" w:hAnsi="宋体" w:eastAsia="宋体" w:cs="宋体"/>
            <w:sz w:val="21"/>
            <w:szCs w:val="21"/>
            <w:lang w:eastAsia="zh-CN"/>
          </w:rPr>
          <w:t>一</w:t>
        </w:r>
      </w:ins>
      <w:del w:id="53" w:author="陈施霖" w:date="2024-12-16T13:39:18Z">
        <w:r>
          <w:rPr>
            <w:rFonts w:hint="eastAsia" w:ascii="宋体" w:hAnsi="宋体" w:eastAsia="宋体" w:cs="宋体"/>
            <w:sz w:val="21"/>
            <w:szCs w:val="21"/>
            <w:rPrChange w:id="54" w:author="王雅洁" w:date="2024-12-12T17:26:16Z">
              <w:rPr>
                <w:rFonts w:hint="eastAsia" w:ascii="仿宋_GB2312" w:hAnsi="仿宋_GB2312" w:eastAsia="仿宋_GB2312" w:cs="仿宋_GB2312"/>
                <w:sz w:val="24"/>
              </w:rPr>
            </w:rPrChange>
          </w:rPr>
          <w:delText>二</w:delText>
        </w:r>
      </w:del>
      <w:r>
        <w:rPr>
          <w:rFonts w:hint="eastAsia" w:ascii="宋体" w:hAnsi="宋体" w:eastAsia="宋体" w:cs="宋体"/>
          <w:sz w:val="21"/>
          <w:szCs w:val="21"/>
          <w:rPrChange w:id="55" w:author="王雅洁" w:date="2024-12-12T17:26:16Z">
            <w:rPr>
              <w:rFonts w:hint="eastAsia" w:ascii="仿宋_GB2312" w:hAnsi="仿宋_GB2312" w:eastAsia="仿宋_GB2312" w:cs="仿宋_GB2312"/>
              <w:sz w:val="24"/>
            </w:rPr>
          </w:rPrChange>
        </w:rPr>
        <w:t>批次（季后1</w:t>
      </w:r>
      <w:del w:id="56" w:author="陈施霖" w:date="2024-12-16T13:39:22Z">
        <w:r>
          <w:rPr>
            <w:rFonts w:hint="default" w:ascii="宋体" w:hAnsi="宋体" w:eastAsia="宋体" w:cs="宋体"/>
            <w:sz w:val="21"/>
            <w:szCs w:val="21"/>
            <w:rPrChange w:id="57" w:author="王雅洁" w:date="2024-12-12T17:26:16Z">
              <w:rPr>
                <w:rFonts w:ascii="仿宋_GB2312" w:hAnsi="仿宋_GB2312" w:eastAsia="仿宋_GB2312" w:cs="仿宋_GB2312"/>
                <w:sz w:val="24"/>
              </w:rPr>
            </w:rPrChange>
          </w:rPr>
          <w:delText>8</w:delText>
        </w:r>
      </w:del>
      <w:ins w:id="58" w:author="陈施霖" w:date="2024-12-16T13:39:22Z">
        <w:r>
          <w:rPr>
            <w:rFonts w:hint="eastAsia" w:ascii="宋体" w:hAnsi="宋体" w:eastAsia="宋体" w:cs="宋体"/>
            <w:sz w:val="21"/>
            <w:szCs w:val="21"/>
            <w:lang w:eastAsia="zh-CN"/>
          </w:rPr>
          <w:t>3</w:t>
        </w:r>
      </w:ins>
      <w:r>
        <w:rPr>
          <w:rFonts w:hint="eastAsia" w:ascii="宋体" w:hAnsi="宋体" w:eastAsia="宋体" w:cs="宋体"/>
          <w:sz w:val="21"/>
          <w:szCs w:val="21"/>
          <w:rPrChange w:id="59" w:author="王雅洁" w:date="2024-12-12T17:26:16Z">
            <w:rPr>
              <w:rFonts w:hint="eastAsia" w:ascii="仿宋_GB2312" w:hAnsi="仿宋_GB2312" w:eastAsia="仿宋_GB2312" w:cs="仿宋_GB2312"/>
              <w:sz w:val="24"/>
            </w:rPr>
          </w:rPrChange>
        </w:rPr>
        <w:t>日）。</w:t>
      </w:r>
    </w:p>
    <w:p>
      <w:pPr>
        <w:numPr>
          <w:ilvl w:val="0"/>
          <w:numId w:val="1"/>
        </w:numPr>
        <w:spacing w:line="440" w:lineRule="exact"/>
        <w:ind w:firstLine="421"/>
        <w:rPr>
          <w:rFonts w:hint="eastAsia" w:ascii="宋体" w:hAnsi="宋体" w:eastAsia="宋体" w:cs="宋体"/>
          <w:sz w:val="21"/>
          <w:szCs w:val="21"/>
          <w:rPrChange w:id="60"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61" w:author="王雅洁" w:date="2024-12-12T17:26:16Z">
            <w:rPr>
              <w:rFonts w:hint="eastAsia" w:ascii="仿宋_GB2312" w:hAnsi="仿宋_GB2312" w:eastAsia="仿宋_GB2312" w:cs="仿宋_GB2312"/>
              <w:sz w:val="24"/>
            </w:rPr>
          </w:rPrChange>
        </w:rPr>
        <w:t>报送方式：以电子报表形式报送</w:t>
      </w:r>
      <w:ins w:id="62" w:author="王雅洁" w:date="2024-12-12T17:48:10Z">
        <w:r>
          <w:rPr>
            <w:rFonts w:hint="eastAsia" w:ascii="宋体" w:hAnsi="宋体" w:eastAsia="宋体" w:cs="宋体"/>
            <w:b w:val="0"/>
            <w:bCs w:val="0"/>
            <w:color w:val="auto"/>
            <w:sz w:val="21"/>
            <w:szCs w:val="21"/>
            <w:highlight w:val="none"/>
            <w:u w:val="none"/>
            <w:lang w:val="en-US" w:eastAsia="zh-CN"/>
          </w:rPr>
          <w:t>国家金融监督管理总局</w:t>
        </w:r>
      </w:ins>
      <w:del w:id="63" w:author="王雅洁" w:date="2024-12-12T17:48:10Z">
        <w:r>
          <w:rPr>
            <w:rFonts w:hint="eastAsia" w:ascii="宋体" w:hAnsi="宋体" w:eastAsia="宋体" w:cs="宋体"/>
            <w:sz w:val="21"/>
            <w:szCs w:val="21"/>
            <w:rPrChange w:id="64" w:author="王雅洁" w:date="2024-12-12T17:26:16Z">
              <w:rPr>
                <w:rFonts w:hint="eastAsia" w:ascii="仿宋_GB2312" w:hAnsi="仿宋_GB2312" w:eastAsia="仿宋_GB2312" w:cs="仿宋_GB2312"/>
                <w:sz w:val="24"/>
              </w:rPr>
            </w:rPrChange>
          </w:rPr>
          <w:delText>银</w:delText>
        </w:r>
      </w:del>
      <w:del w:id="65" w:author="王雅洁" w:date="2024-12-12T17:48:10Z">
        <w:r>
          <w:rPr>
            <w:rFonts w:hint="eastAsia" w:ascii="宋体" w:hAnsi="宋体" w:eastAsia="宋体" w:cs="宋体"/>
            <w:sz w:val="21"/>
            <w:szCs w:val="21"/>
            <w:rPrChange w:id="66" w:author="王雅洁" w:date="2024-12-12T17:26:16Z">
              <w:rPr>
                <w:rFonts w:hint="eastAsia" w:ascii="仿宋_GB2312" w:hAnsi="仿宋_GB2312" w:eastAsia="仿宋_GB2312" w:cs="仿宋_GB2312"/>
                <w:sz w:val="24"/>
              </w:rPr>
            </w:rPrChange>
          </w:rPr>
          <w:delText>保</w:delText>
        </w:r>
      </w:del>
      <w:del w:id="67" w:author="王雅洁" w:date="2024-12-12T17:48:10Z">
        <w:r>
          <w:rPr>
            <w:rFonts w:hint="eastAsia" w:ascii="宋体" w:hAnsi="宋体" w:eastAsia="宋体" w:cs="宋体"/>
            <w:sz w:val="21"/>
            <w:szCs w:val="21"/>
            <w:rPrChange w:id="68" w:author="王雅洁" w:date="2024-12-12T17:26:16Z">
              <w:rPr>
                <w:rFonts w:hint="eastAsia" w:ascii="仿宋_GB2312" w:hAnsi="仿宋_GB2312" w:eastAsia="仿宋_GB2312" w:cs="仿宋_GB2312"/>
                <w:sz w:val="24"/>
              </w:rPr>
            </w:rPrChange>
          </w:rPr>
          <w:delText>监</w:delText>
        </w:r>
      </w:del>
      <w:del w:id="69" w:author="王雅洁" w:date="2024-12-12T17:48:10Z">
        <w:r>
          <w:rPr>
            <w:rFonts w:hint="eastAsia" w:ascii="宋体" w:hAnsi="宋体" w:eastAsia="宋体" w:cs="宋体"/>
            <w:sz w:val="21"/>
            <w:szCs w:val="21"/>
            <w:rPrChange w:id="70" w:author="王雅洁" w:date="2024-12-12T17:26:16Z">
              <w:rPr>
                <w:rFonts w:hint="eastAsia" w:ascii="仿宋_GB2312" w:hAnsi="仿宋_GB2312" w:eastAsia="仿宋_GB2312" w:cs="仿宋_GB2312"/>
                <w:sz w:val="24"/>
              </w:rPr>
            </w:rPrChange>
          </w:rPr>
          <w:delText>会</w:delText>
        </w:r>
      </w:del>
      <w:r>
        <w:rPr>
          <w:rFonts w:hint="eastAsia" w:ascii="宋体" w:hAnsi="宋体" w:eastAsia="宋体" w:cs="宋体"/>
          <w:sz w:val="21"/>
          <w:szCs w:val="21"/>
          <w:rPrChange w:id="71" w:author="王雅洁" w:date="2024-12-12T17:26:16Z">
            <w:rPr>
              <w:rFonts w:hint="eastAsia" w:ascii="仿宋_GB2312" w:hAnsi="仿宋_GB2312" w:eastAsia="仿宋_GB2312" w:cs="仿宋_GB2312"/>
              <w:sz w:val="24"/>
            </w:rPr>
          </w:rPrChange>
        </w:rPr>
        <w:t>。</w:t>
      </w:r>
    </w:p>
    <w:p>
      <w:pPr>
        <w:numPr>
          <w:ilvl w:val="0"/>
          <w:numId w:val="1"/>
        </w:numPr>
        <w:spacing w:line="440" w:lineRule="exact"/>
        <w:ind w:firstLine="421"/>
        <w:rPr>
          <w:rFonts w:hint="eastAsia" w:ascii="宋体" w:hAnsi="宋体" w:eastAsia="宋体" w:cs="宋体"/>
          <w:sz w:val="21"/>
          <w:szCs w:val="21"/>
          <w:rPrChange w:id="72"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73" w:author="王雅洁" w:date="2024-12-12T17:26:16Z">
            <w:rPr>
              <w:rFonts w:hint="eastAsia" w:ascii="仿宋_GB2312" w:hAnsi="仿宋_GB2312" w:eastAsia="仿宋_GB2312" w:cs="仿宋_GB2312"/>
              <w:sz w:val="24"/>
            </w:rPr>
          </w:rPrChange>
        </w:rPr>
        <w:t>数据单位：万元，户，家。</w:t>
      </w:r>
    </w:p>
    <w:p>
      <w:pPr>
        <w:numPr>
          <w:ilvl w:val="0"/>
          <w:numId w:val="1"/>
        </w:numPr>
        <w:spacing w:line="440" w:lineRule="exact"/>
        <w:ind w:firstLine="421"/>
        <w:rPr>
          <w:rFonts w:hint="eastAsia" w:ascii="宋体" w:hAnsi="宋体" w:eastAsia="宋体" w:cs="宋体"/>
          <w:sz w:val="21"/>
          <w:szCs w:val="21"/>
          <w:rPrChange w:id="74"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75" w:author="王雅洁" w:date="2024-12-12T17:26:16Z">
            <w:rPr>
              <w:rFonts w:hint="eastAsia" w:ascii="仿宋_GB2312" w:hAnsi="仿宋_GB2312" w:eastAsia="仿宋_GB2312" w:cs="仿宋_GB2312"/>
              <w:sz w:val="24"/>
            </w:rPr>
          </w:rPrChange>
        </w:rPr>
        <w:t>四舍五入要求：余额保留两位小数。</w:t>
      </w:r>
    </w:p>
    <w:p>
      <w:pPr>
        <w:numPr>
          <w:ilvl w:val="0"/>
          <w:numId w:val="1"/>
        </w:numPr>
        <w:spacing w:line="440" w:lineRule="exact"/>
        <w:ind w:firstLine="421"/>
        <w:rPr>
          <w:rFonts w:hint="eastAsia" w:ascii="宋体" w:hAnsi="宋体" w:eastAsia="宋体" w:cs="宋体"/>
          <w:sz w:val="21"/>
          <w:szCs w:val="21"/>
          <w:rPrChange w:id="76"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77" w:author="王雅洁" w:date="2024-12-12T17:26:16Z">
            <w:rPr>
              <w:rFonts w:hint="eastAsia" w:ascii="仿宋_GB2312" w:hAnsi="仿宋_GB2312" w:eastAsia="仿宋_GB2312" w:cs="仿宋_GB2312"/>
              <w:sz w:val="24"/>
            </w:rPr>
          </w:rPrChange>
        </w:rPr>
        <w:t>填报币种：本表要求以本外币合计人民币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p>
    <w:p>
      <w:pPr>
        <w:spacing w:line="440" w:lineRule="exact"/>
        <w:rPr>
          <w:rFonts w:hint="eastAsia" w:ascii="宋体" w:hAnsi="宋体" w:eastAsia="宋体" w:cs="宋体"/>
          <w:b/>
          <w:bCs/>
          <w:sz w:val="21"/>
          <w:szCs w:val="21"/>
          <w:rPrChange w:id="78" w:author="王雅洁" w:date="2024-12-12T17:26:16Z">
            <w:rPr>
              <w:rFonts w:ascii="仿宋_GB2312" w:hAnsi="仿宋_GB2312" w:eastAsia="仿宋_GB2312" w:cs="仿宋_GB2312"/>
              <w:b/>
              <w:bCs/>
              <w:sz w:val="24"/>
            </w:rPr>
          </w:rPrChange>
        </w:rPr>
      </w:pPr>
      <w:r>
        <w:rPr>
          <w:rFonts w:hint="eastAsia" w:ascii="宋体" w:hAnsi="宋体" w:eastAsia="宋体" w:cs="宋体"/>
          <w:b/>
          <w:bCs/>
          <w:sz w:val="21"/>
          <w:szCs w:val="21"/>
          <w:rPrChange w:id="79" w:author="王雅洁" w:date="2024-12-12T17:26:16Z">
            <w:rPr>
              <w:rFonts w:hint="eastAsia" w:ascii="仿宋_GB2312" w:hAnsi="仿宋_GB2312" w:eastAsia="仿宋_GB2312" w:cs="仿宋_GB2312"/>
              <w:b/>
              <w:bCs/>
              <w:sz w:val="24"/>
            </w:rPr>
          </w:rPrChange>
        </w:rPr>
        <w:t>第三部分：具体说明</w:t>
      </w:r>
    </w:p>
    <w:p>
      <w:pPr>
        <w:spacing w:line="440" w:lineRule="exact"/>
        <w:ind w:firstLine="420" w:firstLineChars="200"/>
        <w:rPr>
          <w:rFonts w:hint="eastAsia" w:ascii="宋体" w:hAnsi="宋体" w:eastAsia="宋体" w:cs="宋体"/>
          <w:b/>
          <w:bCs/>
          <w:sz w:val="21"/>
          <w:szCs w:val="21"/>
          <w:rPrChange w:id="80" w:author="王雅洁" w:date="2024-12-12T17:26:16Z">
            <w:rPr>
              <w:rFonts w:ascii="仿宋_GB2312" w:hAnsi="仿宋_GB2312" w:eastAsia="仿宋_GB2312" w:cs="仿宋_GB2312"/>
              <w:b/>
              <w:bCs/>
              <w:sz w:val="24"/>
            </w:rPr>
          </w:rPrChange>
        </w:rPr>
      </w:pPr>
      <w:r>
        <w:rPr>
          <w:rFonts w:hint="eastAsia" w:ascii="宋体" w:hAnsi="宋体" w:eastAsia="宋体" w:cs="宋体"/>
          <w:sz w:val="21"/>
          <w:szCs w:val="21"/>
          <w:rPrChange w:id="81" w:author="王雅洁" w:date="2024-12-12T17:26:16Z">
            <w:rPr>
              <w:rFonts w:hint="eastAsia" w:ascii="仿宋_GB2312" w:hAnsi="仿宋_GB2312" w:eastAsia="仿宋_GB2312" w:cs="仿宋_GB2312"/>
              <w:sz w:val="24"/>
            </w:rPr>
          </w:rPrChange>
        </w:rPr>
        <w:t>本表反映填报机构开展互联网贷款业务总体情况以及与合作机构合作具体情况，分三个部分：第I部分为《商业银行互联网贷款基本情况表》，第II部分为《共同出资发放互联网贷款情况表》，第III部分为《与合作机构合作情况表》。</w:t>
      </w:r>
    </w:p>
    <w:p>
      <w:pPr>
        <w:spacing w:line="440" w:lineRule="exact"/>
        <w:ind w:firstLine="420" w:firstLineChars="200"/>
        <w:rPr>
          <w:rFonts w:hint="eastAsia" w:ascii="宋体" w:hAnsi="宋体" w:eastAsia="宋体" w:cs="宋体"/>
          <w:sz w:val="21"/>
          <w:szCs w:val="21"/>
          <w:rPrChange w:id="82"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83" w:author="王雅洁" w:date="2024-12-12T17:26:16Z">
            <w:rPr>
              <w:rFonts w:hint="eastAsia" w:ascii="仿宋_GB2312" w:hAnsi="仿宋_GB2312" w:eastAsia="仿宋_GB2312" w:cs="仿宋_GB2312"/>
              <w:sz w:val="24"/>
            </w:rPr>
          </w:rPrChange>
        </w:rPr>
        <w:t>“境内”指中华人民共和国（不含港、澳、台地区）境内的地区。</w:t>
      </w:r>
    </w:p>
    <w:p>
      <w:pPr>
        <w:spacing w:line="440" w:lineRule="exact"/>
        <w:ind w:firstLine="420" w:firstLineChars="200"/>
        <w:rPr>
          <w:rFonts w:hint="eastAsia" w:ascii="宋体" w:hAnsi="宋体" w:eastAsia="宋体" w:cs="宋体"/>
          <w:sz w:val="21"/>
          <w:szCs w:val="21"/>
          <w:rPrChange w:id="84"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85" w:author="王雅洁" w:date="2024-12-12T17:26:16Z">
            <w:rPr>
              <w:rFonts w:hint="eastAsia" w:ascii="仿宋_GB2312" w:hAnsi="仿宋_GB2312" w:eastAsia="仿宋_GB2312" w:cs="仿宋_GB2312"/>
              <w:sz w:val="24"/>
            </w:rPr>
          </w:rPrChange>
        </w:rPr>
        <w:t>商业银行互联网贷款，是指商业银行运用互联网和移动通信等信息通信技术，基于风险数据和风险模型进行交叉验证和风险管理，线上自动受理贷款申请及开展风险评估，并完成授信审批、合同签订、贷款支付、贷后管理等核心业务环节操作，为符合条件的借款人提供的用于消费、日常生产经营周转等的个人贷款和流动资金贷款。</w:t>
      </w:r>
      <w:ins w:id="86" w:author="zhoushijie" w:date="2021-11-15T22:12:09Z">
        <w:r>
          <w:rPr>
            <w:rFonts w:hint="eastAsia" w:ascii="宋体" w:hAnsi="宋体" w:eastAsia="宋体" w:cs="宋体"/>
            <w:sz w:val="21"/>
            <w:szCs w:val="21"/>
            <w:rPrChange w:id="87" w:author="王雅洁" w:date="2024-12-12T17:26:16Z">
              <w:rPr>
                <w:rFonts w:hint="eastAsia" w:ascii="仿宋_GB2312" w:hAnsi="仿宋_GB2312" w:eastAsia="仿宋_GB2312" w:cs="仿宋_GB2312"/>
                <w:sz w:val="24"/>
              </w:rPr>
            </w:rPrChange>
          </w:rPr>
          <w:t>应按照实质重于形式原则，根据《商业银行互联网贷款管理暂行办法》定义以及本表填报说明相关标准，结合具体产品模式和业务流程进一步判断,如贷款授信、风险评估判断是否全部或主要来源于线上等，不能简单的因为账户开立在线下或存在人工干预环节，将其排除在互联网贷款范围外。</w:t>
        </w:r>
      </w:ins>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91"/>
        <w:gridCol w:w="5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1" w:type="dxa"/>
          </w:tcPr>
          <w:p>
            <w:pPr>
              <w:spacing w:line="440" w:lineRule="exact"/>
              <w:jc w:val="center"/>
              <w:rPr>
                <w:rFonts w:hint="eastAsia" w:ascii="宋体" w:hAnsi="宋体" w:eastAsia="宋体" w:cs="宋体"/>
                <w:sz w:val="21"/>
                <w:szCs w:val="21"/>
                <w:rPrChange w:id="88"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89" w:author="王雅洁" w:date="2024-12-12T17:26:16Z">
                  <w:rPr>
                    <w:rFonts w:hint="eastAsia" w:ascii="仿宋_GB2312" w:hAnsi="仿宋_GB2312" w:eastAsia="仿宋_GB2312" w:cs="仿宋_GB2312"/>
                    <w:sz w:val="24"/>
                  </w:rPr>
                </w:rPrChange>
              </w:rPr>
              <w:t>判断要素</w:t>
            </w:r>
          </w:p>
        </w:tc>
        <w:tc>
          <w:tcPr>
            <w:tcW w:w="5131" w:type="dxa"/>
          </w:tcPr>
          <w:p>
            <w:pPr>
              <w:spacing w:line="440" w:lineRule="exact"/>
              <w:jc w:val="center"/>
              <w:rPr>
                <w:rFonts w:hint="eastAsia" w:ascii="宋体" w:hAnsi="宋体" w:eastAsia="宋体" w:cs="宋体"/>
                <w:sz w:val="21"/>
                <w:szCs w:val="21"/>
                <w:rPrChange w:id="90"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91" w:author="王雅洁" w:date="2024-12-12T17:26:16Z">
                  <w:rPr>
                    <w:rFonts w:hint="eastAsia" w:ascii="仿宋_GB2312" w:hAnsi="仿宋_GB2312" w:eastAsia="仿宋_GB2312" w:cs="仿宋_GB2312"/>
                    <w:sz w:val="24"/>
                  </w:rPr>
                </w:rPrChange>
              </w:rPr>
              <w:t>是否属于互联网贷款产品判断示例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1" w:type="dxa"/>
          </w:tcPr>
          <w:p>
            <w:pPr>
              <w:spacing w:line="440" w:lineRule="exact"/>
              <w:rPr>
                <w:rFonts w:hint="eastAsia" w:ascii="宋体" w:hAnsi="宋体" w:eastAsia="宋体" w:cs="宋体"/>
                <w:sz w:val="21"/>
                <w:szCs w:val="21"/>
                <w:rPrChange w:id="92"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93" w:author="王雅洁" w:date="2024-12-12T17:26:16Z">
                  <w:rPr>
                    <w:rFonts w:hint="eastAsia" w:ascii="仿宋_GB2312" w:hAnsi="仿宋_GB2312" w:eastAsia="仿宋_GB2312" w:cs="仿宋_GB2312"/>
                    <w:sz w:val="24"/>
                  </w:rPr>
                </w:rPrChange>
              </w:rPr>
              <w:t>（一）营销获客、贷款受理、风险评估、授信审批、合同签订、贷款支付、贷后管理等业务操作于线上完成,贷款授信、风险评估判断全部或主要来源于线上。</w:t>
            </w:r>
          </w:p>
        </w:tc>
        <w:tc>
          <w:tcPr>
            <w:tcW w:w="5131" w:type="dxa"/>
          </w:tcPr>
          <w:p>
            <w:pPr>
              <w:spacing w:line="440" w:lineRule="exact"/>
              <w:rPr>
                <w:rFonts w:hint="eastAsia" w:ascii="宋体" w:hAnsi="宋体" w:eastAsia="宋体" w:cs="宋体"/>
                <w:sz w:val="21"/>
                <w:szCs w:val="21"/>
                <w:rPrChange w:id="94"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95" w:author="王雅洁" w:date="2024-12-12T17:26:16Z">
                  <w:rPr>
                    <w:rFonts w:hint="eastAsia" w:ascii="仿宋_GB2312" w:hAnsi="仿宋_GB2312" w:eastAsia="仿宋_GB2312" w:cs="仿宋_GB2312"/>
                    <w:sz w:val="24"/>
                  </w:rPr>
                </w:rPrChange>
              </w:rPr>
              <w:t>1、借款人身份认证需线下面谈面签的，不属于互联网贷款产品。</w:t>
            </w:r>
          </w:p>
          <w:p>
            <w:pPr>
              <w:spacing w:line="440" w:lineRule="exact"/>
              <w:rPr>
                <w:rFonts w:hint="eastAsia" w:ascii="宋体" w:hAnsi="宋体" w:eastAsia="宋体" w:cs="宋体"/>
                <w:sz w:val="21"/>
                <w:szCs w:val="21"/>
                <w:rPrChange w:id="96"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97" w:author="王雅洁" w:date="2024-12-12T17:26:16Z">
                  <w:rPr>
                    <w:rFonts w:hint="eastAsia" w:ascii="仿宋_GB2312" w:hAnsi="仿宋_GB2312" w:eastAsia="仿宋_GB2312" w:cs="仿宋_GB2312"/>
                    <w:sz w:val="24"/>
                  </w:rPr>
                </w:rPrChange>
              </w:rPr>
              <w:t>2、供应链金融产品中，对核心企业上游企业的贷款产品，不属于互联网贷款产品。理由是，授信核心判断来源于核心企业信用状况（履行线下程序），对核心企业上游企业的贷款授信判断只是基于上述线下判断结果的线上化。</w:t>
            </w:r>
          </w:p>
          <w:p>
            <w:pPr>
              <w:spacing w:line="440" w:lineRule="exact"/>
              <w:rPr>
                <w:rFonts w:hint="eastAsia" w:ascii="宋体" w:hAnsi="宋体" w:eastAsia="宋体" w:cs="宋体"/>
                <w:sz w:val="21"/>
                <w:szCs w:val="21"/>
                <w:rPrChange w:id="98"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99" w:author="王雅洁" w:date="2024-12-12T17:26:16Z">
                  <w:rPr>
                    <w:rFonts w:hint="eastAsia" w:ascii="仿宋_GB2312" w:hAnsi="仿宋_GB2312" w:eastAsia="仿宋_GB2312" w:cs="仿宋_GB2312"/>
                    <w:sz w:val="24"/>
                  </w:rPr>
                </w:rPrChange>
              </w:rPr>
              <w:t>3、纳入到企业集团客户授信管理的贷款产品，不属于互联网贷款产品。理由是，授信核心判断来源为企业集团（履行线下授信程序）。</w:t>
            </w:r>
          </w:p>
          <w:p>
            <w:pPr>
              <w:spacing w:line="440" w:lineRule="exact"/>
              <w:rPr>
                <w:rFonts w:hint="eastAsia" w:ascii="宋体" w:hAnsi="宋体" w:eastAsia="宋体" w:cs="宋体"/>
                <w:sz w:val="21"/>
                <w:szCs w:val="21"/>
                <w:rPrChange w:id="100"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01" w:author="王雅洁" w:date="2024-12-12T17:26:16Z">
                  <w:rPr>
                    <w:rFonts w:hint="eastAsia" w:ascii="仿宋_GB2312" w:hAnsi="仿宋_GB2312" w:eastAsia="仿宋_GB2312" w:cs="仿宋_GB2312"/>
                    <w:sz w:val="24"/>
                  </w:rPr>
                </w:rPrChange>
              </w:rPr>
              <w:t>4．供应链产品中，对核心企业下游企业的贷款产品，进行核心企业准入后（类似于平台准入），基于核心企业提供的销售等数据对经销商给予授信并发放贷款的行为（全流程线上进行），属于互联网贷款。上述模式下，若授信判断和风险控制主要基于对核心企业的判断，不属于互联网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1" w:type="dxa"/>
          </w:tcPr>
          <w:p>
            <w:pPr>
              <w:spacing w:line="440" w:lineRule="exact"/>
              <w:rPr>
                <w:rFonts w:hint="eastAsia" w:ascii="宋体" w:hAnsi="宋体" w:eastAsia="宋体" w:cs="宋体"/>
                <w:sz w:val="21"/>
                <w:szCs w:val="21"/>
                <w:rPrChange w:id="102"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03" w:author="王雅洁" w:date="2024-12-12T17:26:16Z">
                  <w:rPr>
                    <w:rFonts w:hint="eastAsia" w:ascii="仿宋_GB2312" w:hAnsi="仿宋_GB2312" w:eastAsia="仿宋_GB2312" w:cs="仿宋_GB2312"/>
                    <w:sz w:val="24"/>
                  </w:rPr>
                </w:rPrChange>
              </w:rPr>
              <w:t>（二）基于风险数据和风险模型进行交叉验证和风险管理</w:t>
            </w:r>
          </w:p>
        </w:tc>
        <w:tc>
          <w:tcPr>
            <w:tcW w:w="5131" w:type="dxa"/>
          </w:tcPr>
          <w:p>
            <w:pPr>
              <w:spacing w:line="440" w:lineRule="exact"/>
              <w:rPr>
                <w:rFonts w:hint="eastAsia" w:ascii="宋体" w:hAnsi="宋体" w:eastAsia="宋体" w:cs="宋体"/>
                <w:sz w:val="21"/>
                <w:szCs w:val="21"/>
                <w:rPrChange w:id="104"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05" w:author="王雅洁" w:date="2024-12-12T17:26:16Z">
                  <w:rPr>
                    <w:rFonts w:hint="eastAsia" w:ascii="仿宋_GB2312" w:hAnsi="仿宋_GB2312" w:eastAsia="仿宋_GB2312" w:cs="仿宋_GB2312"/>
                    <w:sz w:val="24"/>
                  </w:rPr>
                </w:rPrChange>
              </w:rPr>
              <w:t>贷款申请、授信审批、合同签订、贷款支付、贷后管理等业务环节虽全流程在线上完成，但缺乏风险数据风险模型交叉验证环节的产品，不属于互联网贷款产品。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91" w:type="dxa"/>
          </w:tcPr>
          <w:p>
            <w:pPr>
              <w:spacing w:line="440" w:lineRule="exact"/>
              <w:rPr>
                <w:rFonts w:hint="eastAsia" w:ascii="宋体" w:hAnsi="宋体" w:eastAsia="宋体" w:cs="宋体"/>
                <w:sz w:val="21"/>
                <w:szCs w:val="21"/>
                <w:rPrChange w:id="106"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07" w:author="王雅洁" w:date="2024-12-12T17:26:16Z">
                  <w:rPr>
                    <w:rFonts w:hint="eastAsia" w:ascii="仿宋_GB2312" w:hAnsi="仿宋_GB2312" w:eastAsia="仿宋_GB2312" w:cs="仿宋_GB2312"/>
                    <w:sz w:val="24"/>
                  </w:rPr>
                </w:rPrChange>
              </w:rPr>
              <w:t>（三）贷款全流程没有人工干预或人工干预只是起到线上自动化审批的补充作用，并未影响贷款全流程线上化的本质和贷款发放的时效</w:t>
            </w:r>
          </w:p>
        </w:tc>
        <w:tc>
          <w:tcPr>
            <w:tcW w:w="5131" w:type="dxa"/>
          </w:tcPr>
          <w:p>
            <w:pPr>
              <w:spacing w:line="440" w:lineRule="exact"/>
              <w:rPr>
                <w:rFonts w:hint="eastAsia" w:ascii="宋体" w:hAnsi="宋体" w:eastAsia="宋体" w:cs="宋体"/>
                <w:sz w:val="21"/>
                <w:szCs w:val="21"/>
                <w:rPrChange w:id="108" w:author="王雅洁" w:date="2024-12-12T17:26:16Z">
                  <w:rPr>
                    <w:rFonts w:ascii="仿宋_GB2312" w:hAnsi="仿宋_GB2312" w:eastAsia="仿宋_GB2312" w:cs="仿宋_GB2312"/>
                    <w:sz w:val="24"/>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1" w:type="dxa"/>
          </w:tcPr>
          <w:p>
            <w:pPr>
              <w:spacing w:line="440" w:lineRule="exact"/>
              <w:rPr>
                <w:rFonts w:hint="eastAsia" w:ascii="宋体" w:hAnsi="宋体" w:eastAsia="宋体" w:cs="宋体"/>
                <w:sz w:val="21"/>
                <w:szCs w:val="21"/>
                <w:rPrChange w:id="109"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0" w:author="王雅洁" w:date="2024-12-12T17:26:16Z">
                  <w:rPr>
                    <w:rFonts w:hint="eastAsia" w:ascii="仿宋_GB2312" w:hAnsi="仿宋_GB2312" w:eastAsia="仿宋_GB2312" w:cs="仿宋_GB2312"/>
                    <w:sz w:val="24"/>
                  </w:rPr>
                </w:rPrChange>
              </w:rPr>
              <w:t>（四）抵质押贷款产品的判断：首先基于对借款人第一还款来源判断，是否符合（一）（二）（三）判断要素，如符合，再对抵质押物进行判断，即押品需进行线下或主要经过线下评估登记和交付管理的</w:t>
            </w:r>
          </w:p>
        </w:tc>
        <w:tc>
          <w:tcPr>
            <w:tcW w:w="5131" w:type="dxa"/>
          </w:tcPr>
          <w:p>
            <w:pPr>
              <w:spacing w:line="440" w:lineRule="exact"/>
              <w:rPr>
                <w:rFonts w:hint="eastAsia" w:ascii="宋体" w:hAnsi="宋体" w:eastAsia="宋体" w:cs="宋体"/>
                <w:sz w:val="21"/>
                <w:szCs w:val="21"/>
                <w:rPrChange w:id="111" w:author="王雅洁" w:date="2024-12-12T17:26:16Z">
                  <w:rPr>
                    <w:rFonts w:ascii="仿宋_GB2312" w:hAnsi="仿宋_GB2312" w:eastAsia="仿宋_GB2312" w:cs="仿宋_GB2312"/>
                    <w:sz w:val="24"/>
                  </w:rPr>
                </w:rPrChange>
              </w:rPr>
            </w:pPr>
          </w:p>
          <w:p>
            <w:pPr>
              <w:spacing w:line="440" w:lineRule="exact"/>
              <w:rPr>
                <w:rFonts w:hint="eastAsia" w:ascii="宋体" w:hAnsi="宋体" w:eastAsia="宋体" w:cs="宋体"/>
                <w:sz w:val="21"/>
                <w:szCs w:val="21"/>
                <w:rPrChange w:id="112" w:author="王雅洁" w:date="2024-12-12T17:26:16Z">
                  <w:rPr>
                    <w:rFonts w:ascii="仿宋_GB2312" w:hAnsi="仿宋_GB2312" w:eastAsia="仿宋_GB2312" w:cs="仿宋_GB2312"/>
                    <w:sz w:val="24"/>
                  </w:rPr>
                </w:rPrChange>
              </w:rPr>
            </w:pPr>
          </w:p>
          <w:p>
            <w:pPr>
              <w:spacing w:line="440" w:lineRule="exact"/>
              <w:rPr>
                <w:rFonts w:hint="eastAsia" w:ascii="宋体" w:hAnsi="宋体" w:eastAsia="宋体" w:cs="宋体"/>
                <w:sz w:val="21"/>
                <w:szCs w:val="21"/>
                <w:rPrChange w:id="113"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4" w:author="王雅洁" w:date="2024-12-12T17:26:16Z">
                  <w:rPr>
                    <w:rFonts w:hint="eastAsia" w:ascii="仿宋_GB2312" w:hAnsi="仿宋_GB2312" w:eastAsia="仿宋_GB2312" w:cs="仿宋_GB2312"/>
                    <w:sz w:val="24"/>
                  </w:rPr>
                </w:rPrChange>
              </w:rPr>
              <w:t>抵质押贷款中，以房产作为抵押物的贷款，不属于互联网贷款。</w:t>
            </w:r>
          </w:p>
          <w:p>
            <w:pPr>
              <w:spacing w:line="440" w:lineRule="exact"/>
              <w:rPr>
                <w:rFonts w:hint="eastAsia" w:ascii="宋体" w:hAnsi="宋体" w:eastAsia="宋体" w:cs="宋体"/>
                <w:sz w:val="21"/>
                <w:szCs w:val="21"/>
                <w:rPrChange w:id="115" w:author="王雅洁" w:date="2024-12-12T17:26:16Z">
                  <w:rPr>
                    <w:rFonts w:ascii="仿宋_GB2312" w:hAnsi="仿宋_GB2312" w:eastAsia="仿宋_GB2312" w:cs="仿宋_GB2312"/>
                    <w:sz w:val="24"/>
                  </w:rPr>
                </w:rPrChang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1" w:type="dxa"/>
          </w:tcPr>
          <w:p>
            <w:pPr>
              <w:spacing w:line="440" w:lineRule="exact"/>
              <w:rPr>
                <w:rFonts w:hint="eastAsia" w:ascii="宋体" w:hAnsi="宋体" w:eastAsia="宋体" w:cs="宋体"/>
                <w:sz w:val="21"/>
                <w:szCs w:val="21"/>
                <w:rPrChange w:id="116"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7" w:author="王雅洁" w:date="2024-12-12T17:26:16Z">
                  <w:rPr>
                    <w:rFonts w:hint="eastAsia" w:ascii="仿宋_GB2312" w:hAnsi="仿宋_GB2312" w:eastAsia="仿宋_GB2312" w:cs="仿宋_GB2312"/>
                    <w:sz w:val="24"/>
                  </w:rPr>
                </w:rPrChange>
              </w:rPr>
              <w:t>其他</w:t>
            </w:r>
          </w:p>
        </w:tc>
        <w:tc>
          <w:tcPr>
            <w:tcW w:w="5131" w:type="dxa"/>
          </w:tcPr>
          <w:p>
            <w:pPr>
              <w:spacing w:line="440" w:lineRule="exact"/>
              <w:rPr>
                <w:rFonts w:hint="eastAsia" w:ascii="宋体" w:hAnsi="宋体" w:eastAsia="宋体" w:cs="宋体"/>
                <w:sz w:val="21"/>
                <w:szCs w:val="21"/>
                <w:rPrChange w:id="118"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9" w:author="王雅洁" w:date="2024-12-12T17:26:16Z">
                  <w:rPr>
                    <w:rFonts w:hint="eastAsia" w:ascii="仿宋_GB2312" w:hAnsi="仿宋_GB2312" w:eastAsia="仿宋_GB2312" w:cs="仿宋_GB2312"/>
                    <w:sz w:val="24"/>
                  </w:rPr>
                </w:rPrChange>
              </w:rPr>
              <w:t>固定资产贷款不属于互联网贷款。</w:t>
            </w:r>
          </w:p>
        </w:tc>
      </w:tr>
    </w:tbl>
    <w:p>
      <w:pPr>
        <w:spacing w:line="440" w:lineRule="exact"/>
        <w:rPr>
          <w:del w:id="120" w:author="王雅洁" w:date="2024-12-12T17:28:32Z"/>
          <w:rFonts w:hint="eastAsia" w:ascii="宋体" w:hAnsi="宋体" w:eastAsia="宋体" w:cs="宋体"/>
          <w:b/>
          <w:bCs/>
          <w:sz w:val="21"/>
          <w:szCs w:val="21"/>
          <w:rPrChange w:id="121" w:author="王雅洁" w:date="2024-12-12T17:26:16Z">
            <w:rPr>
              <w:del w:id="122" w:author="王雅洁" w:date="2024-12-12T17:28:32Z"/>
              <w:rFonts w:ascii="仿宋_GB2312" w:hAnsi="仿宋_GB2312" w:eastAsia="仿宋_GB2312" w:cs="仿宋_GB2312"/>
              <w:b/>
              <w:bCs/>
              <w:sz w:val="24"/>
            </w:rPr>
          </w:rPrChange>
        </w:rPr>
      </w:pPr>
    </w:p>
    <w:p>
      <w:pPr>
        <w:spacing w:line="440" w:lineRule="exact"/>
        <w:rPr>
          <w:del w:id="123" w:author="王雅洁" w:date="2024-12-12T17:28:32Z"/>
          <w:rFonts w:hint="eastAsia" w:ascii="宋体" w:hAnsi="宋体" w:eastAsia="宋体" w:cs="宋体"/>
          <w:b/>
          <w:bCs/>
          <w:sz w:val="21"/>
          <w:szCs w:val="21"/>
          <w:rPrChange w:id="124" w:author="王雅洁" w:date="2024-12-12T17:26:16Z">
            <w:rPr>
              <w:del w:id="125" w:author="王雅洁" w:date="2024-12-12T17:28:32Z"/>
              <w:rFonts w:ascii="仿宋_GB2312" w:hAnsi="仿宋_GB2312" w:eastAsia="仿宋_GB2312" w:cs="仿宋_GB2312"/>
              <w:b/>
              <w:bCs/>
              <w:sz w:val="24"/>
            </w:rPr>
          </w:rPrChange>
        </w:rPr>
      </w:pPr>
    </w:p>
    <w:p>
      <w:pPr>
        <w:spacing w:line="440" w:lineRule="exact"/>
        <w:rPr>
          <w:del w:id="126" w:author="王雅洁" w:date="2024-12-12T17:28:33Z"/>
          <w:rFonts w:hint="eastAsia" w:ascii="宋体" w:hAnsi="宋体" w:eastAsia="宋体" w:cs="宋体"/>
          <w:b/>
          <w:bCs/>
          <w:sz w:val="21"/>
          <w:szCs w:val="21"/>
          <w:rPrChange w:id="127" w:author="王雅洁" w:date="2024-12-12T17:26:16Z">
            <w:rPr>
              <w:del w:id="128" w:author="王雅洁" w:date="2024-12-12T17:28:33Z"/>
              <w:rFonts w:ascii="仿宋_GB2312" w:hAnsi="仿宋_GB2312" w:eastAsia="仿宋_GB2312" w:cs="仿宋_GB2312"/>
              <w:b/>
              <w:bCs/>
              <w:sz w:val="24"/>
            </w:rPr>
          </w:rPrChange>
        </w:rPr>
      </w:pPr>
    </w:p>
    <w:p>
      <w:pPr>
        <w:spacing w:line="440" w:lineRule="exact"/>
        <w:ind w:firstLine="421" w:firstLineChars="200"/>
        <w:jc w:val="center"/>
        <w:rPr>
          <w:rFonts w:hint="eastAsia" w:ascii="宋体" w:hAnsi="宋体" w:eastAsia="宋体" w:cs="宋体"/>
          <w:b/>
          <w:bCs/>
          <w:sz w:val="21"/>
          <w:szCs w:val="21"/>
          <w:rPrChange w:id="129" w:author="王雅洁" w:date="2024-12-12T17:26:16Z">
            <w:rPr>
              <w:rFonts w:ascii="黑体" w:hAnsi="黑体" w:eastAsia="黑体" w:cs="黑体"/>
              <w:b/>
              <w:bCs/>
              <w:sz w:val="24"/>
            </w:rPr>
          </w:rPrChange>
        </w:rPr>
      </w:pPr>
      <w:r>
        <w:rPr>
          <w:rFonts w:hint="eastAsia" w:ascii="宋体" w:hAnsi="宋体" w:eastAsia="宋体" w:cs="宋体"/>
          <w:b/>
          <w:bCs/>
          <w:sz w:val="21"/>
          <w:szCs w:val="21"/>
          <w:rPrChange w:id="130" w:author="王雅洁" w:date="2024-12-12T17:26:16Z">
            <w:rPr>
              <w:rFonts w:hint="eastAsia" w:ascii="黑体" w:hAnsi="黑体" w:eastAsia="黑体" w:cs="黑体"/>
              <w:b/>
              <w:bCs/>
              <w:sz w:val="24"/>
            </w:rPr>
          </w:rPrChange>
        </w:rPr>
        <w:t>第I部分：商业银行互联网贷款基本情况表</w:t>
      </w:r>
    </w:p>
    <w:p>
      <w:pPr>
        <w:spacing w:line="440" w:lineRule="exact"/>
        <w:rPr>
          <w:del w:id="131" w:author="王雅洁" w:date="2024-12-12T17:28:35Z"/>
          <w:rFonts w:hint="eastAsia" w:ascii="宋体" w:hAnsi="宋体" w:eastAsia="宋体" w:cs="宋体"/>
          <w:b/>
          <w:bCs/>
          <w:sz w:val="21"/>
          <w:szCs w:val="21"/>
          <w:rPrChange w:id="132" w:author="王雅洁" w:date="2024-12-12T17:26:16Z">
            <w:rPr>
              <w:del w:id="133" w:author="王雅洁" w:date="2024-12-12T17:28:35Z"/>
              <w:rFonts w:ascii="黑体" w:hAnsi="黑体" w:eastAsia="黑体" w:cs="黑体"/>
              <w:b/>
              <w:bCs/>
              <w:sz w:val="24"/>
            </w:rPr>
          </w:rPrChange>
        </w:rPr>
      </w:pPr>
    </w:p>
    <w:p>
      <w:pPr>
        <w:spacing w:line="440" w:lineRule="exact"/>
        <w:ind w:firstLine="420" w:firstLineChars="200"/>
        <w:rPr>
          <w:rFonts w:hint="eastAsia" w:ascii="宋体" w:hAnsi="宋体" w:eastAsia="宋体" w:cs="宋体"/>
          <w:sz w:val="21"/>
          <w:szCs w:val="21"/>
          <w:rPrChange w:id="134"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35" w:author="王雅洁" w:date="2024-12-12T17:26:16Z">
            <w:rPr>
              <w:rFonts w:hint="eastAsia" w:ascii="仿宋_GB2312" w:hAnsi="仿宋_GB2312" w:eastAsia="仿宋_GB2312" w:cs="仿宋_GB2312"/>
              <w:sz w:val="24"/>
            </w:rPr>
          </w:rPrChange>
        </w:rPr>
        <w:t>本部分用于统计填报机构开展互联网贷款业务基本情况。</w:t>
      </w:r>
    </w:p>
    <w:p>
      <w:pPr>
        <w:spacing w:line="440" w:lineRule="exact"/>
        <w:ind w:firstLine="420" w:firstLineChars="200"/>
        <w:rPr>
          <w:rFonts w:hint="eastAsia" w:ascii="宋体" w:hAnsi="宋体" w:eastAsia="宋体" w:cs="宋体"/>
          <w:sz w:val="21"/>
          <w:szCs w:val="21"/>
          <w:rPrChange w:id="136"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37" w:author="王雅洁" w:date="2024-12-12T17:26:16Z">
            <w:rPr>
              <w:rFonts w:hint="eastAsia" w:ascii="仿宋_GB2312" w:hAnsi="仿宋_GB2312" w:eastAsia="仿宋_GB2312" w:cs="仿宋_GB2312"/>
              <w:sz w:val="24"/>
            </w:rPr>
          </w:rPrChange>
        </w:rPr>
        <w:t>[A 用于消费的个人贷款][B 用于生产经营的个人贷款][C 流动资金贷款]：本表中个人贷款以及流动资金贷款定义与《个人贷款管理暂行办法》《流动资金贷款管理暂行办法》中的定义一致。[D 合计]：等于[A 用于消费的个人贷款][B 用于生产经营的个人贷款][C 流动资金贷款]三列数据之和（公式自动计算）。</w:t>
      </w:r>
    </w:p>
    <w:p>
      <w:pPr>
        <w:spacing w:line="440" w:lineRule="exact"/>
        <w:ind w:firstLine="420" w:firstLineChars="200"/>
        <w:rPr>
          <w:rFonts w:hint="eastAsia" w:ascii="宋体" w:hAnsi="宋体" w:eastAsia="宋体" w:cs="宋体"/>
          <w:color w:val="FF0000"/>
          <w:sz w:val="21"/>
          <w:szCs w:val="21"/>
          <w:rPrChange w:id="138" w:author="王雅洁" w:date="2024-12-12T17:26:16Z">
            <w:rPr>
              <w:rFonts w:ascii="仿宋_GB2312" w:hAnsi="仿宋_GB2312" w:eastAsia="仿宋_GB2312" w:cs="仿宋_GB2312"/>
              <w:color w:val="FF0000"/>
              <w:sz w:val="24"/>
            </w:rPr>
          </w:rPrChange>
        </w:rPr>
      </w:pPr>
      <w:r>
        <w:rPr>
          <w:rFonts w:hint="eastAsia" w:ascii="宋体" w:hAnsi="宋体" w:eastAsia="宋体" w:cs="宋体"/>
          <w:sz w:val="21"/>
          <w:szCs w:val="21"/>
          <w:rPrChange w:id="139" w:author="王雅洁" w:date="2024-12-12T17:26:16Z">
            <w:rPr>
              <w:rFonts w:hint="eastAsia" w:ascii="仿宋_GB2312" w:hAnsi="仿宋_GB2312" w:eastAsia="仿宋_GB2312" w:cs="仿宋_GB2312"/>
              <w:sz w:val="24"/>
            </w:rPr>
          </w:rPrChange>
        </w:rPr>
        <w:t>[1.贷款余额合计]：反映填报机构报告期末发放的使用地为除香港、澳门和台湾地区以外的中华人民共和国境内的商业银行互联网贷款余额。</w:t>
      </w:r>
    </w:p>
    <w:p>
      <w:pPr>
        <w:spacing w:line="440" w:lineRule="exact"/>
        <w:rPr>
          <w:rFonts w:hint="eastAsia" w:ascii="宋体" w:hAnsi="宋体" w:eastAsia="宋体" w:cs="宋体"/>
          <w:sz w:val="21"/>
          <w:szCs w:val="21"/>
          <w:rPrChange w:id="140"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41" w:author="王雅洁" w:date="2024-12-12T17:26:16Z">
            <w:rPr>
              <w:rFonts w:hint="eastAsia" w:ascii="仿宋_GB2312" w:hAnsi="仿宋_GB2312" w:eastAsia="仿宋_GB2312" w:cs="仿宋_GB2312"/>
              <w:sz w:val="24"/>
            </w:rPr>
          </w:rPrChange>
        </w:rPr>
        <w:t xml:space="preserve">    【按贷款五级分类】</w:t>
      </w:r>
    </w:p>
    <w:p>
      <w:pPr>
        <w:pStyle w:val="15"/>
        <w:jc w:val="both"/>
        <w:rPr>
          <w:rFonts w:hint="eastAsia" w:ascii="宋体" w:hAnsi="宋体" w:eastAsia="宋体" w:cs="宋体"/>
          <w:color w:val="auto"/>
          <w:sz w:val="21"/>
          <w:szCs w:val="21"/>
          <w:rPrChange w:id="142"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143" w:author="王雅洁" w:date="2024-12-12T17:26:16Z">
            <w:rPr>
              <w:rFonts w:ascii="仿宋_GB2312" w:hAnsi="仿宋_GB2312" w:cs="仿宋_GB2312"/>
              <w:color w:val="auto"/>
              <w:szCs w:val="24"/>
            </w:rPr>
          </w:rPrChange>
        </w:rPr>
        <w:t>[1.1.1正常类贷款]：指正常类贷款，即借款人能够履行合同，没有足够理由怀疑贷款本息不能按时足额偿还的贷款。</w:t>
      </w:r>
    </w:p>
    <w:p>
      <w:pPr>
        <w:pStyle w:val="15"/>
        <w:jc w:val="both"/>
        <w:rPr>
          <w:rFonts w:hint="eastAsia" w:ascii="宋体" w:hAnsi="宋体" w:eastAsia="宋体" w:cs="宋体"/>
          <w:color w:val="auto"/>
          <w:sz w:val="21"/>
          <w:szCs w:val="21"/>
          <w:rPrChange w:id="144"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145" w:author="王雅洁" w:date="2024-12-12T17:26:16Z">
            <w:rPr>
              <w:rFonts w:ascii="仿宋_GB2312" w:hAnsi="仿宋_GB2312" w:cs="仿宋_GB2312"/>
              <w:color w:val="auto"/>
              <w:szCs w:val="24"/>
            </w:rPr>
          </w:rPrChange>
        </w:rPr>
        <w:t>[1.1.2关注类贷款]：指关注类贷款，即尽管借款人目前有能力偿还贷款本息，但存在一些可能对偿还产生不利影响的因素的贷款。</w:t>
      </w:r>
    </w:p>
    <w:p>
      <w:pPr>
        <w:pStyle w:val="15"/>
        <w:jc w:val="both"/>
        <w:rPr>
          <w:rFonts w:hint="eastAsia" w:ascii="宋体" w:hAnsi="宋体" w:eastAsia="宋体" w:cs="宋体"/>
          <w:color w:val="auto"/>
          <w:sz w:val="21"/>
          <w:szCs w:val="21"/>
          <w:rPrChange w:id="146"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147" w:author="王雅洁" w:date="2024-12-12T17:26:16Z">
            <w:rPr>
              <w:rFonts w:ascii="仿宋_GB2312" w:hAnsi="仿宋_GB2312" w:cs="仿宋_GB2312"/>
              <w:color w:val="auto"/>
              <w:szCs w:val="24"/>
            </w:rPr>
          </w:rPrChange>
        </w:rPr>
        <w:t>[1.1.3次级类贷款]：指次级类贷款，即借款人的还款能力出现明显问题，完全依靠其正常营业收入无法足额偿还贷款本息，即使执行担保，也可能会造成一定损失的贷款。</w:t>
      </w:r>
    </w:p>
    <w:p>
      <w:pPr>
        <w:pStyle w:val="15"/>
        <w:jc w:val="both"/>
        <w:rPr>
          <w:rFonts w:hint="eastAsia" w:ascii="宋体" w:hAnsi="宋体" w:eastAsia="宋体" w:cs="宋体"/>
          <w:color w:val="auto"/>
          <w:sz w:val="21"/>
          <w:szCs w:val="21"/>
          <w:rPrChange w:id="148"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149" w:author="王雅洁" w:date="2024-12-12T17:26:16Z">
            <w:rPr>
              <w:rFonts w:ascii="仿宋_GB2312" w:hAnsi="仿宋_GB2312" w:cs="仿宋_GB2312"/>
              <w:color w:val="auto"/>
              <w:szCs w:val="24"/>
            </w:rPr>
          </w:rPrChange>
        </w:rPr>
        <w:t>[1.1.4可疑类贷款]：指可疑类贷款，即借款人无法足额偿还贷款本息，即使执行担保，也肯定要造成较大损失的贷款。</w:t>
      </w:r>
    </w:p>
    <w:p>
      <w:pPr>
        <w:pStyle w:val="15"/>
        <w:jc w:val="both"/>
        <w:rPr>
          <w:rFonts w:hint="eastAsia" w:ascii="宋体" w:hAnsi="宋体" w:eastAsia="宋体" w:cs="宋体"/>
          <w:color w:val="auto"/>
          <w:sz w:val="21"/>
          <w:szCs w:val="21"/>
          <w:rPrChange w:id="150"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151" w:author="王雅洁" w:date="2024-12-12T17:26:16Z">
            <w:rPr>
              <w:rFonts w:ascii="仿宋_GB2312" w:hAnsi="仿宋_GB2312" w:cs="仿宋_GB2312"/>
              <w:color w:val="auto"/>
              <w:szCs w:val="24"/>
            </w:rPr>
          </w:rPrChange>
        </w:rPr>
        <w:t>[1.1.5损失类贷款]：指损失类贷款，即在采取所有可能的措施或一切必要的法律程序之后，本息仍然无法收回，或只能收回极少部分的贷款。</w:t>
      </w:r>
    </w:p>
    <w:p>
      <w:pPr>
        <w:pStyle w:val="15"/>
        <w:jc w:val="both"/>
        <w:rPr>
          <w:rFonts w:hint="eastAsia" w:ascii="宋体" w:hAnsi="宋体" w:eastAsia="宋体" w:cs="宋体"/>
          <w:color w:val="auto"/>
          <w:sz w:val="21"/>
          <w:szCs w:val="21"/>
          <w:rPrChange w:id="152"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153" w:author="王雅洁" w:date="2024-12-12T17:26:16Z">
            <w:rPr>
              <w:rFonts w:ascii="仿宋_GB2312" w:hAnsi="仿宋_GB2312" w:cs="仿宋_GB2312"/>
              <w:color w:val="auto"/>
              <w:szCs w:val="24"/>
            </w:rPr>
          </w:rPrChange>
        </w:rPr>
        <w:t>【按担保方式】其中[1.3.1信用贷款]、[1.3.2保证贷款]、[1.3.3抵（质）押贷款]按贷款担保方式进行划分，若贷款存在多种担保方式，遵循抵（质）押担保方式优先的原则。本表中的保证贷款是指由有担保资质和符合信用保险和保证保险经营资质监管要求的机构提供担保增信的贷款。</w:t>
      </w:r>
    </w:p>
    <w:p>
      <w:pPr>
        <w:pStyle w:val="15"/>
        <w:jc w:val="both"/>
        <w:rPr>
          <w:rFonts w:hint="eastAsia" w:ascii="宋体" w:hAnsi="宋体" w:eastAsia="宋体" w:cs="宋体"/>
          <w:color w:val="auto"/>
          <w:sz w:val="21"/>
          <w:szCs w:val="21"/>
          <w:rPrChange w:id="154"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155" w:author="王雅洁" w:date="2024-12-12T17:26:16Z">
            <w:rPr>
              <w:rFonts w:ascii="仿宋_GB2312" w:hAnsi="仿宋_GB2312" w:cs="仿宋_GB2312"/>
              <w:color w:val="auto"/>
              <w:szCs w:val="24"/>
            </w:rPr>
          </w:rPrChange>
        </w:rPr>
        <w:t>【按贷款合同期限】：指互联网贷款本金的原始（合同）期限，分别填报0-6个月（含）、6个月-1年（含）、1年-3年（含）、3年以上不同期限。在填报本表时不考虑因提前还款造成的实际贷款期限的改变；因贷款利息的拖欠超过90天而计入非应计贷款的各项贷款，仍应按照贷款本金的原始期限填列本报表。</w:t>
      </w:r>
    </w:p>
    <w:p>
      <w:pPr>
        <w:pStyle w:val="15"/>
        <w:jc w:val="both"/>
        <w:rPr>
          <w:rFonts w:hint="eastAsia" w:ascii="宋体" w:hAnsi="宋体" w:eastAsia="宋体" w:cs="宋体"/>
          <w:color w:val="auto"/>
          <w:sz w:val="21"/>
          <w:szCs w:val="21"/>
          <w:rPrChange w:id="156"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157" w:author="王雅洁" w:date="2024-12-12T17:26:16Z">
            <w:rPr>
              <w:rFonts w:ascii="仿宋_GB2312" w:hAnsi="仿宋_GB2312" w:cs="仿宋_GB2312"/>
              <w:color w:val="auto"/>
              <w:szCs w:val="24"/>
            </w:rPr>
          </w:rPrChange>
        </w:rPr>
        <w:t>分期付款贷款的原始期限指合同起始日到最终到期日之间的时间。</w:t>
      </w:r>
    </w:p>
    <w:p>
      <w:pPr>
        <w:pStyle w:val="15"/>
        <w:jc w:val="both"/>
        <w:rPr>
          <w:rFonts w:hint="eastAsia" w:ascii="宋体" w:hAnsi="宋体" w:eastAsia="宋体" w:cs="宋体"/>
          <w:color w:val="auto"/>
          <w:sz w:val="21"/>
          <w:szCs w:val="21"/>
          <w:rPrChange w:id="158"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159" w:author="王雅洁" w:date="2024-12-12T17:26:16Z">
            <w:rPr>
              <w:rFonts w:ascii="仿宋_GB2312" w:hAnsi="仿宋_GB2312" w:cs="仿宋_GB2312"/>
              <w:color w:val="auto"/>
              <w:szCs w:val="24"/>
            </w:rPr>
          </w:rPrChange>
        </w:rPr>
        <w:t>对于分笔发放并分期偿还的贷款，如其发放与偿还金额难以匹配，贷款起始日期以每笔放款日期为起点，如合同未分笔明确对应还款时间，则以合同约定的全部贷款最后到期日为贷款到期时间。</w:t>
      </w:r>
    </w:p>
    <w:p>
      <w:pPr>
        <w:pStyle w:val="15"/>
        <w:jc w:val="both"/>
        <w:rPr>
          <w:rFonts w:ascii="宋体" w:hAnsi="宋体" w:eastAsia="宋体" w:cs="宋体"/>
          <w:color w:val="auto"/>
          <w:sz w:val="21"/>
          <w:szCs w:val="21"/>
          <w:rPrChange w:id="160" w:author="王雅洁" w:date="2024-12-12T17:26:16Z">
            <w:rPr>
              <w:rFonts w:ascii="仿宋_GB2312" w:hAnsi="仿宋_GB2312" w:cs="仿宋_GB2312"/>
              <w:color w:val="auto"/>
              <w:szCs w:val="24"/>
            </w:rPr>
          </w:rPrChange>
        </w:rPr>
      </w:pPr>
      <w:r>
        <w:rPr>
          <w:rFonts w:ascii="宋体" w:hAnsi="宋体" w:eastAsia="宋体" w:cs="宋体"/>
          <w:color w:val="auto"/>
          <w:sz w:val="21"/>
          <w:szCs w:val="21"/>
          <w:rPrChange w:id="161" w:author="王雅洁" w:date="2024-12-12T17:26:16Z">
            <w:rPr>
              <w:rFonts w:ascii="仿宋_GB2312" w:hAnsi="仿宋_GB2312" w:cs="仿宋_GB2312"/>
              <w:color w:val="auto"/>
              <w:szCs w:val="24"/>
            </w:rPr>
          </w:rPrChange>
        </w:rPr>
        <w:t xml:space="preserve">【按借款人年龄】：反映填报机构的互联网贷款余额中，按照借款人年龄划分的情况。其中[1.5.1 </w:t>
      </w:r>
      <w:del w:id="162" w:author="张海舰" w:date="2021-11-03T17:51:51Z">
        <w:r>
          <w:rPr>
            <w:rFonts w:hint="eastAsia" w:ascii="宋体" w:hAnsi="宋体" w:eastAsia="宋体" w:cs="宋体"/>
            <w:color w:val="auto"/>
            <w:sz w:val="21"/>
            <w:szCs w:val="21"/>
            <w:lang w:val="en-US"/>
            <w:rPrChange w:id="163" w:author="王雅洁" w:date="2024-12-12T17:26:16Z">
              <w:rPr>
                <w:rFonts w:hint="default" w:ascii="仿宋_GB2312" w:hAnsi="仿宋_GB2312" w:cs="仿宋_GB2312"/>
                <w:color w:val="auto"/>
                <w:szCs w:val="24"/>
                <w:lang w:val="en-US"/>
              </w:rPr>
            </w:rPrChange>
          </w:rPr>
          <w:delText>30</w:delText>
        </w:r>
      </w:del>
      <w:ins w:id="164" w:author="张海舰" w:date="2021-11-03T17:51:51Z">
        <w:r>
          <w:rPr>
            <w:rFonts w:hint="eastAsia" w:ascii="宋体" w:hAnsi="宋体" w:eastAsia="宋体" w:cs="宋体"/>
            <w:color w:val="auto"/>
            <w:sz w:val="21"/>
            <w:szCs w:val="21"/>
            <w:lang w:val="en-US" w:eastAsia="zh-CN"/>
            <w:rPrChange w:id="165" w:author="王雅洁" w:date="2024-12-12T17:26:16Z">
              <w:rPr>
                <w:rFonts w:hint="eastAsia" w:ascii="仿宋_GB2312" w:hAnsi="仿宋_GB2312" w:cs="仿宋_GB2312"/>
                <w:color w:val="auto"/>
                <w:szCs w:val="24"/>
                <w:lang w:val="en-US" w:eastAsia="zh-CN"/>
              </w:rPr>
            </w:rPrChange>
          </w:rPr>
          <w:t>25</w:t>
        </w:r>
      </w:ins>
      <w:r>
        <w:rPr>
          <w:rFonts w:ascii="宋体" w:hAnsi="宋体" w:eastAsia="宋体" w:cs="宋体"/>
          <w:color w:val="auto"/>
          <w:sz w:val="21"/>
          <w:szCs w:val="21"/>
          <w:rPrChange w:id="166" w:author="王雅洁" w:date="2024-12-12T17:26:16Z">
            <w:rPr>
              <w:rFonts w:ascii="仿宋_GB2312" w:hAnsi="仿宋_GB2312" w:cs="仿宋_GB2312"/>
              <w:color w:val="auto"/>
              <w:szCs w:val="24"/>
            </w:rPr>
          </w:rPrChange>
        </w:rPr>
        <w:t xml:space="preserve">岁（含）以下]、[1.5.2 </w:t>
      </w:r>
      <w:del w:id="167" w:author="张海舰" w:date="2021-11-03T17:51:58Z">
        <w:r>
          <w:rPr>
            <w:rFonts w:hint="eastAsia" w:ascii="宋体" w:hAnsi="宋体" w:eastAsia="宋体" w:cs="宋体"/>
            <w:color w:val="auto"/>
            <w:sz w:val="21"/>
            <w:szCs w:val="21"/>
            <w:lang w:val="en-US"/>
            <w:rPrChange w:id="168" w:author="王雅洁" w:date="2024-12-12T17:26:16Z">
              <w:rPr>
                <w:rFonts w:hint="default" w:ascii="仿宋_GB2312" w:hAnsi="仿宋_GB2312" w:cs="仿宋_GB2312"/>
                <w:color w:val="auto"/>
                <w:szCs w:val="24"/>
                <w:lang w:val="en-US"/>
              </w:rPr>
            </w:rPrChange>
          </w:rPr>
          <w:delText>30</w:delText>
        </w:r>
      </w:del>
      <w:ins w:id="169" w:author="张海舰" w:date="2021-11-03T17:51:58Z">
        <w:r>
          <w:rPr>
            <w:rFonts w:hint="eastAsia" w:ascii="宋体" w:hAnsi="宋体" w:eastAsia="宋体" w:cs="宋体"/>
            <w:color w:val="auto"/>
            <w:sz w:val="21"/>
            <w:szCs w:val="21"/>
            <w:lang w:val="en-US" w:eastAsia="zh-CN"/>
            <w:rPrChange w:id="170" w:author="王雅洁" w:date="2024-12-12T17:26:16Z">
              <w:rPr>
                <w:rFonts w:hint="eastAsia" w:ascii="仿宋_GB2312" w:hAnsi="仿宋_GB2312" w:cs="仿宋_GB2312"/>
                <w:color w:val="auto"/>
                <w:szCs w:val="24"/>
                <w:lang w:val="en-US" w:eastAsia="zh-CN"/>
              </w:rPr>
            </w:rPrChange>
          </w:rPr>
          <w:t>2</w:t>
        </w:r>
      </w:ins>
      <w:ins w:id="171" w:author="张海舰" w:date="2021-11-03T17:51:59Z">
        <w:r>
          <w:rPr>
            <w:rFonts w:hint="eastAsia" w:ascii="宋体" w:hAnsi="宋体" w:eastAsia="宋体" w:cs="宋体"/>
            <w:color w:val="auto"/>
            <w:sz w:val="21"/>
            <w:szCs w:val="21"/>
            <w:lang w:val="en-US" w:eastAsia="zh-CN"/>
            <w:rPrChange w:id="172" w:author="王雅洁" w:date="2024-12-12T17:26:16Z">
              <w:rPr>
                <w:rFonts w:hint="eastAsia" w:ascii="仿宋_GB2312" w:hAnsi="仿宋_GB2312" w:cs="仿宋_GB2312"/>
                <w:color w:val="auto"/>
                <w:szCs w:val="24"/>
                <w:lang w:val="en-US" w:eastAsia="zh-CN"/>
              </w:rPr>
            </w:rPrChange>
          </w:rPr>
          <w:t>5</w:t>
        </w:r>
      </w:ins>
      <w:r>
        <w:rPr>
          <w:rFonts w:ascii="宋体" w:hAnsi="宋体" w:eastAsia="宋体" w:cs="宋体"/>
          <w:color w:val="auto"/>
          <w:sz w:val="21"/>
          <w:szCs w:val="21"/>
          <w:rPrChange w:id="173" w:author="王雅洁" w:date="2024-12-12T17:26:16Z">
            <w:rPr>
              <w:rFonts w:ascii="仿宋_GB2312" w:hAnsi="仿宋_GB2312" w:cs="仿宋_GB2312"/>
              <w:color w:val="auto"/>
              <w:szCs w:val="24"/>
            </w:rPr>
          </w:rPrChange>
        </w:rPr>
        <w:t>岁-</w:t>
      </w:r>
      <w:del w:id="174" w:author="张海舰" w:date="2021-11-03T17:52:04Z">
        <w:r>
          <w:rPr>
            <w:rFonts w:hint="eastAsia" w:ascii="宋体" w:hAnsi="宋体" w:eastAsia="宋体" w:cs="宋体"/>
            <w:color w:val="auto"/>
            <w:sz w:val="21"/>
            <w:szCs w:val="21"/>
            <w:lang w:val="en-US"/>
            <w:rPrChange w:id="175" w:author="王雅洁" w:date="2024-12-12T17:26:16Z">
              <w:rPr>
                <w:rFonts w:hint="default" w:ascii="仿宋_GB2312" w:hAnsi="仿宋_GB2312" w:cs="仿宋_GB2312"/>
                <w:color w:val="auto"/>
                <w:szCs w:val="24"/>
                <w:lang w:val="en-US"/>
              </w:rPr>
            </w:rPrChange>
          </w:rPr>
          <w:delText>50</w:delText>
        </w:r>
      </w:del>
      <w:ins w:id="176" w:author="张海舰" w:date="2021-11-03T17:52:04Z">
        <w:r>
          <w:rPr>
            <w:rFonts w:hint="eastAsia" w:ascii="宋体" w:hAnsi="宋体" w:eastAsia="宋体" w:cs="宋体"/>
            <w:color w:val="auto"/>
            <w:sz w:val="21"/>
            <w:szCs w:val="21"/>
            <w:lang w:val="en-US" w:eastAsia="zh-CN"/>
            <w:rPrChange w:id="177" w:author="王雅洁" w:date="2024-12-12T17:26:16Z">
              <w:rPr>
                <w:rFonts w:hint="eastAsia" w:ascii="仿宋_GB2312" w:hAnsi="仿宋_GB2312" w:cs="仿宋_GB2312"/>
                <w:color w:val="auto"/>
                <w:szCs w:val="24"/>
                <w:lang w:val="en-US" w:eastAsia="zh-CN"/>
              </w:rPr>
            </w:rPrChange>
          </w:rPr>
          <w:t>35</w:t>
        </w:r>
      </w:ins>
      <w:r>
        <w:rPr>
          <w:rFonts w:ascii="宋体" w:hAnsi="宋体" w:eastAsia="宋体" w:cs="宋体"/>
          <w:color w:val="auto"/>
          <w:sz w:val="21"/>
          <w:szCs w:val="21"/>
          <w:rPrChange w:id="178" w:author="王雅洁" w:date="2024-12-12T17:26:16Z">
            <w:rPr>
              <w:rFonts w:ascii="仿宋_GB2312" w:hAnsi="仿宋_GB2312" w:cs="仿宋_GB2312"/>
              <w:color w:val="auto"/>
              <w:szCs w:val="24"/>
            </w:rPr>
          </w:rPrChange>
        </w:rPr>
        <w:t xml:space="preserve">岁（含）]、[1.5.3 </w:t>
      </w:r>
      <w:del w:id="179" w:author="张海舰" w:date="2021-11-03T17:52:13Z">
        <w:r>
          <w:rPr>
            <w:rFonts w:hint="eastAsia" w:ascii="宋体" w:hAnsi="宋体" w:eastAsia="宋体" w:cs="宋体"/>
            <w:color w:val="auto"/>
            <w:sz w:val="21"/>
            <w:szCs w:val="21"/>
            <w:lang w:val="en-US"/>
            <w:rPrChange w:id="180" w:author="王雅洁" w:date="2024-12-12T17:26:16Z">
              <w:rPr>
                <w:rFonts w:hint="default" w:ascii="仿宋_GB2312" w:hAnsi="仿宋_GB2312" w:cs="仿宋_GB2312"/>
                <w:color w:val="auto"/>
                <w:szCs w:val="24"/>
                <w:lang w:val="en-US"/>
              </w:rPr>
            </w:rPrChange>
          </w:rPr>
          <w:delText>50</w:delText>
        </w:r>
      </w:del>
      <w:ins w:id="181" w:author="张海舰" w:date="2021-11-03T17:52:13Z">
        <w:r>
          <w:rPr>
            <w:rFonts w:hint="eastAsia" w:ascii="宋体" w:hAnsi="宋体" w:eastAsia="宋体" w:cs="宋体"/>
            <w:color w:val="auto"/>
            <w:sz w:val="21"/>
            <w:szCs w:val="21"/>
            <w:lang w:val="en-US" w:eastAsia="zh-CN"/>
            <w:rPrChange w:id="182" w:author="王雅洁" w:date="2024-12-12T17:26:16Z">
              <w:rPr>
                <w:rFonts w:hint="eastAsia" w:ascii="仿宋_GB2312" w:hAnsi="仿宋_GB2312" w:cs="仿宋_GB2312"/>
                <w:color w:val="auto"/>
                <w:szCs w:val="24"/>
                <w:lang w:val="en-US" w:eastAsia="zh-CN"/>
              </w:rPr>
            </w:rPrChange>
          </w:rPr>
          <w:t>35</w:t>
        </w:r>
      </w:ins>
      <w:r>
        <w:rPr>
          <w:rFonts w:ascii="宋体" w:hAnsi="宋体" w:eastAsia="宋体" w:cs="宋体"/>
          <w:color w:val="auto"/>
          <w:sz w:val="21"/>
          <w:szCs w:val="21"/>
          <w:rPrChange w:id="183" w:author="王雅洁" w:date="2024-12-12T17:26:16Z">
            <w:rPr>
              <w:rFonts w:ascii="仿宋_GB2312" w:hAnsi="仿宋_GB2312" w:cs="仿宋_GB2312"/>
              <w:color w:val="auto"/>
              <w:szCs w:val="24"/>
            </w:rPr>
          </w:rPrChange>
        </w:rPr>
        <w:t>岁</w:t>
      </w:r>
      <w:del w:id="184" w:author="张海舰" w:date="2021-11-03T19:21:57Z">
        <w:r>
          <w:rPr>
            <w:rFonts w:ascii="宋体" w:hAnsi="宋体" w:eastAsia="宋体" w:cs="宋体"/>
            <w:color w:val="auto"/>
            <w:sz w:val="21"/>
            <w:szCs w:val="21"/>
            <w:rPrChange w:id="185" w:author="王雅洁" w:date="2024-12-12T17:26:16Z">
              <w:rPr>
                <w:rFonts w:ascii="仿宋_GB2312" w:hAnsi="仿宋_GB2312" w:cs="仿宋_GB2312"/>
                <w:color w:val="auto"/>
                <w:szCs w:val="24"/>
              </w:rPr>
            </w:rPrChange>
          </w:rPr>
          <w:delText>以上</w:delText>
        </w:r>
      </w:del>
      <w:ins w:id="186" w:author="张海舰" w:date="2021-11-03T17:52:16Z">
        <w:r>
          <w:rPr>
            <w:rFonts w:hint="eastAsia" w:ascii="宋体" w:hAnsi="宋体" w:eastAsia="宋体" w:cs="宋体"/>
            <w:color w:val="auto"/>
            <w:sz w:val="21"/>
            <w:szCs w:val="21"/>
            <w:lang w:val="en-US" w:eastAsia="zh-CN"/>
            <w:rPrChange w:id="187" w:author="王雅洁" w:date="2024-12-12T17:26:16Z">
              <w:rPr>
                <w:rFonts w:hint="eastAsia" w:ascii="仿宋_GB2312" w:hAnsi="仿宋_GB2312" w:cs="仿宋_GB2312"/>
                <w:color w:val="auto"/>
                <w:szCs w:val="24"/>
                <w:lang w:val="en-US" w:eastAsia="zh-CN"/>
              </w:rPr>
            </w:rPrChange>
          </w:rPr>
          <w:t>-</w:t>
        </w:r>
      </w:ins>
      <w:ins w:id="188" w:author="张海舰" w:date="2021-11-03T17:52:18Z">
        <w:r>
          <w:rPr>
            <w:rFonts w:hint="eastAsia" w:ascii="宋体" w:hAnsi="宋体" w:eastAsia="宋体" w:cs="宋体"/>
            <w:color w:val="auto"/>
            <w:sz w:val="21"/>
            <w:szCs w:val="21"/>
            <w:lang w:val="en-US" w:eastAsia="zh-CN"/>
            <w:rPrChange w:id="189" w:author="王雅洁" w:date="2024-12-12T17:26:16Z">
              <w:rPr>
                <w:rFonts w:hint="eastAsia" w:ascii="仿宋_GB2312" w:hAnsi="仿宋_GB2312" w:cs="仿宋_GB2312"/>
                <w:color w:val="auto"/>
                <w:szCs w:val="24"/>
                <w:lang w:val="en-US" w:eastAsia="zh-CN"/>
              </w:rPr>
            </w:rPrChange>
          </w:rPr>
          <w:t>45</w:t>
        </w:r>
      </w:ins>
      <w:ins w:id="190" w:author="张海舰" w:date="2021-11-03T17:52:21Z">
        <w:r>
          <w:rPr>
            <w:rFonts w:hint="eastAsia" w:ascii="宋体" w:hAnsi="宋体" w:eastAsia="宋体" w:cs="宋体"/>
            <w:color w:val="auto"/>
            <w:sz w:val="21"/>
            <w:szCs w:val="21"/>
            <w:lang w:val="en-US" w:eastAsia="zh-CN"/>
            <w:rPrChange w:id="191" w:author="王雅洁" w:date="2024-12-12T17:26:16Z">
              <w:rPr>
                <w:rFonts w:hint="eastAsia" w:ascii="仿宋_GB2312" w:hAnsi="仿宋_GB2312" w:cs="仿宋_GB2312"/>
                <w:color w:val="auto"/>
                <w:szCs w:val="24"/>
                <w:lang w:val="en-US" w:eastAsia="zh-CN"/>
              </w:rPr>
            </w:rPrChange>
          </w:rPr>
          <w:t>岁</w:t>
        </w:r>
      </w:ins>
      <w:ins w:id="192" w:author="张海舰" w:date="2021-11-03T17:52:22Z">
        <w:r>
          <w:rPr>
            <w:rFonts w:hint="eastAsia" w:ascii="宋体" w:hAnsi="宋体" w:eastAsia="宋体" w:cs="宋体"/>
            <w:color w:val="auto"/>
            <w:sz w:val="21"/>
            <w:szCs w:val="21"/>
            <w:lang w:val="en-US" w:eastAsia="zh-CN"/>
            <w:rPrChange w:id="193" w:author="王雅洁" w:date="2024-12-12T17:26:16Z">
              <w:rPr>
                <w:rFonts w:hint="eastAsia" w:ascii="仿宋_GB2312" w:hAnsi="仿宋_GB2312" w:cs="仿宋_GB2312"/>
                <w:color w:val="auto"/>
                <w:szCs w:val="24"/>
                <w:lang w:val="en-US" w:eastAsia="zh-CN"/>
              </w:rPr>
            </w:rPrChange>
          </w:rPr>
          <w:t>（</w:t>
        </w:r>
      </w:ins>
      <w:ins w:id="194" w:author="张海舰" w:date="2021-11-03T17:52:24Z">
        <w:r>
          <w:rPr>
            <w:rFonts w:hint="eastAsia" w:ascii="宋体" w:hAnsi="宋体" w:eastAsia="宋体" w:cs="宋体"/>
            <w:color w:val="auto"/>
            <w:sz w:val="21"/>
            <w:szCs w:val="21"/>
            <w:lang w:val="en-US" w:eastAsia="zh-CN"/>
            <w:rPrChange w:id="195" w:author="王雅洁" w:date="2024-12-12T17:26:16Z">
              <w:rPr>
                <w:rFonts w:hint="eastAsia" w:ascii="仿宋_GB2312" w:hAnsi="仿宋_GB2312" w:cs="仿宋_GB2312"/>
                <w:color w:val="auto"/>
                <w:szCs w:val="24"/>
                <w:lang w:val="en-US" w:eastAsia="zh-CN"/>
              </w:rPr>
            </w:rPrChange>
          </w:rPr>
          <w:t>含</w:t>
        </w:r>
      </w:ins>
      <w:ins w:id="196" w:author="张海舰" w:date="2021-11-03T17:52:22Z">
        <w:r>
          <w:rPr>
            <w:rFonts w:hint="eastAsia" w:ascii="宋体" w:hAnsi="宋体" w:eastAsia="宋体" w:cs="宋体"/>
            <w:color w:val="auto"/>
            <w:sz w:val="21"/>
            <w:szCs w:val="21"/>
            <w:lang w:val="en-US" w:eastAsia="zh-CN"/>
            <w:rPrChange w:id="197" w:author="王雅洁" w:date="2024-12-12T17:26:16Z">
              <w:rPr>
                <w:rFonts w:hint="eastAsia" w:ascii="仿宋_GB2312" w:hAnsi="仿宋_GB2312" w:cs="仿宋_GB2312"/>
                <w:color w:val="auto"/>
                <w:szCs w:val="24"/>
                <w:lang w:val="en-US" w:eastAsia="zh-CN"/>
              </w:rPr>
            </w:rPrChange>
          </w:rPr>
          <w:t>）</w:t>
        </w:r>
      </w:ins>
      <w:r>
        <w:rPr>
          <w:rFonts w:ascii="宋体" w:hAnsi="宋体" w:eastAsia="宋体" w:cs="宋体"/>
          <w:color w:val="auto"/>
          <w:sz w:val="21"/>
          <w:szCs w:val="21"/>
          <w:rPrChange w:id="198" w:author="王雅洁" w:date="2024-12-12T17:26:16Z">
            <w:rPr>
              <w:rFonts w:ascii="仿宋_GB2312" w:hAnsi="仿宋_GB2312" w:cs="仿宋_GB2312"/>
              <w:color w:val="auto"/>
              <w:szCs w:val="24"/>
            </w:rPr>
          </w:rPrChange>
        </w:rPr>
        <w:t>]</w:t>
      </w:r>
      <w:ins w:id="199" w:author="张海舰" w:date="2021-11-03T17:52:38Z">
        <w:r>
          <w:rPr>
            <w:rFonts w:hint="eastAsia" w:ascii="宋体" w:hAnsi="宋体" w:eastAsia="宋体" w:cs="宋体"/>
            <w:color w:val="auto"/>
            <w:sz w:val="21"/>
            <w:szCs w:val="21"/>
            <w:lang w:eastAsia="zh-CN"/>
            <w:rPrChange w:id="200" w:author="王雅洁" w:date="2024-12-12T17:26:16Z">
              <w:rPr>
                <w:rFonts w:hint="eastAsia" w:ascii="仿宋_GB2312" w:hAnsi="仿宋_GB2312" w:cs="仿宋_GB2312"/>
                <w:color w:val="auto"/>
                <w:szCs w:val="24"/>
                <w:lang w:eastAsia="zh-CN"/>
              </w:rPr>
            </w:rPrChange>
          </w:rPr>
          <w:t>、</w:t>
        </w:r>
      </w:ins>
      <w:ins w:id="201" w:author="张海舰" w:date="2021-11-03T17:52:42Z">
        <w:r>
          <w:rPr>
            <w:rFonts w:ascii="宋体" w:hAnsi="宋体" w:eastAsia="宋体" w:cs="宋体"/>
            <w:color w:val="auto"/>
            <w:sz w:val="21"/>
            <w:szCs w:val="21"/>
            <w:rPrChange w:id="202" w:author="王雅洁" w:date="2024-12-12T17:26:16Z">
              <w:rPr>
                <w:rFonts w:ascii="仿宋_GB2312" w:hAnsi="仿宋_GB2312" w:cs="仿宋_GB2312"/>
                <w:color w:val="auto"/>
                <w:szCs w:val="24"/>
              </w:rPr>
            </w:rPrChange>
          </w:rPr>
          <w:t>[1.5.</w:t>
        </w:r>
      </w:ins>
      <w:ins w:id="203" w:author="张海舰" w:date="2021-11-03T17:52:45Z">
        <w:r>
          <w:rPr>
            <w:rFonts w:hint="eastAsia" w:ascii="宋体" w:hAnsi="宋体" w:eastAsia="宋体" w:cs="宋体"/>
            <w:color w:val="auto"/>
            <w:sz w:val="21"/>
            <w:szCs w:val="21"/>
            <w:lang w:val="en-US" w:eastAsia="zh-CN"/>
            <w:rPrChange w:id="204" w:author="王雅洁" w:date="2024-12-12T17:26:16Z">
              <w:rPr>
                <w:rFonts w:hint="eastAsia" w:ascii="仿宋_GB2312" w:hAnsi="仿宋_GB2312" w:cs="仿宋_GB2312"/>
                <w:color w:val="auto"/>
                <w:szCs w:val="24"/>
                <w:lang w:val="en-US" w:eastAsia="zh-CN"/>
              </w:rPr>
            </w:rPrChange>
          </w:rPr>
          <w:t>4</w:t>
        </w:r>
      </w:ins>
      <w:ins w:id="205" w:author="张海舰" w:date="2021-11-03T17:52:42Z">
        <w:r>
          <w:rPr>
            <w:rFonts w:ascii="宋体" w:hAnsi="宋体" w:eastAsia="宋体" w:cs="宋体"/>
            <w:color w:val="auto"/>
            <w:sz w:val="21"/>
            <w:szCs w:val="21"/>
            <w:rPrChange w:id="206" w:author="王雅洁" w:date="2024-12-12T17:26:16Z">
              <w:rPr>
                <w:rFonts w:ascii="仿宋_GB2312" w:hAnsi="仿宋_GB2312" w:cs="仿宋_GB2312"/>
                <w:color w:val="auto"/>
                <w:szCs w:val="24"/>
              </w:rPr>
            </w:rPrChange>
          </w:rPr>
          <w:t xml:space="preserve"> </w:t>
        </w:r>
      </w:ins>
      <w:ins w:id="207" w:author="张海舰" w:date="2021-11-03T17:52:57Z">
        <w:r>
          <w:rPr>
            <w:rFonts w:hint="eastAsia" w:ascii="宋体" w:hAnsi="宋体" w:eastAsia="宋体" w:cs="宋体"/>
            <w:color w:val="auto"/>
            <w:sz w:val="21"/>
            <w:szCs w:val="21"/>
            <w:lang w:val="en-US" w:eastAsia="zh-CN"/>
            <w:rPrChange w:id="208" w:author="王雅洁" w:date="2024-12-12T17:26:16Z">
              <w:rPr>
                <w:rFonts w:hint="eastAsia" w:ascii="仿宋_GB2312" w:hAnsi="仿宋_GB2312" w:cs="仿宋_GB2312"/>
                <w:color w:val="auto"/>
                <w:szCs w:val="24"/>
                <w:lang w:val="en-US" w:eastAsia="zh-CN"/>
              </w:rPr>
            </w:rPrChange>
          </w:rPr>
          <w:t>4</w:t>
        </w:r>
      </w:ins>
      <w:ins w:id="209" w:author="张海舰" w:date="2021-11-03T17:52:42Z">
        <w:r>
          <w:rPr>
            <w:rFonts w:hint="eastAsia" w:ascii="宋体" w:hAnsi="宋体" w:eastAsia="宋体" w:cs="宋体"/>
            <w:color w:val="auto"/>
            <w:sz w:val="21"/>
            <w:szCs w:val="21"/>
            <w:lang w:val="en-US" w:eastAsia="zh-CN"/>
            <w:rPrChange w:id="210" w:author="王雅洁" w:date="2024-12-12T17:26:16Z">
              <w:rPr>
                <w:rFonts w:hint="eastAsia" w:ascii="仿宋_GB2312" w:hAnsi="仿宋_GB2312" w:cs="仿宋_GB2312"/>
                <w:color w:val="auto"/>
                <w:szCs w:val="24"/>
                <w:lang w:val="en-US" w:eastAsia="zh-CN"/>
              </w:rPr>
            </w:rPrChange>
          </w:rPr>
          <w:t>5</w:t>
        </w:r>
      </w:ins>
      <w:ins w:id="211" w:author="张海舰" w:date="2021-11-03T17:52:42Z">
        <w:r>
          <w:rPr>
            <w:rFonts w:ascii="宋体" w:hAnsi="宋体" w:eastAsia="宋体" w:cs="宋体"/>
            <w:color w:val="auto"/>
            <w:sz w:val="21"/>
            <w:szCs w:val="21"/>
            <w:rPrChange w:id="212" w:author="王雅洁" w:date="2024-12-12T17:26:16Z">
              <w:rPr>
                <w:rFonts w:ascii="仿宋_GB2312" w:hAnsi="仿宋_GB2312" w:cs="仿宋_GB2312"/>
                <w:color w:val="auto"/>
                <w:szCs w:val="24"/>
              </w:rPr>
            </w:rPrChange>
          </w:rPr>
          <w:t>岁</w:t>
        </w:r>
      </w:ins>
      <w:ins w:id="213" w:author="张海舰" w:date="2021-11-03T17:52:42Z">
        <w:r>
          <w:rPr>
            <w:rFonts w:hint="eastAsia" w:ascii="宋体" w:hAnsi="宋体" w:eastAsia="宋体" w:cs="宋体"/>
            <w:color w:val="auto"/>
            <w:sz w:val="21"/>
            <w:szCs w:val="21"/>
            <w:lang w:val="en-US" w:eastAsia="zh-CN"/>
            <w:rPrChange w:id="214" w:author="王雅洁" w:date="2024-12-12T17:26:16Z">
              <w:rPr>
                <w:rFonts w:hint="eastAsia" w:ascii="仿宋_GB2312" w:hAnsi="仿宋_GB2312" w:cs="仿宋_GB2312"/>
                <w:color w:val="auto"/>
                <w:szCs w:val="24"/>
                <w:lang w:val="en-US" w:eastAsia="zh-CN"/>
              </w:rPr>
            </w:rPrChange>
          </w:rPr>
          <w:t>-</w:t>
        </w:r>
      </w:ins>
      <w:ins w:id="215" w:author="张海舰" w:date="2021-11-03T17:53:00Z">
        <w:r>
          <w:rPr>
            <w:rFonts w:hint="eastAsia" w:ascii="宋体" w:hAnsi="宋体" w:eastAsia="宋体" w:cs="宋体"/>
            <w:color w:val="auto"/>
            <w:sz w:val="21"/>
            <w:szCs w:val="21"/>
            <w:lang w:val="en-US" w:eastAsia="zh-CN"/>
            <w:rPrChange w:id="216" w:author="王雅洁" w:date="2024-12-12T17:26:16Z">
              <w:rPr>
                <w:rFonts w:hint="eastAsia" w:ascii="仿宋_GB2312" w:hAnsi="仿宋_GB2312" w:cs="仿宋_GB2312"/>
                <w:color w:val="auto"/>
                <w:szCs w:val="24"/>
                <w:lang w:val="en-US" w:eastAsia="zh-CN"/>
              </w:rPr>
            </w:rPrChange>
          </w:rPr>
          <w:t>5</w:t>
        </w:r>
      </w:ins>
      <w:ins w:id="217" w:author="张海舰" w:date="2021-11-03T17:52:42Z">
        <w:r>
          <w:rPr>
            <w:rFonts w:hint="eastAsia" w:ascii="宋体" w:hAnsi="宋体" w:eastAsia="宋体" w:cs="宋体"/>
            <w:color w:val="auto"/>
            <w:sz w:val="21"/>
            <w:szCs w:val="21"/>
            <w:lang w:val="en-US" w:eastAsia="zh-CN"/>
            <w:rPrChange w:id="218" w:author="王雅洁" w:date="2024-12-12T17:26:16Z">
              <w:rPr>
                <w:rFonts w:hint="eastAsia" w:ascii="仿宋_GB2312" w:hAnsi="仿宋_GB2312" w:cs="仿宋_GB2312"/>
                <w:color w:val="auto"/>
                <w:szCs w:val="24"/>
                <w:lang w:val="en-US" w:eastAsia="zh-CN"/>
              </w:rPr>
            </w:rPrChange>
          </w:rPr>
          <w:t>5岁（含）</w:t>
        </w:r>
      </w:ins>
      <w:ins w:id="219" w:author="张海舰" w:date="2021-11-03T17:52:42Z">
        <w:r>
          <w:rPr>
            <w:rFonts w:ascii="宋体" w:hAnsi="宋体" w:eastAsia="宋体" w:cs="宋体"/>
            <w:color w:val="auto"/>
            <w:sz w:val="21"/>
            <w:szCs w:val="21"/>
            <w:rPrChange w:id="220" w:author="王雅洁" w:date="2024-12-12T17:26:16Z">
              <w:rPr>
                <w:rFonts w:ascii="仿宋_GB2312" w:hAnsi="仿宋_GB2312" w:cs="仿宋_GB2312"/>
                <w:color w:val="auto"/>
                <w:szCs w:val="24"/>
              </w:rPr>
            </w:rPrChange>
          </w:rPr>
          <w:t>]</w:t>
        </w:r>
      </w:ins>
      <w:ins w:id="221" w:author="张海舰" w:date="2021-11-03T17:53:03Z">
        <w:r>
          <w:rPr>
            <w:rFonts w:hint="eastAsia" w:ascii="宋体" w:hAnsi="宋体" w:eastAsia="宋体" w:cs="宋体"/>
            <w:color w:val="auto"/>
            <w:sz w:val="21"/>
            <w:szCs w:val="21"/>
            <w:lang w:eastAsia="zh-CN"/>
            <w:rPrChange w:id="222" w:author="王雅洁" w:date="2024-12-12T17:26:16Z">
              <w:rPr>
                <w:rFonts w:hint="eastAsia" w:ascii="仿宋_GB2312" w:hAnsi="仿宋_GB2312" w:cs="仿宋_GB2312"/>
                <w:color w:val="auto"/>
                <w:szCs w:val="24"/>
                <w:lang w:eastAsia="zh-CN"/>
              </w:rPr>
            </w:rPrChange>
          </w:rPr>
          <w:t>、</w:t>
        </w:r>
      </w:ins>
      <w:ins w:id="223" w:author="张海舰" w:date="2021-11-03T17:53:07Z">
        <w:r>
          <w:rPr>
            <w:rFonts w:ascii="宋体" w:hAnsi="宋体" w:eastAsia="宋体" w:cs="宋体"/>
            <w:color w:val="auto"/>
            <w:sz w:val="21"/>
            <w:szCs w:val="21"/>
            <w:rPrChange w:id="224" w:author="王雅洁" w:date="2024-12-12T17:26:16Z">
              <w:rPr>
                <w:rFonts w:ascii="仿宋_GB2312" w:hAnsi="仿宋_GB2312" w:cs="仿宋_GB2312"/>
                <w:color w:val="auto"/>
                <w:szCs w:val="24"/>
              </w:rPr>
            </w:rPrChange>
          </w:rPr>
          <w:t>[1.5.</w:t>
        </w:r>
      </w:ins>
      <w:ins w:id="225" w:author="张海舰" w:date="2021-11-03T17:53:07Z">
        <w:r>
          <w:rPr>
            <w:rFonts w:hint="eastAsia" w:ascii="宋体" w:hAnsi="宋体" w:eastAsia="宋体" w:cs="宋体"/>
            <w:color w:val="auto"/>
            <w:sz w:val="21"/>
            <w:szCs w:val="21"/>
            <w:lang w:val="en-US" w:eastAsia="zh-CN"/>
            <w:rPrChange w:id="226" w:author="王雅洁" w:date="2024-12-12T17:26:16Z">
              <w:rPr>
                <w:rFonts w:hint="eastAsia" w:ascii="仿宋_GB2312" w:hAnsi="仿宋_GB2312" w:cs="仿宋_GB2312"/>
                <w:color w:val="auto"/>
                <w:szCs w:val="24"/>
                <w:lang w:val="en-US" w:eastAsia="zh-CN"/>
              </w:rPr>
            </w:rPrChange>
          </w:rPr>
          <w:t>4</w:t>
        </w:r>
      </w:ins>
      <w:ins w:id="227" w:author="张海舰" w:date="2021-11-03T17:53:07Z">
        <w:r>
          <w:rPr>
            <w:rFonts w:ascii="宋体" w:hAnsi="宋体" w:eastAsia="宋体" w:cs="宋体"/>
            <w:color w:val="auto"/>
            <w:sz w:val="21"/>
            <w:szCs w:val="21"/>
            <w:rPrChange w:id="228" w:author="王雅洁" w:date="2024-12-12T17:26:16Z">
              <w:rPr>
                <w:rFonts w:ascii="仿宋_GB2312" w:hAnsi="仿宋_GB2312" w:cs="仿宋_GB2312"/>
                <w:color w:val="auto"/>
                <w:szCs w:val="24"/>
              </w:rPr>
            </w:rPrChange>
          </w:rPr>
          <w:t xml:space="preserve"> </w:t>
        </w:r>
      </w:ins>
      <w:ins w:id="229" w:author="张海舰" w:date="2021-11-03T17:53:11Z">
        <w:r>
          <w:rPr>
            <w:rFonts w:hint="eastAsia" w:ascii="宋体" w:hAnsi="宋体" w:eastAsia="宋体" w:cs="宋体"/>
            <w:color w:val="auto"/>
            <w:sz w:val="21"/>
            <w:szCs w:val="21"/>
            <w:lang w:val="en-US" w:eastAsia="zh-CN"/>
            <w:rPrChange w:id="230" w:author="王雅洁" w:date="2024-12-12T17:26:16Z">
              <w:rPr>
                <w:rFonts w:hint="eastAsia" w:ascii="仿宋_GB2312" w:hAnsi="仿宋_GB2312" w:cs="仿宋_GB2312"/>
                <w:color w:val="auto"/>
                <w:szCs w:val="24"/>
                <w:lang w:val="en-US" w:eastAsia="zh-CN"/>
              </w:rPr>
            </w:rPrChange>
          </w:rPr>
          <w:t>5</w:t>
        </w:r>
      </w:ins>
      <w:ins w:id="231" w:author="张海舰" w:date="2021-11-03T17:53:07Z">
        <w:r>
          <w:rPr>
            <w:rFonts w:hint="eastAsia" w:ascii="宋体" w:hAnsi="宋体" w:eastAsia="宋体" w:cs="宋体"/>
            <w:color w:val="auto"/>
            <w:sz w:val="21"/>
            <w:szCs w:val="21"/>
            <w:lang w:val="en-US" w:eastAsia="zh-CN"/>
            <w:rPrChange w:id="232" w:author="王雅洁" w:date="2024-12-12T17:26:16Z">
              <w:rPr>
                <w:rFonts w:hint="eastAsia" w:ascii="仿宋_GB2312" w:hAnsi="仿宋_GB2312" w:cs="仿宋_GB2312"/>
                <w:color w:val="auto"/>
                <w:szCs w:val="24"/>
                <w:lang w:val="en-US" w:eastAsia="zh-CN"/>
              </w:rPr>
            </w:rPrChange>
          </w:rPr>
          <w:t>5</w:t>
        </w:r>
      </w:ins>
      <w:ins w:id="233" w:author="张海舰" w:date="2021-11-03T17:53:07Z">
        <w:r>
          <w:rPr>
            <w:rFonts w:ascii="宋体" w:hAnsi="宋体" w:eastAsia="宋体" w:cs="宋体"/>
            <w:color w:val="auto"/>
            <w:sz w:val="21"/>
            <w:szCs w:val="21"/>
            <w:rPrChange w:id="234" w:author="王雅洁" w:date="2024-12-12T17:26:16Z">
              <w:rPr>
                <w:rFonts w:ascii="仿宋_GB2312" w:hAnsi="仿宋_GB2312" w:cs="仿宋_GB2312"/>
                <w:color w:val="auto"/>
                <w:szCs w:val="24"/>
              </w:rPr>
            </w:rPrChange>
          </w:rPr>
          <w:t>岁以上]</w:t>
        </w:r>
      </w:ins>
      <w:r>
        <w:rPr>
          <w:rFonts w:ascii="宋体" w:hAnsi="宋体" w:eastAsia="宋体" w:cs="宋体"/>
          <w:color w:val="auto"/>
          <w:sz w:val="21"/>
          <w:szCs w:val="21"/>
          <w:rPrChange w:id="235" w:author="王雅洁" w:date="2024-12-12T17:26:16Z">
            <w:rPr>
              <w:rFonts w:ascii="仿宋_GB2312" w:hAnsi="仿宋_GB2312" w:cs="仿宋_GB2312"/>
              <w:color w:val="auto"/>
              <w:szCs w:val="24"/>
            </w:rPr>
          </w:rPrChange>
        </w:rPr>
        <w:t>分别填报贷款发放时，借款人年龄在</w:t>
      </w:r>
      <w:ins w:id="236" w:author="张海舰" w:date="2021-11-03T17:53:35Z">
        <w:r>
          <w:rPr>
            <w:rFonts w:hint="eastAsia" w:ascii="宋体" w:hAnsi="宋体" w:eastAsia="宋体" w:cs="宋体"/>
            <w:color w:val="auto"/>
            <w:sz w:val="21"/>
            <w:szCs w:val="21"/>
            <w:lang w:val="en-US" w:eastAsia="zh-CN"/>
            <w:rPrChange w:id="237" w:author="王雅洁" w:date="2024-12-12T17:26:16Z">
              <w:rPr>
                <w:rFonts w:hint="eastAsia" w:ascii="仿宋_GB2312" w:hAnsi="仿宋_GB2312" w:cs="仿宋_GB2312"/>
                <w:color w:val="auto"/>
                <w:szCs w:val="24"/>
                <w:lang w:val="en-US" w:eastAsia="zh-CN"/>
              </w:rPr>
            </w:rPrChange>
          </w:rPr>
          <w:t>25</w:t>
        </w:r>
      </w:ins>
      <w:del w:id="238" w:author="张海舰" w:date="2021-11-03T17:53:35Z">
        <w:r>
          <w:rPr>
            <w:rFonts w:ascii="宋体" w:hAnsi="宋体" w:eastAsia="宋体" w:cs="宋体"/>
            <w:color w:val="auto"/>
            <w:sz w:val="21"/>
            <w:szCs w:val="21"/>
            <w:rPrChange w:id="239" w:author="王雅洁" w:date="2024-12-12T17:26:16Z">
              <w:rPr>
                <w:rFonts w:ascii="仿宋_GB2312" w:hAnsi="仿宋_GB2312" w:cs="仿宋_GB2312"/>
                <w:color w:val="auto"/>
                <w:szCs w:val="24"/>
              </w:rPr>
            </w:rPrChange>
          </w:rPr>
          <w:delText>30</w:delText>
        </w:r>
      </w:del>
      <w:r>
        <w:rPr>
          <w:rFonts w:ascii="宋体" w:hAnsi="宋体" w:eastAsia="宋体" w:cs="宋体"/>
          <w:color w:val="auto"/>
          <w:sz w:val="21"/>
          <w:szCs w:val="21"/>
          <w:rPrChange w:id="240" w:author="王雅洁" w:date="2024-12-12T17:26:16Z">
            <w:rPr>
              <w:rFonts w:ascii="仿宋_GB2312" w:hAnsi="仿宋_GB2312" w:cs="仿宋_GB2312"/>
              <w:color w:val="auto"/>
              <w:szCs w:val="24"/>
            </w:rPr>
          </w:rPrChange>
        </w:rPr>
        <w:t>岁（含）以下、</w:t>
      </w:r>
      <w:ins w:id="241" w:author="张海舰" w:date="2021-11-03T17:53:39Z">
        <w:r>
          <w:rPr>
            <w:rFonts w:hint="eastAsia" w:ascii="宋体" w:hAnsi="宋体" w:eastAsia="宋体" w:cs="宋体"/>
            <w:color w:val="auto"/>
            <w:sz w:val="21"/>
            <w:szCs w:val="21"/>
            <w:lang w:val="en-US" w:eastAsia="zh-CN"/>
            <w:rPrChange w:id="242" w:author="王雅洁" w:date="2024-12-12T17:26:16Z">
              <w:rPr>
                <w:rFonts w:hint="eastAsia" w:ascii="仿宋_GB2312" w:hAnsi="仿宋_GB2312" w:cs="仿宋_GB2312"/>
                <w:color w:val="auto"/>
                <w:szCs w:val="24"/>
                <w:lang w:val="en-US" w:eastAsia="zh-CN"/>
              </w:rPr>
            </w:rPrChange>
          </w:rPr>
          <w:t>25</w:t>
        </w:r>
      </w:ins>
      <w:del w:id="243" w:author="张海舰" w:date="2021-11-03T17:53:39Z">
        <w:r>
          <w:rPr>
            <w:rFonts w:ascii="宋体" w:hAnsi="宋体" w:eastAsia="宋体" w:cs="宋体"/>
            <w:color w:val="auto"/>
            <w:sz w:val="21"/>
            <w:szCs w:val="21"/>
            <w:rPrChange w:id="244" w:author="王雅洁" w:date="2024-12-12T17:26:16Z">
              <w:rPr>
                <w:rFonts w:ascii="仿宋_GB2312" w:hAnsi="仿宋_GB2312" w:cs="仿宋_GB2312"/>
                <w:color w:val="auto"/>
                <w:szCs w:val="24"/>
              </w:rPr>
            </w:rPrChange>
          </w:rPr>
          <w:delText>30</w:delText>
        </w:r>
      </w:del>
      <w:r>
        <w:rPr>
          <w:rFonts w:ascii="宋体" w:hAnsi="宋体" w:eastAsia="宋体" w:cs="宋体"/>
          <w:color w:val="auto"/>
          <w:sz w:val="21"/>
          <w:szCs w:val="21"/>
          <w:rPrChange w:id="245" w:author="王雅洁" w:date="2024-12-12T17:26:16Z">
            <w:rPr>
              <w:rFonts w:ascii="仿宋_GB2312" w:hAnsi="仿宋_GB2312" w:cs="仿宋_GB2312"/>
              <w:color w:val="auto"/>
              <w:szCs w:val="24"/>
            </w:rPr>
          </w:rPrChange>
        </w:rPr>
        <w:t>岁至</w:t>
      </w:r>
      <w:del w:id="246" w:author="张海舰" w:date="2021-11-03T17:53:41Z">
        <w:r>
          <w:rPr>
            <w:rFonts w:hint="eastAsia" w:ascii="宋体" w:hAnsi="宋体" w:eastAsia="宋体" w:cs="宋体"/>
            <w:color w:val="auto"/>
            <w:sz w:val="21"/>
            <w:szCs w:val="21"/>
            <w:lang w:val="en-US"/>
            <w:rPrChange w:id="247" w:author="王雅洁" w:date="2024-12-12T17:26:16Z">
              <w:rPr>
                <w:rFonts w:hint="default" w:ascii="仿宋_GB2312" w:hAnsi="仿宋_GB2312" w:cs="仿宋_GB2312"/>
                <w:color w:val="auto"/>
                <w:szCs w:val="24"/>
                <w:lang w:val="en-US"/>
              </w:rPr>
            </w:rPrChange>
          </w:rPr>
          <w:delText>50</w:delText>
        </w:r>
      </w:del>
      <w:ins w:id="248" w:author="张海舰" w:date="2021-11-03T17:53:41Z">
        <w:r>
          <w:rPr>
            <w:rFonts w:hint="eastAsia" w:ascii="宋体" w:hAnsi="宋体" w:eastAsia="宋体" w:cs="宋体"/>
            <w:color w:val="auto"/>
            <w:sz w:val="21"/>
            <w:szCs w:val="21"/>
            <w:lang w:val="en-US" w:eastAsia="zh-CN"/>
            <w:rPrChange w:id="249" w:author="王雅洁" w:date="2024-12-12T17:26:16Z">
              <w:rPr>
                <w:rFonts w:hint="eastAsia" w:ascii="仿宋_GB2312" w:hAnsi="仿宋_GB2312" w:cs="仿宋_GB2312"/>
                <w:color w:val="auto"/>
                <w:szCs w:val="24"/>
                <w:lang w:val="en-US" w:eastAsia="zh-CN"/>
              </w:rPr>
            </w:rPrChange>
          </w:rPr>
          <w:t>35</w:t>
        </w:r>
      </w:ins>
      <w:r>
        <w:rPr>
          <w:rFonts w:ascii="宋体" w:hAnsi="宋体" w:eastAsia="宋体" w:cs="宋体"/>
          <w:color w:val="auto"/>
          <w:sz w:val="21"/>
          <w:szCs w:val="21"/>
          <w:rPrChange w:id="250" w:author="王雅洁" w:date="2024-12-12T17:26:16Z">
            <w:rPr>
              <w:rFonts w:ascii="仿宋_GB2312" w:hAnsi="仿宋_GB2312" w:cs="仿宋_GB2312"/>
              <w:color w:val="auto"/>
              <w:szCs w:val="24"/>
            </w:rPr>
          </w:rPrChange>
        </w:rPr>
        <w:t>岁（含）、</w:t>
      </w:r>
      <w:ins w:id="251" w:author="张海舰" w:date="2021-11-03T17:53:47Z">
        <w:r>
          <w:rPr>
            <w:rFonts w:hint="eastAsia" w:ascii="宋体" w:hAnsi="宋体" w:eastAsia="宋体" w:cs="宋体"/>
            <w:color w:val="auto"/>
            <w:sz w:val="21"/>
            <w:szCs w:val="21"/>
            <w:lang w:val="en-US" w:eastAsia="zh-CN"/>
            <w:rPrChange w:id="252" w:author="王雅洁" w:date="2024-12-12T17:26:16Z">
              <w:rPr>
                <w:rFonts w:hint="eastAsia" w:ascii="仿宋_GB2312" w:hAnsi="仿宋_GB2312" w:cs="仿宋_GB2312"/>
                <w:color w:val="auto"/>
                <w:szCs w:val="24"/>
                <w:lang w:val="en-US" w:eastAsia="zh-CN"/>
              </w:rPr>
            </w:rPrChange>
          </w:rPr>
          <w:t>35</w:t>
        </w:r>
      </w:ins>
      <w:ins w:id="253" w:author="张海舰" w:date="2021-11-03T17:53:47Z">
        <w:r>
          <w:rPr>
            <w:rFonts w:ascii="宋体" w:hAnsi="宋体" w:eastAsia="宋体" w:cs="宋体"/>
            <w:color w:val="auto"/>
            <w:sz w:val="21"/>
            <w:szCs w:val="21"/>
            <w:rPrChange w:id="254" w:author="王雅洁" w:date="2024-12-12T17:26:16Z">
              <w:rPr>
                <w:rFonts w:ascii="仿宋_GB2312" w:hAnsi="仿宋_GB2312" w:cs="仿宋_GB2312"/>
                <w:color w:val="auto"/>
                <w:szCs w:val="24"/>
              </w:rPr>
            </w:rPrChange>
          </w:rPr>
          <w:t>岁以上</w:t>
        </w:r>
      </w:ins>
      <w:ins w:id="255" w:author="张海舰" w:date="2021-11-03T17:53:52Z">
        <w:r>
          <w:rPr>
            <w:rFonts w:hint="eastAsia" w:ascii="宋体" w:hAnsi="宋体" w:eastAsia="宋体" w:cs="宋体"/>
            <w:color w:val="auto"/>
            <w:sz w:val="21"/>
            <w:szCs w:val="21"/>
            <w:lang w:val="en-US" w:eastAsia="zh-CN"/>
            <w:rPrChange w:id="256" w:author="王雅洁" w:date="2024-12-12T17:26:16Z">
              <w:rPr>
                <w:rFonts w:hint="eastAsia" w:ascii="仿宋_GB2312" w:hAnsi="仿宋_GB2312" w:cs="仿宋_GB2312"/>
                <w:color w:val="auto"/>
                <w:szCs w:val="24"/>
                <w:lang w:val="en-US" w:eastAsia="zh-CN"/>
              </w:rPr>
            </w:rPrChange>
          </w:rPr>
          <w:t>至</w:t>
        </w:r>
      </w:ins>
      <w:ins w:id="257" w:author="张海舰" w:date="2021-11-03T17:53:47Z">
        <w:r>
          <w:rPr>
            <w:rFonts w:hint="eastAsia" w:ascii="宋体" w:hAnsi="宋体" w:eastAsia="宋体" w:cs="宋体"/>
            <w:color w:val="auto"/>
            <w:sz w:val="21"/>
            <w:szCs w:val="21"/>
            <w:lang w:val="en-US" w:eastAsia="zh-CN"/>
            <w:rPrChange w:id="258" w:author="王雅洁" w:date="2024-12-12T17:26:16Z">
              <w:rPr>
                <w:rFonts w:hint="eastAsia" w:ascii="仿宋_GB2312" w:hAnsi="仿宋_GB2312" w:cs="仿宋_GB2312"/>
                <w:color w:val="auto"/>
                <w:szCs w:val="24"/>
                <w:lang w:val="en-US" w:eastAsia="zh-CN"/>
              </w:rPr>
            </w:rPrChange>
          </w:rPr>
          <w:t>45岁（含）</w:t>
        </w:r>
      </w:ins>
      <w:ins w:id="259" w:author="张海舰" w:date="2021-11-03T17:53:54Z">
        <w:r>
          <w:rPr>
            <w:rFonts w:hint="eastAsia" w:ascii="宋体" w:hAnsi="宋体" w:eastAsia="宋体" w:cs="宋体"/>
            <w:color w:val="auto"/>
            <w:sz w:val="21"/>
            <w:szCs w:val="21"/>
            <w:lang w:val="en-US" w:eastAsia="zh-CN"/>
            <w:rPrChange w:id="260" w:author="王雅洁" w:date="2024-12-12T17:26:16Z">
              <w:rPr>
                <w:rFonts w:hint="eastAsia" w:ascii="仿宋_GB2312" w:hAnsi="仿宋_GB2312" w:cs="仿宋_GB2312"/>
                <w:color w:val="auto"/>
                <w:szCs w:val="24"/>
                <w:lang w:val="en-US" w:eastAsia="zh-CN"/>
              </w:rPr>
            </w:rPrChange>
          </w:rPr>
          <w:t>、</w:t>
        </w:r>
      </w:ins>
      <w:ins w:id="261" w:author="张海舰" w:date="2021-11-03T17:53:59Z">
        <w:r>
          <w:rPr>
            <w:rFonts w:hint="eastAsia" w:ascii="宋体" w:hAnsi="宋体" w:eastAsia="宋体" w:cs="宋体"/>
            <w:color w:val="auto"/>
            <w:sz w:val="21"/>
            <w:szCs w:val="21"/>
            <w:lang w:val="en-US" w:eastAsia="zh-CN"/>
            <w:rPrChange w:id="262" w:author="王雅洁" w:date="2024-12-12T17:26:16Z">
              <w:rPr>
                <w:rFonts w:hint="eastAsia" w:ascii="仿宋_GB2312" w:hAnsi="仿宋_GB2312" w:cs="仿宋_GB2312"/>
                <w:color w:val="auto"/>
                <w:szCs w:val="24"/>
                <w:lang w:val="en-US" w:eastAsia="zh-CN"/>
              </w:rPr>
            </w:rPrChange>
          </w:rPr>
          <w:t>45</w:t>
        </w:r>
      </w:ins>
      <w:ins w:id="263" w:author="张海舰" w:date="2021-11-03T17:53:59Z">
        <w:r>
          <w:rPr>
            <w:rFonts w:ascii="宋体" w:hAnsi="宋体" w:eastAsia="宋体" w:cs="宋体"/>
            <w:color w:val="auto"/>
            <w:sz w:val="21"/>
            <w:szCs w:val="21"/>
            <w:rPrChange w:id="264" w:author="王雅洁" w:date="2024-12-12T17:26:16Z">
              <w:rPr>
                <w:rFonts w:ascii="仿宋_GB2312" w:hAnsi="仿宋_GB2312" w:cs="仿宋_GB2312"/>
                <w:color w:val="auto"/>
                <w:szCs w:val="24"/>
              </w:rPr>
            </w:rPrChange>
          </w:rPr>
          <w:t>岁以上</w:t>
        </w:r>
      </w:ins>
      <w:ins w:id="265" w:author="张海舰" w:date="2021-11-03T17:54:01Z">
        <w:r>
          <w:rPr>
            <w:rFonts w:hint="eastAsia" w:ascii="宋体" w:hAnsi="宋体" w:eastAsia="宋体" w:cs="宋体"/>
            <w:color w:val="auto"/>
            <w:sz w:val="21"/>
            <w:szCs w:val="21"/>
            <w:lang w:val="en-US" w:eastAsia="zh-CN"/>
            <w:rPrChange w:id="266" w:author="王雅洁" w:date="2024-12-12T17:26:16Z">
              <w:rPr>
                <w:rFonts w:hint="eastAsia" w:ascii="仿宋_GB2312" w:hAnsi="仿宋_GB2312" w:cs="仿宋_GB2312"/>
                <w:color w:val="auto"/>
                <w:szCs w:val="24"/>
                <w:lang w:val="en-US" w:eastAsia="zh-CN"/>
              </w:rPr>
            </w:rPrChange>
          </w:rPr>
          <w:t>至</w:t>
        </w:r>
      </w:ins>
      <w:ins w:id="267" w:author="张海舰" w:date="2021-11-03T17:53:59Z">
        <w:r>
          <w:rPr>
            <w:rFonts w:hint="eastAsia" w:ascii="宋体" w:hAnsi="宋体" w:eastAsia="宋体" w:cs="宋体"/>
            <w:color w:val="auto"/>
            <w:sz w:val="21"/>
            <w:szCs w:val="21"/>
            <w:lang w:val="en-US" w:eastAsia="zh-CN"/>
            <w:rPrChange w:id="268" w:author="王雅洁" w:date="2024-12-12T17:26:16Z">
              <w:rPr>
                <w:rFonts w:hint="eastAsia" w:ascii="仿宋_GB2312" w:hAnsi="仿宋_GB2312" w:cs="仿宋_GB2312"/>
                <w:color w:val="auto"/>
                <w:szCs w:val="24"/>
                <w:lang w:val="en-US" w:eastAsia="zh-CN"/>
              </w:rPr>
            </w:rPrChange>
          </w:rPr>
          <w:t>55岁（含）</w:t>
        </w:r>
      </w:ins>
      <w:ins w:id="269" w:author="张海舰" w:date="2021-11-03T17:54:03Z">
        <w:r>
          <w:rPr>
            <w:rFonts w:hint="eastAsia" w:ascii="宋体" w:hAnsi="宋体" w:eastAsia="宋体" w:cs="宋体"/>
            <w:color w:val="auto"/>
            <w:sz w:val="21"/>
            <w:szCs w:val="21"/>
            <w:lang w:val="en-US" w:eastAsia="zh-CN"/>
            <w:rPrChange w:id="270" w:author="王雅洁" w:date="2024-12-12T17:26:16Z">
              <w:rPr>
                <w:rFonts w:hint="eastAsia" w:ascii="仿宋_GB2312" w:hAnsi="仿宋_GB2312" w:cs="仿宋_GB2312"/>
                <w:color w:val="auto"/>
                <w:szCs w:val="24"/>
                <w:lang w:val="en-US" w:eastAsia="zh-CN"/>
              </w:rPr>
            </w:rPrChange>
          </w:rPr>
          <w:t>、</w:t>
        </w:r>
      </w:ins>
      <w:r>
        <w:rPr>
          <w:rFonts w:ascii="宋体" w:hAnsi="宋体" w:eastAsia="宋体" w:cs="宋体"/>
          <w:color w:val="auto"/>
          <w:sz w:val="21"/>
          <w:szCs w:val="21"/>
          <w:rPrChange w:id="271" w:author="王雅洁" w:date="2024-12-12T17:26:16Z">
            <w:rPr>
              <w:rFonts w:ascii="仿宋_GB2312" w:hAnsi="仿宋_GB2312" w:cs="仿宋_GB2312"/>
              <w:color w:val="auto"/>
              <w:szCs w:val="24"/>
            </w:rPr>
          </w:rPrChange>
        </w:rPr>
        <w:t>5</w:t>
      </w:r>
      <w:del w:id="272" w:author="张海舰" w:date="2021-11-03T17:54:05Z">
        <w:r>
          <w:rPr>
            <w:rFonts w:hint="eastAsia" w:ascii="宋体" w:hAnsi="宋体" w:eastAsia="宋体" w:cs="宋体"/>
            <w:color w:val="auto"/>
            <w:sz w:val="21"/>
            <w:szCs w:val="21"/>
            <w:lang w:val="en-US"/>
            <w:rPrChange w:id="273" w:author="王雅洁" w:date="2024-12-12T17:26:16Z">
              <w:rPr>
                <w:rFonts w:hint="default" w:ascii="仿宋_GB2312" w:hAnsi="仿宋_GB2312" w:cs="仿宋_GB2312"/>
                <w:color w:val="auto"/>
                <w:szCs w:val="24"/>
                <w:lang w:val="en-US"/>
              </w:rPr>
            </w:rPrChange>
          </w:rPr>
          <w:delText>0</w:delText>
        </w:r>
      </w:del>
      <w:r>
        <w:rPr>
          <w:rFonts w:hint="eastAsia" w:ascii="宋体" w:hAnsi="宋体" w:eastAsia="宋体" w:cs="宋体"/>
          <w:color w:val="auto"/>
          <w:sz w:val="21"/>
          <w:szCs w:val="21"/>
          <w:lang w:val="en-US" w:eastAsia="zh-CN"/>
          <w:rPrChange w:id="274" w:author="王雅洁" w:date="2024-12-12T17:26:16Z">
            <w:rPr>
              <w:rFonts w:hint="eastAsia" w:ascii="仿宋_GB2312" w:hAnsi="仿宋_GB2312" w:cs="仿宋_GB2312"/>
              <w:color w:val="auto"/>
              <w:szCs w:val="24"/>
              <w:lang w:val="en-US" w:eastAsia="zh-CN"/>
            </w:rPr>
          </w:rPrChange>
        </w:rPr>
        <w:t>5</w:t>
      </w:r>
      <w:r>
        <w:rPr>
          <w:rFonts w:ascii="宋体" w:hAnsi="宋体" w:eastAsia="宋体" w:cs="宋体"/>
          <w:color w:val="auto"/>
          <w:sz w:val="21"/>
          <w:szCs w:val="21"/>
          <w:rPrChange w:id="275" w:author="王雅洁" w:date="2024-12-12T17:26:16Z">
            <w:rPr>
              <w:rFonts w:ascii="仿宋_GB2312" w:hAnsi="仿宋_GB2312" w:cs="仿宋_GB2312"/>
              <w:color w:val="auto"/>
              <w:szCs w:val="24"/>
            </w:rPr>
          </w:rPrChange>
        </w:rPr>
        <w:t>岁以上的贷款余额。本项无需填报</w:t>
      </w:r>
      <w:r>
        <w:rPr>
          <w:rFonts w:ascii="宋体" w:hAnsi="宋体" w:eastAsia="宋体" w:cs="宋体"/>
          <w:sz w:val="21"/>
          <w:szCs w:val="21"/>
          <w:rPrChange w:id="276" w:author="王雅洁" w:date="2024-12-12T17:26:16Z">
            <w:rPr>
              <w:rFonts w:ascii="仿宋_GB2312" w:hAnsi="仿宋_GB2312" w:cs="仿宋_GB2312"/>
            </w:rPr>
          </w:rPrChange>
        </w:rPr>
        <w:t>[C 流动资金贷款]情况</w:t>
      </w:r>
      <w:r>
        <w:rPr>
          <w:rFonts w:ascii="宋体" w:hAnsi="宋体" w:eastAsia="宋体" w:cs="宋体"/>
          <w:color w:val="auto"/>
          <w:sz w:val="21"/>
          <w:szCs w:val="21"/>
          <w:rPrChange w:id="277" w:author="王雅洁" w:date="2024-12-12T17:26:16Z">
            <w:rPr>
              <w:rFonts w:ascii="仿宋_GB2312" w:hAnsi="仿宋_GB2312" w:cs="仿宋_GB2312"/>
              <w:color w:val="auto"/>
              <w:szCs w:val="24"/>
            </w:rPr>
          </w:rPrChange>
        </w:rPr>
        <w:t>。</w:t>
      </w:r>
    </w:p>
    <w:p>
      <w:pPr>
        <w:pStyle w:val="15"/>
        <w:jc w:val="both"/>
        <w:rPr>
          <w:rFonts w:hint="eastAsia" w:ascii="宋体" w:hAnsi="宋体" w:eastAsia="宋体" w:cs="宋体"/>
          <w:color w:val="auto"/>
          <w:sz w:val="21"/>
          <w:szCs w:val="21"/>
          <w:rPrChange w:id="278"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279" w:author="王雅洁" w:date="2024-12-12T17:26:16Z">
            <w:rPr>
              <w:rFonts w:ascii="仿宋_GB2312" w:hAnsi="仿宋_GB2312" w:cs="仿宋_GB2312"/>
              <w:color w:val="auto"/>
              <w:szCs w:val="24"/>
            </w:rPr>
          </w:rPrChange>
        </w:rPr>
        <w:t>【其他情况】</w:t>
      </w:r>
    </w:p>
    <w:p>
      <w:pPr>
        <w:pStyle w:val="15"/>
        <w:spacing w:beforeLines="0" w:afterLines="0"/>
        <w:ind w:firstLine="420" w:firstLineChars="200"/>
        <w:jc w:val="both"/>
        <w:rPr>
          <w:rFonts w:ascii="宋体" w:hAnsi="宋体" w:eastAsia="宋体" w:cs="宋体"/>
          <w:color w:val="auto"/>
          <w:sz w:val="21"/>
          <w:szCs w:val="21"/>
          <w:rPrChange w:id="280" w:author="王雅洁" w:date="2024-12-12T17:26:16Z">
            <w:rPr>
              <w:rFonts w:ascii="仿宋_GB2312" w:hAnsi="仿宋_GB2312" w:cs="仿宋_GB2312"/>
              <w:color w:val="auto"/>
              <w:szCs w:val="24"/>
            </w:rPr>
          </w:rPrChange>
        </w:rPr>
      </w:pPr>
      <w:r>
        <w:rPr>
          <w:rFonts w:ascii="宋体" w:hAnsi="宋体" w:eastAsia="宋体" w:cs="宋体"/>
          <w:color w:val="auto"/>
          <w:sz w:val="21"/>
          <w:szCs w:val="21"/>
          <w:rPrChange w:id="281" w:author="王雅洁" w:date="2024-12-12T17:26:16Z">
            <w:rPr>
              <w:rFonts w:ascii="仿宋_GB2312" w:hAnsi="仿宋_GB2312" w:cs="仿宋_GB2312"/>
              <w:color w:val="auto"/>
              <w:szCs w:val="24"/>
            </w:rPr>
          </w:rPrChange>
        </w:rPr>
        <w:t>[</w:t>
      </w:r>
      <w:r>
        <w:rPr>
          <w:rFonts w:hint="eastAsia" w:ascii="宋体" w:hAnsi="宋体" w:eastAsia="宋体" w:cs="宋体"/>
          <w:color w:val="auto"/>
          <w:sz w:val="21"/>
          <w:szCs w:val="21"/>
          <w:lang w:val="en-US" w:eastAsia="zh-CN"/>
          <w:rPrChange w:id="282" w:author="王雅洁" w:date="2024-12-12T17:26:16Z">
            <w:rPr>
              <w:rFonts w:hint="eastAsia" w:ascii="仿宋_GB2312" w:hAnsi="仿宋_GB2312" w:cs="仿宋_GB2312"/>
              <w:color w:val="auto"/>
              <w:szCs w:val="24"/>
              <w:lang w:val="en-US" w:eastAsia="zh-CN"/>
            </w:rPr>
          </w:rPrChange>
        </w:rPr>
        <w:t>1.6</w:t>
      </w:r>
      <w:r>
        <w:rPr>
          <w:rFonts w:ascii="宋体" w:hAnsi="宋体" w:eastAsia="宋体" w:cs="宋体"/>
          <w:color w:val="auto"/>
          <w:sz w:val="21"/>
          <w:szCs w:val="21"/>
          <w:rPrChange w:id="283" w:author="王雅洁" w:date="2024-12-12T17:26:16Z">
            <w:rPr>
              <w:rFonts w:ascii="仿宋_GB2312" w:hAnsi="仿宋_GB2312" w:cs="仿宋_GB2312"/>
              <w:color w:val="auto"/>
              <w:szCs w:val="24"/>
            </w:rPr>
          </w:rPrChange>
        </w:rPr>
        <w:t>.1采用自主支付方式发放的贷款余额]反映填报机构的互联网贷款余额中，采用自主支付方式发放的贷款余额。其中，自主支付是指贷款人根据借款人的提款申请将贷款资金直接发放至借款人账户，并由借款人自主支付给符合合同约定用途的借款人交易对象。</w:t>
      </w:r>
    </w:p>
    <w:p>
      <w:pPr>
        <w:pStyle w:val="15"/>
        <w:spacing w:beforeLines="0" w:afterLines="0"/>
        <w:ind w:firstLine="420" w:firstLineChars="200"/>
        <w:jc w:val="both"/>
        <w:rPr>
          <w:rFonts w:hint="eastAsia" w:ascii="宋体" w:hAnsi="宋体" w:eastAsia="宋体" w:cs="宋体"/>
          <w:color w:val="auto"/>
          <w:sz w:val="21"/>
          <w:szCs w:val="21"/>
          <w:rPrChange w:id="284"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285" w:author="王雅洁" w:date="2024-12-12T17:26:16Z">
            <w:rPr>
              <w:rFonts w:ascii="仿宋_GB2312" w:hAnsi="仿宋_GB2312" w:cs="仿宋_GB2312"/>
              <w:color w:val="auto"/>
              <w:szCs w:val="24"/>
            </w:rPr>
          </w:rPrChange>
        </w:rPr>
        <w:t>[</w:t>
      </w:r>
      <w:r>
        <w:rPr>
          <w:rFonts w:hint="eastAsia" w:ascii="宋体" w:hAnsi="宋体" w:eastAsia="宋体" w:cs="宋体"/>
          <w:color w:val="auto"/>
          <w:sz w:val="21"/>
          <w:szCs w:val="21"/>
          <w:lang w:val="en-US" w:eastAsia="zh-CN"/>
          <w:rPrChange w:id="286" w:author="王雅洁" w:date="2024-12-12T17:26:16Z">
            <w:rPr>
              <w:rFonts w:hint="eastAsia" w:ascii="仿宋_GB2312" w:hAnsi="仿宋_GB2312" w:cs="仿宋_GB2312"/>
              <w:color w:val="auto"/>
              <w:szCs w:val="24"/>
              <w:lang w:val="en-US" w:eastAsia="zh-CN"/>
            </w:rPr>
          </w:rPrChange>
        </w:rPr>
        <w:t>1.6</w:t>
      </w:r>
      <w:r>
        <w:rPr>
          <w:rFonts w:ascii="宋体" w:hAnsi="宋体" w:eastAsia="宋体" w:cs="宋体"/>
          <w:color w:val="auto"/>
          <w:sz w:val="21"/>
          <w:szCs w:val="21"/>
          <w:rPrChange w:id="287" w:author="王雅洁" w:date="2024-12-12T17:26:16Z">
            <w:rPr>
              <w:rFonts w:ascii="仿宋_GB2312" w:hAnsi="仿宋_GB2312" w:cs="仿宋_GB2312"/>
              <w:color w:val="auto"/>
              <w:szCs w:val="24"/>
            </w:rPr>
          </w:rPrChange>
        </w:rPr>
        <w:t>.2用于小微企业的贷款余额]反映填报机构的互联网贷款中，向小型企业、微型企业、个体工商户贷款和小微企业主发放的贷款,相关定义可参考S63_I。</w:t>
      </w:r>
    </w:p>
    <w:p>
      <w:pPr>
        <w:pStyle w:val="15"/>
        <w:jc w:val="both"/>
        <w:rPr>
          <w:rFonts w:ascii="宋体" w:hAnsi="宋体" w:eastAsia="宋体" w:cs="宋体"/>
          <w:color w:val="auto"/>
          <w:sz w:val="21"/>
          <w:szCs w:val="21"/>
          <w:rPrChange w:id="288" w:author="王雅洁" w:date="2024-12-12T17:26:16Z">
            <w:rPr>
              <w:rFonts w:ascii="仿宋_GB2312" w:hAnsi="仿宋_GB2312" w:cs="仿宋_GB2312"/>
              <w:color w:val="auto"/>
              <w:szCs w:val="24"/>
            </w:rPr>
          </w:rPrChange>
        </w:rPr>
      </w:pPr>
      <w:r>
        <w:rPr>
          <w:rFonts w:ascii="宋体" w:hAnsi="宋体" w:eastAsia="宋体" w:cs="宋体"/>
          <w:color w:val="auto"/>
          <w:sz w:val="21"/>
          <w:szCs w:val="21"/>
          <w:rPrChange w:id="289" w:author="王雅洁" w:date="2024-12-12T17:26:16Z">
            <w:rPr>
              <w:rFonts w:ascii="仿宋_GB2312" w:hAnsi="仿宋_GB2312" w:cs="仿宋_GB2312"/>
              <w:color w:val="auto"/>
              <w:szCs w:val="24"/>
            </w:rPr>
          </w:rPrChange>
        </w:rPr>
        <w:t>[2.有贷款余额户数]反映报告期末在填报机构有互联网贷款余额的客户数。</w:t>
      </w:r>
    </w:p>
    <w:p>
      <w:pPr>
        <w:pStyle w:val="15"/>
        <w:jc w:val="both"/>
        <w:rPr>
          <w:rFonts w:hint="eastAsia" w:ascii="宋体" w:hAnsi="宋体" w:eastAsia="宋体" w:cs="宋体"/>
          <w:color w:val="auto"/>
          <w:sz w:val="21"/>
          <w:szCs w:val="21"/>
          <w:rPrChange w:id="290"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291" w:author="王雅洁" w:date="2024-12-12T17:26:16Z">
            <w:rPr>
              <w:rFonts w:ascii="仿宋_GB2312" w:hAnsi="仿宋_GB2312" w:cs="仿宋_GB2312"/>
              <w:color w:val="auto"/>
              <w:szCs w:val="24"/>
            </w:rPr>
          </w:rPrChange>
        </w:rPr>
        <w:t>[3.当年累计发放贷款户数]反映年初至报告期末，填报机构发放过互联网贷款的客户数。</w:t>
      </w:r>
    </w:p>
    <w:p>
      <w:pPr>
        <w:pStyle w:val="15"/>
        <w:jc w:val="both"/>
        <w:rPr>
          <w:rFonts w:hint="eastAsia" w:ascii="宋体" w:hAnsi="宋体" w:eastAsia="宋体" w:cs="宋体"/>
          <w:color w:val="auto"/>
          <w:sz w:val="21"/>
          <w:szCs w:val="21"/>
          <w:rPrChange w:id="292"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293" w:author="王雅洁" w:date="2024-12-12T17:26:16Z">
            <w:rPr>
              <w:rFonts w:ascii="仿宋_GB2312" w:hAnsi="仿宋_GB2312" w:cs="仿宋_GB2312"/>
              <w:color w:val="auto"/>
              <w:szCs w:val="24"/>
            </w:rPr>
          </w:rPrChange>
        </w:rPr>
        <w:t>[4.当年累放贷款额]反映年初至报告期末，填报机构累计向客户发放的互联网贷款金额。</w:t>
      </w:r>
    </w:p>
    <w:p>
      <w:pPr>
        <w:pStyle w:val="15"/>
        <w:jc w:val="both"/>
        <w:rPr>
          <w:rFonts w:hint="eastAsia" w:ascii="宋体" w:hAnsi="宋体" w:eastAsia="宋体" w:cs="宋体"/>
          <w:color w:val="auto"/>
          <w:sz w:val="21"/>
          <w:szCs w:val="21"/>
          <w:rPrChange w:id="294"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295" w:author="王雅洁" w:date="2024-12-12T17:26:16Z">
            <w:rPr>
              <w:rFonts w:ascii="仿宋_GB2312" w:hAnsi="仿宋_GB2312" w:cs="仿宋_GB2312"/>
              <w:color w:val="auto"/>
              <w:szCs w:val="24"/>
            </w:rPr>
          </w:rPrChange>
        </w:rPr>
        <w:t>【贷款融资成本】</w:t>
      </w:r>
    </w:p>
    <w:p>
      <w:pPr>
        <w:pStyle w:val="15"/>
        <w:jc w:val="both"/>
        <w:rPr>
          <w:rFonts w:hint="eastAsia" w:ascii="宋体" w:hAnsi="宋体" w:eastAsia="宋体" w:cs="宋体"/>
          <w:color w:val="auto"/>
          <w:sz w:val="21"/>
          <w:szCs w:val="21"/>
          <w:rPrChange w:id="296"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297" w:author="王雅洁" w:date="2024-12-12T17:26:16Z">
            <w:rPr>
              <w:rFonts w:ascii="仿宋_GB2312" w:hAnsi="仿宋_GB2312" w:cs="仿宋_GB2312"/>
              <w:color w:val="auto"/>
              <w:szCs w:val="24"/>
            </w:rPr>
          </w:rPrChange>
        </w:rPr>
        <w:t>[5.当年累放贷款年化利息收益]反映填报机构当年该类贷款累计发放额按照对应的贷款合同年化利率计算产生的收益金额。具体计算方式与S71[6.当年累放贷款年化利息收益]一致。</w:t>
      </w:r>
    </w:p>
    <w:p>
      <w:pPr>
        <w:pStyle w:val="15"/>
        <w:jc w:val="both"/>
        <w:rPr>
          <w:rFonts w:hint="eastAsia" w:ascii="宋体" w:hAnsi="宋体" w:eastAsia="宋体" w:cs="宋体"/>
          <w:color w:val="auto"/>
          <w:sz w:val="21"/>
          <w:szCs w:val="21"/>
          <w:rPrChange w:id="298"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299" w:author="王雅洁" w:date="2024-12-12T17:26:16Z">
            <w:rPr>
              <w:rFonts w:ascii="仿宋_GB2312" w:hAnsi="仿宋_GB2312" w:cs="仿宋_GB2312"/>
              <w:color w:val="auto"/>
              <w:szCs w:val="24"/>
            </w:rPr>
          </w:rPrChange>
        </w:rPr>
        <w:t>【不良处置】</w:t>
      </w:r>
    </w:p>
    <w:p>
      <w:pPr>
        <w:pStyle w:val="15"/>
        <w:jc w:val="both"/>
        <w:rPr>
          <w:rFonts w:hint="eastAsia" w:ascii="宋体" w:hAnsi="宋体" w:eastAsia="宋体" w:cs="宋体"/>
          <w:color w:val="auto"/>
          <w:sz w:val="21"/>
          <w:szCs w:val="21"/>
          <w:rPrChange w:id="300"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01" w:author="王雅洁" w:date="2024-12-12T17:26:16Z">
            <w:rPr>
              <w:rFonts w:ascii="仿宋_GB2312" w:hAnsi="仿宋_GB2312" w:cs="仿宋_GB2312"/>
              <w:color w:val="auto"/>
              <w:szCs w:val="24"/>
            </w:rPr>
          </w:rPrChange>
        </w:rPr>
        <w:t>[6.1当年累计形成不良贷款金额]反映从年初到报告期期末，填报机构累计生成的不良贷款金额，包括年初正常贷款转为不良贷款和当年发放贷款转为不良贷款。</w:t>
      </w:r>
    </w:p>
    <w:p>
      <w:pPr>
        <w:pStyle w:val="15"/>
        <w:jc w:val="both"/>
        <w:rPr>
          <w:rFonts w:hint="eastAsia" w:ascii="宋体" w:hAnsi="宋体" w:eastAsia="宋体" w:cs="宋体"/>
          <w:color w:val="auto"/>
          <w:sz w:val="21"/>
          <w:szCs w:val="21"/>
          <w:rPrChange w:id="302"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03" w:author="王雅洁" w:date="2024-12-12T17:26:16Z">
            <w:rPr>
              <w:rFonts w:ascii="仿宋_GB2312" w:hAnsi="仿宋_GB2312" w:cs="仿宋_GB2312"/>
              <w:color w:val="auto"/>
              <w:szCs w:val="24"/>
            </w:rPr>
          </w:rPrChange>
        </w:rPr>
        <w:t>[6.2已处置不良贷款金额]反映从年初至报告期末，填报机构通过收回现金（不包括转为正常后归还）、以物抵债、贷款核销、批量转让等方式处置的不良贷款金额。</w:t>
      </w:r>
    </w:p>
    <w:p>
      <w:pPr>
        <w:pStyle w:val="15"/>
        <w:jc w:val="both"/>
        <w:rPr>
          <w:rFonts w:hint="eastAsia" w:ascii="宋体" w:hAnsi="宋体" w:eastAsia="宋体" w:cs="宋体"/>
          <w:color w:val="auto"/>
          <w:sz w:val="21"/>
          <w:szCs w:val="21"/>
          <w:rPrChange w:id="304"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05" w:author="王雅洁" w:date="2024-12-12T17:26:16Z">
            <w:rPr>
              <w:rFonts w:ascii="仿宋_GB2312" w:hAnsi="仿宋_GB2312" w:cs="仿宋_GB2312"/>
              <w:color w:val="auto"/>
              <w:szCs w:val="24"/>
            </w:rPr>
          </w:rPrChange>
        </w:rPr>
        <w:t>【担保代偿】</w:t>
      </w:r>
    </w:p>
    <w:p>
      <w:pPr>
        <w:pStyle w:val="15"/>
        <w:jc w:val="both"/>
        <w:rPr>
          <w:rFonts w:hint="eastAsia" w:ascii="宋体" w:hAnsi="宋体" w:eastAsia="宋体" w:cs="宋体"/>
          <w:color w:val="auto"/>
          <w:sz w:val="21"/>
          <w:szCs w:val="21"/>
          <w:rPrChange w:id="306"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07" w:author="王雅洁" w:date="2024-12-12T17:26:16Z">
            <w:rPr>
              <w:rFonts w:ascii="仿宋_GB2312" w:hAnsi="仿宋_GB2312" w:cs="仿宋_GB2312"/>
              <w:color w:val="auto"/>
              <w:szCs w:val="24"/>
            </w:rPr>
          </w:rPrChange>
        </w:rPr>
        <w:t>[7.当年累计担保代偿金额]反映填报机构发放的互联网贷款中，由担保增信机构代偿的金额。</w:t>
      </w:r>
    </w:p>
    <w:p>
      <w:pPr>
        <w:pStyle w:val="15"/>
        <w:jc w:val="both"/>
        <w:rPr>
          <w:rFonts w:hint="eastAsia" w:ascii="宋体" w:hAnsi="宋体" w:eastAsia="宋体" w:cs="宋体"/>
          <w:color w:val="auto"/>
          <w:sz w:val="21"/>
          <w:szCs w:val="21"/>
          <w:rPrChange w:id="308"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09" w:author="王雅洁" w:date="2024-12-12T17:26:16Z">
            <w:rPr>
              <w:rFonts w:ascii="仿宋_GB2312" w:hAnsi="仿宋_GB2312" w:cs="仿宋_GB2312"/>
              <w:color w:val="auto"/>
              <w:szCs w:val="24"/>
            </w:rPr>
          </w:rPrChange>
        </w:rPr>
        <w:t>【8.1本机构主要作为资金提供方共同出资发放贷款情况】本部分主要反映填报机构在单笔贷款中，主要作为资金提供方与机构合作共同出资发放贷款的情况。</w:t>
      </w:r>
    </w:p>
    <w:p>
      <w:pPr>
        <w:pStyle w:val="15"/>
        <w:jc w:val="both"/>
        <w:rPr>
          <w:rFonts w:hint="eastAsia" w:ascii="宋体" w:hAnsi="宋体" w:eastAsia="宋体" w:cs="宋体"/>
          <w:color w:val="auto"/>
          <w:sz w:val="21"/>
          <w:szCs w:val="21"/>
          <w:rPrChange w:id="310"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11" w:author="王雅洁" w:date="2024-12-12T17:26:16Z">
            <w:rPr>
              <w:rFonts w:ascii="仿宋_GB2312" w:hAnsi="仿宋_GB2312" w:cs="仿宋_GB2312"/>
              <w:color w:val="auto"/>
              <w:szCs w:val="24"/>
            </w:rPr>
          </w:rPrChange>
        </w:rPr>
        <w:t>[8.1.1共同出资发放贷款合作机构家数]反映有贷款资质、与填报机构合作共同出资发放互联网贷款的机构家数。</w:t>
      </w:r>
    </w:p>
    <w:p>
      <w:pPr>
        <w:pStyle w:val="15"/>
        <w:jc w:val="both"/>
        <w:rPr>
          <w:ins w:id="312" w:author="zhoushijie" w:date="2021-11-15T23:13:57Z"/>
          <w:rFonts w:ascii="宋体" w:hAnsi="宋体" w:eastAsia="宋体" w:cs="宋体"/>
          <w:color w:val="auto"/>
          <w:sz w:val="21"/>
          <w:szCs w:val="21"/>
          <w:rPrChange w:id="313" w:author="王雅洁" w:date="2024-12-12T17:26:16Z">
            <w:rPr>
              <w:ins w:id="314" w:author="zhoushijie" w:date="2021-11-15T23:13:57Z"/>
              <w:rFonts w:ascii="仿宋_GB2312" w:hAnsi="仿宋_GB2312" w:cs="仿宋_GB2312"/>
              <w:color w:val="auto"/>
              <w:szCs w:val="24"/>
            </w:rPr>
          </w:rPrChange>
        </w:rPr>
      </w:pPr>
      <w:r>
        <w:rPr>
          <w:rFonts w:ascii="宋体" w:hAnsi="宋体" w:eastAsia="宋体" w:cs="宋体"/>
          <w:color w:val="auto"/>
          <w:sz w:val="21"/>
          <w:szCs w:val="21"/>
          <w:rPrChange w:id="315" w:author="王雅洁" w:date="2024-12-12T17:26:16Z">
            <w:rPr>
              <w:rFonts w:ascii="仿宋_GB2312" w:hAnsi="仿宋_GB2312" w:cs="仿宋_GB2312"/>
              <w:color w:val="auto"/>
              <w:szCs w:val="24"/>
            </w:rPr>
          </w:rPrChange>
        </w:rPr>
        <w:t>[8.1.2本机构出资发放贷款余额]反映填报机构与有贷款资质的机构共同出资发放的互联网贷款中，由填报机构出资发放的互联网贷款余额。</w:t>
      </w:r>
    </w:p>
    <w:p>
      <w:pPr>
        <w:pStyle w:val="15"/>
        <w:jc w:val="both"/>
        <w:rPr>
          <w:rFonts w:hint="eastAsia" w:ascii="宋体" w:hAnsi="宋体" w:eastAsia="宋体" w:cs="宋体"/>
          <w:color w:val="auto"/>
          <w:sz w:val="21"/>
          <w:szCs w:val="21"/>
          <w:lang w:eastAsia="zh-CN"/>
          <w:rPrChange w:id="316" w:author="王雅洁" w:date="2024-12-12T17:26:16Z">
            <w:rPr>
              <w:rFonts w:hint="eastAsia" w:ascii="仿宋_GB2312" w:hAnsi="仿宋_GB2312" w:eastAsia="仿宋_GB2312" w:cs="仿宋_GB2312"/>
              <w:color w:val="auto"/>
              <w:szCs w:val="24"/>
              <w:lang w:eastAsia="zh-CN"/>
            </w:rPr>
          </w:rPrChange>
        </w:rPr>
      </w:pPr>
      <w:ins w:id="317" w:author="zhoushijie" w:date="2021-11-15T23:14:08Z">
        <w:r>
          <w:rPr>
            <w:rFonts w:ascii="宋体" w:hAnsi="宋体" w:eastAsia="宋体" w:cs="宋体"/>
            <w:color w:val="auto"/>
            <w:sz w:val="21"/>
            <w:szCs w:val="21"/>
            <w:rPrChange w:id="318" w:author="王雅洁" w:date="2024-12-12T17:26:16Z">
              <w:rPr>
                <w:rFonts w:ascii="仿宋_GB2312" w:hAnsi="仿宋_GB2312" w:cs="仿宋_GB2312"/>
                <w:color w:val="auto"/>
                <w:szCs w:val="24"/>
              </w:rPr>
            </w:rPrChange>
          </w:rPr>
          <w:t>[</w:t>
        </w:r>
      </w:ins>
      <w:ins w:id="319" w:author="zhoushijie" w:date="2021-11-15T23:14:20Z">
        <w:r>
          <w:rPr>
            <w:rFonts w:hint="eastAsia" w:ascii="宋体" w:hAnsi="宋体" w:eastAsia="宋体" w:cs="宋体"/>
            <w:color w:val="auto"/>
            <w:sz w:val="21"/>
            <w:szCs w:val="21"/>
            <w:lang w:val="en-US" w:eastAsia="zh-CN"/>
            <w:rPrChange w:id="320" w:author="王雅洁" w:date="2024-12-12T17:26:16Z">
              <w:rPr>
                <w:rFonts w:hint="eastAsia" w:ascii="仿宋_GB2312" w:hAnsi="仿宋_GB2312" w:cs="仿宋_GB2312"/>
                <w:color w:val="auto"/>
                <w:szCs w:val="24"/>
                <w:lang w:val="en-US" w:eastAsia="zh-CN"/>
              </w:rPr>
            </w:rPrChange>
          </w:rPr>
          <w:t>其中</w:t>
        </w:r>
      </w:ins>
      <w:ins w:id="321" w:author="zhoushijie" w:date="2021-11-15T23:14:21Z">
        <w:r>
          <w:rPr>
            <w:rFonts w:hint="eastAsia" w:ascii="宋体" w:hAnsi="宋体" w:eastAsia="宋体" w:cs="宋体"/>
            <w:color w:val="auto"/>
            <w:sz w:val="21"/>
            <w:szCs w:val="21"/>
            <w:lang w:val="en-US" w:eastAsia="zh-CN"/>
            <w:rPrChange w:id="322" w:author="王雅洁" w:date="2024-12-12T17:26:16Z">
              <w:rPr>
                <w:rFonts w:hint="eastAsia" w:ascii="仿宋_GB2312" w:hAnsi="仿宋_GB2312" w:cs="仿宋_GB2312"/>
                <w:color w:val="auto"/>
                <w:szCs w:val="24"/>
                <w:lang w:val="en-US" w:eastAsia="zh-CN"/>
              </w:rPr>
            </w:rPrChange>
          </w:rPr>
          <w:t>：</w:t>
        </w:r>
      </w:ins>
      <w:ins w:id="323" w:author="zhoushijie" w:date="2021-11-15T23:14:08Z">
        <w:r>
          <w:rPr>
            <w:rFonts w:ascii="宋体" w:hAnsi="宋体" w:eastAsia="宋体" w:cs="宋体"/>
            <w:color w:val="auto"/>
            <w:sz w:val="21"/>
            <w:szCs w:val="21"/>
            <w:rPrChange w:id="324" w:author="王雅洁" w:date="2024-12-12T17:26:16Z">
              <w:rPr>
                <w:rFonts w:ascii="仿宋_GB2312" w:hAnsi="仿宋_GB2312" w:cs="仿宋_GB2312"/>
                <w:color w:val="auto"/>
                <w:szCs w:val="24"/>
              </w:rPr>
            </w:rPrChange>
          </w:rPr>
          <w:t>8.1.2</w:t>
        </w:r>
      </w:ins>
      <w:ins w:id="325" w:author="zhoushijie" w:date="2021-11-15T23:14:40Z">
        <w:r>
          <w:rPr>
            <w:rFonts w:hint="eastAsia" w:ascii="宋体" w:hAnsi="宋体" w:eastAsia="宋体" w:cs="宋体"/>
            <w:color w:val="auto"/>
            <w:sz w:val="21"/>
            <w:szCs w:val="21"/>
            <w:lang w:val="en-US" w:eastAsia="zh-CN"/>
            <w:rPrChange w:id="326" w:author="王雅洁" w:date="2024-12-12T17:26:16Z">
              <w:rPr>
                <w:rFonts w:hint="eastAsia" w:ascii="仿宋_GB2312" w:hAnsi="仿宋_GB2312" w:cs="仿宋_GB2312"/>
                <w:color w:val="auto"/>
                <w:szCs w:val="24"/>
                <w:lang w:val="en-US" w:eastAsia="zh-CN"/>
              </w:rPr>
            </w:rPrChange>
          </w:rPr>
          <w:t>.</w:t>
        </w:r>
      </w:ins>
      <w:ins w:id="327" w:author="zhoushijie" w:date="2021-11-15T23:14:41Z">
        <w:r>
          <w:rPr>
            <w:rFonts w:hint="eastAsia" w:ascii="宋体" w:hAnsi="宋体" w:eastAsia="宋体" w:cs="宋体"/>
            <w:color w:val="auto"/>
            <w:sz w:val="21"/>
            <w:szCs w:val="21"/>
            <w:lang w:val="en-US" w:eastAsia="zh-CN"/>
            <w:rPrChange w:id="328" w:author="王雅洁" w:date="2024-12-12T17:26:16Z">
              <w:rPr>
                <w:rFonts w:hint="eastAsia" w:ascii="仿宋_GB2312" w:hAnsi="仿宋_GB2312" w:cs="仿宋_GB2312"/>
                <w:color w:val="auto"/>
                <w:szCs w:val="24"/>
                <w:lang w:val="en-US" w:eastAsia="zh-CN"/>
              </w:rPr>
            </w:rPrChange>
          </w:rPr>
          <w:t>1</w:t>
        </w:r>
      </w:ins>
      <w:ins w:id="329" w:author="zhoushijie" w:date="2021-11-15T23:14:34Z">
        <w:r>
          <w:rPr>
            <w:rFonts w:hint="eastAsia" w:ascii="宋体" w:hAnsi="宋体" w:eastAsia="宋体" w:cs="宋体"/>
            <w:color w:val="auto"/>
            <w:sz w:val="21"/>
            <w:szCs w:val="21"/>
            <w:rPrChange w:id="330" w:author="王雅洁" w:date="2024-12-12T17:26:16Z">
              <w:rPr>
                <w:rFonts w:hint="default" w:ascii="仿宋_GB2312" w:hAnsi="仿宋_GB2312" w:cs="仿宋_GB2312"/>
                <w:color w:val="auto"/>
                <w:szCs w:val="24"/>
              </w:rPr>
            </w:rPrChange>
          </w:rPr>
          <w:t>合作方提供增信的贷款余额</w:t>
        </w:r>
      </w:ins>
      <w:ins w:id="331" w:author="zhoushijie" w:date="2021-11-15T23:14:08Z">
        <w:r>
          <w:rPr>
            <w:rFonts w:ascii="宋体" w:hAnsi="宋体" w:eastAsia="宋体" w:cs="宋体"/>
            <w:color w:val="auto"/>
            <w:sz w:val="21"/>
            <w:szCs w:val="21"/>
            <w:rPrChange w:id="332" w:author="王雅洁" w:date="2024-12-12T17:26:16Z">
              <w:rPr>
                <w:rFonts w:ascii="仿宋_GB2312" w:hAnsi="仿宋_GB2312" w:cs="仿宋_GB2312"/>
                <w:color w:val="auto"/>
                <w:szCs w:val="24"/>
              </w:rPr>
            </w:rPrChange>
          </w:rPr>
          <w:t>]</w:t>
        </w:r>
      </w:ins>
      <w:ins w:id="333" w:author="zhoushijie" w:date="2021-11-15T23:16:53Z">
        <w:r>
          <w:rPr>
            <w:rFonts w:hint="eastAsia" w:ascii="宋体" w:hAnsi="宋体" w:eastAsia="宋体" w:cs="宋体"/>
            <w:color w:val="auto"/>
            <w:sz w:val="21"/>
            <w:szCs w:val="21"/>
            <w:lang w:val="en-US" w:eastAsia="zh-CN"/>
            <w:rPrChange w:id="334" w:author="王雅洁" w:date="2024-12-12T17:26:16Z">
              <w:rPr>
                <w:rFonts w:hint="eastAsia" w:ascii="仿宋_GB2312" w:hAnsi="仿宋_GB2312" w:cs="仿宋_GB2312"/>
                <w:color w:val="auto"/>
                <w:szCs w:val="24"/>
                <w:lang w:val="en-US" w:eastAsia="zh-CN"/>
              </w:rPr>
            </w:rPrChange>
          </w:rPr>
          <w:t>作为</w:t>
        </w:r>
      </w:ins>
      <w:ins w:id="335" w:author="zhoushijie" w:date="2021-11-15T23:16:55Z">
        <w:r>
          <w:rPr>
            <w:rFonts w:hint="eastAsia" w:ascii="宋体" w:hAnsi="宋体" w:eastAsia="宋体" w:cs="宋体"/>
            <w:color w:val="auto"/>
            <w:sz w:val="21"/>
            <w:szCs w:val="21"/>
            <w:lang w:val="en-US" w:eastAsia="zh-CN"/>
            <w:rPrChange w:id="336" w:author="王雅洁" w:date="2024-12-12T17:26:16Z">
              <w:rPr>
                <w:rFonts w:hint="eastAsia" w:ascii="仿宋_GB2312" w:hAnsi="仿宋_GB2312" w:cs="仿宋_GB2312"/>
                <w:color w:val="auto"/>
                <w:szCs w:val="24"/>
                <w:lang w:val="en-US" w:eastAsia="zh-CN"/>
              </w:rPr>
            </w:rPrChange>
          </w:rPr>
          <w:t>资金</w:t>
        </w:r>
      </w:ins>
      <w:ins w:id="337" w:author="zhoushijie" w:date="2021-11-15T23:16:57Z">
        <w:r>
          <w:rPr>
            <w:rFonts w:hint="eastAsia" w:ascii="宋体" w:hAnsi="宋体" w:eastAsia="宋体" w:cs="宋体"/>
            <w:color w:val="auto"/>
            <w:sz w:val="21"/>
            <w:szCs w:val="21"/>
            <w:lang w:val="en-US" w:eastAsia="zh-CN"/>
            <w:rPrChange w:id="338" w:author="王雅洁" w:date="2024-12-12T17:26:16Z">
              <w:rPr>
                <w:rFonts w:hint="eastAsia" w:ascii="仿宋_GB2312" w:hAnsi="仿宋_GB2312" w:cs="仿宋_GB2312"/>
                <w:color w:val="auto"/>
                <w:szCs w:val="24"/>
                <w:lang w:val="en-US" w:eastAsia="zh-CN"/>
              </w:rPr>
            </w:rPrChange>
          </w:rPr>
          <w:t>提供</w:t>
        </w:r>
      </w:ins>
      <w:ins w:id="339" w:author="zhoushijie" w:date="2021-11-15T23:16:58Z">
        <w:r>
          <w:rPr>
            <w:rFonts w:hint="eastAsia" w:ascii="宋体" w:hAnsi="宋体" w:eastAsia="宋体" w:cs="宋体"/>
            <w:color w:val="auto"/>
            <w:sz w:val="21"/>
            <w:szCs w:val="21"/>
            <w:lang w:val="en-US" w:eastAsia="zh-CN"/>
            <w:rPrChange w:id="340" w:author="王雅洁" w:date="2024-12-12T17:26:16Z">
              <w:rPr>
                <w:rFonts w:hint="eastAsia" w:ascii="仿宋_GB2312" w:hAnsi="仿宋_GB2312" w:cs="仿宋_GB2312"/>
                <w:color w:val="auto"/>
                <w:szCs w:val="24"/>
                <w:lang w:val="en-US" w:eastAsia="zh-CN"/>
              </w:rPr>
            </w:rPrChange>
          </w:rPr>
          <w:t>方，</w:t>
        </w:r>
      </w:ins>
      <w:ins w:id="341" w:author="zhoushijie" w:date="2021-11-15T23:17:00Z">
        <w:r>
          <w:rPr>
            <w:rFonts w:hint="eastAsia" w:ascii="宋体" w:hAnsi="宋体" w:eastAsia="宋体" w:cs="宋体"/>
            <w:color w:val="auto"/>
            <w:sz w:val="21"/>
            <w:szCs w:val="21"/>
            <w:lang w:val="en-US" w:eastAsia="zh-CN"/>
            <w:rPrChange w:id="342" w:author="王雅洁" w:date="2024-12-12T17:26:16Z">
              <w:rPr>
                <w:rFonts w:hint="eastAsia" w:ascii="仿宋_GB2312" w:hAnsi="仿宋_GB2312" w:cs="仿宋_GB2312"/>
                <w:color w:val="auto"/>
                <w:szCs w:val="24"/>
                <w:lang w:val="en-US" w:eastAsia="zh-CN"/>
              </w:rPr>
            </w:rPrChange>
          </w:rPr>
          <w:t>与</w:t>
        </w:r>
      </w:ins>
      <w:ins w:id="343" w:author="zhoushijie" w:date="2021-11-15T23:17:01Z">
        <w:r>
          <w:rPr>
            <w:rFonts w:hint="eastAsia" w:ascii="宋体" w:hAnsi="宋体" w:eastAsia="宋体" w:cs="宋体"/>
            <w:color w:val="auto"/>
            <w:sz w:val="21"/>
            <w:szCs w:val="21"/>
            <w:lang w:val="en-US" w:eastAsia="zh-CN"/>
            <w:rPrChange w:id="344" w:author="王雅洁" w:date="2024-12-12T17:26:16Z">
              <w:rPr>
                <w:rFonts w:hint="eastAsia" w:ascii="仿宋_GB2312" w:hAnsi="仿宋_GB2312" w:cs="仿宋_GB2312"/>
                <w:color w:val="auto"/>
                <w:szCs w:val="24"/>
                <w:lang w:val="en-US" w:eastAsia="zh-CN"/>
              </w:rPr>
            </w:rPrChange>
          </w:rPr>
          <w:t>合作</w:t>
        </w:r>
      </w:ins>
      <w:ins w:id="345" w:author="zhoushijie" w:date="2021-11-15T23:17:02Z">
        <w:r>
          <w:rPr>
            <w:rFonts w:hint="eastAsia" w:ascii="宋体" w:hAnsi="宋体" w:eastAsia="宋体" w:cs="宋体"/>
            <w:color w:val="auto"/>
            <w:sz w:val="21"/>
            <w:szCs w:val="21"/>
            <w:lang w:val="en-US" w:eastAsia="zh-CN"/>
            <w:rPrChange w:id="346" w:author="王雅洁" w:date="2024-12-12T17:26:16Z">
              <w:rPr>
                <w:rFonts w:hint="eastAsia" w:ascii="仿宋_GB2312" w:hAnsi="仿宋_GB2312" w:cs="仿宋_GB2312"/>
                <w:color w:val="auto"/>
                <w:szCs w:val="24"/>
                <w:lang w:val="en-US" w:eastAsia="zh-CN"/>
              </w:rPr>
            </w:rPrChange>
          </w:rPr>
          <w:t>方</w:t>
        </w:r>
      </w:ins>
      <w:ins w:id="347" w:author="zhoushijie" w:date="2021-11-15T23:14:54Z">
        <w:r>
          <w:rPr>
            <w:rFonts w:hint="eastAsia" w:ascii="宋体" w:hAnsi="宋体" w:eastAsia="宋体" w:cs="宋体"/>
            <w:color w:val="auto"/>
            <w:sz w:val="21"/>
            <w:szCs w:val="21"/>
            <w:lang w:val="en-US" w:eastAsia="zh-CN"/>
            <w:rPrChange w:id="348" w:author="王雅洁" w:date="2024-12-12T17:26:16Z">
              <w:rPr>
                <w:rFonts w:hint="eastAsia" w:ascii="仿宋_GB2312" w:hAnsi="仿宋_GB2312" w:cs="仿宋_GB2312"/>
                <w:color w:val="auto"/>
                <w:szCs w:val="24"/>
                <w:lang w:val="en-US" w:eastAsia="zh-CN"/>
              </w:rPr>
            </w:rPrChange>
          </w:rPr>
          <w:t>共同</w:t>
        </w:r>
      </w:ins>
      <w:ins w:id="349" w:author="zhoushijie" w:date="2021-11-15T23:14:55Z">
        <w:r>
          <w:rPr>
            <w:rFonts w:hint="eastAsia" w:ascii="宋体" w:hAnsi="宋体" w:eastAsia="宋体" w:cs="宋体"/>
            <w:color w:val="auto"/>
            <w:sz w:val="21"/>
            <w:szCs w:val="21"/>
            <w:lang w:val="en-US" w:eastAsia="zh-CN"/>
            <w:rPrChange w:id="350" w:author="王雅洁" w:date="2024-12-12T17:26:16Z">
              <w:rPr>
                <w:rFonts w:hint="eastAsia" w:ascii="仿宋_GB2312" w:hAnsi="仿宋_GB2312" w:cs="仿宋_GB2312"/>
                <w:color w:val="auto"/>
                <w:szCs w:val="24"/>
                <w:lang w:val="en-US" w:eastAsia="zh-CN"/>
              </w:rPr>
            </w:rPrChange>
          </w:rPr>
          <w:t>出资</w:t>
        </w:r>
      </w:ins>
      <w:ins w:id="351" w:author="zhoushijie" w:date="2021-11-15T23:14:56Z">
        <w:r>
          <w:rPr>
            <w:rFonts w:hint="eastAsia" w:ascii="宋体" w:hAnsi="宋体" w:eastAsia="宋体" w:cs="宋体"/>
            <w:color w:val="auto"/>
            <w:sz w:val="21"/>
            <w:szCs w:val="21"/>
            <w:lang w:val="en-US" w:eastAsia="zh-CN"/>
            <w:rPrChange w:id="352" w:author="王雅洁" w:date="2024-12-12T17:26:16Z">
              <w:rPr>
                <w:rFonts w:hint="eastAsia" w:ascii="仿宋_GB2312" w:hAnsi="仿宋_GB2312" w:cs="仿宋_GB2312"/>
                <w:color w:val="auto"/>
                <w:szCs w:val="24"/>
                <w:lang w:val="en-US" w:eastAsia="zh-CN"/>
              </w:rPr>
            </w:rPrChange>
          </w:rPr>
          <w:t>发放</w:t>
        </w:r>
      </w:ins>
      <w:ins w:id="353" w:author="zhoushijie" w:date="2021-11-15T23:14:58Z">
        <w:r>
          <w:rPr>
            <w:rFonts w:hint="eastAsia" w:ascii="宋体" w:hAnsi="宋体" w:eastAsia="宋体" w:cs="宋体"/>
            <w:color w:val="auto"/>
            <w:sz w:val="21"/>
            <w:szCs w:val="21"/>
            <w:lang w:val="en-US" w:eastAsia="zh-CN"/>
            <w:rPrChange w:id="354" w:author="王雅洁" w:date="2024-12-12T17:26:16Z">
              <w:rPr>
                <w:rFonts w:hint="eastAsia" w:ascii="仿宋_GB2312" w:hAnsi="仿宋_GB2312" w:cs="仿宋_GB2312"/>
                <w:color w:val="auto"/>
                <w:szCs w:val="24"/>
                <w:lang w:val="en-US" w:eastAsia="zh-CN"/>
              </w:rPr>
            </w:rPrChange>
          </w:rPr>
          <w:t>的</w:t>
        </w:r>
      </w:ins>
      <w:ins w:id="355" w:author="zhoushijie" w:date="2021-11-15T23:14:59Z">
        <w:r>
          <w:rPr>
            <w:rFonts w:hint="eastAsia" w:ascii="宋体" w:hAnsi="宋体" w:eastAsia="宋体" w:cs="宋体"/>
            <w:color w:val="auto"/>
            <w:sz w:val="21"/>
            <w:szCs w:val="21"/>
            <w:lang w:val="en-US" w:eastAsia="zh-CN"/>
            <w:rPrChange w:id="356" w:author="王雅洁" w:date="2024-12-12T17:26:16Z">
              <w:rPr>
                <w:rFonts w:hint="eastAsia" w:ascii="仿宋_GB2312" w:hAnsi="仿宋_GB2312" w:cs="仿宋_GB2312"/>
                <w:color w:val="auto"/>
                <w:szCs w:val="24"/>
                <w:lang w:val="en-US" w:eastAsia="zh-CN"/>
              </w:rPr>
            </w:rPrChange>
          </w:rPr>
          <w:t>互联网</w:t>
        </w:r>
      </w:ins>
      <w:ins w:id="357" w:author="zhoushijie" w:date="2021-11-15T23:15:00Z">
        <w:r>
          <w:rPr>
            <w:rFonts w:hint="eastAsia" w:ascii="宋体" w:hAnsi="宋体" w:eastAsia="宋体" w:cs="宋体"/>
            <w:color w:val="auto"/>
            <w:sz w:val="21"/>
            <w:szCs w:val="21"/>
            <w:lang w:val="en-US" w:eastAsia="zh-CN"/>
            <w:rPrChange w:id="358" w:author="王雅洁" w:date="2024-12-12T17:26:16Z">
              <w:rPr>
                <w:rFonts w:hint="eastAsia" w:ascii="仿宋_GB2312" w:hAnsi="仿宋_GB2312" w:cs="仿宋_GB2312"/>
                <w:color w:val="auto"/>
                <w:szCs w:val="24"/>
                <w:lang w:val="en-US" w:eastAsia="zh-CN"/>
              </w:rPr>
            </w:rPrChange>
          </w:rPr>
          <w:t>贷款</w:t>
        </w:r>
      </w:ins>
      <w:ins w:id="359" w:author="zhoushijie" w:date="2021-11-15T23:15:02Z">
        <w:r>
          <w:rPr>
            <w:rFonts w:hint="eastAsia" w:ascii="宋体" w:hAnsi="宋体" w:eastAsia="宋体" w:cs="宋体"/>
            <w:color w:val="auto"/>
            <w:sz w:val="21"/>
            <w:szCs w:val="21"/>
            <w:lang w:val="en-US" w:eastAsia="zh-CN"/>
            <w:rPrChange w:id="360" w:author="王雅洁" w:date="2024-12-12T17:26:16Z">
              <w:rPr>
                <w:rFonts w:hint="eastAsia" w:ascii="仿宋_GB2312" w:hAnsi="仿宋_GB2312" w:cs="仿宋_GB2312"/>
                <w:color w:val="auto"/>
                <w:szCs w:val="24"/>
                <w:lang w:val="en-US" w:eastAsia="zh-CN"/>
              </w:rPr>
            </w:rPrChange>
          </w:rPr>
          <w:t>余额</w:t>
        </w:r>
      </w:ins>
      <w:ins w:id="361" w:author="zhoushijie" w:date="2021-11-15T23:15:04Z">
        <w:r>
          <w:rPr>
            <w:rFonts w:hint="eastAsia" w:ascii="宋体" w:hAnsi="宋体" w:eastAsia="宋体" w:cs="宋体"/>
            <w:color w:val="auto"/>
            <w:sz w:val="21"/>
            <w:szCs w:val="21"/>
            <w:lang w:val="en-US" w:eastAsia="zh-CN"/>
            <w:rPrChange w:id="362" w:author="王雅洁" w:date="2024-12-12T17:26:16Z">
              <w:rPr>
                <w:rFonts w:hint="eastAsia" w:ascii="仿宋_GB2312" w:hAnsi="仿宋_GB2312" w:cs="仿宋_GB2312"/>
                <w:color w:val="auto"/>
                <w:szCs w:val="24"/>
                <w:lang w:val="en-US" w:eastAsia="zh-CN"/>
              </w:rPr>
            </w:rPrChange>
          </w:rPr>
          <w:t>中</w:t>
        </w:r>
      </w:ins>
      <w:ins w:id="363" w:author="zhoushijie" w:date="2021-11-15T23:15:05Z">
        <w:r>
          <w:rPr>
            <w:rFonts w:hint="eastAsia" w:ascii="宋体" w:hAnsi="宋体" w:eastAsia="宋体" w:cs="宋体"/>
            <w:color w:val="auto"/>
            <w:sz w:val="21"/>
            <w:szCs w:val="21"/>
            <w:lang w:val="en-US" w:eastAsia="zh-CN"/>
            <w:rPrChange w:id="364" w:author="王雅洁" w:date="2024-12-12T17:26:16Z">
              <w:rPr>
                <w:rFonts w:hint="eastAsia" w:ascii="仿宋_GB2312" w:hAnsi="仿宋_GB2312" w:cs="仿宋_GB2312"/>
                <w:color w:val="auto"/>
                <w:szCs w:val="24"/>
                <w:lang w:val="en-US" w:eastAsia="zh-CN"/>
              </w:rPr>
            </w:rPrChange>
          </w:rPr>
          <w:t>，</w:t>
        </w:r>
      </w:ins>
      <w:r>
        <w:rPr>
          <w:rFonts w:hint="eastAsia" w:ascii="宋体" w:hAnsi="宋体" w:eastAsia="宋体" w:cs="宋体"/>
          <w:color w:val="auto"/>
          <w:sz w:val="21"/>
          <w:szCs w:val="21"/>
          <w:lang w:val="en-US" w:eastAsia="zh-CN"/>
          <w:rPrChange w:id="365" w:author="王雅洁" w:date="2024-12-12T17:26:16Z">
            <w:rPr>
              <w:rFonts w:hint="eastAsia" w:ascii="仿宋_GB2312" w:hAnsi="仿宋_GB2312" w:cs="仿宋_GB2312"/>
              <w:color w:val="auto"/>
              <w:szCs w:val="24"/>
              <w:lang w:val="en-US" w:eastAsia="zh-CN"/>
            </w:rPr>
          </w:rPrChange>
        </w:rPr>
        <w:t>存在</w:t>
      </w:r>
      <w:ins w:id="366" w:author="zhoushijie" w:date="2021-11-15T23:14:00Z">
        <w:r>
          <w:rPr>
            <w:rFonts w:hint="eastAsia" w:ascii="宋体" w:hAnsi="宋体" w:eastAsia="宋体" w:cs="宋体"/>
            <w:color w:val="auto"/>
            <w:sz w:val="21"/>
            <w:szCs w:val="21"/>
            <w:rPrChange w:id="367" w:author="王雅洁" w:date="2024-12-12T17:26:16Z">
              <w:rPr>
                <w:rFonts w:hint="default" w:ascii="仿宋_GB2312" w:hAnsi="仿宋_GB2312" w:cs="仿宋_GB2312"/>
                <w:color w:val="auto"/>
                <w:szCs w:val="24"/>
              </w:rPr>
            </w:rPrChange>
          </w:rPr>
          <w:t>合作方提供</w:t>
        </w:r>
      </w:ins>
      <w:ins w:id="368" w:author="zhoushijie" w:date="2021-11-15T23:15:20Z">
        <w:r>
          <w:rPr>
            <w:rFonts w:hint="eastAsia" w:ascii="宋体" w:hAnsi="宋体" w:eastAsia="宋体" w:cs="宋体"/>
            <w:color w:val="auto"/>
            <w:sz w:val="21"/>
            <w:szCs w:val="21"/>
            <w:lang w:val="en-US" w:eastAsia="zh-CN"/>
            <w:rPrChange w:id="369" w:author="王雅洁" w:date="2024-12-12T17:26:16Z">
              <w:rPr>
                <w:rFonts w:hint="eastAsia" w:ascii="仿宋_GB2312" w:hAnsi="仿宋_GB2312" w:cs="仿宋_GB2312"/>
                <w:color w:val="auto"/>
                <w:szCs w:val="24"/>
                <w:lang w:val="en-US" w:eastAsia="zh-CN"/>
              </w:rPr>
            </w:rPrChange>
          </w:rPr>
          <w:t>担保</w:t>
        </w:r>
      </w:ins>
      <w:ins w:id="370" w:author="zhoushijie" w:date="2021-11-15T23:14:00Z">
        <w:r>
          <w:rPr>
            <w:rFonts w:hint="eastAsia" w:ascii="宋体" w:hAnsi="宋体" w:eastAsia="宋体" w:cs="宋体"/>
            <w:color w:val="auto"/>
            <w:sz w:val="21"/>
            <w:szCs w:val="21"/>
            <w:rPrChange w:id="371" w:author="王雅洁" w:date="2024-12-12T17:26:16Z">
              <w:rPr>
                <w:rFonts w:hint="default" w:ascii="仿宋_GB2312" w:hAnsi="仿宋_GB2312" w:cs="仿宋_GB2312"/>
                <w:color w:val="auto"/>
                <w:szCs w:val="24"/>
              </w:rPr>
            </w:rPrChange>
          </w:rPr>
          <w:t>增信的贷款余额</w:t>
        </w:r>
      </w:ins>
      <w:ins w:id="372" w:author="zhoushijie" w:date="2021-11-15T23:15:24Z">
        <w:r>
          <w:rPr>
            <w:rFonts w:hint="eastAsia" w:ascii="宋体" w:hAnsi="宋体" w:eastAsia="宋体" w:cs="宋体"/>
            <w:color w:val="auto"/>
            <w:sz w:val="21"/>
            <w:szCs w:val="21"/>
            <w:lang w:eastAsia="zh-CN"/>
            <w:rPrChange w:id="373" w:author="王雅洁" w:date="2024-12-12T17:26:16Z">
              <w:rPr>
                <w:rFonts w:hint="eastAsia" w:ascii="仿宋_GB2312" w:hAnsi="仿宋_GB2312" w:cs="仿宋_GB2312"/>
                <w:color w:val="auto"/>
                <w:szCs w:val="24"/>
                <w:lang w:eastAsia="zh-CN"/>
              </w:rPr>
            </w:rPrChange>
          </w:rPr>
          <w:t>。</w:t>
        </w:r>
      </w:ins>
    </w:p>
    <w:p>
      <w:pPr>
        <w:pStyle w:val="15"/>
        <w:jc w:val="both"/>
        <w:rPr>
          <w:rFonts w:hint="eastAsia" w:ascii="宋体" w:hAnsi="宋体" w:eastAsia="宋体" w:cs="宋体"/>
          <w:color w:val="auto"/>
          <w:sz w:val="21"/>
          <w:szCs w:val="21"/>
          <w:rPrChange w:id="374"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75" w:author="王雅洁" w:date="2024-12-12T17:26:16Z">
            <w:rPr>
              <w:rFonts w:ascii="仿宋_GB2312" w:hAnsi="仿宋_GB2312" w:cs="仿宋_GB2312"/>
              <w:color w:val="auto"/>
              <w:szCs w:val="24"/>
            </w:rPr>
          </w:rPrChange>
        </w:rPr>
        <w:t>[8.1.3合作方出资发放贷款余额]反映填报机构与有贷款资质的机构共同出资发放的互联网贷款中，由有贷款资质的合作方出资发放的互联网贷款余额。</w:t>
      </w:r>
    </w:p>
    <w:p>
      <w:pPr>
        <w:pStyle w:val="15"/>
        <w:jc w:val="both"/>
        <w:rPr>
          <w:rFonts w:hint="eastAsia" w:ascii="宋体" w:hAnsi="宋体" w:eastAsia="宋体" w:cs="宋体"/>
          <w:color w:val="auto"/>
          <w:sz w:val="21"/>
          <w:szCs w:val="21"/>
          <w:rPrChange w:id="376"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77" w:author="王雅洁" w:date="2024-12-12T17:26:16Z">
            <w:rPr>
              <w:rFonts w:ascii="仿宋_GB2312" w:hAnsi="仿宋_GB2312" w:cs="仿宋_GB2312"/>
              <w:color w:val="auto"/>
              <w:szCs w:val="24"/>
            </w:rPr>
          </w:rPrChange>
        </w:rPr>
        <w:t>[8.1.3.1]- [8.1.3.</w:t>
      </w:r>
      <w:r>
        <w:rPr>
          <w:rFonts w:hint="eastAsia" w:ascii="宋体" w:hAnsi="宋体" w:eastAsia="宋体" w:cs="宋体"/>
          <w:color w:val="auto"/>
          <w:sz w:val="21"/>
          <w:szCs w:val="21"/>
          <w:lang w:val="en-US" w:eastAsia="zh-CN"/>
          <w:rPrChange w:id="378" w:author="王雅洁" w:date="2024-12-12T17:26:16Z">
            <w:rPr>
              <w:rFonts w:hint="eastAsia" w:ascii="仿宋_GB2312" w:hAnsi="仿宋_GB2312" w:cs="仿宋_GB2312"/>
              <w:color w:val="auto"/>
              <w:szCs w:val="24"/>
              <w:lang w:val="en-US" w:eastAsia="zh-CN"/>
            </w:rPr>
          </w:rPrChange>
        </w:rPr>
        <w:t>4</w:t>
      </w:r>
      <w:r>
        <w:rPr>
          <w:rFonts w:ascii="宋体" w:hAnsi="宋体" w:eastAsia="宋体" w:cs="宋体"/>
          <w:color w:val="auto"/>
          <w:sz w:val="21"/>
          <w:szCs w:val="21"/>
          <w:rPrChange w:id="379" w:author="王雅洁" w:date="2024-12-12T17:26:16Z">
            <w:rPr>
              <w:rFonts w:ascii="仿宋_GB2312" w:hAnsi="仿宋_GB2312" w:cs="仿宋_GB2312"/>
              <w:color w:val="auto"/>
              <w:szCs w:val="24"/>
            </w:rPr>
          </w:rPrChange>
        </w:rPr>
        <w:t>] 分别填报8.1.3中合作机构类型为商业银行、信托公司（含信托公司发行的信托产品）、消费金融公司、小额贷款公司的合作方出资发放的互联网贷款余额。</w:t>
      </w:r>
    </w:p>
    <w:p>
      <w:pPr>
        <w:pStyle w:val="15"/>
        <w:jc w:val="both"/>
        <w:rPr>
          <w:rFonts w:hint="eastAsia" w:ascii="宋体" w:hAnsi="宋体" w:eastAsia="宋体" w:cs="宋体"/>
          <w:color w:val="auto"/>
          <w:sz w:val="21"/>
          <w:szCs w:val="21"/>
          <w:rPrChange w:id="380"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81" w:author="王雅洁" w:date="2024-12-12T17:26:16Z">
            <w:rPr>
              <w:rFonts w:ascii="仿宋_GB2312" w:hAnsi="仿宋_GB2312" w:cs="仿宋_GB2312"/>
              <w:color w:val="auto"/>
              <w:szCs w:val="24"/>
            </w:rPr>
          </w:rPrChange>
        </w:rPr>
        <w:t>[8.1.4合作方当年累计推荐客户户数]反映从年初到报告期期末，各个合作方累计向填报机构推荐的客户户数之和。如有多个合作方向填报机构推荐同一客户，应剔除重复后计算。</w:t>
      </w:r>
    </w:p>
    <w:p>
      <w:pPr>
        <w:pStyle w:val="15"/>
        <w:jc w:val="both"/>
        <w:rPr>
          <w:rFonts w:hint="eastAsia" w:ascii="宋体" w:hAnsi="宋体" w:eastAsia="宋体" w:cs="宋体"/>
          <w:color w:val="auto"/>
          <w:sz w:val="21"/>
          <w:szCs w:val="21"/>
          <w:rPrChange w:id="382"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83" w:author="王雅洁" w:date="2024-12-12T17:26:16Z">
            <w:rPr>
              <w:rFonts w:ascii="仿宋_GB2312" w:hAnsi="仿宋_GB2312" w:cs="仿宋_GB2312"/>
              <w:color w:val="auto"/>
              <w:szCs w:val="24"/>
            </w:rPr>
          </w:rPrChange>
        </w:rPr>
        <w:t>[8.1.4.1 本行当年累计通过授信客户户数]反映从年初到报告期期末，合作方累计向填报机构推荐的客户中，填报机构经审查通过给予授信的客户户数。如有多个合作方向填报机构推荐同一客户，应剔除重复后计算；如果同一客户在多个合作方推荐后的授信审查结果不一致，则以通过授信为优先原则。例如，合作机构A、B同时向填报机构推荐了X客户，A机构推荐后填报机构授信审查后通过，B机构推荐后填报机构授信审查后未通过，则应将X客户确认为通过授信客户。</w:t>
      </w:r>
    </w:p>
    <w:p>
      <w:pPr>
        <w:pStyle w:val="15"/>
        <w:jc w:val="both"/>
        <w:rPr>
          <w:rFonts w:hint="eastAsia" w:ascii="宋体" w:hAnsi="宋体" w:eastAsia="宋体" w:cs="宋体"/>
          <w:color w:val="auto"/>
          <w:sz w:val="21"/>
          <w:szCs w:val="21"/>
          <w:rPrChange w:id="384"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85" w:author="王雅洁" w:date="2024-12-12T17:26:16Z">
            <w:rPr>
              <w:rFonts w:ascii="仿宋_GB2312" w:hAnsi="仿宋_GB2312" w:cs="仿宋_GB2312"/>
              <w:color w:val="auto"/>
              <w:szCs w:val="24"/>
            </w:rPr>
          </w:rPrChange>
        </w:rPr>
        <w:t>【8.2本机构主要作为信息提供方共同出资发放贷款情况】本部分主要反映填报机构在单笔贷款中，主要作为信息提供方与机构合作共同出资发放贷款的情况,已在8.1中填报的贷款此处不再填报。</w:t>
      </w:r>
    </w:p>
    <w:p>
      <w:pPr>
        <w:pStyle w:val="15"/>
        <w:jc w:val="both"/>
        <w:rPr>
          <w:rFonts w:hint="eastAsia" w:ascii="宋体" w:hAnsi="宋体" w:eastAsia="宋体" w:cs="宋体"/>
          <w:color w:val="auto"/>
          <w:sz w:val="21"/>
          <w:szCs w:val="21"/>
          <w:rPrChange w:id="386"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387" w:author="王雅洁" w:date="2024-12-12T17:26:16Z">
            <w:rPr>
              <w:rFonts w:ascii="仿宋_GB2312" w:hAnsi="仿宋_GB2312" w:cs="仿宋_GB2312"/>
              <w:color w:val="auto"/>
              <w:szCs w:val="24"/>
            </w:rPr>
          </w:rPrChange>
        </w:rPr>
        <w:t>[8.2.1共同出资发放贷款合作机构家数]反映有贷款资质、与填报机构合作共同出资发放互联网贷款的机构家数。</w:t>
      </w:r>
    </w:p>
    <w:p>
      <w:pPr>
        <w:pStyle w:val="15"/>
        <w:jc w:val="both"/>
        <w:rPr>
          <w:ins w:id="388" w:author="zhoushijie" w:date="2021-11-15T23:15:33Z"/>
          <w:rFonts w:ascii="宋体" w:hAnsi="宋体" w:eastAsia="宋体" w:cs="宋体"/>
          <w:color w:val="auto"/>
          <w:sz w:val="21"/>
          <w:szCs w:val="21"/>
          <w:rPrChange w:id="389" w:author="王雅洁" w:date="2024-12-12T17:26:16Z">
            <w:rPr>
              <w:ins w:id="390" w:author="zhoushijie" w:date="2021-11-15T23:15:33Z"/>
              <w:rFonts w:ascii="仿宋_GB2312" w:hAnsi="仿宋_GB2312" w:cs="仿宋_GB2312"/>
              <w:color w:val="auto"/>
              <w:szCs w:val="24"/>
            </w:rPr>
          </w:rPrChange>
        </w:rPr>
      </w:pPr>
      <w:r>
        <w:rPr>
          <w:rFonts w:ascii="宋体" w:hAnsi="宋体" w:eastAsia="宋体" w:cs="宋体"/>
          <w:color w:val="auto"/>
          <w:sz w:val="21"/>
          <w:szCs w:val="21"/>
          <w:rPrChange w:id="391" w:author="王雅洁" w:date="2024-12-12T17:26:16Z">
            <w:rPr>
              <w:rFonts w:ascii="仿宋_GB2312" w:hAnsi="仿宋_GB2312" w:cs="仿宋_GB2312"/>
              <w:color w:val="auto"/>
              <w:szCs w:val="24"/>
            </w:rPr>
          </w:rPrChange>
        </w:rPr>
        <w:t>[8.2.2本机构出资发放贷款余额]反映填报机构与有贷款资质的机构共同出资发放的互联网贷款中，由填报机构出资发放的互联网贷款余额。</w:t>
      </w:r>
    </w:p>
    <w:p>
      <w:pPr>
        <w:pStyle w:val="15"/>
        <w:ind w:firstLine="420" w:firstLineChars="200"/>
        <w:jc w:val="both"/>
        <w:rPr>
          <w:rFonts w:hint="eastAsia" w:ascii="宋体" w:hAnsi="宋体" w:eastAsia="宋体" w:cs="宋体"/>
          <w:color w:val="auto"/>
          <w:sz w:val="21"/>
          <w:szCs w:val="21"/>
          <w:rPrChange w:id="392" w:author="王雅洁" w:date="2024-12-12T17:26:16Z">
            <w:rPr>
              <w:rFonts w:hint="default" w:ascii="仿宋_GB2312" w:hAnsi="仿宋_GB2312" w:cs="仿宋_GB2312"/>
              <w:color w:val="auto"/>
              <w:szCs w:val="24"/>
            </w:rPr>
          </w:rPrChange>
        </w:rPr>
      </w:pPr>
      <w:ins w:id="393" w:author="zhoushijie" w:date="2021-11-15T23:15:36Z">
        <w:r>
          <w:rPr>
            <w:rFonts w:ascii="宋体" w:hAnsi="宋体" w:eastAsia="宋体" w:cs="宋体"/>
            <w:color w:val="auto"/>
            <w:sz w:val="21"/>
            <w:szCs w:val="21"/>
            <w:rPrChange w:id="394" w:author="王雅洁" w:date="2024-12-12T17:26:16Z">
              <w:rPr>
                <w:rFonts w:ascii="仿宋_GB2312" w:hAnsi="仿宋_GB2312" w:cs="仿宋_GB2312"/>
                <w:color w:val="auto"/>
                <w:szCs w:val="24"/>
              </w:rPr>
            </w:rPrChange>
          </w:rPr>
          <w:t>[</w:t>
        </w:r>
      </w:ins>
      <w:ins w:id="395" w:author="zhoushijie" w:date="2021-11-15T23:15:36Z">
        <w:r>
          <w:rPr>
            <w:rFonts w:hint="eastAsia" w:ascii="宋体" w:hAnsi="宋体" w:eastAsia="宋体" w:cs="宋体"/>
            <w:color w:val="auto"/>
            <w:sz w:val="21"/>
            <w:szCs w:val="21"/>
            <w:lang w:val="en-US" w:eastAsia="zh-CN"/>
            <w:rPrChange w:id="396" w:author="王雅洁" w:date="2024-12-12T17:26:16Z">
              <w:rPr>
                <w:rFonts w:hint="eastAsia" w:ascii="仿宋_GB2312" w:hAnsi="仿宋_GB2312" w:cs="仿宋_GB2312"/>
                <w:color w:val="auto"/>
                <w:szCs w:val="24"/>
                <w:lang w:val="en-US" w:eastAsia="zh-CN"/>
              </w:rPr>
            </w:rPrChange>
          </w:rPr>
          <w:t>其中：</w:t>
        </w:r>
      </w:ins>
      <w:ins w:id="397" w:author="zhoushijie" w:date="2021-11-15T23:15:36Z">
        <w:r>
          <w:rPr>
            <w:rFonts w:ascii="宋体" w:hAnsi="宋体" w:eastAsia="宋体" w:cs="宋体"/>
            <w:color w:val="auto"/>
            <w:sz w:val="21"/>
            <w:szCs w:val="21"/>
            <w:rPrChange w:id="398" w:author="王雅洁" w:date="2024-12-12T17:26:16Z">
              <w:rPr>
                <w:rFonts w:ascii="仿宋_GB2312" w:hAnsi="仿宋_GB2312" w:cs="仿宋_GB2312"/>
                <w:color w:val="auto"/>
                <w:szCs w:val="24"/>
              </w:rPr>
            </w:rPrChange>
          </w:rPr>
          <w:t>8.</w:t>
        </w:r>
      </w:ins>
      <w:ins w:id="399" w:author="zhoushijie" w:date="2021-11-15T23:16:07Z">
        <w:r>
          <w:rPr>
            <w:rFonts w:hint="eastAsia" w:ascii="宋体" w:hAnsi="宋体" w:eastAsia="宋体" w:cs="宋体"/>
            <w:color w:val="auto"/>
            <w:sz w:val="21"/>
            <w:szCs w:val="21"/>
            <w:lang w:val="en-US" w:eastAsia="zh-CN"/>
            <w:rPrChange w:id="400" w:author="王雅洁" w:date="2024-12-12T17:26:16Z">
              <w:rPr>
                <w:rFonts w:hint="eastAsia" w:ascii="仿宋_GB2312" w:hAnsi="仿宋_GB2312" w:cs="仿宋_GB2312"/>
                <w:color w:val="auto"/>
                <w:szCs w:val="24"/>
                <w:lang w:val="en-US" w:eastAsia="zh-CN"/>
              </w:rPr>
            </w:rPrChange>
          </w:rPr>
          <w:t>2</w:t>
        </w:r>
      </w:ins>
      <w:ins w:id="401" w:author="zhoushijie" w:date="2021-11-15T23:15:36Z">
        <w:r>
          <w:rPr>
            <w:rFonts w:ascii="宋体" w:hAnsi="宋体" w:eastAsia="宋体" w:cs="宋体"/>
            <w:color w:val="auto"/>
            <w:sz w:val="21"/>
            <w:szCs w:val="21"/>
            <w:rPrChange w:id="402" w:author="王雅洁" w:date="2024-12-12T17:26:16Z">
              <w:rPr>
                <w:rFonts w:ascii="仿宋_GB2312" w:hAnsi="仿宋_GB2312" w:cs="仿宋_GB2312"/>
                <w:color w:val="auto"/>
                <w:szCs w:val="24"/>
              </w:rPr>
            </w:rPrChange>
          </w:rPr>
          <w:t>.2</w:t>
        </w:r>
      </w:ins>
      <w:ins w:id="403" w:author="zhoushijie" w:date="2021-11-15T23:15:36Z">
        <w:r>
          <w:rPr>
            <w:rFonts w:hint="eastAsia" w:ascii="宋体" w:hAnsi="宋体" w:eastAsia="宋体" w:cs="宋体"/>
            <w:color w:val="auto"/>
            <w:sz w:val="21"/>
            <w:szCs w:val="21"/>
            <w:lang w:val="en-US" w:eastAsia="zh-CN"/>
            <w:rPrChange w:id="404" w:author="王雅洁" w:date="2024-12-12T17:26:16Z">
              <w:rPr>
                <w:rFonts w:hint="eastAsia" w:ascii="仿宋_GB2312" w:hAnsi="仿宋_GB2312" w:cs="仿宋_GB2312"/>
                <w:color w:val="auto"/>
                <w:szCs w:val="24"/>
                <w:lang w:val="en-US" w:eastAsia="zh-CN"/>
              </w:rPr>
            </w:rPrChange>
          </w:rPr>
          <w:t>.1</w:t>
        </w:r>
      </w:ins>
      <w:ins w:id="405" w:author="zhoushijie" w:date="2021-11-15T23:15:36Z">
        <w:r>
          <w:rPr>
            <w:rFonts w:hint="eastAsia" w:ascii="宋体" w:hAnsi="宋体" w:eastAsia="宋体" w:cs="宋体"/>
            <w:color w:val="auto"/>
            <w:sz w:val="21"/>
            <w:szCs w:val="21"/>
            <w:rPrChange w:id="406" w:author="王雅洁" w:date="2024-12-12T17:26:16Z">
              <w:rPr>
                <w:rFonts w:hint="default" w:ascii="仿宋_GB2312" w:hAnsi="仿宋_GB2312" w:cs="仿宋_GB2312"/>
                <w:color w:val="auto"/>
                <w:szCs w:val="24"/>
              </w:rPr>
            </w:rPrChange>
          </w:rPr>
          <w:t>合作方提供增信的贷款余额</w:t>
        </w:r>
      </w:ins>
      <w:ins w:id="407" w:author="zhoushijie" w:date="2021-11-15T23:15:36Z">
        <w:r>
          <w:rPr>
            <w:rFonts w:ascii="宋体" w:hAnsi="宋体" w:eastAsia="宋体" w:cs="宋体"/>
            <w:color w:val="auto"/>
            <w:sz w:val="21"/>
            <w:szCs w:val="21"/>
            <w:rPrChange w:id="408" w:author="王雅洁" w:date="2024-12-12T17:26:16Z">
              <w:rPr>
                <w:rFonts w:ascii="仿宋_GB2312" w:hAnsi="仿宋_GB2312" w:cs="仿宋_GB2312"/>
                <w:color w:val="auto"/>
                <w:szCs w:val="24"/>
              </w:rPr>
            </w:rPrChange>
          </w:rPr>
          <w:t>]</w:t>
        </w:r>
      </w:ins>
      <w:ins w:id="409" w:author="zhoushijie" w:date="2021-11-15T23:16:16Z">
        <w:r>
          <w:rPr>
            <w:rFonts w:hint="eastAsia" w:ascii="宋体" w:hAnsi="宋体" w:eastAsia="宋体" w:cs="宋体"/>
            <w:color w:val="auto"/>
            <w:sz w:val="21"/>
            <w:szCs w:val="21"/>
            <w:lang w:val="en-US" w:eastAsia="zh-CN"/>
            <w:rPrChange w:id="410" w:author="王雅洁" w:date="2024-12-12T17:26:16Z">
              <w:rPr>
                <w:rFonts w:hint="eastAsia" w:ascii="仿宋_GB2312" w:hAnsi="仿宋_GB2312" w:cs="仿宋_GB2312"/>
                <w:color w:val="auto"/>
                <w:szCs w:val="24"/>
                <w:lang w:val="en-US" w:eastAsia="zh-CN"/>
              </w:rPr>
            </w:rPrChange>
          </w:rPr>
          <w:t>作为</w:t>
        </w:r>
      </w:ins>
      <w:ins w:id="411" w:author="zhoushijie" w:date="2021-11-15T23:16:22Z">
        <w:r>
          <w:rPr>
            <w:rFonts w:hint="eastAsia" w:ascii="宋体" w:hAnsi="宋体" w:eastAsia="宋体" w:cs="宋体"/>
            <w:color w:val="auto"/>
            <w:sz w:val="21"/>
            <w:szCs w:val="21"/>
            <w:lang w:val="en-US" w:eastAsia="zh-CN"/>
            <w:rPrChange w:id="412" w:author="王雅洁" w:date="2024-12-12T17:26:16Z">
              <w:rPr>
                <w:rFonts w:hint="eastAsia" w:ascii="仿宋_GB2312" w:hAnsi="仿宋_GB2312" w:cs="仿宋_GB2312"/>
                <w:color w:val="auto"/>
                <w:szCs w:val="24"/>
                <w:lang w:val="en-US" w:eastAsia="zh-CN"/>
              </w:rPr>
            </w:rPrChange>
          </w:rPr>
          <w:t>信息</w:t>
        </w:r>
      </w:ins>
      <w:ins w:id="413" w:author="zhoushijie" w:date="2021-11-15T23:16:27Z">
        <w:r>
          <w:rPr>
            <w:rFonts w:hint="eastAsia" w:ascii="宋体" w:hAnsi="宋体" w:eastAsia="宋体" w:cs="宋体"/>
            <w:color w:val="auto"/>
            <w:sz w:val="21"/>
            <w:szCs w:val="21"/>
            <w:lang w:val="en-US" w:eastAsia="zh-CN"/>
            <w:rPrChange w:id="414" w:author="王雅洁" w:date="2024-12-12T17:26:16Z">
              <w:rPr>
                <w:rFonts w:hint="eastAsia" w:ascii="仿宋_GB2312" w:hAnsi="仿宋_GB2312" w:cs="仿宋_GB2312"/>
                <w:color w:val="auto"/>
                <w:szCs w:val="24"/>
                <w:lang w:val="en-US" w:eastAsia="zh-CN"/>
              </w:rPr>
            </w:rPrChange>
          </w:rPr>
          <w:t>提供方</w:t>
        </w:r>
      </w:ins>
      <w:ins w:id="415" w:author="zhoushijie" w:date="2021-11-15T23:16:13Z">
        <w:r>
          <w:rPr>
            <w:rFonts w:hint="eastAsia" w:ascii="宋体" w:hAnsi="宋体" w:eastAsia="宋体" w:cs="宋体"/>
            <w:color w:val="auto"/>
            <w:sz w:val="21"/>
            <w:szCs w:val="21"/>
            <w:lang w:eastAsia="zh-CN"/>
            <w:rPrChange w:id="416" w:author="王雅洁" w:date="2024-12-12T17:26:16Z">
              <w:rPr>
                <w:rFonts w:hint="eastAsia" w:ascii="仿宋_GB2312" w:hAnsi="仿宋_GB2312" w:cs="仿宋_GB2312"/>
                <w:color w:val="auto"/>
                <w:szCs w:val="24"/>
                <w:lang w:eastAsia="zh-CN"/>
              </w:rPr>
            </w:rPrChange>
          </w:rPr>
          <w:t>，</w:t>
        </w:r>
      </w:ins>
      <w:ins w:id="417" w:author="zhoushijie" w:date="2021-11-15T23:16:30Z">
        <w:r>
          <w:rPr>
            <w:rFonts w:hint="eastAsia" w:ascii="宋体" w:hAnsi="宋体" w:eastAsia="宋体" w:cs="宋体"/>
            <w:color w:val="auto"/>
            <w:sz w:val="21"/>
            <w:szCs w:val="21"/>
            <w:lang w:val="en-US" w:eastAsia="zh-CN"/>
            <w:rPrChange w:id="418" w:author="王雅洁" w:date="2024-12-12T17:26:16Z">
              <w:rPr>
                <w:rFonts w:hint="eastAsia" w:ascii="仿宋_GB2312" w:hAnsi="仿宋_GB2312" w:cs="仿宋_GB2312"/>
                <w:color w:val="auto"/>
                <w:szCs w:val="24"/>
                <w:lang w:val="en-US" w:eastAsia="zh-CN"/>
              </w:rPr>
            </w:rPrChange>
          </w:rPr>
          <w:t>与</w:t>
        </w:r>
      </w:ins>
      <w:ins w:id="419" w:author="zhoushijie" w:date="2021-11-15T23:16:32Z">
        <w:r>
          <w:rPr>
            <w:rFonts w:hint="eastAsia" w:ascii="宋体" w:hAnsi="宋体" w:eastAsia="宋体" w:cs="宋体"/>
            <w:color w:val="auto"/>
            <w:sz w:val="21"/>
            <w:szCs w:val="21"/>
            <w:lang w:val="en-US" w:eastAsia="zh-CN"/>
            <w:rPrChange w:id="420" w:author="王雅洁" w:date="2024-12-12T17:26:16Z">
              <w:rPr>
                <w:rFonts w:hint="eastAsia" w:ascii="仿宋_GB2312" w:hAnsi="仿宋_GB2312" w:cs="仿宋_GB2312"/>
                <w:color w:val="auto"/>
                <w:szCs w:val="24"/>
                <w:lang w:val="en-US" w:eastAsia="zh-CN"/>
              </w:rPr>
            </w:rPrChange>
          </w:rPr>
          <w:t>合作</w:t>
        </w:r>
      </w:ins>
      <w:ins w:id="421" w:author="zhoushijie" w:date="2021-11-15T23:16:33Z">
        <w:r>
          <w:rPr>
            <w:rFonts w:hint="eastAsia" w:ascii="宋体" w:hAnsi="宋体" w:eastAsia="宋体" w:cs="宋体"/>
            <w:color w:val="auto"/>
            <w:sz w:val="21"/>
            <w:szCs w:val="21"/>
            <w:lang w:val="en-US" w:eastAsia="zh-CN"/>
            <w:rPrChange w:id="422" w:author="王雅洁" w:date="2024-12-12T17:26:16Z">
              <w:rPr>
                <w:rFonts w:hint="eastAsia" w:ascii="仿宋_GB2312" w:hAnsi="仿宋_GB2312" w:cs="仿宋_GB2312"/>
                <w:color w:val="auto"/>
                <w:szCs w:val="24"/>
                <w:lang w:val="en-US" w:eastAsia="zh-CN"/>
              </w:rPr>
            </w:rPrChange>
          </w:rPr>
          <w:t>机构</w:t>
        </w:r>
      </w:ins>
      <w:ins w:id="423" w:author="zhoushijie" w:date="2021-11-15T23:15:36Z">
        <w:r>
          <w:rPr>
            <w:rFonts w:hint="eastAsia" w:ascii="宋体" w:hAnsi="宋体" w:eastAsia="宋体" w:cs="宋体"/>
            <w:color w:val="auto"/>
            <w:sz w:val="21"/>
            <w:szCs w:val="21"/>
            <w:lang w:val="en-US" w:eastAsia="zh-CN"/>
            <w:rPrChange w:id="424" w:author="王雅洁" w:date="2024-12-12T17:26:16Z">
              <w:rPr>
                <w:rFonts w:hint="eastAsia" w:ascii="仿宋_GB2312" w:hAnsi="仿宋_GB2312" w:cs="仿宋_GB2312"/>
                <w:color w:val="auto"/>
                <w:szCs w:val="24"/>
                <w:lang w:val="en-US" w:eastAsia="zh-CN"/>
              </w:rPr>
            </w:rPrChange>
          </w:rPr>
          <w:t>共同出资发放的互联网贷款余额中，</w:t>
        </w:r>
      </w:ins>
      <w:r>
        <w:rPr>
          <w:rFonts w:hint="eastAsia" w:ascii="宋体" w:hAnsi="宋体" w:eastAsia="宋体" w:cs="宋体"/>
          <w:color w:val="auto"/>
          <w:sz w:val="21"/>
          <w:szCs w:val="21"/>
          <w:lang w:val="en-US" w:eastAsia="zh-CN"/>
          <w:rPrChange w:id="425" w:author="王雅洁" w:date="2024-12-12T17:26:16Z">
            <w:rPr>
              <w:rFonts w:hint="eastAsia" w:ascii="仿宋_GB2312" w:hAnsi="仿宋_GB2312" w:cs="仿宋_GB2312"/>
              <w:color w:val="auto"/>
              <w:szCs w:val="24"/>
              <w:lang w:val="en-US" w:eastAsia="zh-CN"/>
            </w:rPr>
          </w:rPrChange>
        </w:rPr>
        <w:t>存在</w:t>
      </w:r>
      <w:ins w:id="426" w:author="zhoushijie" w:date="2021-11-15T23:15:36Z">
        <w:r>
          <w:rPr>
            <w:rFonts w:hint="eastAsia" w:ascii="宋体" w:hAnsi="宋体" w:eastAsia="宋体" w:cs="宋体"/>
            <w:color w:val="auto"/>
            <w:sz w:val="21"/>
            <w:szCs w:val="21"/>
            <w:rPrChange w:id="427" w:author="王雅洁" w:date="2024-12-12T17:26:16Z">
              <w:rPr>
                <w:rFonts w:hint="default" w:ascii="仿宋_GB2312" w:hAnsi="仿宋_GB2312" w:cs="仿宋_GB2312"/>
                <w:color w:val="auto"/>
                <w:szCs w:val="24"/>
              </w:rPr>
            </w:rPrChange>
          </w:rPr>
          <w:t>合作方提供</w:t>
        </w:r>
      </w:ins>
      <w:ins w:id="428" w:author="zhoushijie" w:date="2021-11-15T23:15:36Z">
        <w:r>
          <w:rPr>
            <w:rFonts w:hint="eastAsia" w:ascii="宋体" w:hAnsi="宋体" w:eastAsia="宋体" w:cs="宋体"/>
            <w:color w:val="auto"/>
            <w:sz w:val="21"/>
            <w:szCs w:val="21"/>
            <w:lang w:val="en-US" w:eastAsia="zh-CN"/>
            <w:rPrChange w:id="429" w:author="王雅洁" w:date="2024-12-12T17:26:16Z">
              <w:rPr>
                <w:rFonts w:hint="eastAsia" w:ascii="仿宋_GB2312" w:hAnsi="仿宋_GB2312" w:cs="仿宋_GB2312"/>
                <w:color w:val="auto"/>
                <w:szCs w:val="24"/>
                <w:lang w:val="en-US" w:eastAsia="zh-CN"/>
              </w:rPr>
            </w:rPrChange>
          </w:rPr>
          <w:t>担保</w:t>
        </w:r>
      </w:ins>
      <w:ins w:id="430" w:author="zhoushijie" w:date="2021-11-15T23:15:36Z">
        <w:r>
          <w:rPr>
            <w:rFonts w:hint="eastAsia" w:ascii="宋体" w:hAnsi="宋体" w:eastAsia="宋体" w:cs="宋体"/>
            <w:color w:val="auto"/>
            <w:sz w:val="21"/>
            <w:szCs w:val="21"/>
            <w:rPrChange w:id="431" w:author="王雅洁" w:date="2024-12-12T17:26:16Z">
              <w:rPr>
                <w:rFonts w:hint="default" w:ascii="仿宋_GB2312" w:hAnsi="仿宋_GB2312" w:cs="仿宋_GB2312"/>
                <w:color w:val="auto"/>
                <w:szCs w:val="24"/>
              </w:rPr>
            </w:rPrChange>
          </w:rPr>
          <w:t>增信的贷款余额</w:t>
        </w:r>
      </w:ins>
      <w:ins w:id="432" w:author="zhoushijie" w:date="2021-11-15T23:15:36Z">
        <w:r>
          <w:rPr>
            <w:rFonts w:hint="eastAsia" w:ascii="宋体" w:hAnsi="宋体" w:eastAsia="宋体" w:cs="宋体"/>
            <w:color w:val="auto"/>
            <w:sz w:val="21"/>
            <w:szCs w:val="21"/>
            <w:lang w:eastAsia="zh-CN"/>
            <w:rPrChange w:id="433" w:author="王雅洁" w:date="2024-12-12T17:26:16Z">
              <w:rPr>
                <w:rFonts w:hint="eastAsia" w:ascii="仿宋_GB2312" w:hAnsi="仿宋_GB2312" w:cs="仿宋_GB2312"/>
                <w:color w:val="auto"/>
                <w:szCs w:val="24"/>
                <w:lang w:eastAsia="zh-CN"/>
              </w:rPr>
            </w:rPrChange>
          </w:rPr>
          <w:t>。</w:t>
        </w:r>
      </w:ins>
    </w:p>
    <w:p>
      <w:pPr>
        <w:pStyle w:val="15"/>
        <w:jc w:val="both"/>
        <w:rPr>
          <w:rFonts w:hint="eastAsia" w:ascii="宋体" w:hAnsi="宋体" w:eastAsia="宋体" w:cs="宋体"/>
          <w:color w:val="auto"/>
          <w:sz w:val="21"/>
          <w:szCs w:val="21"/>
          <w:rPrChange w:id="434"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435" w:author="王雅洁" w:date="2024-12-12T17:26:16Z">
            <w:rPr>
              <w:rFonts w:ascii="仿宋_GB2312" w:hAnsi="仿宋_GB2312" w:cs="仿宋_GB2312"/>
              <w:color w:val="auto"/>
              <w:szCs w:val="24"/>
            </w:rPr>
          </w:rPrChange>
        </w:rPr>
        <w:t>[8.2.3合作方出资发放贷款余额]反映填报机构与有贷款资质的机构共同出资发放的互联网贷款中，由有贷款资质的合作方出资发放的互联网贷款余额。</w:t>
      </w:r>
    </w:p>
    <w:p>
      <w:pPr>
        <w:pStyle w:val="15"/>
        <w:jc w:val="both"/>
        <w:rPr>
          <w:rFonts w:hint="eastAsia" w:ascii="宋体" w:hAnsi="宋体" w:eastAsia="宋体" w:cs="宋体"/>
          <w:color w:val="auto"/>
          <w:sz w:val="21"/>
          <w:szCs w:val="21"/>
          <w:rPrChange w:id="436"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437" w:author="王雅洁" w:date="2024-12-12T17:26:16Z">
            <w:rPr>
              <w:rFonts w:ascii="仿宋_GB2312" w:hAnsi="仿宋_GB2312" w:cs="仿宋_GB2312"/>
              <w:color w:val="auto"/>
              <w:szCs w:val="24"/>
            </w:rPr>
          </w:rPrChange>
        </w:rPr>
        <w:t>[8.2.3.1]- [8.2.3.</w:t>
      </w:r>
      <w:r>
        <w:rPr>
          <w:rFonts w:hint="eastAsia" w:ascii="宋体" w:hAnsi="宋体" w:eastAsia="宋体" w:cs="宋体"/>
          <w:color w:val="auto"/>
          <w:sz w:val="21"/>
          <w:szCs w:val="21"/>
          <w:lang w:val="en-US" w:eastAsia="zh-CN"/>
          <w:rPrChange w:id="438" w:author="王雅洁" w:date="2024-12-12T17:26:16Z">
            <w:rPr>
              <w:rFonts w:hint="eastAsia" w:ascii="仿宋_GB2312" w:hAnsi="仿宋_GB2312" w:cs="仿宋_GB2312"/>
              <w:color w:val="auto"/>
              <w:szCs w:val="24"/>
              <w:lang w:val="en-US" w:eastAsia="zh-CN"/>
            </w:rPr>
          </w:rPrChange>
        </w:rPr>
        <w:t>4</w:t>
      </w:r>
      <w:r>
        <w:rPr>
          <w:rFonts w:ascii="宋体" w:hAnsi="宋体" w:eastAsia="宋体" w:cs="宋体"/>
          <w:color w:val="auto"/>
          <w:sz w:val="21"/>
          <w:szCs w:val="21"/>
          <w:rPrChange w:id="439" w:author="王雅洁" w:date="2024-12-12T17:26:16Z">
            <w:rPr>
              <w:rFonts w:ascii="仿宋_GB2312" w:hAnsi="仿宋_GB2312" w:cs="仿宋_GB2312"/>
              <w:color w:val="auto"/>
              <w:szCs w:val="24"/>
            </w:rPr>
          </w:rPrChange>
        </w:rPr>
        <w:t>] 分别填报8.2.3中合作机构类型为商业银行、信托公司（含信托公司发行的信托产品）、消费金融公司、小额贷款公司的合作方出资发放的互联网贷款余额。</w:t>
      </w:r>
    </w:p>
    <w:p>
      <w:pPr>
        <w:pStyle w:val="15"/>
        <w:jc w:val="both"/>
        <w:rPr>
          <w:rFonts w:hint="eastAsia" w:ascii="宋体" w:hAnsi="宋体" w:eastAsia="宋体" w:cs="宋体"/>
          <w:color w:val="auto"/>
          <w:sz w:val="21"/>
          <w:szCs w:val="21"/>
          <w:rPrChange w:id="440"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441" w:author="王雅洁" w:date="2024-12-12T17:26:16Z">
            <w:rPr>
              <w:rFonts w:ascii="仿宋_GB2312" w:hAnsi="仿宋_GB2312" w:cs="仿宋_GB2312"/>
              <w:color w:val="auto"/>
              <w:szCs w:val="24"/>
            </w:rPr>
          </w:rPrChange>
        </w:rPr>
        <w:t>[8.2.4本机构当年累计推荐客户户数]反映从年初到报告期期末，填报机构累计向合作机构推荐的客户户数。如填报机构向多个合作机构推荐同一客户，应剔除重复后计算。</w:t>
      </w:r>
    </w:p>
    <w:p>
      <w:pPr>
        <w:pStyle w:val="15"/>
        <w:jc w:val="both"/>
        <w:rPr>
          <w:rFonts w:hint="eastAsia" w:ascii="宋体" w:hAnsi="宋体" w:eastAsia="宋体" w:cs="宋体"/>
          <w:color w:val="auto"/>
          <w:sz w:val="21"/>
          <w:szCs w:val="21"/>
          <w:rPrChange w:id="442"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443" w:author="王雅洁" w:date="2024-12-12T17:26:16Z">
            <w:rPr>
              <w:rFonts w:ascii="仿宋_GB2312" w:hAnsi="仿宋_GB2312" w:cs="仿宋_GB2312"/>
              <w:color w:val="auto"/>
              <w:szCs w:val="24"/>
            </w:rPr>
          </w:rPrChange>
        </w:rPr>
        <w:t>[8.2.4.</w:t>
      </w:r>
      <w:r>
        <w:rPr>
          <w:rFonts w:hint="eastAsia" w:ascii="宋体" w:hAnsi="宋体" w:eastAsia="宋体" w:cs="宋体"/>
          <w:color w:val="auto"/>
          <w:sz w:val="21"/>
          <w:szCs w:val="21"/>
          <w:rPrChange w:id="444" w:author="王雅洁" w:date="2024-12-12T17:26:16Z">
            <w:rPr>
              <w:rFonts w:hint="default" w:ascii="仿宋_GB2312" w:hAnsi="仿宋_GB2312" w:cs="仿宋_GB2312"/>
              <w:color w:val="auto"/>
              <w:szCs w:val="24"/>
            </w:rPr>
          </w:rPrChange>
        </w:rPr>
        <w:t>1</w:t>
      </w:r>
      <w:r>
        <w:rPr>
          <w:rFonts w:ascii="宋体" w:hAnsi="宋体" w:eastAsia="宋体" w:cs="宋体"/>
          <w:color w:val="auto"/>
          <w:sz w:val="21"/>
          <w:szCs w:val="21"/>
          <w:rPrChange w:id="445" w:author="王雅洁" w:date="2024-12-12T17:26:16Z">
            <w:rPr>
              <w:rFonts w:ascii="仿宋_GB2312" w:hAnsi="仿宋_GB2312" w:cs="仿宋_GB2312"/>
              <w:color w:val="auto"/>
              <w:szCs w:val="24"/>
            </w:rPr>
          </w:rPrChange>
        </w:rPr>
        <w:t xml:space="preserve"> 合作机构当年累计通过授信客户户数]反映从年初到报告期期末，填报机构累计向合作机构推荐的客户中，合作机构经审查通过给予授信的客户户数。如填报机构向多个合作方推荐同一客户，应剔除重复后计算；如果同一客户在多个合作方的授信审查结果不一致，则以通过授信为优先原则。</w:t>
      </w:r>
    </w:p>
    <w:p>
      <w:pPr>
        <w:pStyle w:val="15"/>
        <w:jc w:val="both"/>
        <w:rPr>
          <w:ins w:id="446" w:author="张海舰" w:date="2021-11-03T18:29:17Z"/>
          <w:rFonts w:hint="eastAsia" w:ascii="宋体" w:hAnsi="宋体" w:eastAsia="宋体" w:cs="宋体"/>
          <w:color w:val="auto"/>
          <w:sz w:val="21"/>
          <w:szCs w:val="21"/>
          <w:highlight w:val="none"/>
          <w:rPrChange w:id="447" w:author="王雅洁" w:date="2024-12-12T17:26:16Z">
            <w:rPr>
              <w:ins w:id="448" w:author="张海舰" w:date="2021-11-03T18:29:17Z"/>
              <w:rFonts w:hint="default" w:ascii="仿宋_GB2312" w:hAnsi="仿宋_GB2312" w:cs="仿宋_GB2312"/>
              <w:color w:val="auto"/>
              <w:szCs w:val="24"/>
            </w:rPr>
          </w:rPrChange>
        </w:rPr>
      </w:pPr>
      <w:r>
        <w:rPr>
          <w:rFonts w:ascii="宋体" w:hAnsi="宋体" w:eastAsia="宋体" w:cs="宋体"/>
          <w:color w:val="auto"/>
          <w:sz w:val="21"/>
          <w:szCs w:val="21"/>
          <w:highlight w:val="none"/>
          <w:rPrChange w:id="449" w:author="王雅洁" w:date="2024-12-12T17:26:16Z">
            <w:rPr>
              <w:rFonts w:ascii="仿宋_GB2312" w:hAnsi="仿宋_GB2312" w:cs="仿宋_GB2312"/>
              <w:color w:val="auto"/>
              <w:szCs w:val="24"/>
            </w:rPr>
          </w:rPrChange>
        </w:rPr>
        <w:t>【</w:t>
      </w:r>
      <w:ins w:id="450" w:author="张海舰" w:date="2021-11-03T17:20:49Z">
        <w:r>
          <w:rPr>
            <w:rFonts w:hint="eastAsia" w:ascii="宋体" w:hAnsi="宋体" w:eastAsia="宋体" w:cs="宋体"/>
            <w:color w:val="auto"/>
            <w:sz w:val="21"/>
            <w:szCs w:val="21"/>
            <w:highlight w:val="none"/>
            <w:lang w:val="en-US" w:eastAsia="zh-CN"/>
            <w:rPrChange w:id="451" w:author="王雅洁" w:date="2024-12-12T17:26:16Z">
              <w:rPr>
                <w:rFonts w:hint="eastAsia" w:ascii="仿宋_GB2312" w:hAnsi="仿宋_GB2312" w:cs="仿宋_GB2312"/>
                <w:color w:val="auto"/>
                <w:szCs w:val="24"/>
                <w:lang w:val="en-US" w:eastAsia="zh-CN"/>
              </w:rPr>
            </w:rPrChange>
          </w:rPr>
          <w:t>8</w:t>
        </w:r>
      </w:ins>
      <w:ins w:id="452" w:author="张海舰" w:date="2021-11-03T17:20:50Z">
        <w:r>
          <w:rPr>
            <w:rFonts w:hint="eastAsia" w:ascii="宋体" w:hAnsi="宋体" w:eastAsia="宋体" w:cs="宋体"/>
            <w:color w:val="auto"/>
            <w:sz w:val="21"/>
            <w:szCs w:val="21"/>
            <w:highlight w:val="none"/>
            <w:lang w:val="en-US" w:eastAsia="zh-CN"/>
            <w:rPrChange w:id="453" w:author="王雅洁" w:date="2024-12-12T17:26:16Z">
              <w:rPr>
                <w:rFonts w:hint="eastAsia" w:ascii="仿宋_GB2312" w:hAnsi="仿宋_GB2312" w:cs="仿宋_GB2312"/>
                <w:color w:val="auto"/>
                <w:szCs w:val="24"/>
                <w:lang w:val="en-US" w:eastAsia="zh-CN"/>
              </w:rPr>
            </w:rPrChange>
          </w:rPr>
          <w:t>.3</w:t>
        </w:r>
      </w:ins>
      <w:ins w:id="454" w:author="张海舰" w:date="2021-11-03T17:16:55Z">
        <w:r>
          <w:rPr>
            <w:rFonts w:hint="eastAsia" w:ascii="宋体" w:hAnsi="宋体" w:eastAsia="宋体" w:cs="宋体"/>
            <w:color w:val="auto"/>
            <w:sz w:val="21"/>
            <w:szCs w:val="21"/>
            <w:highlight w:val="none"/>
            <w:rPrChange w:id="455" w:author="王雅洁" w:date="2024-12-12T17:26:16Z">
              <w:rPr>
                <w:rFonts w:hint="eastAsia" w:ascii="仿宋_GB2312" w:hAnsi="仿宋_GB2312" w:cs="仿宋_GB2312"/>
                <w:color w:val="auto"/>
                <w:szCs w:val="24"/>
              </w:rPr>
            </w:rPrChange>
          </w:rPr>
          <w:t>银行单独出资合作发放互联网贷款情况</w:t>
        </w:r>
      </w:ins>
      <w:r>
        <w:rPr>
          <w:rFonts w:ascii="宋体" w:hAnsi="宋体" w:eastAsia="宋体" w:cs="宋体"/>
          <w:color w:val="auto"/>
          <w:sz w:val="21"/>
          <w:szCs w:val="21"/>
          <w:highlight w:val="none"/>
          <w:rPrChange w:id="456" w:author="王雅洁" w:date="2024-12-12T17:26:16Z">
            <w:rPr>
              <w:rFonts w:ascii="仿宋_GB2312" w:hAnsi="仿宋_GB2312" w:cs="仿宋_GB2312"/>
              <w:color w:val="auto"/>
              <w:szCs w:val="24"/>
            </w:rPr>
          </w:rPrChange>
        </w:rPr>
        <w:t>】</w:t>
      </w:r>
      <w:ins w:id="457" w:author="张海舰" w:date="2021-11-03T17:17:38Z">
        <w:r>
          <w:rPr>
            <w:rFonts w:ascii="宋体" w:hAnsi="宋体" w:eastAsia="宋体" w:cs="宋体"/>
            <w:color w:val="auto"/>
            <w:sz w:val="21"/>
            <w:szCs w:val="21"/>
            <w:highlight w:val="none"/>
            <w:rPrChange w:id="458" w:author="王雅洁" w:date="2024-12-12T17:26:16Z">
              <w:rPr>
                <w:rFonts w:ascii="仿宋_GB2312" w:hAnsi="仿宋_GB2312" w:cs="仿宋_GB2312"/>
                <w:color w:val="auto"/>
                <w:szCs w:val="24"/>
              </w:rPr>
            </w:rPrChange>
          </w:rPr>
          <w:t>本部分主要反映填报机构在单笔贷款中，主要作为</w:t>
        </w:r>
      </w:ins>
      <w:ins w:id="459" w:author="张海舰" w:date="2021-11-03T17:30:13Z">
        <w:r>
          <w:rPr>
            <w:rFonts w:ascii="宋体" w:hAnsi="宋体" w:eastAsia="宋体" w:cs="宋体"/>
            <w:color w:val="auto"/>
            <w:sz w:val="21"/>
            <w:szCs w:val="21"/>
            <w:highlight w:val="none"/>
            <w:rPrChange w:id="460" w:author="王雅洁" w:date="2024-12-12T17:26:16Z">
              <w:rPr>
                <w:rFonts w:ascii="仿宋_GB2312" w:hAnsi="仿宋_GB2312" w:cs="仿宋_GB2312"/>
                <w:color w:val="auto"/>
                <w:szCs w:val="24"/>
              </w:rPr>
            </w:rPrChange>
          </w:rPr>
          <w:t>100%</w:t>
        </w:r>
      </w:ins>
      <w:ins w:id="461" w:author="张海舰" w:date="2021-11-03T18:23:05Z">
        <w:r>
          <w:rPr>
            <w:rFonts w:hint="eastAsia" w:ascii="宋体" w:hAnsi="宋体" w:eastAsia="宋体" w:cs="宋体"/>
            <w:color w:val="auto"/>
            <w:sz w:val="21"/>
            <w:szCs w:val="21"/>
            <w:highlight w:val="none"/>
            <w:lang w:val="en-US" w:eastAsia="zh-CN"/>
            <w:rPrChange w:id="462" w:author="王雅洁" w:date="2024-12-12T17:26:16Z">
              <w:rPr>
                <w:rFonts w:hint="eastAsia" w:ascii="仿宋_GB2312" w:hAnsi="仿宋_GB2312" w:cs="仿宋_GB2312"/>
                <w:color w:val="auto"/>
                <w:szCs w:val="24"/>
                <w:lang w:val="en-US" w:eastAsia="zh-CN"/>
              </w:rPr>
            </w:rPrChange>
          </w:rPr>
          <w:t>资金</w:t>
        </w:r>
      </w:ins>
      <w:ins w:id="463" w:author="张海舰" w:date="2021-11-03T17:17:38Z">
        <w:r>
          <w:rPr>
            <w:rFonts w:ascii="宋体" w:hAnsi="宋体" w:eastAsia="宋体" w:cs="宋体"/>
            <w:color w:val="auto"/>
            <w:sz w:val="21"/>
            <w:szCs w:val="21"/>
            <w:highlight w:val="none"/>
            <w:rPrChange w:id="464" w:author="王雅洁" w:date="2024-12-12T17:26:16Z">
              <w:rPr>
                <w:rFonts w:ascii="仿宋_GB2312" w:hAnsi="仿宋_GB2312" w:cs="仿宋_GB2312"/>
                <w:color w:val="auto"/>
                <w:szCs w:val="24"/>
              </w:rPr>
            </w:rPrChange>
          </w:rPr>
          <w:t>提供方</w:t>
        </w:r>
      </w:ins>
      <w:ins w:id="465" w:author="张海舰" w:date="2021-11-03T17:19:04Z">
        <w:r>
          <w:rPr>
            <w:rFonts w:hint="eastAsia" w:ascii="宋体" w:hAnsi="宋体" w:eastAsia="宋体" w:cs="宋体"/>
            <w:color w:val="auto"/>
            <w:sz w:val="21"/>
            <w:szCs w:val="21"/>
            <w:highlight w:val="none"/>
            <w:lang w:eastAsia="zh-CN"/>
            <w:rPrChange w:id="466" w:author="王雅洁" w:date="2024-12-12T17:26:16Z">
              <w:rPr>
                <w:rFonts w:hint="eastAsia" w:ascii="仿宋_GB2312" w:hAnsi="仿宋_GB2312" w:cs="仿宋_GB2312"/>
                <w:color w:val="auto"/>
                <w:szCs w:val="24"/>
                <w:lang w:eastAsia="zh-CN"/>
              </w:rPr>
            </w:rPrChange>
          </w:rPr>
          <w:t>，</w:t>
        </w:r>
      </w:ins>
      <w:ins w:id="467" w:author="张海舰" w:date="2021-11-03T17:19:08Z">
        <w:r>
          <w:rPr>
            <w:rFonts w:hint="eastAsia" w:ascii="宋体" w:hAnsi="宋体" w:eastAsia="宋体" w:cs="宋体"/>
            <w:color w:val="auto"/>
            <w:sz w:val="21"/>
            <w:szCs w:val="21"/>
            <w:highlight w:val="none"/>
            <w:lang w:val="en-US" w:eastAsia="zh-CN"/>
            <w:rPrChange w:id="468" w:author="王雅洁" w:date="2024-12-12T17:26:16Z">
              <w:rPr>
                <w:rFonts w:hint="eastAsia" w:ascii="仿宋_GB2312" w:hAnsi="仿宋_GB2312" w:cs="仿宋_GB2312"/>
                <w:color w:val="auto"/>
                <w:szCs w:val="24"/>
                <w:lang w:val="en-US" w:eastAsia="zh-CN"/>
              </w:rPr>
            </w:rPrChange>
          </w:rPr>
          <w:t>合作</w:t>
        </w:r>
      </w:ins>
      <w:ins w:id="469" w:author="张海舰" w:date="2021-11-03T17:17:38Z">
        <w:r>
          <w:rPr>
            <w:rFonts w:ascii="宋体" w:hAnsi="宋体" w:eastAsia="宋体" w:cs="宋体"/>
            <w:color w:val="auto"/>
            <w:sz w:val="21"/>
            <w:szCs w:val="21"/>
            <w:highlight w:val="none"/>
            <w:rPrChange w:id="470" w:author="王雅洁" w:date="2024-12-12T17:26:16Z">
              <w:rPr>
                <w:rFonts w:ascii="仿宋_GB2312" w:hAnsi="仿宋_GB2312" w:cs="仿宋_GB2312"/>
                <w:color w:val="auto"/>
                <w:szCs w:val="24"/>
              </w:rPr>
            </w:rPrChange>
          </w:rPr>
          <w:t>机构</w:t>
        </w:r>
      </w:ins>
      <w:ins w:id="471" w:author="张海舰" w:date="2021-11-03T17:19:14Z">
        <w:r>
          <w:rPr>
            <w:rFonts w:hint="eastAsia" w:ascii="宋体" w:hAnsi="宋体" w:eastAsia="宋体" w:cs="宋体"/>
            <w:color w:val="auto"/>
            <w:sz w:val="21"/>
            <w:szCs w:val="21"/>
            <w:highlight w:val="none"/>
            <w:lang w:val="en-US" w:eastAsia="zh-CN"/>
            <w:rPrChange w:id="472" w:author="王雅洁" w:date="2024-12-12T17:26:16Z">
              <w:rPr>
                <w:rFonts w:hint="eastAsia" w:ascii="仿宋_GB2312" w:hAnsi="仿宋_GB2312" w:cs="仿宋_GB2312"/>
                <w:color w:val="auto"/>
                <w:szCs w:val="24"/>
                <w:lang w:val="en-US" w:eastAsia="zh-CN"/>
              </w:rPr>
            </w:rPrChange>
          </w:rPr>
          <w:t>提供</w:t>
        </w:r>
      </w:ins>
      <w:ins w:id="473" w:author="张海舰" w:date="2021-11-03T18:24:52Z">
        <w:r>
          <w:rPr>
            <w:rFonts w:hint="eastAsia" w:ascii="宋体" w:hAnsi="宋体" w:eastAsia="宋体" w:cs="宋体"/>
            <w:color w:val="auto"/>
            <w:sz w:val="21"/>
            <w:szCs w:val="21"/>
            <w:highlight w:val="none"/>
            <w:lang w:val="en-US" w:eastAsia="zh-CN"/>
            <w:rPrChange w:id="474" w:author="王雅洁" w:date="2024-12-12T17:26:16Z">
              <w:rPr>
                <w:rFonts w:hint="eastAsia" w:ascii="仿宋_GB2312" w:hAnsi="仿宋_GB2312" w:cs="仿宋_GB2312"/>
                <w:color w:val="auto"/>
                <w:szCs w:val="24"/>
                <w:lang w:val="en-US" w:eastAsia="zh-CN"/>
              </w:rPr>
            </w:rPrChange>
          </w:rPr>
          <w:t>各</w:t>
        </w:r>
      </w:ins>
      <w:ins w:id="475" w:author="张海舰" w:date="2021-11-03T18:24:54Z">
        <w:r>
          <w:rPr>
            <w:rFonts w:hint="eastAsia" w:ascii="宋体" w:hAnsi="宋体" w:eastAsia="宋体" w:cs="宋体"/>
            <w:color w:val="auto"/>
            <w:sz w:val="21"/>
            <w:szCs w:val="21"/>
            <w:highlight w:val="none"/>
            <w:lang w:val="en-US" w:eastAsia="zh-CN"/>
            <w:rPrChange w:id="476" w:author="王雅洁" w:date="2024-12-12T17:26:16Z">
              <w:rPr>
                <w:rFonts w:hint="eastAsia" w:ascii="仿宋_GB2312" w:hAnsi="仿宋_GB2312" w:cs="仿宋_GB2312"/>
                <w:color w:val="auto"/>
                <w:szCs w:val="24"/>
                <w:lang w:val="en-US" w:eastAsia="zh-CN"/>
              </w:rPr>
            </w:rPrChange>
          </w:rPr>
          <w:t>类</w:t>
        </w:r>
      </w:ins>
      <w:ins w:id="477" w:author="张海舰" w:date="2021-11-03T17:19:16Z">
        <w:r>
          <w:rPr>
            <w:rFonts w:hint="eastAsia" w:ascii="宋体" w:hAnsi="宋体" w:eastAsia="宋体" w:cs="宋体"/>
            <w:color w:val="auto"/>
            <w:sz w:val="21"/>
            <w:szCs w:val="21"/>
            <w:highlight w:val="none"/>
            <w:lang w:val="en-US" w:eastAsia="zh-CN"/>
            <w:rPrChange w:id="478" w:author="王雅洁" w:date="2024-12-12T17:26:16Z">
              <w:rPr>
                <w:rFonts w:hint="eastAsia" w:ascii="仿宋_GB2312" w:hAnsi="仿宋_GB2312" w:cs="仿宋_GB2312"/>
                <w:color w:val="auto"/>
                <w:szCs w:val="24"/>
                <w:lang w:val="en-US" w:eastAsia="zh-CN"/>
              </w:rPr>
            </w:rPrChange>
          </w:rPr>
          <w:t>服务</w:t>
        </w:r>
      </w:ins>
      <w:ins w:id="479" w:author="张海舰" w:date="2021-11-03T18:23:30Z">
        <w:r>
          <w:rPr>
            <w:rFonts w:hint="eastAsia" w:ascii="宋体" w:hAnsi="宋体" w:eastAsia="宋体" w:cs="宋体"/>
            <w:color w:val="auto"/>
            <w:sz w:val="21"/>
            <w:szCs w:val="21"/>
            <w:highlight w:val="none"/>
            <w:lang w:val="en-US" w:eastAsia="zh-CN"/>
            <w:rPrChange w:id="480" w:author="王雅洁" w:date="2024-12-12T17:26:16Z">
              <w:rPr>
                <w:rFonts w:hint="eastAsia" w:ascii="仿宋_GB2312" w:hAnsi="仿宋_GB2312" w:cs="仿宋_GB2312"/>
                <w:color w:val="auto"/>
                <w:szCs w:val="24"/>
                <w:lang w:val="en-US" w:eastAsia="zh-CN"/>
              </w:rPr>
            </w:rPrChange>
          </w:rPr>
          <w:t>的</w:t>
        </w:r>
      </w:ins>
      <w:ins w:id="481" w:author="张海舰" w:date="2021-11-03T18:23:23Z">
        <w:r>
          <w:rPr>
            <w:rFonts w:hint="eastAsia" w:ascii="宋体" w:hAnsi="宋体" w:eastAsia="宋体" w:cs="宋体"/>
            <w:color w:val="auto"/>
            <w:sz w:val="21"/>
            <w:szCs w:val="21"/>
            <w:highlight w:val="none"/>
            <w:rPrChange w:id="482" w:author="王雅洁" w:date="2024-12-12T17:26:16Z">
              <w:rPr>
                <w:rFonts w:hint="eastAsia" w:ascii="仿宋_GB2312" w:hAnsi="仿宋_GB2312" w:cs="仿宋_GB2312"/>
                <w:color w:val="auto"/>
                <w:szCs w:val="24"/>
              </w:rPr>
            </w:rPrChange>
          </w:rPr>
          <w:t>合作发放互联网贷款</w:t>
        </w:r>
      </w:ins>
      <w:ins w:id="483" w:author="张海舰" w:date="2021-11-03T18:23:26Z">
        <w:r>
          <w:rPr>
            <w:rFonts w:hint="eastAsia" w:ascii="宋体" w:hAnsi="宋体" w:eastAsia="宋体" w:cs="宋体"/>
            <w:color w:val="auto"/>
            <w:sz w:val="21"/>
            <w:szCs w:val="21"/>
            <w:highlight w:val="none"/>
            <w:lang w:val="en-US" w:eastAsia="zh-CN"/>
            <w:rPrChange w:id="484" w:author="王雅洁" w:date="2024-12-12T17:26:16Z">
              <w:rPr>
                <w:rFonts w:hint="eastAsia" w:ascii="仿宋_GB2312" w:hAnsi="仿宋_GB2312" w:cs="仿宋_GB2312"/>
                <w:color w:val="auto"/>
                <w:szCs w:val="24"/>
                <w:lang w:val="en-US" w:eastAsia="zh-CN"/>
              </w:rPr>
            </w:rPrChange>
          </w:rPr>
          <w:t>情况</w:t>
        </w:r>
      </w:ins>
      <w:ins w:id="485" w:author="张海舰" w:date="2021-11-03T17:17:38Z">
        <w:r>
          <w:rPr>
            <w:rFonts w:ascii="宋体" w:hAnsi="宋体" w:eastAsia="宋体" w:cs="宋体"/>
            <w:color w:val="auto"/>
            <w:sz w:val="21"/>
            <w:szCs w:val="21"/>
            <w:highlight w:val="none"/>
            <w:rPrChange w:id="486" w:author="王雅洁" w:date="2024-12-12T17:26:16Z">
              <w:rPr>
                <w:rFonts w:ascii="仿宋_GB2312" w:hAnsi="仿宋_GB2312" w:cs="仿宋_GB2312"/>
                <w:color w:val="auto"/>
                <w:szCs w:val="24"/>
              </w:rPr>
            </w:rPrChange>
          </w:rPr>
          <w:t>。</w:t>
        </w:r>
      </w:ins>
      <w:ins w:id="487" w:author="张海舰" w:date="2021-11-03T18:21:15Z">
        <w:r>
          <w:rPr>
            <w:rFonts w:hint="eastAsia" w:ascii="宋体" w:hAnsi="宋体" w:eastAsia="宋体" w:cs="宋体"/>
            <w:sz w:val="21"/>
            <w:szCs w:val="21"/>
            <w:highlight w:val="none"/>
            <w:rPrChange w:id="488" w:author="王雅洁" w:date="2024-12-12T17:26:16Z">
              <w:rPr>
                <w:rFonts w:hint="eastAsia" w:ascii="仿宋_GB2312" w:hAnsi="仿宋_GB2312" w:eastAsia="仿宋_GB2312" w:cs="仿宋_GB2312"/>
                <w:sz w:val="24"/>
              </w:rPr>
            </w:rPrChange>
          </w:rPr>
          <w:t>各类服务情况包括营销获客、支付结算、客户筛选、部分风险评价、</w:t>
        </w:r>
      </w:ins>
      <w:ins w:id="489" w:author="张海舰" w:date="2021-11-03T18:21:15Z">
        <w:r>
          <w:rPr>
            <w:rFonts w:hint="eastAsia" w:ascii="宋体" w:hAnsi="宋体" w:eastAsia="宋体" w:cs="宋体"/>
            <w:sz w:val="21"/>
            <w:szCs w:val="21"/>
            <w:highlight w:val="none"/>
            <w:rPrChange w:id="490" w:author="王雅洁" w:date="2024-12-12T17:26:16Z">
              <w:rPr>
                <w:rFonts w:hint="eastAsia" w:ascii="仿宋_GB2312" w:hAnsi="仿宋_GB2312" w:eastAsia="仿宋_GB2312" w:cs="仿宋_GB2312"/>
                <w:sz w:val="24"/>
                <w:highlight w:val="yellow"/>
              </w:rPr>
            </w:rPrChange>
          </w:rPr>
          <w:t>担保增信、</w:t>
        </w:r>
      </w:ins>
      <w:ins w:id="491" w:author="张海舰" w:date="2021-11-03T18:21:15Z">
        <w:r>
          <w:rPr>
            <w:rFonts w:hint="eastAsia" w:ascii="宋体" w:hAnsi="宋体" w:eastAsia="宋体" w:cs="宋体"/>
            <w:sz w:val="21"/>
            <w:szCs w:val="21"/>
            <w:highlight w:val="none"/>
            <w:rPrChange w:id="492" w:author="王雅洁" w:date="2024-12-12T17:26:16Z">
              <w:rPr>
                <w:rFonts w:hint="eastAsia" w:ascii="仿宋_GB2312" w:hAnsi="仿宋_GB2312" w:eastAsia="仿宋_GB2312" w:cs="仿宋_GB2312"/>
                <w:sz w:val="24"/>
              </w:rPr>
            </w:rPrChange>
          </w:rPr>
          <w:t>信息科技、逾期清收和其他服务。</w:t>
        </w:r>
      </w:ins>
      <w:ins w:id="493" w:author="张海舰" w:date="2021-11-03T18:29:17Z">
        <w:r>
          <w:rPr>
            <w:rFonts w:ascii="宋体" w:hAnsi="宋体" w:eastAsia="宋体" w:cs="宋体"/>
            <w:color w:val="auto"/>
            <w:sz w:val="21"/>
            <w:szCs w:val="21"/>
            <w:highlight w:val="none"/>
            <w:rPrChange w:id="494" w:author="王雅洁" w:date="2024-12-12T17:26:16Z">
              <w:rPr>
                <w:rFonts w:ascii="仿宋_GB2312" w:hAnsi="仿宋_GB2312" w:cs="仿宋_GB2312"/>
                <w:color w:val="auto"/>
                <w:szCs w:val="24"/>
              </w:rPr>
            </w:rPrChange>
          </w:rPr>
          <w:t>部分风险评价服务指，合作机构向商业银行推送的客户信息中包含客户风险评价信息，且上述信息在银行对客户风险评价中起重要作用。</w:t>
        </w:r>
      </w:ins>
    </w:p>
    <w:p>
      <w:pPr>
        <w:pStyle w:val="15"/>
        <w:jc w:val="both"/>
        <w:rPr>
          <w:ins w:id="495" w:author="张海舰" w:date="2021-11-03T17:28:20Z"/>
          <w:rFonts w:ascii="宋体" w:hAnsi="宋体" w:eastAsia="宋体" w:cs="宋体"/>
          <w:color w:val="auto"/>
          <w:sz w:val="21"/>
          <w:szCs w:val="21"/>
          <w:rPrChange w:id="496" w:author="王雅洁" w:date="2024-12-12T17:26:16Z">
            <w:rPr>
              <w:ins w:id="497" w:author="张海舰" w:date="2021-11-03T17:28:20Z"/>
              <w:rFonts w:ascii="仿宋_GB2312" w:hAnsi="仿宋_GB2312" w:cs="仿宋_GB2312"/>
              <w:color w:val="auto"/>
              <w:szCs w:val="24"/>
            </w:rPr>
          </w:rPrChange>
        </w:rPr>
      </w:pPr>
      <w:r>
        <w:rPr>
          <w:rFonts w:ascii="宋体" w:hAnsi="宋体" w:eastAsia="宋体" w:cs="宋体"/>
          <w:color w:val="auto"/>
          <w:sz w:val="21"/>
          <w:szCs w:val="21"/>
          <w:rPrChange w:id="498" w:author="王雅洁" w:date="2024-12-12T17:26:16Z">
            <w:rPr>
              <w:rFonts w:ascii="仿宋_GB2312" w:hAnsi="仿宋_GB2312" w:cs="仿宋_GB2312"/>
              <w:color w:val="auto"/>
              <w:szCs w:val="24"/>
            </w:rPr>
          </w:rPrChange>
        </w:rPr>
        <w:t>[8.3.1 合作机构家数]反映</w:t>
      </w:r>
      <w:ins w:id="499" w:author="张海舰" w:date="2021-11-03T18:22:30Z">
        <w:r>
          <w:rPr>
            <w:rFonts w:ascii="宋体" w:hAnsi="宋体" w:eastAsia="宋体" w:cs="宋体"/>
            <w:color w:val="auto"/>
            <w:sz w:val="21"/>
            <w:szCs w:val="21"/>
            <w:rPrChange w:id="500" w:author="王雅洁" w:date="2024-12-12T17:26:16Z">
              <w:rPr>
                <w:rFonts w:ascii="仿宋_GB2312" w:hAnsi="仿宋_GB2312" w:cs="仿宋_GB2312"/>
                <w:color w:val="auto"/>
                <w:szCs w:val="24"/>
              </w:rPr>
            </w:rPrChange>
          </w:rPr>
          <w:t>填报机构</w:t>
        </w:r>
      </w:ins>
      <w:ins w:id="501" w:author="周世杰" w:date="2021-12-06T16:19:50Z">
        <w:r>
          <w:rPr>
            <w:rFonts w:hint="eastAsia" w:ascii="宋体" w:hAnsi="宋体" w:eastAsia="宋体" w:cs="宋体"/>
            <w:color w:val="auto"/>
            <w:sz w:val="21"/>
            <w:szCs w:val="21"/>
            <w:lang w:eastAsia="zh-CN"/>
            <w:rPrChange w:id="502" w:author="王雅洁" w:date="2024-12-12T17:26:16Z">
              <w:rPr>
                <w:rFonts w:hint="eastAsia" w:ascii="仿宋_GB2312" w:hAnsi="仿宋_GB2312" w:cs="仿宋_GB2312"/>
                <w:color w:val="auto"/>
                <w:szCs w:val="24"/>
                <w:lang w:eastAsia="zh-CN"/>
              </w:rPr>
            </w:rPrChange>
          </w:rPr>
          <w:t>单独</w:t>
        </w:r>
      </w:ins>
      <w:ins w:id="503" w:author="张海舰" w:date="2021-11-03T18:22:30Z">
        <w:r>
          <w:rPr>
            <w:rFonts w:ascii="宋体" w:hAnsi="宋体" w:eastAsia="宋体" w:cs="宋体"/>
            <w:color w:val="auto"/>
            <w:sz w:val="21"/>
            <w:szCs w:val="21"/>
            <w:rPrChange w:id="504" w:author="王雅洁" w:date="2024-12-12T17:26:16Z">
              <w:rPr>
                <w:rFonts w:ascii="仿宋_GB2312" w:hAnsi="仿宋_GB2312" w:cs="仿宋_GB2312"/>
                <w:color w:val="auto"/>
                <w:szCs w:val="24"/>
              </w:rPr>
            </w:rPrChange>
          </w:rPr>
          <w:t>出资</w:t>
        </w:r>
      </w:ins>
      <w:ins w:id="505" w:author="周世杰" w:date="2021-12-06T16:20:06Z">
        <w:r>
          <w:rPr>
            <w:rFonts w:hint="eastAsia" w:ascii="宋体" w:hAnsi="宋体" w:eastAsia="宋体" w:cs="宋体"/>
            <w:color w:val="auto"/>
            <w:sz w:val="21"/>
            <w:szCs w:val="21"/>
            <w:lang w:eastAsia="zh-CN"/>
            <w:rPrChange w:id="506" w:author="王雅洁" w:date="2024-12-12T17:26:16Z">
              <w:rPr>
                <w:rFonts w:hint="eastAsia" w:ascii="仿宋_GB2312" w:hAnsi="仿宋_GB2312" w:cs="仿宋_GB2312"/>
                <w:color w:val="auto"/>
                <w:szCs w:val="24"/>
                <w:lang w:eastAsia="zh-CN"/>
              </w:rPr>
            </w:rPrChange>
          </w:rPr>
          <w:t>与</w:t>
        </w:r>
      </w:ins>
      <w:ins w:id="507" w:author="周世杰" w:date="2021-12-06T16:20:07Z">
        <w:r>
          <w:rPr>
            <w:rFonts w:hint="eastAsia" w:ascii="宋体" w:hAnsi="宋体" w:eastAsia="宋体" w:cs="宋体"/>
            <w:color w:val="auto"/>
            <w:sz w:val="21"/>
            <w:szCs w:val="21"/>
            <w:lang w:eastAsia="zh-CN"/>
            <w:rPrChange w:id="508" w:author="王雅洁" w:date="2024-12-12T17:26:16Z">
              <w:rPr>
                <w:rFonts w:hint="eastAsia" w:ascii="仿宋_GB2312" w:hAnsi="仿宋_GB2312" w:cs="仿宋_GB2312"/>
                <w:color w:val="auto"/>
                <w:szCs w:val="24"/>
                <w:lang w:eastAsia="zh-CN"/>
              </w:rPr>
            </w:rPrChange>
          </w:rPr>
          <w:t>第三方</w:t>
        </w:r>
      </w:ins>
      <w:ins w:id="509" w:author="周世杰" w:date="2021-12-06T16:20:09Z">
        <w:r>
          <w:rPr>
            <w:rFonts w:hint="eastAsia" w:ascii="宋体" w:hAnsi="宋体" w:eastAsia="宋体" w:cs="宋体"/>
            <w:color w:val="auto"/>
            <w:sz w:val="21"/>
            <w:szCs w:val="21"/>
            <w:lang w:eastAsia="zh-CN"/>
            <w:rPrChange w:id="510" w:author="王雅洁" w:date="2024-12-12T17:26:16Z">
              <w:rPr>
                <w:rFonts w:hint="eastAsia" w:ascii="仿宋_GB2312" w:hAnsi="仿宋_GB2312" w:cs="仿宋_GB2312"/>
                <w:color w:val="auto"/>
                <w:szCs w:val="24"/>
                <w:lang w:eastAsia="zh-CN"/>
              </w:rPr>
            </w:rPrChange>
          </w:rPr>
          <w:t>合作</w:t>
        </w:r>
      </w:ins>
      <w:ins w:id="511" w:author="周世杰" w:date="2021-12-06T16:20:10Z">
        <w:r>
          <w:rPr>
            <w:rFonts w:hint="eastAsia" w:ascii="宋体" w:hAnsi="宋体" w:eastAsia="宋体" w:cs="宋体"/>
            <w:color w:val="auto"/>
            <w:sz w:val="21"/>
            <w:szCs w:val="21"/>
            <w:lang w:eastAsia="zh-CN"/>
            <w:rPrChange w:id="512" w:author="王雅洁" w:date="2024-12-12T17:26:16Z">
              <w:rPr>
                <w:rFonts w:hint="eastAsia" w:ascii="仿宋_GB2312" w:hAnsi="仿宋_GB2312" w:cs="仿宋_GB2312"/>
                <w:color w:val="auto"/>
                <w:szCs w:val="24"/>
                <w:lang w:eastAsia="zh-CN"/>
              </w:rPr>
            </w:rPrChange>
          </w:rPr>
          <w:t>发放</w:t>
        </w:r>
      </w:ins>
      <w:r>
        <w:rPr>
          <w:rFonts w:ascii="宋体" w:hAnsi="宋体" w:eastAsia="宋体" w:cs="宋体"/>
          <w:color w:val="auto"/>
          <w:sz w:val="21"/>
          <w:szCs w:val="21"/>
          <w:rPrChange w:id="513" w:author="王雅洁" w:date="2024-12-12T17:26:16Z">
            <w:rPr>
              <w:rFonts w:ascii="仿宋_GB2312" w:hAnsi="仿宋_GB2312" w:cs="仿宋_GB2312"/>
              <w:color w:val="auto"/>
              <w:szCs w:val="24"/>
            </w:rPr>
          </w:rPrChange>
        </w:rPr>
        <w:t>的互联网贷款中，提供</w:t>
      </w:r>
      <w:r>
        <w:rPr>
          <w:rFonts w:hint="eastAsia" w:ascii="宋体" w:hAnsi="宋体" w:eastAsia="宋体" w:cs="宋体"/>
          <w:color w:val="auto"/>
          <w:sz w:val="21"/>
          <w:szCs w:val="21"/>
          <w:lang w:val="en-US" w:eastAsia="zh-CN"/>
          <w:rPrChange w:id="514" w:author="王雅洁" w:date="2024-12-12T17:26:16Z">
            <w:rPr>
              <w:rFonts w:hint="eastAsia" w:ascii="仿宋_GB2312" w:hAnsi="仿宋_GB2312" w:cs="仿宋_GB2312"/>
              <w:color w:val="auto"/>
              <w:szCs w:val="24"/>
              <w:lang w:val="en-US" w:eastAsia="zh-CN"/>
            </w:rPr>
          </w:rPrChange>
        </w:rPr>
        <w:t>各类服务</w:t>
      </w:r>
      <w:ins w:id="515" w:author="周世杰" w:date="2021-12-06T16:20:18Z">
        <w:r>
          <w:rPr>
            <w:rFonts w:hint="eastAsia" w:ascii="宋体" w:hAnsi="宋体" w:eastAsia="宋体" w:cs="宋体"/>
            <w:color w:val="auto"/>
            <w:sz w:val="21"/>
            <w:szCs w:val="21"/>
            <w:lang w:val="en-US" w:eastAsia="zh-CN"/>
            <w:rPrChange w:id="516" w:author="王雅洁" w:date="2024-12-12T17:26:16Z">
              <w:rPr>
                <w:rFonts w:hint="eastAsia" w:ascii="仿宋_GB2312" w:hAnsi="仿宋_GB2312" w:cs="仿宋_GB2312"/>
                <w:color w:val="auto"/>
                <w:szCs w:val="24"/>
                <w:lang w:val="en-US" w:eastAsia="zh-CN"/>
              </w:rPr>
            </w:rPrChange>
          </w:rPr>
          <w:t>的</w:t>
        </w:r>
      </w:ins>
      <w:r>
        <w:rPr>
          <w:rFonts w:ascii="宋体" w:hAnsi="宋体" w:eastAsia="宋体" w:cs="宋体"/>
          <w:color w:val="auto"/>
          <w:sz w:val="21"/>
          <w:szCs w:val="21"/>
          <w:rPrChange w:id="517" w:author="王雅洁" w:date="2024-12-12T17:26:16Z">
            <w:rPr>
              <w:rFonts w:ascii="仿宋_GB2312" w:hAnsi="仿宋_GB2312" w:cs="仿宋_GB2312"/>
              <w:color w:val="auto"/>
              <w:szCs w:val="24"/>
            </w:rPr>
          </w:rPrChange>
        </w:rPr>
        <w:t>合作机构家数。</w:t>
      </w:r>
    </w:p>
    <w:p>
      <w:pPr>
        <w:pStyle w:val="15"/>
        <w:jc w:val="both"/>
        <w:rPr>
          <w:ins w:id="518" w:author="张海舰" w:date="2021-11-03T17:28:21Z"/>
          <w:rFonts w:ascii="宋体" w:hAnsi="宋体" w:eastAsia="宋体" w:cs="宋体"/>
          <w:color w:val="auto"/>
          <w:sz w:val="21"/>
          <w:szCs w:val="21"/>
          <w:rPrChange w:id="519" w:author="王雅洁" w:date="2024-12-12T17:26:16Z">
            <w:rPr>
              <w:ins w:id="520" w:author="张海舰" w:date="2021-11-03T17:28:21Z"/>
              <w:rFonts w:ascii="仿宋_GB2312" w:hAnsi="仿宋_GB2312" w:cs="仿宋_GB2312"/>
              <w:color w:val="auto"/>
              <w:szCs w:val="24"/>
            </w:rPr>
          </w:rPrChange>
        </w:rPr>
      </w:pPr>
      <w:ins w:id="521" w:author="张海舰" w:date="2021-11-03T17:28:20Z">
        <w:r>
          <w:rPr>
            <w:rFonts w:ascii="宋体" w:hAnsi="宋体" w:eastAsia="宋体" w:cs="宋体"/>
            <w:color w:val="auto"/>
            <w:sz w:val="21"/>
            <w:szCs w:val="21"/>
            <w:rPrChange w:id="522" w:author="王雅洁" w:date="2024-12-12T17:26:16Z">
              <w:rPr>
                <w:rFonts w:ascii="仿宋_GB2312" w:hAnsi="仿宋_GB2312" w:cs="仿宋_GB2312"/>
                <w:color w:val="auto"/>
                <w:szCs w:val="24"/>
              </w:rPr>
            </w:rPrChange>
          </w:rPr>
          <w:t>[8.3.1</w:t>
        </w:r>
      </w:ins>
      <w:ins w:id="523" w:author="张海舰" w:date="2021-11-03T17:28:27Z">
        <w:r>
          <w:rPr>
            <w:rFonts w:hint="eastAsia" w:ascii="宋体" w:hAnsi="宋体" w:eastAsia="宋体" w:cs="宋体"/>
            <w:color w:val="auto"/>
            <w:sz w:val="21"/>
            <w:szCs w:val="21"/>
            <w:lang w:val="en-US" w:eastAsia="zh-CN"/>
            <w:rPrChange w:id="524" w:author="王雅洁" w:date="2024-12-12T17:26:16Z">
              <w:rPr>
                <w:rFonts w:hint="eastAsia" w:ascii="仿宋_GB2312" w:hAnsi="仿宋_GB2312" w:cs="仿宋_GB2312"/>
                <w:color w:val="auto"/>
                <w:szCs w:val="24"/>
                <w:lang w:val="en-US" w:eastAsia="zh-CN"/>
              </w:rPr>
            </w:rPrChange>
          </w:rPr>
          <w:t>.</w:t>
        </w:r>
      </w:ins>
      <w:ins w:id="525" w:author="张海舰" w:date="2021-11-03T17:28:28Z">
        <w:r>
          <w:rPr>
            <w:rFonts w:hint="eastAsia" w:ascii="宋体" w:hAnsi="宋体" w:eastAsia="宋体" w:cs="宋体"/>
            <w:color w:val="auto"/>
            <w:sz w:val="21"/>
            <w:szCs w:val="21"/>
            <w:lang w:val="en-US" w:eastAsia="zh-CN"/>
            <w:rPrChange w:id="526" w:author="王雅洁" w:date="2024-12-12T17:26:16Z">
              <w:rPr>
                <w:rFonts w:hint="eastAsia" w:ascii="仿宋_GB2312" w:hAnsi="仿宋_GB2312" w:cs="仿宋_GB2312"/>
                <w:color w:val="auto"/>
                <w:szCs w:val="24"/>
                <w:lang w:val="en-US" w:eastAsia="zh-CN"/>
              </w:rPr>
            </w:rPrChange>
          </w:rPr>
          <w:t>1</w:t>
        </w:r>
      </w:ins>
      <w:ins w:id="527" w:author="张海舰" w:date="2021-11-03T17:28:20Z">
        <w:r>
          <w:rPr>
            <w:rFonts w:ascii="宋体" w:hAnsi="宋体" w:eastAsia="宋体" w:cs="宋体"/>
            <w:color w:val="auto"/>
            <w:sz w:val="21"/>
            <w:szCs w:val="21"/>
            <w:rPrChange w:id="528" w:author="王雅洁" w:date="2024-12-12T17:26:16Z">
              <w:rPr>
                <w:rFonts w:ascii="仿宋_GB2312" w:hAnsi="仿宋_GB2312" w:cs="仿宋_GB2312"/>
                <w:color w:val="auto"/>
                <w:szCs w:val="24"/>
              </w:rPr>
            </w:rPrChange>
          </w:rPr>
          <w:t xml:space="preserve"> </w:t>
        </w:r>
      </w:ins>
      <w:ins w:id="529" w:author="张海舰" w:date="2021-11-03T17:28:37Z">
        <w:r>
          <w:rPr>
            <w:rFonts w:hint="eastAsia" w:ascii="宋体" w:hAnsi="宋体" w:eastAsia="宋体" w:cs="宋体"/>
            <w:color w:val="auto"/>
            <w:sz w:val="21"/>
            <w:szCs w:val="21"/>
            <w:lang w:val="en-US" w:eastAsia="zh-CN"/>
            <w:rPrChange w:id="530" w:author="王雅洁" w:date="2024-12-12T17:26:16Z">
              <w:rPr>
                <w:rFonts w:hint="eastAsia" w:ascii="仿宋_GB2312" w:hAnsi="仿宋_GB2312" w:cs="仿宋_GB2312"/>
                <w:color w:val="auto"/>
                <w:szCs w:val="24"/>
                <w:lang w:val="en-US" w:eastAsia="zh-CN"/>
              </w:rPr>
            </w:rPrChange>
          </w:rPr>
          <w:t>担保</w:t>
        </w:r>
      </w:ins>
      <w:ins w:id="531" w:author="张海舰" w:date="2021-11-03T17:28:38Z">
        <w:r>
          <w:rPr>
            <w:rFonts w:hint="eastAsia" w:ascii="宋体" w:hAnsi="宋体" w:eastAsia="宋体" w:cs="宋体"/>
            <w:color w:val="auto"/>
            <w:sz w:val="21"/>
            <w:szCs w:val="21"/>
            <w:lang w:val="en-US" w:eastAsia="zh-CN"/>
            <w:rPrChange w:id="532" w:author="王雅洁" w:date="2024-12-12T17:26:16Z">
              <w:rPr>
                <w:rFonts w:hint="eastAsia" w:ascii="仿宋_GB2312" w:hAnsi="仿宋_GB2312" w:cs="仿宋_GB2312"/>
                <w:color w:val="auto"/>
                <w:szCs w:val="24"/>
                <w:lang w:val="en-US" w:eastAsia="zh-CN"/>
              </w:rPr>
            </w:rPrChange>
          </w:rPr>
          <w:t>增信</w:t>
        </w:r>
      </w:ins>
      <w:ins w:id="533" w:author="张海舰" w:date="2021-11-03T17:28:20Z">
        <w:r>
          <w:rPr>
            <w:rFonts w:ascii="宋体" w:hAnsi="宋体" w:eastAsia="宋体" w:cs="宋体"/>
            <w:color w:val="auto"/>
            <w:sz w:val="21"/>
            <w:szCs w:val="21"/>
            <w:rPrChange w:id="534" w:author="王雅洁" w:date="2024-12-12T17:26:16Z">
              <w:rPr>
                <w:rFonts w:ascii="仿宋_GB2312" w:hAnsi="仿宋_GB2312" w:cs="仿宋_GB2312"/>
                <w:color w:val="auto"/>
                <w:szCs w:val="24"/>
              </w:rPr>
            </w:rPrChange>
          </w:rPr>
          <w:t>合作机构家数]反映填报机构</w:t>
        </w:r>
      </w:ins>
      <w:ins w:id="535" w:author="周世杰" w:date="2021-12-06T16:20:33Z">
        <w:r>
          <w:rPr>
            <w:rFonts w:hint="eastAsia" w:ascii="宋体" w:hAnsi="宋体" w:eastAsia="宋体" w:cs="宋体"/>
            <w:color w:val="auto"/>
            <w:sz w:val="21"/>
            <w:szCs w:val="21"/>
            <w:rPrChange w:id="536" w:author="王雅洁" w:date="2024-12-12T17:26:16Z">
              <w:rPr>
                <w:rFonts w:hint="eastAsia" w:ascii="仿宋_GB2312" w:hAnsi="仿宋_GB2312" w:cs="仿宋_GB2312"/>
                <w:color w:val="auto"/>
                <w:szCs w:val="24"/>
              </w:rPr>
            </w:rPrChange>
          </w:rPr>
          <w:t>单独出资与第三方合作发放的</w:t>
        </w:r>
      </w:ins>
      <w:ins w:id="537" w:author="张海舰" w:date="2021-11-03T17:31:39Z">
        <w:r>
          <w:rPr>
            <w:rFonts w:ascii="宋体" w:hAnsi="宋体" w:eastAsia="宋体" w:cs="宋体"/>
            <w:color w:val="auto"/>
            <w:sz w:val="21"/>
            <w:szCs w:val="21"/>
            <w:rPrChange w:id="538" w:author="王雅洁" w:date="2024-12-12T17:26:16Z">
              <w:rPr>
                <w:rFonts w:ascii="仿宋_GB2312" w:hAnsi="仿宋_GB2312" w:cs="仿宋_GB2312"/>
                <w:color w:val="auto"/>
                <w:szCs w:val="24"/>
              </w:rPr>
            </w:rPrChange>
          </w:rPr>
          <w:t>互联网贷款</w:t>
        </w:r>
      </w:ins>
      <w:ins w:id="539" w:author="张海舰" w:date="2021-11-03T17:28:20Z">
        <w:r>
          <w:rPr>
            <w:rFonts w:ascii="宋体" w:hAnsi="宋体" w:eastAsia="宋体" w:cs="宋体"/>
            <w:color w:val="auto"/>
            <w:sz w:val="21"/>
            <w:szCs w:val="21"/>
            <w:rPrChange w:id="540" w:author="王雅洁" w:date="2024-12-12T17:26:16Z">
              <w:rPr>
                <w:rFonts w:ascii="仿宋_GB2312" w:hAnsi="仿宋_GB2312" w:cs="仿宋_GB2312"/>
                <w:color w:val="auto"/>
                <w:szCs w:val="24"/>
              </w:rPr>
            </w:rPrChange>
          </w:rPr>
          <w:t>中，提供</w:t>
        </w:r>
      </w:ins>
      <w:ins w:id="541" w:author="张海舰" w:date="2021-11-03T17:28:46Z">
        <w:r>
          <w:rPr>
            <w:rFonts w:hint="eastAsia" w:ascii="宋体" w:hAnsi="宋体" w:eastAsia="宋体" w:cs="宋体"/>
            <w:color w:val="auto"/>
            <w:sz w:val="21"/>
            <w:szCs w:val="21"/>
            <w:lang w:val="en-US" w:eastAsia="zh-CN"/>
            <w:rPrChange w:id="542" w:author="王雅洁" w:date="2024-12-12T17:26:16Z">
              <w:rPr>
                <w:rFonts w:hint="eastAsia" w:ascii="仿宋_GB2312" w:hAnsi="仿宋_GB2312" w:cs="仿宋_GB2312"/>
                <w:color w:val="auto"/>
                <w:szCs w:val="24"/>
                <w:lang w:val="en-US" w:eastAsia="zh-CN"/>
              </w:rPr>
            </w:rPrChange>
          </w:rPr>
          <w:t>担保增信</w:t>
        </w:r>
      </w:ins>
      <w:ins w:id="543" w:author="周世杰" w:date="2021-12-06T16:20:22Z">
        <w:r>
          <w:rPr>
            <w:rFonts w:hint="eastAsia" w:ascii="宋体" w:hAnsi="宋体" w:eastAsia="宋体" w:cs="宋体"/>
            <w:color w:val="auto"/>
            <w:sz w:val="21"/>
            <w:szCs w:val="21"/>
            <w:lang w:val="en-US" w:eastAsia="zh-CN"/>
            <w:rPrChange w:id="544" w:author="王雅洁" w:date="2024-12-12T17:26:16Z">
              <w:rPr>
                <w:rFonts w:hint="eastAsia" w:ascii="仿宋_GB2312" w:hAnsi="仿宋_GB2312" w:cs="仿宋_GB2312"/>
                <w:color w:val="auto"/>
                <w:szCs w:val="24"/>
                <w:lang w:val="en-US" w:eastAsia="zh-CN"/>
              </w:rPr>
            </w:rPrChange>
          </w:rPr>
          <w:t>的</w:t>
        </w:r>
      </w:ins>
      <w:ins w:id="545" w:author="张海舰" w:date="2021-11-03T17:28:20Z">
        <w:r>
          <w:rPr>
            <w:rFonts w:ascii="宋体" w:hAnsi="宋体" w:eastAsia="宋体" w:cs="宋体"/>
            <w:color w:val="auto"/>
            <w:sz w:val="21"/>
            <w:szCs w:val="21"/>
            <w:rPrChange w:id="546" w:author="王雅洁" w:date="2024-12-12T17:26:16Z">
              <w:rPr>
                <w:rFonts w:ascii="仿宋_GB2312" w:hAnsi="仿宋_GB2312" w:cs="仿宋_GB2312"/>
                <w:color w:val="auto"/>
                <w:szCs w:val="24"/>
              </w:rPr>
            </w:rPrChange>
          </w:rPr>
          <w:t>合作机构家数。</w:t>
        </w:r>
      </w:ins>
    </w:p>
    <w:p>
      <w:pPr>
        <w:pStyle w:val="15"/>
        <w:jc w:val="both"/>
        <w:rPr>
          <w:ins w:id="547" w:author="张海舰" w:date="2021-11-03T17:32:08Z"/>
          <w:rFonts w:ascii="宋体" w:hAnsi="宋体" w:eastAsia="宋体" w:cs="宋体"/>
          <w:color w:val="auto"/>
          <w:sz w:val="21"/>
          <w:szCs w:val="21"/>
          <w:rPrChange w:id="548" w:author="王雅洁" w:date="2024-12-12T17:26:16Z">
            <w:rPr>
              <w:ins w:id="549" w:author="张海舰" w:date="2021-11-03T17:32:08Z"/>
              <w:rFonts w:ascii="仿宋_GB2312" w:hAnsi="仿宋_GB2312" w:cs="仿宋_GB2312"/>
              <w:color w:val="auto"/>
              <w:szCs w:val="24"/>
            </w:rPr>
          </w:rPrChange>
        </w:rPr>
      </w:pPr>
      <w:ins w:id="550" w:author="张海舰" w:date="2021-11-03T17:28:21Z">
        <w:r>
          <w:rPr>
            <w:rFonts w:ascii="宋体" w:hAnsi="宋体" w:eastAsia="宋体" w:cs="宋体"/>
            <w:color w:val="auto"/>
            <w:sz w:val="21"/>
            <w:szCs w:val="21"/>
            <w:rPrChange w:id="551" w:author="王雅洁" w:date="2024-12-12T17:26:16Z">
              <w:rPr>
                <w:rFonts w:ascii="仿宋_GB2312" w:hAnsi="仿宋_GB2312" w:cs="仿宋_GB2312"/>
                <w:color w:val="auto"/>
                <w:szCs w:val="24"/>
              </w:rPr>
            </w:rPrChange>
          </w:rPr>
          <w:t>[8.3.1</w:t>
        </w:r>
      </w:ins>
      <w:ins w:id="552" w:author="张海舰" w:date="2021-11-03T17:28:51Z">
        <w:r>
          <w:rPr>
            <w:rFonts w:hint="eastAsia" w:ascii="宋体" w:hAnsi="宋体" w:eastAsia="宋体" w:cs="宋体"/>
            <w:color w:val="auto"/>
            <w:sz w:val="21"/>
            <w:szCs w:val="21"/>
            <w:lang w:val="en-US" w:eastAsia="zh-CN"/>
            <w:rPrChange w:id="553" w:author="王雅洁" w:date="2024-12-12T17:26:16Z">
              <w:rPr>
                <w:rFonts w:hint="eastAsia" w:ascii="仿宋_GB2312" w:hAnsi="仿宋_GB2312" w:cs="仿宋_GB2312"/>
                <w:color w:val="auto"/>
                <w:szCs w:val="24"/>
                <w:lang w:val="en-US" w:eastAsia="zh-CN"/>
              </w:rPr>
            </w:rPrChange>
          </w:rPr>
          <w:t>.2</w:t>
        </w:r>
      </w:ins>
      <w:ins w:id="554" w:author="张海舰" w:date="2021-11-03T17:28:21Z">
        <w:r>
          <w:rPr>
            <w:rFonts w:ascii="宋体" w:hAnsi="宋体" w:eastAsia="宋体" w:cs="宋体"/>
            <w:color w:val="auto"/>
            <w:sz w:val="21"/>
            <w:szCs w:val="21"/>
            <w:rPrChange w:id="555" w:author="王雅洁" w:date="2024-12-12T17:26:16Z">
              <w:rPr>
                <w:rFonts w:ascii="仿宋_GB2312" w:hAnsi="仿宋_GB2312" w:cs="仿宋_GB2312"/>
                <w:color w:val="auto"/>
                <w:szCs w:val="24"/>
              </w:rPr>
            </w:rPrChange>
          </w:rPr>
          <w:t xml:space="preserve"> </w:t>
        </w:r>
      </w:ins>
      <w:ins w:id="556" w:author="张海舰" w:date="2021-11-03T17:29:03Z">
        <w:r>
          <w:rPr>
            <w:rFonts w:hint="eastAsia" w:ascii="宋体" w:hAnsi="宋体" w:eastAsia="宋体" w:cs="宋体"/>
            <w:color w:val="auto"/>
            <w:sz w:val="21"/>
            <w:szCs w:val="21"/>
            <w:rPrChange w:id="557" w:author="王雅洁" w:date="2024-12-12T17:26:16Z">
              <w:rPr>
                <w:rFonts w:hint="eastAsia"/>
              </w:rPr>
            </w:rPrChange>
          </w:rPr>
          <w:t>提供部分风险评价服务合作机构家数</w:t>
        </w:r>
      </w:ins>
      <w:ins w:id="558" w:author="张海舰" w:date="2021-11-03T17:28:21Z">
        <w:r>
          <w:rPr>
            <w:rFonts w:ascii="宋体" w:hAnsi="宋体" w:eastAsia="宋体" w:cs="宋体"/>
            <w:color w:val="auto"/>
            <w:sz w:val="21"/>
            <w:szCs w:val="21"/>
            <w:rPrChange w:id="559" w:author="王雅洁" w:date="2024-12-12T17:26:16Z">
              <w:rPr>
                <w:rFonts w:ascii="仿宋_GB2312" w:hAnsi="仿宋_GB2312" w:cs="仿宋_GB2312"/>
                <w:color w:val="auto"/>
                <w:szCs w:val="24"/>
              </w:rPr>
            </w:rPrChange>
          </w:rPr>
          <w:t>]反映填报机构</w:t>
        </w:r>
      </w:ins>
      <w:ins w:id="560" w:author="周世杰" w:date="2021-12-06T16:20:55Z">
        <w:r>
          <w:rPr>
            <w:rFonts w:hint="eastAsia" w:ascii="宋体" w:hAnsi="宋体" w:eastAsia="宋体" w:cs="宋体"/>
            <w:color w:val="auto"/>
            <w:sz w:val="21"/>
            <w:szCs w:val="21"/>
            <w:rPrChange w:id="561" w:author="王雅洁" w:date="2024-12-12T17:26:16Z">
              <w:rPr>
                <w:rFonts w:hint="eastAsia" w:ascii="仿宋_GB2312" w:hAnsi="仿宋_GB2312" w:cs="仿宋_GB2312"/>
                <w:color w:val="auto"/>
                <w:szCs w:val="24"/>
              </w:rPr>
            </w:rPrChange>
          </w:rPr>
          <w:t>单独出资与第三方合作发放的</w:t>
        </w:r>
      </w:ins>
      <w:ins w:id="562" w:author="张海舰" w:date="2021-11-03T17:31:49Z">
        <w:r>
          <w:rPr>
            <w:rFonts w:ascii="宋体" w:hAnsi="宋体" w:eastAsia="宋体" w:cs="宋体"/>
            <w:color w:val="auto"/>
            <w:sz w:val="21"/>
            <w:szCs w:val="21"/>
            <w:rPrChange w:id="563" w:author="王雅洁" w:date="2024-12-12T17:26:16Z">
              <w:rPr>
                <w:rFonts w:ascii="仿宋_GB2312" w:hAnsi="仿宋_GB2312" w:cs="仿宋_GB2312"/>
                <w:color w:val="auto"/>
                <w:szCs w:val="24"/>
              </w:rPr>
            </w:rPrChange>
          </w:rPr>
          <w:t>互联网贷款</w:t>
        </w:r>
      </w:ins>
      <w:ins w:id="564" w:author="张海舰" w:date="2021-11-03T17:28:21Z">
        <w:r>
          <w:rPr>
            <w:rFonts w:ascii="宋体" w:hAnsi="宋体" w:eastAsia="宋体" w:cs="宋体"/>
            <w:color w:val="auto"/>
            <w:sz w:val="21"/>
            <w:szCs w:val="21"/>
            <w:rPrChange w:id="565" w:author="王雅洁" w:date="2024-12-12T17:26:16Z">
              <w:rPr>
                <w:rFonts w:ascii="仿宋_GB2312" w:hAnsi="仿宋_GB2312" w:cs="仿宋_GB2312"/>
                <w:color w:val="auto"/>
                <w:szCs w:val="24"/>
              </w:rPr>
            </w:rPrChange>
          </w:rPr>
          <w:t>中，</w:t>
        </w:r>
      </w:ins>
      <w:ins w:id="566" w:author="张海舰" w:date="2021-11-03T17:30:56Z">
        <w:r>
          <w:rPr>
            <w:rFonts w:hint="eastAsia" w:ascii="宋体" w:hAnsi="宋体" w:eastAsia="宋体" w:cs="宋体"/>
            <w:color w:val="auto"/>
            <w:sz w:val="21"/>
            <w:szCs w:val="21"/>
            <w:lang w:val="en-US" w:eastAsia="zh-CN"/>
            <w:rPrChange w:id="567" w:author="王雅洁" w:date="2024-12-12T17:26:16Z">
              <w:rPr>
                <w:rFonts w:hint="eastAsia" w:ascii="仿宋_GB2312" w:hAnsi="仿宋_GB2312" w:cs="仿宋_GB2312"/>
                <w:color w:val="auto"/>
                <w:szCs w:val="24"/>
                <w:lang w:val="en-US" w:eastAsia="zh-CN"/>
              </w:rPr>
            </w:rPrChange>
          </w:rPr>
          <w:t>提供</w:t>
        </w:r>
      </w:ins>
      <w:ins w:id="568" w:author="张海舰" w:date="2021-11-03T17:30:53Z">
        <w:r>
          <w:rPr>
            <w:rFonts w:ascii="宋体" w:hAnsi="宋体" w:eastAsia="宋体" w:cs="宋体"/>
            <w:color w:val="auto"/>
            <w:sz w:val="21"/>
            <w:szCs w:val="21"/>
            <w:rPrChange w:id="569" w:author="王雅洁" w:date="2024-12-12T17:26:16Z">
              <w:rPr>
                <w:rFonts w:ascii="仿宋_GB2312" w:hAnsi="仿宋_GB2312" w:cs="仿宋_GB2312"/>
                <w:color w:val="auto"/>
                <w:szCs w:val="24"/>
              </w:rPr>
            </w:rPrChange>
          </w:rPr>
          <w:t>部分风险评价服务</w:t>
        </w:r>
      </w:ins>
      <w:ins w:id="570" w:author="周世杰" w:date="2021-12-06T16:21:03Z">
        <w:r>
          <w:rPr>
            <w:rFonts w:hint="eastAsia" w:ascii="宋体" w:hAnsi="宋体" w:eastAsia="宋体" w:cs="宋体"/>
            <w:color w:val="auto"/>
            <w:sz w:val="21"/>
            <w:szCs w:val="21"/>
            <w:lang w:eastAsia="zh-CN"/>
            <w:rPrChange w:id="571" w:author="王雅洁" w:date="2024-12-12T17:26:16Z">
              <w:rPr>
                <w:rFonts w:hint="eastAsia" w:ascii="仿宋_GB2312" w:hAnsi="仿宋_GB2312" w:cs="仿宋_GB2312"/>
                <w:color w:val="auto"/>
                <w:szCs w:val="24"/>
                <w:lang w:eastAsia="zh-CN"/>
              </w:rPr>
            </w:rPrChange>
          </w:rPr>
          <w:t>的</w:t>
        </w:r>
      </w:ins>
      <w:ins w:id="572" w:author="张海舰" w:date="2021-11-03T17:28:21Z">
        <w:r>
          <w:rPr>
            <w:rFonts w:ascii="宋体" w:hAnsi="宋体" w:eastAsia="宋体" w:cs="宋体"/>
            <w:color w:val="auto"/>
            <w:sz w:val="21"/>
            <w:szCs w:val="21"/>
            <w:rPrChange w:id="573" w:author="王雅洁" w:date="2024-12-12T17:26:16Z">
              <w:rPr>
                <w:rFonts w:ascii="仿宋_GB2312" w:hAnsi="仿宋_GB2312" w:cs="仿宋_GB2312"/>
                <w:color w:val="auto"/>
                <w:szCs w:val="24"/>
              </w:rPr>
            </w:rPrChange>
          </w:rPr>
          <w:t>合作机构家数。</w:t>
        </w:r>
      </w:ins>
    </w:p>
    <w:p>
      <w:pPr>
        <w:pStyle w:val="15"/>
        <w:jc w:val="both"/>
        <w:rPr>
          <w:ins w:id="574" w:author="zhoushijie" w:date="2021-11-15T18:32:30Z"/>
          <w:rFonts w:ascii="宋体" w:hAnsi="宋体" w:eastAsia="宋体" w:cs="宋体"/>
          <w:color w:val="auto"/>
          <w:sz w:val="21"/>
          <w:szCs w:val="21"/>
          <w:rPrChange w:id="575" w:author="王雅洁" w:date="2024-12-12T17:26:16Z">
            <w:rPr>
              <w:ins w:id="576" w:author="zhoushijie" w:date="2021-11-15T18:32:30Z"/>
              <w:rFonts w:ascii="仿宋_GB2312" w:hAnsi="仿宋_GB2312" w:cs="仿宋_GB2312"/>
              <w:color w:val="auto"/>
              <w:szCs w:val="24"/>
            </w:rPr>
          </w:rPrChange>
        </w:rPr>
      </w:pPr>
      <w:ins w:id="577" w:author="张海舰" w:date="2021-11-03T17:32:21Z">
        <w:r>
          <w:rPr>
            <w:rFonts w:ascii="宋体" w:hAnsi="宋体" w:eastAsia="宋体" w:cs="宋体"/>
            <w:color w:val="auto"/>
            <w:sz w:val="21"/>
            <w:szCs w:val="21"/>
            <w:rPrChange w:id="578" w:author="王雅洁" w:date="2024-12-12T17:26:16Z">
              <w:rPr>
                <w:rFonts w:ascii="仿宋_GB2312" w:hAnsi="仿宋_GB2312" w:cs="仿宋_GB2312"/>
                <w:color w:val="auto"/>
                <w:szCs w:val="24"/>
              </w:rPr>
            </w:rPrChange>
          </w:rPr>
          <w:t>[8.</w:t>
        </w:r>
      </w:ins>
      <w:ins w:id="579" w:author="张海舰" w:date="2021-11-03T17:32:25Z">
        <w:r>
          <w:rPr>
            <w:rFonts w:hint="eastAsia" w:ascii="宋体" w:hAnsi="宋体" w:eastAsia="宋体" w:cs="宋体"/>
            <w:color w:val="auto"/>
            <w:sz w:val="21"/>
            <w:szCs w:val="21"/>
            <w:lang w:val="en-US" w:eastAsia="zh-CN"/>
            <w:rPrChange w:id="580" w:author="王雅洁" w:date="2024-12-12T17:26:16Z">
              <w:rPr>
                <w:rFonts w:hint="eastAsia" w:ascii="仿宋_GB2312" w:hAnsi="仿宋_GB2312" w:cs="仿宋_GB2312"/>
                <w:color w:val="auto"/>
                <w:szCs w:val="24"/>
                <w:lang w:val="en-US" w:eastAsia="zh-CN"/>
              </w:rPr>
            </w:rPrChange>
          </w:rPr>
          <w:t>3</w:t>
        </w:r>
      </w:ins>
      <w:ins w:id="581" w:author="张海舰" w:date="2021-11-03T17:32:21Z">
        <w:r>
          <w:rPr>
            <w:rFonts w:ascii="宋体" w:hAnsi="宋体" w:eastAsia="宋体" w:cs="宋体"/>
            <w:color w:val="auto"/>
            <w:sz w:val="21"/>
            <w:szCs w:val="21"/>
            <w:rPrChange w:id="582" w:author="王雅洁" w:date="2024-12-12T17:26:16Z">
              <w:rPr>
                <w:rFonts w:ascii="仿宋_GB2312" w:hAnsi="仿宋_GB2312" w:cs="仿宋_GB2312"/>
                <w:color w:val="auto"/>
                <w:szCs w:val="24"/>
              </w:rPr>
            </w:rPrChange>
          </w:rPr>
          <w:t xml:space="preserve">.2 </w:t>
        </w:r>
      </w:ins>
      <w:ins w:id="583" w:author="张海舰" w:date="2021-11-03T17:32:30Z">
        <w:r>
          <w:rPr>
            <w:rFonts w:hint="eastAsia" w:ascii="宋体" w:hAnsi="宋体" w:eastAsia="宋体" w:cs="宋体"/>
            <w:color w:val="auto"/>
            <w:sz w:val="21"/>
            <w:szCs w:val="21"/>
            <w:lang w:val="en-US" w:eastAsia="zh-CN"/>
            <w:rPrChange w:id="584" w:author="王雅洁" w:date="2024-12-12T17:26:16Z">
              <w:rPr>
                <w:rFonts w:hint="eastAsia" w:ascii="仿宋_GB2312" w:hAnsi="仿宋_GB2312" w:cs="仿宋_GB2312"/>
                <w:color w:val="auto"/>
                <w:szCs w:val="24"/>
                <w:lang w:val="en-US" w:eastAsia="zh-CN"/>
              </w:rPr>
            </w:rPrChange>
          </w:rPr>
          <w:t>合作</w:t>
        </w:r>
      </w:ins>
      <w:ins w:id="585" w:author="张海舰" w:date="2021-11-03T17:32:36Z">
        <w:r>
          <w:rPr>
            <w:rFonts w:hint="eastAsia" w:ascii="宋体" w:hAnsi="宋体" w:eastAsia="宋体" w:cs="宋体"/>
            <w:color w:val="auto"/>
            <w:sz w:val="21"/>
            <w:szCs w:val="21"/>
            <w:lang w:val="en-US" w:eastAsia="zh-CN"/>
            <w:rPrChange w:id="586" w:author="王雅洁" w:date="2024-12-12T17:26:16Z">
              <w:rPr>
                <w:rFonts w:hint="eastAsia" w:ascii="仿宋_GB2312" w:hAnsi="仿宋_GB2312" w:cs="仿宋_GB2312"/>
                <w:color w:val="auto"/>
                <w:szCs w:val="24"/>
                <w:lang w:val="en-US" w:eastAsia="zh-CN"/>
              </w:rPr>
            </w:rPrChange>
          </w:rPr>
          <w:t>发放</w:t>
        </w:r>
      </w:ins>
      <w:ins w:id="587" w:author="张海舰" w:date="2021-11-03T17:32:21Z">
        <w:r>
          <w:rPr>
            <w:rFonts w:ascii="宋体" w:hAnsi="宋体" w:eastAsia="宋体" w:cs="宋体"/>
            <w:color w:val="auto"/>
            <w:sz w:val="21"/>
            <w:szCs w:val="21"/>
            <w:rPrChange w:id="588" w:author="王雅洁" w:date="2024-12-12T17:26:16Z">
              <w:rPr>
                <w:rFonts w:ascii="仿宋_GB2312" w:hAnsi="仿宋_GB2312" w:cs="仿宋_GB2312"/>
                <w:color w:val="auto"/>
                <w:szCs w:val="24"/>
              </w:rPr>
            </w:rPrChange>
          </w:rPr>
          <w:t>贷款余额]反映填报机构</w:t>
        </w:r>
      </w:ins>
      <w:ins w:id="589" w:author="zhoushijie" w:date="2021-11-15T18:33:01Z">
        <w:r>
          <w:rPr>
            <w:rFonts w:ascii="宋体" w:hAnsi="宋体" w:eastAsia="宋体" w:cs="宋体"/>
            <w:color w:val="auto"/>
            <w:sz w:val="21"/>
            <w:szCs w:val="21"/>
            <w:rPrChange w:id="590" w:author="王雅洁" w:date="2024-12-12T17:26:16Z">
              <w:rPr>
                <w:rFonts w:ascii="仿宋_GB2312" w:hAnsi="仿宋_GB2312" w:cs="仿宋_GB2312"/>
                <w:color w:val="auto"/>
                <w:szCs w:val="24"/>
              </w:rPr>
            </w:rPrChange>
          </w:rPr>
          <w:t>接受合作机构提供</w:t>
        </w:r>
      </w:ins>
      <w:ins w:id="591" w:author="zhoushijie" w:date="2021-11-15T18:33:01Z">
        <w:r>
          <w:rPr>
            <w:rFonts w:hint="eastAsia" w:ascii="宋体" w:hAnsi="宋体" w:eastAsia="宋体" w:cs="宋体"/>
            <w:color w:val="auto"/>
            <w:sz w:val="21"/>
            <w:szCs w:val="21"/>
            <w:lang w:val="en-US" w:eastAsia="zh-CN"/>
            <w:rPrChange w:id="592" w:author="王雅洁" w:date="2024-12-12T17:26:16Z">
              <w:rPr>
                <w:rFonts w:hint="eastAsia" w:ascii="仿宋_GB2312" w:hAnsi="仿宋_GB2312" w:cs="仿宋_GB2312"/>
                <w:color w:val="auto"/>
                <w:szCs w:val="24"/>
                <w:lang w:val="en-US" w:eastAsia="zh-CN"/>
              </w:rPr>
            </w:rPrChange>
          </w:rPr>
          <w:t>各类</w:t>
        </w:r>
      </w:ins>
      <w:ins w:id="593" w:author="zhoushijie" w:date="2021-11-15T18:33:01Z">
        <w:r>
          <w:rPr>
            <w:rFonts w:ascii="宋体" w:hAnsi="宋体" w:eastAsia="宋体" w:cs="宋体"/>
            <w:color w:val="auto"/>
            <w:sz w:val="21"/>
            <w:szCs w:val="21"/>
            <w:rPrChange w:id="594" w:author="王雅洁" w:date="2024-12-12T17:26:16Z">
              <w:rPr>
                <w:rFonts w:ascii="仿宋_GB2312" w:hAnsi="仿宋_GB2312" w:cs="仿宋_GB2312"/>
                <w:color w:val="auto"/>
                <w:szCs w:val="24"/>
              </w:rPr>
            </w:rPrChange>
          </w:rPr>
          <w:t>服务</w:t>
        </w:r>
      </w:ins>
      <w:ins w:id="595" w:author="zhoushijie" w:date="2021-11-15T18:33:08Z">
        <w:r>
          <w:rPr>
            <w:rFonts w:hint="eastAsia" w:ascii="宋体" w:hAnsi="宋体" w:eastAsia="宋体" w:cs="宋体"/>
            <w:color w:val="auto"/>
            <w:sz w:val="21"/>
            <w:szCs w:val="21"/>
            <w:lang w:eastAsia="zh-CN"/>
            <w:rPrChange w:id="596" w:author="王雅洁" w:date="2024-12-12T17:26:16Z">
              <w:rPr>
                <w:rFonts w:hint="eastAsia" w:ascii="仿宋_GB2312" w:hAnsi="仿宋_GB2312" w:cs="仿宋_GB2312"/>
                <w:color w:val="auto"/>
                <w:szCs w:val="24"/>
                <w:lang w:eastAsia="zh-CN"/>
              </w:rPr>
            </w:rPrChange>
          </w:rPr>
          <w:t>，</w:t>
        </w:r>
      </w:ins>
      <w:ins w:id="597" w:author="zhoushijie" w:date="2021-11-15T18:33:10Z">
        <w:r>
          <w:rPr>
            <w:rFonts w:hint="eastAsia" w:ascii="宋体" w:hAnsi="宋体" w:eastAsia="宋体" w:cs="宋体"/>
            <w:color w:val="auto"/>
            <w:sz w:val="21"/>
            <w:szCs w:val="21"/>
            <w:lang w:val="en-US" w:eastAsia="zh-CN"/>
            <w:rPrChange w:id="598" w:author="王雅洁" w:date="2024-12-12T17:26:16Z">
              <w:rPr>
                <w:rFonts w:hint="eastAsia" w:ascii="仿宋_GB2312" w:hAnsi="仿宋_GB2312" w:cs="仿宋_GB2312"/>
                <w:color w:val="auto"/>
                <w:szCs w:val="24"/>
                <w:lang w:val="en-US" w:eastAsia="zh-CN"/>
              </w:rPr>
            </w:rPrChange>
          </w:rPr>
          <w:t>单独</w:t>
        </w:r>
      </w:ins>
      <w:ins w:id="599" w:author="zhoushijie" w:date="2021-11-15T18:33:14Z">
        <w:r>
          <w:rPr>
            <w:rFonts w:hint="eastAsia" w:ascii="宋体" w:hAnsi="宋体" w:eastAsia="宋体" w:cs="宋体"/>
            <w:color w:val="auto"/>
            <w:sz w:val="21"/>
            <w:szCs w:val="21"/>
            <w:lang w:val="en-US" w:eastAsia="zh-CN"/>
            <w:rPrChange w:id="600" w:author="王雅洁" w:date="2024-12-12T17:26:16Z">
              <w:rPr>
                <w:rFonts w:hint="eastAsia" w:ascii="仿宋_GB2312" w:hAnsi="仿宋_GB2312" w:cs="仿宋_GB2312"/>
                <w:color w:val="auto"/>
                <w:szCs w:val="24"/>
                <w:lang w:val="en-US" w:eastAsia="zh-CN"/>
              </w:rPr>
            </w:rPrChange>
          </w:rPr>
          <w:t>出资</w:t>
        </w:r>
      </w:ins>
      <w:ins w:id="601" w:author="zhoushijie" w:date="2021-11-15T18:33:15Z">
        <w:r>
          <w:rPr>
            <w:rFonts w:hint="eastAsia" w:ascii="宋体" w:hAnsi="宋体" w:eastAsia="宋体" w:cs="宋体"/>
            <w:color w:val="auto"/>
            <w:sz w:val="21"/>
            <w:szCs w:val="21"/>
            <w:lang w:val="en-US" w:eastAsia="zh-CN"/>
            <w:rPrChange w:id="602" w:author="王雅洁" w:date="2024-12-12T17:26:16Z">
              <w:rPr>
                <w:rFonts w:hint="eastAsia" w:ascii="仿宋_GB2312" w:hAnsi="仿宋_GB2312" w:cs="仿宋_GB2312"/>
                <w:color w:val="auto"/>
                <w:szCs w:val="24"/>
                <w:lang w:val="en-US" w:eastAsia="zh-CN"/>
              </w:rPr>
            </w:rPrChange>
          </w:rPr>
          <w:t>发放的</w:t>
        </w:r>
      </w:ins>
      <w:ins w:id="603" w:author="zhoushijie" w:date="2021-11-15T18:33:01Z">
        <w:r>
          <w:rPr>
            <w:rFonts w:ascii="宋体" w:hAnsi="宋体" w:eastAsia="宋体" w:cs="宋体"/>
            <w:color w:val="auto"/>
            <w:sz w:val="21"/>
            <w:szCs w:val="21"/>
            <w:rPrChange w:id="604" w:author="王雅洁" w:date="2024-12-12T17:26:16Z">
              <w:rPr>
                <w:rFonts w:ascii="仿宋_GB2312" w:hAnsi="仿宋_GB2312" w:cs="仿宋_GB2312"/>
                <w:color w:val="auto"/>
                <w:szCs w:val="24"/>
              </w:rPr>
            </w:rPrChange>
          </w:rPr>
          <w:t>的互联网贷款余额</w:t>
        </w:r>
      </w:ins>
      <w:ins w:id="605" w:author="张海舰" w:date="2021-11-03T17:32:21Z">
        <w:r>
          <w:rPr>
            <w:rFonts w:ascii="宋体" w:hAnsi="宋体" w:eastAsia="宋体" w:cs="宋体"/>
            <w:color w:val="auto"/>
            <w:sz w:val="21"/>
            <w:szCs w:val="21"/>
            <w:rPrChange w:id="606" w:author="王雅洁" w:date="2024-12-12T17:26:16Z">
              <w:rPr>
                <w:rFonts w:ascii="仿宋_GB2312" w:hAnsi="仿宋_GB2312" w:cs="仿宋_GB2312"/>
                <w:color w:val="auto"/>
                <w:szCs w:val="24"/>
              </w:rPr>
            </w:rPrChange>
          </w:rPr>
          <w:t>。</w:t>
        </w:r>
      </w:ins>
    </w:p>
    <w:p>
      <w:pPr>
        <w:pStyle w:val="15"/>
        <w:jc w:val="both"/>
        <w:rPr>
          <w:rFonts w:hint="eastAsia" w:ascii="宋体" w:hAnsi="宋体" w:eastAsia="宋体" w:cs="宋体"/>
          <w:color w:val="auto"/>
          <w:sz w:val="21"/>
          <w:szCs w:val="21"/>
          <w:highlight w:val="yellow"/>
          <w:lang w:val="en-US" w:eastAsia="zh-CN"/>
          <w:rPrChange w:id="607" w:author="王雅洁" w:date="2024-12-12T17:26:16Z">
            <w:rPr>
              <w:rFonts w:hint="default" w:ascii="仿宋_GB2312" w:hAnsi="仿宋_GB2312" w:eastAsia="仿宋_GB2312" w:cs="仿宋_GB2312"/>
              <w:color w:val="auto"/>
              <w:szCs w:val="24"/>
              <w:lang w:val="en-US" w:eastAsia="zh-CN"/>
            </w:rPr>
          </w:rPrChange>
        </w:rPr>
      </w:pPr>
      <w:ins w:id="608" w:author="zhoushijie" w:date="2021-11-15T18:32:31Z">
        <w:r>
          <w:rPr>
            <w:rFonts w:ascii="宋体" w:hAnsi="宋体" w:eastAsia="宋体" w:cs="宋体"/>
            <w:color w:val="auto"/>
            <w:sz w:val="21"/>
            <w:szCs w:val="21"/>
            <w:rPrChange w:id="609" w:author="王雅洁" w:date="2024-12-12T17:26:16Z">
              <w:rPr>
                <w:rFonts w:ascii="仿宋_GB2312" w:hAnsi="仿宋_GB2312" w:cs="仿宋_GB2312"/>
                <w:color w:val="auto"/>
                <w:szCs w:val="24"/>
              </w:rPr>
            </w:rPrChange>
          </w:rPr>
          <w:t>[8.</w:t>
        </w:r>
      </w:ins>
      <w:ins w:id="610" w:author="zhoushijie" w:date="2021-11-15T18:32:31Z">
        <w:r>
          <w:rPr>
            <w:rFonts w:hint="eastAsia" w:ascii="宋体" w:hAnsi="宋体" w:eastAsia="宋体" w:cs="宋体"/>
            <w:color w:val="auto"/>
            <w:sz w:val="21"/>
            <w:szCs w:val="21"/>
            <w:lang w:val="en-US" w:eastAsia="zh-CN"/>
            <w:rPrChange w:id="611" w:author="王雅洁" w:date="2024-12-12T17:26:16Z">
              <w:rPr>
                <w:rFonts w:hint="eastAsia" w:ascii="仿宋_GB2312" w:hAnsi="仿宋_GB2312" w:cs="仿宋_GB2312"/>
                <w:color w:val="auto"/>
                <w:szCs w:val="24"/>
                <w:lang w:val="en-US" w:eastAsia="zh-CN"/>
              </w:rPr>
            </w:rPrChange>
          </w:rPr>
          <w:t>3</w:t>
        </w:r>
      </w:ins>
      <w:ins w:id="612" w:author="zhoushijie" w:date="2021-11-15T18:32:31Z">
        <w:r>
          <w:rPr>
            <w:rFonts w:ascii="宋体" w:hAnsi="宋体" w:eastAsia="宋体" w:cs="宋体"/>
            <w:color w:val="auto"/>
            <w:sz w:val="21"/>
            <w:szCs w:val="21"/>
            <w:rPrChange w:id="613" w:author="王雅洁" w:date="2024-12-12T17:26:16Z">
              <w:rPr>
                <w:rFonts w:ascii="仿宋_GB2312" w:hAnsi="仿宋_GB2312" w:cs="仿宋_GB2312"/>
                <w:color w:val="auto"/>
                <w:szCs w:val="24"/>
              </w:rPr>
            </w:rPrChange>
          </w:rPr>
          <w:t>.</w:t>
        </w:r>
      </w:ins>
      <w:ins w:id="614" w:author="zhoushijie" w:date="2021-11-15T18:33:46Z">
        <w:r>
          <w:rPr>
            <w:rFonts w:hint="eastAsia" w:ascii="宋体" w:hAnsi="宋体" w:eastAsia="宋体" w:cs="宋体"/>
            <w:color w:val="auto"/>
            <w:sz w:val="21"/>
            <w:szCs w:val="21"/>
            <w:lang w:val="en-US" w:eastAsia="zh-CN"/>
            <w:rPrChange w:id="615" w:author="王雅洁" w:date="2024-12-12T17:26:16Z">
              <w:rPr>
                <w:rFonts w:hint="eastAsia" w:ascii="仿宋_GB2312" w:hAnsi="仿宋_GB2312" w:cs="仿宋_GB2312"/>
                <w:color w:val="auto"/>
                <w:szCs w:val="24"/>
                <w:lang w:val="en-US" w:eastAsia="zh-CN"/>
              </w:rPr>
            </w:rPrChange>
          </w:rPr>
          <w:t>3</w:t>
        </w:r>
      </w:ins>
      <w:ins w:id="616" w:author="zhoushijie" w:date="2021-11-15T18:32:31Z">
        <w:r>
          <w:rPr>
            <w:rFonts w:ascii="宋体" w:hAnsi="宋体" w:eastAsia="宋体" w:cs="宋体"/>
            <w:color w:val="auto"/>
            <w:sz w:val="21"/>
            <w:szCs w:val="21"/>
            <w:rPrChange w:id="617" w:author="王雅洁" w:date="2024-12-12T17:26:16Z">
              <w:rPr>
                <w:rFonts w:ascii="仿宋_GB2312" w:hAnsi="仿宋_GB2312" w:cs="仿宋_GB2312"/>
                <w:color w:val="auto"/>
                <w:szCs w:val="24"/>
              </w:rPr>
            </w:rPrChange>
          </w:rPr>
          <w:t xml:space="preserve"> </w:t>
        </w:r>
      </w:ins>
      <w:ins w:id="618" w:author="周世杰" w:date="2024-11-21T21:12:36Z">
        <w:r>
          <w:rPr>
            <w:rFonts w:hint="eastAsia" w:ascii="宋体" w:hAnsi="宋体" w:eastAsia="宋体" w:cs="宋体"/>
            <w:color w:val="auto"/>
            <w:sz w:val="21"/>
            <w:szCs w:val="21"/>
            <w:lang w:val="en-US" w:eastAsia="zh-CN"/>
            <w:rPrChange w:id="619" w:author="王雅洁" w:date="2024-12-12T17:26:16Z">
              <w:rPr>
                <w:rFonts w:hint="eastAsia" w:ascii="仿宋_GB2312" w:hAnsi="仿宋_GB2312" w:cs="仿宋_GB2312"/>
                <w:color w:val="auto"/>
                <w:szCs w:val="24"/>
                <w:lang w:val="en-US" w:eastAsia="zh-CN"/>
              </w:rPr>
            </w:rPrChange>
          </w:rPr>
          <w:t>合作方提供担保增信的贷款余额</w:t>
        </w:r>
      </w:ins>
      <w:ins w:id="620" w:author="zhoushijie" w:date="2021-11-15T18:32:31Z">
        <w:del w:id="621" w:author="周世杰" w:date="2024-11-21T21:12:36Z">
          <w:r>
            <w:rPr>
              <w:rFonts w:hint="eastAsia" w:ascii="宋体" w:hAnsi="宋体" w:eastAsia="宋体" w:cs="宋体"/>
              <w:color w:val="auto"/>
              <w:sz w:val="21"/>
              <w:szCs w:val="21"/>
              <w:lang w:val="en-US" w:eastAsia="zh-CN"/>
              <w:rPrChange w:id="622" w:author="王雅洁" w:date="2024-12-12T17:26:16Z">
                <w:rPr>
                  <w:rFonts w:hint="eastAsia" w:ascii="仿宋_GB2312" w:hAnsi="仿宋_GB2312" w:cs="仿宋_GB2312"/>
                  <w:color w:val="auto"/>
                  <w:szCs w:val="24"/>
                  <w:lang w:val="en-US" w:eastAsia="zh-CN"/>
                </w:rPr>
              </w:rPrChange>
            </w:rPr>
            <w:delText>合作发放贷款余额</w:delText>
          </w:r>
        </w:del>
      </w:ins>
      <w:ins w:id="623" w:author="zhoushijie" w:date="2021-11-15T18:32:31Z">
        <w:r>
          <w:rPr>
            <w:rFonts w:ascii="宋体" w:hAnsi="宋体" w:eastAsia="宋体" w:cs="宋体"/>
            <w:color w:val="auto"/>
            <w:sz w:val="21"/>
            <w:szCs w:val="21"/>
            <w:rPrChange w:id="624" w:author="王雅洁" w:date="2024-12-12T17:26:16Z">
              <w:rPr>
                <w:rFonts w:ascii="仿宋_GB2312" w:hAnsi="仿宋_GB2312" w:cs="仿宋_GB2312"/>
                <w:color w:val="auto"/>
                <w:szCs w:val="24"/>
              </w:rPr>
            </w:rPrChange>
          </w:rPr>
          <w:t>]反映填报机构</w:t>
        </w:r>
      </w:ins>
      <w:ins w:id="625" w:author="周世杰" w:date="2021-12-06T16:21:40Z">
        <w:r>
          <w:rPr>
            <w:rFonts w:hint="eastAsia" w:ascii="宋体" w:hAnsi="宋体" w:eastAsia="宋体" w:cs="宋体"/>
            <w:color w:val="auto"/>
            <w:sz w:val="21"/>
            <w:szCs w:val="21"/>
            <w:rPrChange w:id="626" w:author="王雅洁" w:date="2024-12-12T17:26:16Z">
              <w:rPr>
                <w:rFonts w:hint="eastAsia" w:ascii="仿宋_GB2312" w:hAnsi="仿宋_GB2312" w:cs="仿宋_GB2312"/>
                <w:color w:val="auto"/>
                <w:szCs w:val="24"/>
              </w:rPr>
            </w:rPrChange>
          </w:rPr>
          <w:t>单独出资与第三方合作发放的</w:t>
        </w:r>
      </w:ins>
      <w:ins w:id="627" w:author="zhoushijie" w:date="2021-11-15T18:32:31Z">
        <w:r>
          <w:rPr>
            <w:rFonts w:ascii="宋体" w:hAnsi="宋体" w:eastAsia="宋体" w:cs="宋体"/>
            <w:color w:val="auto"/>
            <w:sz w:val="21"/>
            <w:szCs w:val="21"/>
            <w:rPrChange w:id="628" w:author="王雅洁" w:date="2024-12-12T17:26:16Z">
              <w:rPr>
                <w:rFonts w:ascii="仿宋_GB2312" w:hAnsi="仿宋_GB2312" w:cs="仿宋_GB2312"/>
                <w:color w:val="auto"/>
                <w:szCs w:val="24"/>
              </w:rPr>
            </w:rPrChange>
          </w:rPr>
          <w:t>互联网贷款中，</w:t>
        </w:r>
      </w:ins>
      <w:ins w:id="629" w:author="周世杰" w:date="2021-12-06T16:21:47Z">
        <w:r>
          <w:rPr>
            <w:rFonts w:hint="eastAsia" w:ascii="宋体" w:hAnsi="宋体" w:eastAsia="宋体" w:cs="宋体"/>
            <w:color w:val="auto"/>
            <w:sz w:val="21"/>
            <w:szCs w:val="21"/>
            <w:lang w:eastAsia="zh-CN"/>
            <w:rPrChange w:id="630" w:author="王雅洁" w:date="2024-12-12T17:26:16Z">
              <w:rPr>
                <w:rFonts w:hint="eastAsia" w:ascii="仿宋_GB2312" w:hAnsi="仿宋_GB2312" w:cs="仿宋_GB2312"/>
                <w:color w:val="auto"/>
                <w:szCs w:val="24"/>
                <w:lang w:eastAsia="zh-CN"/>
              </w:rPr>
            </w:rPrChange>
          </w:rPr>
          <w:t>由</w:t>
        </w:r>
      </w:ins>
      <w:ins w:id="631" w:author="zhoushijie" w:date="2021-11-15T18:32:31Z">
        <w:r>
          <w:rPr>
            <w:rFonts w:ascii="宋体" w:hAnsi="宋体" w:eastAsia="宋体" w:cs="宋体"/>
            <w:color w:val="auto"/>
            <w:sz w:val="21"/>
            <w:szCs w:val="21"/>
            <w:rPrChange w:id="632" w:author="王雅洁" w:date="2024-12-12T17:26:16Z">
              <w:rPr>
                <w:rFonts w:ascii="仿宋_GB2312" w:hAnsi="仿宋_GB2312" w:cs="仿宋_GB2312"/>
                <w:color w:val="auto"/>
                <w:szCs w:val="24"/>
              </w:rPr>
            </w:rPrChange>
          </w:rPr>
          <w:t>合作机构提供</w:t>
        </w:r>
      </w:ins>
      <w:ins w:id="633" w:author="zhoushijie" w:date="2021-11-15T18:33:40Z">
        <w:r>
          <w:rPr>
            <w:rFonts w:hint="eastAsia" w:ascii="宋体" w:hAnsi="宋体" w:eastAsia="宋体" w:cs="宋体"/>
            <w:color w:val="auto"/>
            <w:sz w:val="21"/>
            <w:szCs w:val="21"/>
            <w:lang w:val="en-US" w:eastAsia="zh-CN"/>
            <w:rPrChange w:id="634" w:author="王雅洁" w:date="2024-12-12T17:26:16Z">
              <w:rPr>
                <w:rFonts w:hint="eastAsia" w:ascii="仿宋_GB2312" w:hAnsi="仿宋_GB2312" w:cs="仿宋_GB2312"/>
                <w:color w:val="auto"/>
                <w:szCs w:val="24"/>
                <w:lang w:val="en-US" w:eastAsia="zh-CN"/>
              </w:rPr>
            </w:rPrChange>
          </w:rPr>
          <w:t>担保</w:t>
        </w:r>
      </w:ins>
      <w:ins w:id="635" w:author="zhoushijie" w:date="2021-11-15T18:33:42Z">
        <w:r>
          <w:rPr>
            <w:rFonts w:hint="eastAsia" w:ascii="宋体" w:hAnsi="宋体" w:eastAsia="宋体" w:cs="宋体"/>
            <w:color w:val="auto"/>
            <w:sz w:val="21"/>
            <w:szCs w:val="21"/>
            <w:lang w:val="en-US" w:eastAsia="zh-CN"/>
            <w:rPrChange w:id="636" w:author="王雅洁" w:date="2024-12-12T17:26:16Z">
              <w:rPr>
                <w:rFonts w:hint="eastAsia" w:ascii="仿宋_GB2312" w:hAnsi="仿宋_GB2312" w:cs="仿宋_GB2312"/>
                <w:color w:val="auto"/>
                <w:szCs w:val="24"/>
                <w:lang w:val="en-US" w:eastAsia="zh-CN"/>
              </w:rPr>
            </w:rPrChange>
          </w:rPr>
          <w:t>增</w:t>
        </w:r>
      </w:ins>
      <w:ins w:id="637" w:author="zhoushijie" w:date="2021-11-15T18:33:43Z">
        <w:r>
          <w:rPr>
            <w:rFonts w:hint="eastAsia" w:ascii="宋体" w:hAnsi="宋体" w:eastAsia="宋体" w:cs="宋体"/>
            <w:color w:val="auto"/>
            <w:sz w:val="21"/>
            <w:szCs w:val="21"/>
            <w:lang w:val="en-US" w:eastAsia="zh-CN"/>
            <w:rPrChange w:id="638" w:author="王雅洁" w:date="2024-12-12T17:26:16Z">
              <w:rPr>
                <w:rFonts w:hint="eastAsia" w:ascii="仿宋_GB2312" w:hAnsi="仿宋_GB2312" w:cs="仿宋_GB2312"/>
                <w:color w:val="auto"/>
                <w:szCs w:val="24"/>
                <w:lang w:val="en-US" w:eastAsia="zh-CN"/>
              </w:rPr>
            </w:rPrChange>
          </w:rPr>
          <w:t>信的</w:t>
        </w:r>
      </w:ins>
      <w:ins w:id="639" w:author="zhoushijie" w:date="2021-11-15T18:32:31Z">
        <w:del w:id="640" w:author="周世杰" w:date="2021-12-06T16:21:54Z">
          <w:r>
            <w:rPr>
              <w:rFonts w:ascii="宋体" w:hAnsi="宋体" w:eastAsia="宋体" w:cs="宋体"/>
              <w:color w:val="auto"/>
              <w:sz w:val="21"/>
              <w:szCs w:val="21"/>
              <w:rPrChange w:id="641" w:author="王雅洁" w:date="2024-12-12T17:26:16Z">
                <w:rPr>
                  <w:rFonts w:ascii="仿宋_GB2312" w:hAnsi="仿宋_GB2312" w:cs="仿宋_GB2312"/>
                  <w:color w:val="auto"/>
                  <w:szCs w:val="24"/>
                </w:rPr>
              </w:rPrChange>
            </w:rPr>
            <w:delText>的互联网</w:delText>
          </w:r>
        </w:del>
      </w:ins>
      <w:ins w:id="642" w:author="zhoushijie" w:date="2021-11-15T18:32:31Z">
        <w:r>
          <w:rPr>
            <w:rFonts w:ascii="宋体" w:hAnsi="宋体" w:eastAsia="宋体" w:cs="宋体"/>
            <w:color w:val="auto"/>
            <w:sz w:val="21"/>
            <w:szCs w:val="21"/>
            <w:rPrChange w:id="643" w:author="王雅洁" w:date="2024-12-12T17:26:16Z">
              <w:rPr>
                <w:rFonts w:ascii="仿宋_GB2312" w:hAnsi="仿宋_GB2312" w:cs="仿宋_GB2312"/>
                <w:color w:val="auto"/>
                <w:szCs w:val="24"/>
              </w:rPr>
            </w:rPrChange>
          </w:rPr>
          <w:t>贷款余额。</w:t>
        </w:r>
      </w:ins>
      <w:ins w:id="644" w:author="周世杰" w:date="2024-11-21T21:11:53Z">
        <w:r>
          <w:rPr>
            <w:rFonts w:hint="eastAsia" w:ascii="宋体" w:hAnsi="宋体" w:eastAsia="宋体" w:cs="宋体"/>
            <w:color w:val="auto"/>
            <w:sz w:val="21"/>
            <w:szCs w:val="21"/>
            <w:highlight w:val="yellow"/>
            <w:lang w:eastAsia="zh-CN"/>
            <w:rPrChange w:id="645" w:author="王雅洁" w:date="2024-12-12T17:26:16Z">
              <w:rPr>
                <w:rFonts w:hint="eastAsia" w:ascii="仿宋_GB2312" w:hAnsi="仿宋_GB2312" w:cs="仿宋_GB2312"/>
                <w:color w:val="auto"/>
                <w:szCs w:val="24"/>
                <w:lang w:eastAsia="zh-CN"/>
              </w:rPr>
            </w:rPrChange>
          </w:rPr>
          <w:t>该</w:t>
        </w:r>
      </w:ins>
      <w:ins w:id="646" w:author="周世杰" w:date="2024-11-21T21:11:54Z">
        <w:r>
          <w:rPr>
            <w:rFonts w:hint="eastAsia" w:ascii="宋体" w:hAnsi="宋体" w:eastAsia="宋体" w:cs="宋体"/>
            <w:color w:val="auto"/>
            <w:sz w:val="21"/>
            <w:szCs w:val="21"/>
            <w:highlight w:val="yellow"/>
            <w:lang w:eastAsia="zh-CN"/>
            <w:rPrChange w:id="647" w:author="王雅洁" w:date="2024-12-12T17:26:16Z">
              <w:rPr>
                <w:rFonts w:hint="eastAsia" w:ascii="仿宋_GB2312" w:hAnsi="仿宋_GB2312" w:cs="仿宋_GB2312"/>
                <w:color w:val="auto"/>
                <w:szCs w:val="24"/>
                <w:lang w:eastAsia="zh-CN"/>
              </w:rPr>
            </w:rPrChange>
          </w:rPr>
          <w:t>项目</w:t>
        </w:r>
      </w:ins>
      <w:ins w:id="648" w:author="周世杰" w:date="2024-11-21T21:11:55Z">
        <w:r>
          <w:rPr>
            <w:rFonts w:hint="eastAsia" w:ascii="宋体" w:hAnsi="宋体" w:eastAsia="宋体" w:cs="宋体"/>
            <w:color w:val="auto"/>
            <w:sz w:val="21"/>
            <w:szCs w:val="21"/>
            <w:highlight w:val="yellow"/>
            <w:lang w:eastAsia="zh-CN"/>
            <w:rPrChange w:id="649" w:author="王雅洁" w:date="2024-12-12T17:26:16Z">
              <w:rPr>
                <w:rFonts w:hint="eastAsia" w:ascii="仿宋_GB2312" w:hAnsi="仿宋_GB2312" w:cs="仿宋_GB2312"/>
                <w:color w:val="auto"/>
                <w:szCs w:val="24"/>
                <w:lang w:eastAsia="zh-CN"/>
              </w:rPr>
            </w:rPrChange>
          </w:rPr>
          <w:t>为</w:t>
        </w:r>
      </w:ins>
      <w:ins w:id="650" w:author="周世杰" w:date="2024-11-21T21:12:00Z">
        <w:r>
          <w:rPr>
            <w:rFonts w:hint="eastAsia" w:ascii="宋体" w:hAnsi="宋体" w:eastAsia="宋体" w:cs="宋体"/>
            <w:color w:val="auto"/>
            <w:sz w:val="21"/>
            <w:szCs w:val="21"/>
            <w:highlight w:val="yellow"/>
            <w:lang w:val="en-US" w:eastAsia="zh-CN"/>
            <w:rPrChange w:id="651" w:author="王雅洁" w:date="2024-12-12T17:26:16Z">
              <w:rPr>
                <w:rFonts w:hint="eastAsia" w:ascii="仿宋_GB2312" w:hAnsi="仿宋_GB2312" w:cs="仿宋_GB2312"/>
                <w:color w:val="auto"/>
                <w:szCs w:val="24"/>
                <w:lang w:val="en-US" w:eastAsia="zh-CN"/>
              </w:rPr>
            </w:rPrChange>
          </w:rPr>
          <w:t>8.</w:t>
        </w:r>
      </w:ins>
      <w:ins w:id="652" w:author="周世杰" w:date="2024-11-21T21:12:01Z">
        <w:r>
          <w:rPr>
            <w:rFonts w:hint="eastAsia" w:ascii="宋体" w:hAnsi="宋体" w:eastAsia="宋体" w:cs="宋体"/>
            <w:color w:val="auto"/>
            <w:sz w:val="21"/>
            <w:szCs w:val="21"/>
            <w:highlight w:val="yellow"/>
            <w:lang w:val="en-US" w:eastAsia="zh-CN"/>
            <w:rPrChange w:id="653" w:author="王雅洁" w:date="2024-12-12T17:26:16Z">
              <w:rPr>
                <w:rFonts w:hint="eastAsia" w:ascii="仿宋_GB2312" w:hAnsi="仿宋_GB2312" w:cs="仿宋_GB2312"/>
                <w:color w:val="auto"/>
                <w:szCs w:val="24"/>
                <w:lang w:val="en-US" w:eastAsia="zh-CN"/>
              </w:rPr>
            </w:rPrChange>
          </w:rPr>
          <w:t>3.2</w:t>
        </w:r>
      </w:ins>
      <w:ins w:id="654" w:author="周世杰" w:date="2024-11-21T21:12:05Z">
        <w:r>
          <w:rPr>
            <w:rFonts w:hint="eastAsia" w:ascii="宋体" w:hAnsi="宋体" w:eastAsia="宋体" w:cs="宋体"/>
            <w:color w:val="auto"/>
            <w:sz w:val="21"/>
            <w:szCs w:val="21"/>
            <w:highlight w:val="yellow"/>
            <w:lang w:val="en-US" w:eastAsia="zh-CN"/>
            <w:rPrChange w:id="655" w:author="王雅洁" w:date="2024-12-12T17:26:16Z">
              <w:rPr>
                <w:rFonts w:hint="eastAsia" w:ascii="仿宋_GB2312" w:hAnsi="仿宋_GB2312" w:cs="仿宋_GB2312"/>
                <w:color w:val="auto"/>
                <w:szCs w:val="24"/>
                <w:lang w:val="en-US" w:eastAsia="zh-CN"/>
              </w:rPr>
            </w:rPrChange>
          </w:rPr>
          <w:t>的</w:t>
        </w:r>
      </w:ins>
      <w:ins w:id="656" w:author="周世杰" w:date="2024-11-21T21:12:06Z">
        <w:r>
          <w:rPr>
            <w:rFonts w:hint="eastAsia" w:ascii="宋体" w:hAnsi="宋体" w:eastAsia="宋体" w:cs="宋体"/>
            <w:color w:val="auto"/>
            <w:sz w:val="21"/>
            <w:szCs w:val="21"/>
            <w:highlight w:val="yellow"/>
            <w:lang w:val="en-US" w:eastAsia="zh-CN"/>
            <w:rPrChange w:id="657" w:author="王雅洁" w:date="2024-12-12T17:26:16Z">
              <w:rPr>
                <w:rFonts w:hint="eastAsia" w:ascii="仿宋_GB2312" w:hAnsi="仿宋_GB2312" w:cs="仿宋_GB2312"/>
                <w:color w:val="auto"/>
                <w:szCs w:val="24"/>
                <w:lang w:val="en-US" w:eastAsia="zh-CN"/>
              </w:rPr>
            </w:rPrChange>
          </w:rPr>
          <w:t>子集</w:t>
        </w:r>
      </w:ins>
      <w:ins w:id="658" w:author="周世杰" w:date="2024-11-21T21:12:08Z">
        <w:r>
          <w:rPr>
            <w:rFonts w:hint="eastAsia" w:ascii="宋体" w:hAnsi="宋体" w:eastAsia="宋体" w:cs="宋体"/>
            <w:color w:val="auto"/>
            <w:sz w:val="21"/>
            <w:szCs w:val="21"/>
            <w:highlight w:val="yellow"/>
            <w:lang w:val="en-US" w:eastAsia="zh-CN"/>
            <w:rPrChange w:id="659" w:author="王雅洁" w:date="2024-12-12T17:26:16Z">
              <w:rPr>
                <w:rFonts w:hint="eastAsia" w:ascii="仿宋_GB2312" w:hAnsi="仿宋_GB2312" w:cs="仿宋_GB2312"/>
                <w:color w:val="auto"/>
                <w:szCs w:val="24"/>
                <w:lang w:val="en-US" w:eastAsia="zh-CN"/>
              </w:rPr>
            </w:rPrChange>
          </w:rPr>
          <w:t>。</w:t>
        </w:r>
      </w:ins>
    </w:p>
    <w:p>
      <w:pPr>
        <w:pStyle w:val="15"/>
        <w:jc w:val="both"/>
        <w:rPr>
          <w:rFonts w:hint="eastAsia" w:ascii="宋体" w:hAnsi="宋体" w:eastAsia="宋体" w:cs="宋体"/>
          <w:color w:val="auto"/>
          <w:sz w:val="21"/>
          <w:szCs w:val="21"/>
          <w:rPrChange w:id="660"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661" w:author="王雅洁" w:date="2024-12-12T17:26:16Z">
            <w:rPr>
              <w:rFonts w:ascii="仿宋_GB2312" w:hAnsi="仿宋_GB2312" w:cs="仿宋_GB2312"/>
              <w:color w:val="auto"/>
              <w:szCs w:val="24"/>
            </w:rPr>
          </w:rPrChange>
        </w:rPr>
        <w:t>[8.3.</w:t>
      </w:r>
      <w:del w:id="662" w:author="zhoushijie" w:date="2021-11-15T18:33:48Z">
        <w:r>
          <w:rPr>
            <w:rFonts w:hint="eastAsia" w:ascii="宋体" w:hAnsi="宋体" w:eastAsia="宋体" w:cs="宋体"/>
            <w:color w:val="auto"/>
            <w:sz w:val="21"/>
            <w:szCs w:val="21"/>
            <w:lang w:val="en-US"/>
            <w:rPrChange w:id="663" w:author="王雅洁" w:date="2024-12-12T17:26:16Z">
              <w:rPr>
                <w:rFonts w:hint="default" w:ascii="仿宋_GB2312" w:hAnsi="仿宋_GB2312" w:cs="仿宋_GB2312"/>
                <w:color w:val="auto"/>
                <w:szCs w:val="24"/>
                <w:lang w:val="en-US"/>
              </w:rPr>
            </w:rPrChange>
          </w:rPr>
          <w:delText>2</w:delText>
        </w:r>
      </w:del>
      <w:ins w:id="664" w:author="zhoushijie" w:date="2021-11-15T18:33:48Z">
        <w:r>
          <w:rPr>
            <w:rFonts w:hint="eastAsia" w:ascii="宋体" w:hAnsi="宋体" w:eastAsia="宋体" w:cs="宋体"/>
            <w:color w:val="auto"/>
            <w:sz w:val="21"/>
            <w:szCs w:val="21"/>
            <w:lang w:val="en-US" w:eastAsia="zh-CN"/>
            <w:rPrChange w:id="665" w:author="王雅洁" w:date="2024-12-12T17:26:16Z">
              <w:rPr>
                <w:rFonts w:hint="eastAsia" w:ascii="仿宋_GB2312" w:hAnsi="仿宋_GB2312" w:cs="仿宋_GB2312"/>
                <w:color w:val="auto"/>
                <w:szCs w:val="24"/>
                <w:lang w:val="en-US" w:eastAsia="zh-CN"/>
              </w:rPr>
            </w:rPrChange>
          </w:rPr>
          <w:t>3</w:t>
        </w:r>
      </w:ins>
      <w:ins w:id="666" w:author="张海舰" w:date="2021-11-03T17:56:23Z">
        <w:r>
          <w:rPr>
            <w:rFonts w:hint="eastAsia" w:ascii="宋体" w:hAnsi="宋体" w:eastAsia="宋体" w:cs="宋体"/>
            <w:color w:val="auto"/>
            <w:sz w:val="21"/>
            <w:szCs w:val="21"/>
            <w:lang w:val="en-US" w:eastAsia="zh-CN"/>
            <w:rPrChange w:id="667" w:author="王雅洁" w:date="2024-12-12T17:26:16Z">
              <w:rPr>
                <w:rFonts w:hint="eastAsia" w:ascii="仿宋_GB2312" w:hAnsi="仿宋_GB2312" w:cs="仿宋_GB2312"/>
                <w:color w:val="auto"/>
                <w:szCs w:val="24"/>
                <w:lang w:val="en-US" w:eastAsia="zh-CN"/>
              </w:rPr>
            </w:rPrChange>
          </w:rPr>
          <w:t>.1</w:t>
        </w:r>
      </w:ins>
      <w:r>
        <w:rPr>
          <w:rFonts w:ascii="宋体" w:hAnsi="宋体" w:eastAsia="宋体" w:cs="宋体"/>
          <w:color w:val="auto"/>
          <w:sz w:val="21"/>
          <w:szCs w:val="21"/>
          <w:rPrChange w:id="668" w:author="王雅洁" w:date="2024-12-12T17:26:16Z">
            <w:rPr>
              <w:rFonts w:ascii="仿宋_GB2312" w:hAnsi="仿宋_GB2312" w:cs="仿宋_GB2312"/>
              <w:color w:val="auto"/>
              <w:szCs w:val="24"/>
            </w:rPr>
          </w:rPrChange>
        </w:rPr>
        <w:t xml:space="preserve"> 由保证保险提供增信的贷款余额]</w:t>
      </w:r>
      <w:ins w:id="669" w:author="张海舰" w:date="2021-11-03T18:22:42Z">
        <w:r>
          <w:rPr>
            <w:rFonts w:ascii="宋体" w:hAnsi="宋体" w:eastAsia="宋体" w:cs="宋体"/>
            <w:color w:val="auto"/>
            <w:sz w:val="21"/>
            <w:szCs w:val="21"/>
            <w:rPrChange w:id="670" w:author="王雅洁" w:date="2024-12-12T17:26:16Z">
              <w:rPr>
                <w:rFonts w:ascii="仿宋_GB2312" w:hAnsi="仿宋_GB2312" w:cs="仿宋_GB2312"/>
                <w:color w:val="auto"/>
                <w:szCs w:val="24"/>
              </w:rPr>
            </w:rPrChange>
          </w:rPr>
          <w:t>反映填报机构</w:t>
        </w:r>
      </w:ins>
      <w:ins w:id="671" w:author="周世杰" w:date="2021-12-06T16:23:00Z">
        <w:r>
          <w:rPr>
            <w:rFonts w:hint="eastAsia" w:ascii="宋体" w:hAnsi="宋体" w:eastAsia="宋体" w:cs="宋体"/>
            <w:color w:val="auto"/>
            <w:sz w:val="21"/>
            <w:szCs w:val="21"/>
            <w:lang w:eastAsia="zh-CN"/>
            <w:rPrChange w:id="672" w:author="王雅洁" w:date="2024-12-12T17:26:16Z">
              <w:rPr>
                <w:rFonts w:hint="eastAsia" w:ascii="仿宋_GB2312" w:hAnsi="仿宋_GB2312" w:cs="仿宋_GB2312"/>
                <w:color w:val="auto"/>
                <w:szCs w:val="24"/>
                <w:lang w:eastAsia="zh-CN"/>
              </w:rPr>
            </w:rPrChange>
          </w:rPr>
          <w:t>单独</w:t>
        </w:r>
      </w:ins>
      <w:ins w:id="673" w:author="周世杰" w:date="2021-12-06T16:23:00Z">
        <w:r>
          <w:rPr>
            <w:rFonts w:ascii="宋体" w:hAnsi="宋体" w:eastAsia="宋体" w:cs="宋体"/>
            <w:color w:val="auto"/>
            <w:sz w:val="21"/>
            <w:szCs w:val="21"/>
            <w:rPrChange w:id="674" w:author="王雅洁" w:date="2024-12-12T17:26:16Z">
              <w:rPr>
                <w:rFonts w:ascii="仿宋_GB2312" w:hAnsi="仿宋_GB2312" w:cs="仿宋_GB2312"/>
                <w:color w:val="auto"/>
                <w:szCs w:val="24"/>
              </w:rPr>
            </w:rPrChange>
          </w:rPr>
          <w:t>出资</w:t>
        </w:r>
      </w:ins>
      <w:ins w:id="675" w:author="周世杰" w:date="2021-12-06T16:23:00Z">
        <w:r>
          <w:rPr>
            <w:rFonts w:hint="eastAsia" w:ascii="宋体" w:hAnsi="宋体" w:eastAsia="宋体" w:cs="宋体"/>
            <w:color w:val="auto"/>
            <w:sz w:val="21"/>
            <w:szCs w:val="21"/>
            <w:lang w:eastAsia="zh-CN"/>
            <w:rPrChange w:id="676" w:author="王雅洁" w:date="2024-12-12T17:26:16Z">
              <w:rPr>
                <w:rFonts w:hint="eastAsia" w:ascii="仿宋_GB2312" w:hAnsi="仿宋_GB2312" w:cs="仿宋_GB2312"/>
                <w:color w:val="auto"/>
                <w:szCs w:val="24"/>
                <w:lang w:eastAsia="zh-CN"/>
              </w:rPr>
            </w:rPrChange>
          </w:rPr>
          <w:t>与第三方合作发放</w:t>
        </w:r>
      </w:ins>
      <w:ins w:id="677" w:author="周世杰" w:date="2021-12-06T16:23:00Z">
        <w:r>
          <w:rPr>
            <w:rFonts w:ascii="宋体" w:hAnsi="宋体" w:eastAsia="宋体" w:cs="宋体"/>
            <w:color w:val="auto"/>
            <w:sz w:val="21"/>
            <w:szCs w:val="21"/>
            <w:rPrChange w:id="678" w:author="王雅洁" w:date="2024-12-12T17:26:16Z">
              <w:rPr>
                <w:rFonts w:ascii="仿宋_GB2312" w:hAnsi="仿宋_GB2312" w:cs="仿宋_GB2312"/>
                <w:color w:val="auto"/>
                <w:szCs w:val="24"/>
              </w:rPr>
            </w:rPrChange>
          </w:rPr>
          <w:t>的</w:t>
        </w:r>
      </w:ins>
      <w:ins w:id="679" w:author="张海舰" w:date="2021-11-03T18:22:42Z">
        <w:r>
          <w:rPr>
            <w:rFonts w:ascii="宋体" w:hAnsi="宋体" w:eastAsia="宋体" w:cs="宋体"/>
            <w:color w:val="auto"/>
            <w:sz w:val="21"/>
            <w:szCs w:val="21"/>
            <w:rPrChange w:id="680" w:author="王雅洁" w:date="2024-12-12T17:26:16Z">
              <w:rPr>
                <w:rFonts w:ascii="仿宋_GB2312" w:hAnsi="仿宋_GB2312" w:cs="仿宋_GB2312"/>
                <w:color w:val="auto"/>
                <w:szCs w:val="24"/>
              </w:rPr>
            </w:rPrChange>
          </w:rPr>
          <w:t>互联网贷款中</w:t>
        </w:r>
      </w:ins>
      <w:del w:id="681" w:author="张海舰" w:date="2021-11-03T18:22:42Z">
        <w:r>
          <w:rPr>
            <w:rFonts w:ascii="宋体" w:hAnsi="宋体" w:eastAsia="宋体" w:cs="宋体"/>
            <w:color w:val="auto"/>
            <w:sz w:val="21"/>
            <w:szCs w:val="21"/>
            <w:rPrChange w:id="682" w:author="王雅洁" w:date="2024-12-12T17:26:16Z">
              <w:rPr>
                <w:rFonts w:ascii="仿宋_GB2312" w:hAnsi="仿宋_GB2312" w:cs="仿宋_GB2312"/>
                <w:color w:val="auto"/>
                <w:szCs w:val="24"/>
              </w:rPr>
            </w:rPrChange>
          </w:rPr>
          <w:delText>反映填报机构发放的互联网贷款中</w:delText>
        </w:r>
      </w:del>
      <w:r>
        <w:rPr>
          <w:rFonts w:ascii="宋体" w:hAnsi="宋体" w:eastAsia="宋体" w:cs="宋体"/>
          <w:color w:val="auto"/>
          <w:sz w:val="21"/>
          <w:szCs w:val="21"/>
          <w:rPrChange w:id="683" w:author="王雅洁" w:date="2024-12-12T17:26:16Z">
            <w:rPr>
              <w:rFonts w:ascii="仿宋_GB2312" w:hAnsi="仿宋_GB2312" w:cs="仿宋_GB2312"/>
              <w:color w:val="auto"/>
              <w:szCs w:val="24"/>
            </w:rPr>
          </w:rPrChange>
        </w:rPr>
        <w:t>，由保证保险提供增信的贷款余额。</w:t>
      </w:r>
    </w:p>
    <w:p>
      <w:pPr>
        <w:pStyle w:val="15"/>
        <w:jc w:val="both"/>
        <w:rPr>
          <w:rFonts w:hint="eastAsia" w:ascii="宋体" w:hAnsi="宋体" w:eastAsia="宋体" w:cs="宋体"/>
          <w:color w:val="auto"/>
          <w:sz w:val="21"/>
          <w:szCs w:val="21"/>
          <w:rPrChange w:id="684"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685" w:author="王雅洁" w:date="2024-12-12T17:26:16Z">
            <w:rPr>
              <w:rFonts w:ascii="仿宋_GB2312" w:hAnsi="仿宋_GB2312" w:cs="仿宋_GB2312"/>
              <w:color w:val="auto"/>
              <w:szCs w:val="24"/>
            </w:rPr>
          </w:rPrChange>
        </w:rPr>
        <w:t>[8.3.</w:t>
      </w:r>
      <w:del w:id="686" w:author="zhoushijie" w:date="2021-11-15T18:33:49Z">
        <w:r>
          <w:rPr>
            <w:rFonts w:hint="eastAsia" w:ascii="宋体" w:hAnsi="宋体" w:eastAsia="宋体" w:cs="宋体"/>
            <w:color w:val="auto"/>
            <w:sz w:val="21"/>
            <w:szCs w:val="21"/>
            <w:lang w:val="en-US"/>
            <w:rPrChange w:id="687" w:author="王雅洁" w:date="2024-12-12T17:26:16Z">
              <w:rPr>
                <w:rFonts w:hint="default" w:ascii="仿宋_GB2312" w:hAnsi="仿宋_GB2312" w:cs="仿宋_GB2312"/>
                <w:color w:val="auto"/>
                <w:szCs w:val="24"/>
                <w:lang w:val="en-US"/>
              </w:rPr>
            </w:rPrChange>
          </w:rPr>
          <w:delText>3</w:delText>
        </w:r>
      </w:del>
      <w:ins w:id="688" w:author="张海舰" w:date="2021-11-03T17:56:43Z">
        <w:del w:id="689" w:author="zhoushijie" w:date="2021-11-15T18:33:49Z">
          <w:r>
            <w:rPr>
              <w:rFonts w:hint="eastAsia" w:ascii="宋体" w:hAnsi="宋体" w:eastAsia="宋体" w:cs="宋体"/>
              <w:color w:val="auto"/>
              <w:sz w:val="21"/>
              <w:szCs w:val="21"/>
              <w:lang w:val="en-US" w:eastAsia="zh-CN"/>
              <w:rPrChange w:id="690" w:author="王雅洁" w:date="2024-12-12T17:26:16Z">
                <w:rPr>
                  <w:rFonts w:hint="default" w:ascii="仿宋_GB2312" w:hAnsi="仿宋_GB2312" w:cs="仿宋_GB2312"/>
                  <w:color w:val="auto"/>
                  <w:szCs w:val="24"/>
                  <w:lang w:val="en-US" w:eastAsia="zh-CN"/>
                </w:rPr>
              </w:rPrChange>
            </w:rPr>
            <w:delText>2</w:delText>
          </w:r>
        </w:del>
      </w:ins>
      <w:ins w:id="691" w:author="zhoushijie" w:date="2021-11-15T18:33:49Z">
        <w:r>
          <w:rPr>
            <w:rFonts w:hint="eastAsia" w:ascii="宋体" w:hAnsi="宋体" w:eastAsia="宋体" w:cs="宋体"/>
            <w:color w:val="auto"/>
            <w:sz w:val="21"/>
            <w:szCs w:val="21"/>
            <w:lang w:val="en-US" w:eastAsia="zh-CN"/>
            <w:rPrChange w:id="692" w:author="王雅洁" w:date="2024-12-12T17:26:16Z">
              <w:rPr>
                <w:rFonts w:hint="eastAsia" w:ascii="仿宋_GB2312" w:hAnsi="仿宋_GB2312" w:cs="仿宋_GB2312"/>
                <w:color w:val="auto"/>
                <w:szCs w:val="24"/>
                <w:lang w:val="en-US" w:eastAsia="zh-CN"/>
              </w:rPr>
            </w:rPrChange>
          </w:rPr>
          <w:t>3</w:t>
        </w:r>
      </w:ins>
      <w:ins w:id="693" w:author="张海舰" w:date="2021-11-03T17:56:26Z">
        <w:r>
          <w:rPr>
            <w:rFonts w:hint="eastAsia" w:ascii="宋体" w:hAnsi="宋体" w:eastAsia="宋体" w:cs="宋体"/>
            <w:color w:val="auto"/>
            <w:sz w:val="21"/>
            <w:szCs w:val="21"/>
            <w:lang w:val="en-US" w:eastAsia="zh-CN"/>
            <w:rPrChange w:id="694" w:author="王雅洁" w:date="2024-12-12T17:26:16Z">
              <w:rPr>
                <w:rFonts w:hint="eastAsia" w:ascii="仿宋_GB2312" w:hAnsi="仿宋_GB2312" w:cs="仿宋_GB2312"/>
                <w:color w:val="auto"/>
                <w:szCs w:val="24"/>
                <w:lang w:val="en-US" w:eastAsia="zh-CN"/>
              </w:rPr>
            </w:rPrChange>
          </w:rPr>
          <w:t>.</w:t>
        </w:r>
      </w:ins>
      <w:ins w:id="695" w:author="张海舰" w:date="2021-11-03T17:56:27Z">
        <w:r>
          <w:rPr>
            <w:rFonts w:hint="eastAsia" w:ascii="宋体" w:hAnsi="宋体" w:eastAsia="宋体" w:cs="宋体"/>
            <w:color w:val="auto"/>
            <w:sz w:val="21"/>
            <w:szCs w:val="21"/>
            <w:lang w:val="en-US" w:eastAsia="zh-CN"/>
            <w:rPrChange w:id="696" w:author="王雅洁" w:date="2024-12-12T17:26:16Z">
              <w:rPr>
                <w:rFonts w:hint="eastAsia" w:ascii="仿宋_GB2312" w:hAnsi="仿宋_GB2312" w:cs="仿宋_GB2312"/>
                <w:color w:val="auto"/>
                <w:szCs w:val="24"/>
                <w:lang w:val="en-US" w:eastAsia="zh-CN"/>
              </w:rPr>
            </w:rPrChange>
          </w:rPr>
          <w:t>2</w:t>
        </w:r>
      </w:ins>
      <w:r>
        <w:rPr>
          <w:rFonts w:ascii="宋体" w:hAnsi="宋体" w:eastAsia="宋体" w:cs="宋体"/>
          <w:color w:val="auto"/>
          <w:sz w:val="21"/>
          <w:szCs w:val="21"/>
          <w:rPrChange w:id="697" w:author="王雅洁" w:date="2024-12-12T17:26:16Z">
            <w:rPr>
              <w:rFonts w:ascii="仿宋_GB2312" w:hAnsi="仿宋_GB2312" w:cs="仿宋_GB2312"/>
              <w:color w:val="auto"/>
              <w:szCs w:val="24"/>
            </w:rPr>
          </w:rPrChange>
        </w:rPr>
        <w:t xml:space="preserve"> 由信用保险提供增信的贷款余额]</w:t>
      </w:r>
      <w:ins w:id="698" w:author="张海舰" w:date="2021-11-03T18:22:46Z">
        <w:r>
          <w:rPr>
            <w:rFonts w:ascii="宋体" w:hAnsi="宋体" w:eastAsia="宋体" w:cs="宋体"/>
            <w:color w:val="auto"/>
            <w:sz w:val="21"/>
            <w:szCs w:val="21"/>
            <w:rPrChange w:id="699" w:author="王雅洁" w:date="2024-12-12T17:26:16Z">
              <w:rPr>
                <w:rFonts w:ascii="仿宋_GB2312" w:hAnsi="仿宋_GB2312" w:cs="仿宋_GB2312"/>
                <w:color w:val="auto"/>
                <w:szCs w:val="24"/>
              </w:rPr>
            </w:rPrChange>
          </w:rPr>
          <w:t>反映填报机构</w:t>
        </w:r>
      </w:ins>
      <w:ins w:id="700" w:author="周世杰" w:date="2021-12-06T16:23:08Z">
        <w:r>
          <w:rPr>
            <w:rFonts w:hint="eastAsia" w:ascii="宋体" w:hAnsi="宋体" w:eastAsia="宋体" w:cs="宋体"/>
            <w:color w:val="auto"/>
            <w:sz w:val="21"/>
            <w:szCs w:val="21"/>
            <w:lang w:eastAsia="zh-CN"/>
            <w:rPrChange w:id="701" w:author="王雅洁" w:date="2024-12-12T17:26:16Z">
              <w:rPr>
                <w:rFonts w:hint="eastAsia" w:ascii="仿宋_GB2312" w:hAnsi="仿宋_GB2312" w:cs="仿宋_GB2312"/>
                <w:color w:val="auto"/>
                <w:szCs w:val="24"/>
                <w:lang w:eastAsia="zh-CN"/>
              </w:rPr>
            </w:rPrChange>
          </w:rPr>
          <w:t>单独</w:t>
        </w:r>
      </w:ins>
      <w:ins w:id="702" w:author="周世杰" w:date="2021-12-06T16:23:08Z">
        <w:r>
          <w:rPr>
            <w:rFonts w:ascii="宋体" w:hAnsi="宋体" w:eastAsia="宋体" w:cs="宋体"/>
            <w:color w:val="auto"/>
            <w:sz w:val="21"/>
            <w:szCs w:val="21"/>
            <w:rPrChange w:id="703" w:author="王雅洁" w:date="2024-12-12T17:26:16Z">
              <w:rPr>
                <w:rFonts w:ascii="仿宋_GB2312" w:hAnsi="仿宋_GB2312" w:cs="仿宋_GB2312"/>
                <w:color w:val="auto"/>
                <w:szCs w:val="24"/>
              </w:rPr>
            </w:rPrChange>
          </w:rPr>
          <w:t>出资</w:t>
        </w:r>
      </w:ins>
      <w:ins w:id="704" w:author="周世杰" w:date="2021-12-06T16:23:08Z">
        <w:r>
          <w:rPr>
            <w:rFonts w:hint="eastAsia" w:ascii="宋体" w:hAnsi="宋体" w:eastAsia="宋体" w:cs="宋体"/>
            <w:color w:val="auto"/>
            <w:sz w:val="21"/>
            <w:szCs w:val="21"/>
            <w:lang w:eastAsia="zh-CN"/>
            <w:rPrChange w:id="705" w:author="王雅洁" w:date="2024-12-12T17:26:16Z">
              <w:rPr>
                <w:rFonts w:hint="eastAsia" w:ascii="仿宋_GB2312" w:hAnsi="仿宋_GB2312" w:cs="仿宋_GB2312"/>
                <w:color w:val="auto"/>
                <w:szCs w:val="24"/>
                <w:lang w:eastAsia="zh-CN"/>
              </w:rPr>
            </w:rPrChange>
          </w:rPr>
          <w:t>与第三方合作发放</w:t>
        </w:r>
      </w:ins>
      <w:ins w:id="706" w:author="周世杰" w:date="2021-12-06T16:23:08Z">
        <w:r>
          <w:rPr>
            <w:rFonts w:ascii="宋体" w:hAnsi="宋体" w:eastAsia="宋体" w:cs="宋体"/>
            <w:color w:val="auto"/>
            <w:sz w:val="21"/>
            <w:szCs w:val="21"/>
            <w:rPrChange w:id="707" w:author="王雅洁" w:date="2024-12-12T17:26:16Z">
              <w:rPr>
                <w:rFonts w:ascii="仿宋_GB2312" w:hAnsi="仿宋_GB2312" w:cs="仿宋_GB2312"/>
                <w:color w:val="auto"/>
                <w:szCs w:val="24"/>
              </w:rPr>
            </w:rPrChange>
          </w:rPr>
          <w:t>的</w:t>
        </w:r>
      </w:ins>
      <w:ins w:id="708" w:author="张海舰" w:date="2021-11-03T18:22:46Z">
        <w:r>
          <w:rPr>
            <w:rFonts w:ascii="宋体" w:hAnsi="宋体" w:eastAsia="宋体" w:cs="宋体"/>
            <w:color w:val="auto"/>
            <w:sz w:val="21"/>
            <w:szCs w:val="21"/>
            <w:rPrChange w:id="709" w:author="王雅洁" w:date="2024-12-12T17:26:16Z">
              <w:rPr>
                <w:rFonts w:ascii="仿宋_GB2312" w:hAnsi="仿宋_GB2312" w:cs="仿宋_GB2312"/>
                <w:color w:val="auto"/>
                <w:szCs w:val="24"/>
              </w:rPr>
            </w:rPrChange>
          </w:rPr>
          <w:t>互联网贷款中</w:t>
        </w:r>
      </w:ins>
      <w:del w:id="710" w:author="张海舰" w:date="2021-11-03T18:22:46Z">
        <w:r>
          <w:rPr>
            <w:rFonts w:ascii="宋体" w:hAnsi="宋体" w:eastAsia="宋体" w:cs="宋体"/>
            <w:color w:val="auto"/>
            <w:sz w:val="21"/>
            <w:szCs w:val="21"/>
            <w:rPrChange w:id="711" w:author="王雅洁" w:date="2024-12-12T17:26:16Z">
              <w:rPr>
                <w:rFonts w:ascii="仿宋_GB2312" w:hAnsi="仿宋_GB2312" w:cs="仿宋_GB2312"/>
                <w:color w:val="auto"/>
                <w:szCs w:val="24"/>
              </w:rPr>
            </w:rPrChange>
          </w:rPr>
          <w:delText>反映填报机构发放的互联网贷款中</w:delText>
        </w:r>
      </w:del>
      <w:r>
        <w:rPr>
          <w:rFonts w:ascii="宋体" w:hAnsi="宋体" w:eastAsia="宋体" w:cs="宋体"/>
          <w:color w:val="auto"/>
          <w:sz w:val="21"/>
          <w:szCs w:val="21"/>
          <w:rPrChange w:id="712" w:author="王雅洁" w:date="2024-12-12T17:26:16Z">
            <w:rPr>
              <w:rFonts w:ascii="仿宋_GB2312" w:hAnsi="仿宋_GB2312" w:cs="仿宋_GB2312"/>
              <w:color w:val="auto"/>
              <w:szCs w:val="24"/>
            </w:rPr>
          </w:rPrChange>
        </w:rPr>
        <w:t>，由信用保险提供增信的贷款余额。</w:t>
      </w:r>
    </w:p>
    <w:p>
      <w:pPr>
        <w:pStyle w:val="15"/>
        <w:jc w:val="both"/>
        <w:rPr>
          <w:rFonts w:hint="eastAsia" w:ascii="宋体" w:hAnsi="宋体" w:eastAsia="宋体" w:cs="宋体"/>
          <w:color w:val="auto"/>
          <w:sz w:val="21"/>
          <w:szCs w:val="21"/>
          <w:rPrChange w:id="713"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714" w:author="王雅洁" w:date="2024-12-12T17:26:16Z">
            <w:rPr>
              <w:rFonts w:ascii="仿宋_GB2312" w:hAnsi="仿宋_GB2312" w:cs="仿宋_GB2312"/>
              <w:color w:val="auto"/>
              <w:szCs w:val="24"/>
            </w:rPr>
          </w:rPrChange>
        </w:rPr>
        <w:t>[8.3.</w:t>
      </w:r>
      <w:del w:id="715" w:author="zhoushijie" w:date="2021-11-15T18:33:50Z">
        <w:r>
          <w:rPr>
            <w:rFonts w:hint="eastAsia" w:ascii="宋体" w:hAnsi="宋体" w:eastAsia="宋体" w:cs="宋体"/>
            <w:color w:val="auto"/>
            <w:sz w:val="21"/>
            <w:szCs w:val="21"/>
            <w:lang w:val="en-US"/>
            <w:rPrChange w:id="716" w:author="王雅洁" w:date="2024-12-12T17:26:16Z">
              <w:rPr>
                <w:rFonts w:hint="default" w:ascii="仿宋_GB2312" w:hAnsi="仿宋_GB2312" w:cs="仿宋_GB2312"/>
                <w:color w:val="auto"/>
                <w:szCs w:val="24"/>
                <w:lang w:val="en-US"/>
              </w:rPr>
            </w:rPrChange>
          </w:rPr>
          <w:delText>4</w:delText>
        </w:r>
      </w:del>
      <w:ins w:id="717" w:author="张海舰" w:date="2021-11-03T17:56:44Z">
        <w:del w:id="718" w:author="zhoushijie" w:date="2021-11-15T18:33:50Z">
          <w:r>
            <w:rPr>
              <w:rFonts w:hint="eastAsia" w:ascii="宋体" w:hAnsi="宋体" w:eastAsia="宋体" w:cs="宋体"/>
              <w:color w:val="auto"/>
              <w:sz w:val="21"/>
              <w:szCs w:val="21"/>
              <w:lang w:val="en-US" w:eastAsia="zh-CN"/>
              <w:rPrChange w:id="719" w:author="王雅洁" w:date="2024-12-12T17:26:16Z">
                <w:rPr>
                  <w:rFonts w:hint="default" w:ascii="仿宋_GB2312" w:hAnsi="仿宋_GB2312" w:cs="仿宋_GB2312"/>
                  <w:color w:val="auto"/>
                  <w:szCs w:val="24"/>
                  <w:lang w:val="en-US" w:eastAsia="zh-CN"/>
                </w:rPr>
              </w:rPrChange>
            </w:rPr>
            <w:delText>2</w:delText>
          </w:r>
        </w:del>
      </w:ins>
      <w:ins w:id="720" w:author="zhoushijie" w:date="2021-11-15T18:33:50Z">
        <w:r>
          <w:rPr>
            <w:rFonts w:hint="eastAsia" w:ascii="宋体" w:hAnsi="宋体" w:eastAsia="宋体" w:cs="宋体"/>
            <w:color w:val="auto"/>
            <w:sz w:val="21"/>
            <w:szCs w:val="21"/>
            <w:lang w:val="en-US" w:eastAsia="zh-CN"/>
            <w:rPrChange w:id="721" w:author="王雅洁" w:date="2024-12-12T17:26:16Z">
              <w:rPr>
                <w:rFonts w:hint="eastAsia" w:ascii="仿宋_GB2312" w:hAnsi="仿宋_GB2312" w:cs="仿宋_GB2312"/>
                <w:color w:val="auto"/>
                <w:szCs w:val="24"/>
                <w:lang w:val="en-US" w:eastAsia="zh-CN"/>
              </w:rPr>
            </w:rPrChange>
          </w:rPr>
          <w:t>3</w:t>
        </w:r>
      </w:ins>
      <w:ins w:id="722" w:author="张海舰" w:date="2021-11-03T17:56:29Z">
        <w:r>
          <w:rPr>
            <w:rFonts w:hint="eastAsia" w:ascii="宋体" w:hAnsi="宋体" w:eastAsia="宋体" w:cs="宋体"/>
            <w:color w:val="auto"/>
            <w:sz w:val="21"/>
            <w:szCs w:val="21"/>
            <w:lang w:val="en-US" w:eastAsia="zh-CN"/>
            <w:rPrChange w:id="723" w:author="王雅洁" w:date="2024-12-12T17:26:16Z">
              <w:rPr>
                <w:rFonts w:hint="eastAsia" w:ascii="仿宋_GB2312" w:hAnsi="仿宋_GB2312" w:cs="仿宋_GB2312"/>
                <w:color w:val="auto"/>
                <w:szCs w:val="24"/>
                <w:lang w:val="en-US" w:eastAsia="zh-CN"/>
              </w:rPr>
            </w:rPrChange>
          </w:rPr>
          <w:t>.</w:t>
        </w:r>
      </w:ins>
      <w:ins w:id="724" w:author="张海舰" w:date="2021-11-03T17:56:51Z">
        <w:r>
          <w:rPr>
            <w:rFonts w:hint="eastAsia" w:ascii="宋体" w:hAnsi="宋体" w:eastAsia="宋体" w:cs="宋体"/>
            <w:color w:val="auto"/>
            <w:sz w:val="21"/>
            <w:szCs w:val="21"/>
            <w:lang w:val="en-US" w:eastAsia="zh-CN"/>
            <w:rPrChange w:id="725" w:author="王雅洁" w:date="2024-12-12T17:26:16Z">
              <w:rPr>
                <w:rFonts w:hint="eastAsia" w:ascii="仿宋_GB2312" w:hAnsi="仿宋_GB2312" w:cs="仿宋_GB2312"/>
                <w:color w:val="auto"/>
                <w:szCs w:val="24"/>
                <w:lang w:val="en-US" w:eastAsia="zh-CN"/>
              </w:rPr>
            </w:rPrChange>
          </w:rPr>
          <w:t>3</w:t>
        </w:r>
      </w:ins>
      <w:r>
        <w:rPr>
          <w:rFonts w:ascii="宋体" w:hAnsi="宋体" w:eastAsia="宋体" w:cs="宋体"/>
          <w:color w:val="auto"/>
          <w:sz w:val="21"/>
          <w:szCs w:val="21"/>
          <w:rPrChange w:id="726" w:author="王雅洁" w:date="2024-12-12T17:26:16Z">
            <w:rPr>
              <w:rFonts w:ascii="仿宋_GB2312" w:hAnsi="仿宋_GB2312" w:cs="仿宋_GB2312"/>
              <w:color w:val="auto"/>
              <w:szCs w:val="24"/>
            </w:rPr>
          </w:rPrChange>
        </w:rPr>
        <w:t xml:space="preserve"> 由融资担保公司提供增信的贷款余额]</w:t>
      </w:r>
      <w:ins w:id="727" w:author="张海舰" w:date="2021-11-03T18:22:48Z">
        <w:r>
          <w:rPr>
            <w:rFonts w:ascii="宋体" w:hAnsi="宋体" w:eastAsia="宋体" w:cs="宋体"/>
            <w:color w:val="auto"/>
            <w:sz w:val="21"/>
            <w:szCs w:val="21"/>
            <w:rPrChange w:id="728" w:author="王雅洁" w:date="2024-12-12T17:26:16Z">
              <w:rPr>
                <w:rFonts w:ascii="仿宋_GB2312" w:hAnsi="仿宋_GB2312" w:cs="仿宋_GB2312"/>
                <w:color w:val="auto"/>
                <w:szCs w:val="24"/>
              </w:rPr>
            </w:rPrChange>
          </w:rPr>
          <w:t>反映填报机构</w:t>
        </w:r>
      </w:ins>
      <w:ins w:id="729" w:author="周世杰" w:date="2021-12-06T16:23:20Z">
        <w:r>
          <w:rPr>
            <w:rFonts w:hint="eastAsia" w:ascii="宋体" w:hAnsi="宋体" w:eastAsia="宋体" w:cs="宋体"/>
            <w:color w:val="auto"/>
            <w:sz w:val="21"/>
            <w:szCs w:val="21"/>
            <w:lang w:eastAsia="zh-CN"/>
            <w:rPrChange w:id="730" w:author="王雅洁" w:date="2024-12-12T17:26:16Z">
              <w:rPr>
                <w:rFonts w:hint="eastAsia" w:ascii="仿宋_GB2312" w:hAnsi="仿宋_GB2312" w:cs="仿宋_GB2312"/>
                <w:color w:val="auto"/>
                <w:szCs w:val="24"/>
                <w:lang w:eastAsia="zh-CN"/>
              </w:rPr>
            </w:rPrChange>
          </w:rPr>
          <w:t>单独</w:t>
        </w:r>
      </w:ins>
      <w:ins w:id="731" w:author="周世杰" w:date="2021-12-06T16:23:20Z">
        <w:r>
          <w:rPr>
            <w:rFonts w:ascii="宋体" w:hAnsi="宋体" w:eastAsia="宋体" w:cs="宋体"/>
            <w:color w:val="auto"/>
            <w:sz w:val="21"/>
            <w:szCs w:val="21"/>
            <w:rPrChange w:id="732" w:author="王雅洁" w:date="2024-12-12T17:26:16Z">
              <w:rPr>
                <w:rFonts w:ascii="仿宋_GB2312" w:hAnsi="仿宋_GB2312" w:cs="仿宋_GB2312"/>
                <w:color w:val="auto"/>
                <w:szCs w:val="24"/>
              </w:rPr>
            </w:rPrChange>
          </w:rPr>
          <w:t>出资</w:t>
        </w:r>
      </w:ins>
      <w:ins w:id="733" w:author="周世杰" w:date="2021-12-06T16:23:20Z">
        <w:r>
          <w:rPr>
            <w:rFonts w:hint="eastAsia" w:ascii="宋体" w:hAnsi="宋体" w:eastAsia="宋体" w:cs="宋体"/>
            <w:color w:val="auto"/>
            <w:sz w:val="21"/>
            <w:szCs w:val="21"/>
            <w:lang w:eastAsia="zh-CN"/>
            <w:rPrChange w:id="734" w:author="王雅洁" w:date="2024-12-12T17:26:16Z">
              <w:rPr>
                <w:rFonts w:hint="eastAsia" w:ascii="仿宋_GB2312" w:hAnsi="仿宋_GB2312" w:cs="仿宋_GB2312"/>
                <w:color w:val="auto"/>
                <w:szCs w:val="24"/>
                <w:lang w:eastAsia="zh-CN"/>
              </w:rPr>
            </w:rPrChange>
          </w:rPr>
          <w:t>与第三方合作发放</w:t>
        </w:r>
      </w:ins>
      <w:ins w:id="735" w:author="周世杰" w:date="2021-12-06T16:23:20Z">
        <w:r>
          <w:rPr>
            <w:rFonts w:ascii="宋体" w:hAnsi="宋体" w:eastAsia="宋体" w:cs="宋体"/>
            <w:color w:val="auto"/>
            <w:sz w:val="21"/>
            <w:szCs w:val="21"/>
            <w:rPrChange w:id="736" w:author="王雅洁" w:date="2024-12-12T17:26:16Z">
              <w:rPr>
                <w:rFonts w:ascii="仿宋_GB2312" w:hAnsi="仿宋_GB2312" w:cs="仿宋_GB2312"/>
                <w:color w:val="auto"/>
                <w:szCs w:val="24"/>
              </w:rPr>
            </w:rPrChange>
          </w:rPr>
          <w:t>的</w:t>
        </w:r>
      </w:ins>
      <w:ins w:id="737" w:author="张海舰" w:date="2021-11-03T18:22:48Z">
        <w:r>
          <w:rPr>
            <w:rFonts w:ascii="宋体" w:hAnsi="宋体" w:eastAsia="宋体" w:cs="宋体"/>
            <w:color w:val="auto"/>
            <w:sz w:val="21"/>
            <w:szCs w:val="21"/>
            <w:rPrChange w:id="738" w:author="王雅洁" w:date="2024-12-12T17:26:16Z">
              <w:rPr>
                <w:rFonts w:ascii="仿宋_GB2312" w:hAnsi="仿宋_GB2312" w:cs="仿宋_GB2312"/>
                <w:color w:val="auto"/>
                <w:szCs w:val="24"/>
              </w:rPr>
            </w:rPrChange>
          </w:rPr>
          <w:t>互联网贷款中</w:t>
        </w:r>
      </w:ins>
      <w:del w:id="739" w:author="张海舰" w:date="2021-11-03T18:22:48Z">
        <w:r>
          <w:rPr>
            <w:rFonts w:ascii="宋体" w:hAnsi="宋体" w:eastAsia="宋体" w:cs="宋体"/>
            <w:color w:val="auto"/>
            <w:sz w:val="21"/>
            <w:szCs w:val="21"/>
            <w:rPrChange w:id="740" w:author="王雅洁" w:date="2024-12-12T17:26:16Z">
              <w:rPr>
                <w:rFonts w:ascii="仿宋_GB2312" w:hAnsi="仿宋_GB2312" w:cs="仿宋_GB2312"/>
                <w:color w:val="auto"/>
                <w:szCs w:val="24"/>
              </w:rPr>
            </w:rPrChange>
          </w:rPr>
          <w:delText>反映填报机构发放的互联网贷款中</w:delText>
        </w:r>
      </w:del>
      <w:r>
        <w:rPr>
          <w:rFonts w:ascii="宋体" w:hAnsi="宋体" w:eastAsia="宋体" w:cs="宋体"/>
          <w:color w:val="auto"/>
          <w:sz w:val="21"/>
          <w:szCs w:val="21"/>
          <w:rPrChange w:id="741" w:author="王雅洁" w:date="2024-12-12T17:26:16Z">
            <w:rPr>
              <w:rFonts w:ascii="仿宋_GB2312" w:hAnsi="仿宋_GB2312" w:cs="仿宋_GB2312"/>
              <w:color w:val="auto"/>
              <w:szCs w:val="24"/>
            </w:rPr>
          </w:rPrChange>
        </w:rPr>
        <w:t>，由融资担保公司提供增信的贷款余额。</w:t>
      </w:r>
    </w:p>
    <w:p>
      <w:pPr>
        <w:pStyle w:val="15"/>
        <w:jc w:val="both"/>
        <w:rPr>
          <w:ins w:id="742" w:author="张海舰" w:date="2021-11-03T17:57:05Z"/>
          <w:rFonts w:ascii="宋体" w:hAnsi="宋体" w:eastAsia="宋体" w:cs="宋体"/>
          <w:color w:val="auto"/>
          <w:sz w:val="21"/>
          <w:szCs w:val="21"/>
          <w:rPrChange w:id="743" w:author="王雅洁" w:date="2024-12-12T17:26:16Z">
            <w:rPr>
              <w:ins w:id="744" w:author="张海舰" w:date="2021-11-03T17:57:05Z"/>
              <w:rFonts w:ascii="仿宋_GB2312" w:hAnsi="仿宋_GB2312" w:cs="仿宋_GB2312"/>
              <w:color w:val="auto"/>
              <w:szCs w:val="24"/>
            </w:rPr>
          </w:rPrChange>
        </w:rPr>
      </w:pPr>
      <w:r>
        <w:rPr>
          <w:rFonts w:ascii="宋体" w:hAnsi="宋体" w:eastAsia="宋体" w:cs="宋体"/>
          <w:color w:val="auto"/>
          <w:sz w:val="21"/>
          <w:szCs w:val="21"/>
          <w:rPrChange w:id="745" w:author="王雅洁" w:date="2024-12-12T17:26:16Z">
            <w:rPr>
              <w:rFonts w:ascii="仿宋_GB2312" w:hAnsi="仿宋_GB2312" w:cs="仿宋_GB2312"/>
              <w:color w:val="auto"/>
              <w:szCs w:val="24"/>
            </w:rPr>
          </w:rPrChange>
        </w:rPr>
        <w:t>[8.3.</w:t>
      </w:r>
      <w:del w:id="746" w:author="zhoushijie" w:date="2021-11-15T18:33:51Z">
        <w:r>
          <w:rPr>
            <w:rFonts w:hint="eastAsia" w:ascii="宋体" w:hAnsi="宋体" w:eastAsia="宋体" w:cs="宋体"/>
            <w:color w:val="auto"/>
            <w:sz w:val="21"/>
            <w:szCs w:val="21"/>
            <w:lang w:val="en-US"/>
            <w:rPrChange w:id="747" w:author="王雅洁" w:date="2024-12-12T17:26:16Z">
              <w:rPr>
                <w:rFonts w:hint="default" w:ascii="仿宋_GB2312" w:hAnsi="仿宋_GB2312" w:cs="仿宋_GB2312"/>
                <w:color w:val="auto"/>
                <w:szCs w:val="24"/>
                <w:lang w:val="en-US"/>
              </w:rPr>
            </w:rPrChange>
          </w:rPr>
          <w:delText>5</w:delText>
        </w:r>
      </w:del>
      <w:ins w:id="748" w:author="张海舰" w:date="2021-11-03T17:56:46Z">
        <w:del w:id="749" w:author="zhoushijie" w:date="2021-11-15T18:33:51Z">
          <w:r>
            <w:rPr>
              <w:rFonts w:hint="eastAsia" w:ascii="宋体" w:hAnsi="宋体" w:eastAsia="宋体" w:cs="宋体"/>
              <w:color w:val="auto"/>
              <w:sz w:val="21"/>
              <w:szCs w:val="21"/>
              <w:lang w:val="en-US" w:eastAsia="zh-CN"/>
              <w:rPrChange w:id="750" w:author="王雅洁" w:date="2024-12-12T17:26:16Z">
                <w:rPr>
                  <w:rFonts w:hint="default" w:ascii="仿宋_GB2312" w:hAnsi="仿宋_GB2312" w:cs="仿宋_GB2312"/>
                  <w:color w:val="auto"/>
                  <w:szCs w:val="24"/>
                  <w:lang w:val="en-US" w:eastAsia="zh-CN"/>
                </w:rPr>
              </w:rPrChange>
            </w:rPr>
            <w:delText>2</w:delText>
          </w:r>
        </w:del>
      </w:ins>
      <w:ins w:id="751" w:author="zhoushijie" w:date="2021-11-15T18:33:51Z">
        <w:r>
          <w:rPr>
            <w:rFonts w:hint="eastAsia" w:ascii="宋体" w:hAnsi="宋体" w:eastAsia="宋体" w:cs="宋体"/>
            <w:color w:val="auto"/>
            <w:sz w:val="21"/>
            <w:szCs w:val="21"/>
            <w:lang w:val="en-US" w:eastAsia="zh-CN"/>
            <w:rPrChange w:id="752" w:author="王雅洁" w:date="2024-12-12T17:26:16Z">
              <w:rPr>
                <w:rFonts w:hint="eastAsia" w:ascii="仿宋_GB2312" w:hAnsi="仿宋_GB2312" w:cs="仿宋_GB2312"/>
                <w:color w:val="auto"/>
                <w:szCs w:val="24"/>
                <w:lang w:val="en-US" w:eastAsia="zh-CN"/>
              </w:rPr>
            </w:rPrChange>
          </w:rPr>
          <w:t>3</w:t>
        </w:r>
      </w:ins>
      <w:ins w:id="753" w:author="张海舰" w:date="2021-11-03T17:56:30Z">
        <w:r>
          <w:rPr>
            <w:rFonts w:hint="eastAsia" w:ascii="宋体" w:hAnsi="宋体" w:eastAsia="宋体" w:cs="宋体"/>
            <w:color w:val="auto"/>
            <w:sz w:val="21"/>
            <w:szCs w:val="21"/>
            <w:lang w:val="en-US" w:eastAsia="zh-CN"/>
            <w:rPrChange w:id="754" w:author="王雅洁" w:date="2024-12-12T17:26:16Z">
              <w:rPr>
                <w:rFonts w:hint="eastAsia" w:ascii="仿宋_GB2312" w:hAnsi="仿宋_GB2312" w:cs="仿宋_GB2312"/>
                <w:color w:val="auto"/>
                <w:szCs w:val="24"/>
                <w:lang w:val="en-US" w:eastAsia="zh-CN"/>
              </w:rPr>
            </w:rPrChange>
          </w:rPr>
          <w:t>.</w:t>
        </w:r>
      </w:ins>
      <w:ins w:id="755" w:author="张海舰" w:date="2021-11-03T17:56:53Z">
        <w:r>
          <w:rPr>
            <w:rFonts w:hint="eastAsia" w:ascii="宋体" w:hAnsi="宋体" w:eastAsia="宋体" w:cs="宋体"/>
            <w:color w:val="auto"/>
            <w:sz w:val="21"/>
            <w:szCs w:val="21"/>
            <w:lang w:val="en-US" w:eastAsia="zh-CN"/>
            <w:rPrChange w:id="756" w:author="王雅洁" w:date="2024-12-12T17:26:16Z">
              <w:rPr>
                <w:rFonts w:hint="eastAsia" w:ascii="仿宋_GB2312" w:hAnsi="仿宋_GB2312" w:cs="仿宋_GB2312"/>
                <w:color w:val="auto"/>
                <w:szCs w:val="24"/>
                <w:lang w:val="en-US" w:eastAsia="zh-CN"/>
              </w:rPr>
            </w:rPrChange>
          </w:rPr>
          <w:t>4</w:t>
        </w:r>
      </w:ins>
      <w:r>
        <w:rPr>
          <w:rFonts w:ascii="宋体" w:hAnsi="宋体" w:eastAsia="宋体" w:cs="宋体"/>
          <w:color w:val="auto"/>
          <w:sz w:val="21"/>
          <w:szCs w:val="21"/>
          <w:rPrChange w:id="757" w:author="王雅洁" w:date="2024-12-12T17:26:16Z">
            <w:rPr>
              <w:rFonts w:ascii="仿宋_GB2312" w:hAnsi="仿宋_GB2312" w:cs="仿宋_GB2312"/>
              <w:color w:val="auto"/>
              <w:szCs w:val="24"/>
            </w:rPr>
          </w:rPrChange>
        </w:rPr>
        <w:t xml:space="preserve"> 由其他机构提供增信的贷款余额]</w:t>
      </w:r>
      <w:ins w:id="758" w:author="张海舰" w:date="2021-11-03T18:22:51Z">
        <w:r>
          <w:rPr>
            <w:rFonts w:ascii="宋体" w:hAnsi="宋体" w:eastAsia="宋体" w:cs="宋体"/>
            <w:color w:val="auto"/>
            <w:sz w:val="21"/>
            <w:szCs w:val="21"/>
            <w:rPrChange w:id="759" w:author="王雅洁" w:date="2024-12-12T17:26:16Z">
              <w:rPr>
                <w:rFonts w:ascii="仿宋_GB2312" w:hAnsi="仿宋_GB2312" w:cs="仿宋_GB2312"/>
                <w:color w:val="auto"/>
                <w:szCs w:val="24"/>
              </w:rPr>
            </w:rPrChange>
          </w:rPr>
          <w:t>反映填报机构</w:t>
        </w:r>
      </w:ins>
      <w:ins w:id="760" w:author="周世杰" w:date="2021-12-06T16:23:28Z">
        <w:r>
          <w:rPr>
            <w:rFonts w:hint="eastAsia" w:ascii="宋体" w:hAnsi="宋体" w:eastAsia="宋体" w:cs="宋体"/>
            <w:color w:val="auto"/>
            <w:sz w:val="21"/>
            <w:szCs w:val="21"/>
            <w:lang w:eastAsia="zh-CN"/>
            <w:rPrChange w:id="761" w:author="王雅洁" w:date="2024-12-12T17:26:16Z">
              <w:rPr>
                <w:rFonts w:hint="eastAsia" w:ascii="仿宋_GB2312" w:hAnsi="仿宋_GB2312" w:cs="仿宋_GB2312"/>
                <w:color w:val="auto"/>
                <w:szCs w:val="24"/>
                <w:lang w:eastAsia="zh-CN"/>
              </w:rPr>
            </w:rPrChange>
          </w:rPr>
          <w:t>单独</w:t>
        </w:r>
      </w:ins>
      <w:ins w:id="762" w:author="周世杰" w:date="2021-12-06T16:23:28Z">
        <w:r>
          <w:rPr>
            <w:rFonts w:ascii="宋体" w:hAnsi="宋体" w:eastAsia="宋体" w:cs="宋体"/>
            <w:color w:val="auto"/>
            <w:sz w:val="21"/>
            <w:szCs w:val="21"/>
            <w:rPrChange w:id="763" w:author="王雅洁" w:date="2024-12-12T17:26:16Z">
              <w:rPr>
                <w:rFonts w:ascii="仿宋_GB2312" w:hAnsi="仿宋_GB2312" w:cs="仿宋_GB2312"/>
                <w:color w:val="auto"/>
                <w:szCs w:val="24"/>
              </w:rPr>
            </w:rPrChange>
          </w:rPr>
          <w:t>出资</w:t>
        </w:r>
      </w:ins>
      <w:ins w:id="764" w:author="周世杰" w:date="2021-12-06T16:23:28Z">
        <w:r>
          <w:rPr>
            <w:rFonts w:hint="eastAsia" w:ascii="宋体" w:hAnsi="宋体" w:eastAsia="宋体" w:cs="宋体"/>
            <w:color w:val="auto"/>
            <w:sz w:val="21"/>
            <w:szCs w:val="21"/>
            <w:lang w:eastAsia="zh-CN"/>
            <w:rPrChange w:id="765" w:author="王雅洁" w:date="2024-12-12T17:26:16Z">
              <w:rPr>
                <w:rFonts w:hint="eastAsia" w:ascii="仿宋_GB2312" w:hAnsi="仿宋_GB2312" w:cs="仿宋_GB2312"/>
                <w:color w:val="auto"/>
                <w:szCs w:val="24"/>
                <w:lang w:eastAsia="zh-CN"/>
              </w:rPr>
            </w:rPrChange>
          </w:rPr>
          <w:t>与第三方合作发放</w:t>
        </w:r>
      </w:ins>
      <w:ins w:id="766" w:author="周世杰" w:date="2021-12-06T16:23:28Z">
        <w:r>
          <w:rPr>
            <w:rFonts w:ascii="宋体" w:hAnsi="宋体" w:eastAsia="宋体" w:cs="宋体"/>
            <w:color w:val="auto"/>
            <w:sz w:val="21"/>
            <w:szCs w:val="21"/>
            <w:rPrChange w:id="767" w:author="王雅洁" w:date="2024-12-12T17:26:16Z">
              <w:rPr>
                <w:rFonts w:ascii="仿宋_GB2312" w:hAnsi="仿宋_GB2312" w:cs="仿宋_GB2312"/>
                <w:color w:val="auto"/>
                <w:szCs w:val="24"/>
              </w:rPr>
            </w:rPrChange>
          </w:rPr>
          <w:t>的</w:t>
        </w:r>
      </w:ins>
      <w:ins w:id="768" w:author="张海舰" w:date="2021-11-03T18:22:51Z">
        <w:del w:id="769" w:author="周世杰" w:date="2021-12-06T16:23:28Z">
          <w:r>
            <w:rPr>
              <w:rFonts w:ascii="宋体" w:hAnsi="宋体" w:eastAsia="宋体" w:cs="宋体"/>
              <w:color w:val="auto"/>
              <w:sz w:val="21"/>
              <w:szCs w:val="21"/>
              <w:rPrChange w:id="770" w:author="王雅洁" w:date="2024-12-12T17:26:16Z">
                <w:rPr>
                  <w:rFonts w:ascii="仿宋_GB2312" w:hAnsi="仿宋_GB2312" w:cs="仿宋_GB2312"/>
                  <w:color w:val="auto"/>
                  <w:szCs w:val="24"/>
                </w:rPr>
              </w:rPrChange>
            </w:rPr>
            <w:delText>出资比例为100%的</w:delText>
          </w:r>
        </w:del>
      </w:ins>
      <w:ins w:id="771" w:author="张海舰" w:date="2021-11-03T18:22:51Z">
        <w:r>
          <w:rPr>
            <w:rFonts w:ascii="宋体" w:hAnsi="宋体" w:eastAsia="宋体" w:cs="宋体"/>
            <w:color w:val="auto"/>
            <w:sz w:val="21"/>
            <w:szCs w:val="21"/>
            <w:rPrChange w:id="772" w:author="王雅洁" w:date="2024-12-12T17:26:16Z">
              <w:rPr>
                <w:rFonts w:ascii="仿宋_GB2312" w:hAnsi="仿宋_GB2312" w:cs="仿宋_GB2312"/>
                <w:color w:val="auto"/>
                <w:szCs w:val="24"/>
              </w:rPr>
            </w:rPrChange>
          </w:rPr>
          <w:t>互联网贷款中</w:t>
        </w:r>
      </w:ins>
      <w:del w:id="773" w:author="张海舰" w:date="2021-11-03T18:22:51Z">
        <w:r>
          <w:rPr>
            <w:rFonts w:ascii="宋体" w:hAnsi="宋体" w:eastAsia="宋体" w:cs="宋体"/>
            <w:color w:val="auto"/>
            <w:sz w:val="21"/>
            <w:szCs w:val="21"/>
            <w:rPrChange w:id="774" w:author="王雅洁" w:date="2024-12-12T17:26:16Z">
              <w:rPr>
                <w:rFonts w:ascii="仿宋_GB2312" w:hAnsi="仿宋_GB2312" w:cs="仿宋_GB2312"/>
                <w:color w:val="auto"/>
                <w:szCs w:val="24"/>
              </w:rPr>
            </w:rPrChange>
          </w:rPr>
          <w:delText>反映填报机构发放的互联网贷款中</w:delText>
        </w:r>
      </w:del>
      <w:r>
        <w:rPr>
          <w:rFonts w:ascii="宋体" w:hAnsi="宋体" w:eastAsia="宋体" w:cs="宋体"/>
          <w:color w:val="auto"/>
          <w:sz w:val="21"/>
          <w:szCs w:val="21"/>
          <w:rPrChange w:id="775" w:author="王雅洁" w:date="2024-12-12T17:26:16Z">
            <w:rPr>
              <w:rFonts w:ascii="仿宋_GB2312" w:hAnsi="仿宋_GB2312" w:cs="仿宋_GB2312"/>
              <w:color w:val="auto"/>
              <w:szCs w:val="24"/>
            </w:rPr>
          </w:rPrChange>
        </w:rPr>
        <w:t>，由上述</w:t>
      </w:r>
      <w:del w:id="776" w:author="周世杰" w:date="2021-12-06T16:23:44Z">
        <w:r>
          <w:rPr>
            <w:rFonts w:ascii="宋体" w:hAnsi="宋体" w:eastAsia="宋体" w:cs="宋体"/>
            <w:color w:val="auto"/>
            <w:sz w:val="21"/>
            <w:szCs w:val="21"/>
            <w:rPrChange w:id="777" w:author="王雅洁" w:date="2024-12-12T17:26:16Z">
              <w:rPr>
                <w:rFonts w:ascii="仿宋_GB2312" w:hAnsi="仿宋_GB2312" w:cs="仿宋_GB2312"/>
                <w:color w:val="auto"/>
                <w:szCs w:val="24"/>
              </w:rPr>
            </w:rPrChange>
          </w:rPr>
          <w:delText>四</w:delText>
        </w:r>
      </w:del>
      <w:ins w:id="778" w:author="周世杰" w:date="2021-12-06T16:23:44Z">
        <w:r>
          <w:rPr>
            <w:rFonts w:hint="eastAsia" w:ascii="宋体" w:hAnsi="宋体" w:eastAsia="宋体" w:cs="宋体"/>
            <w:color w:val="auto"/>
            <w:sz w:val="21"/>
            <w:szCs w:val="21"/>
            <w:lang w:eastAsia="zh-CN"/>
            <w:rPrChange w:id="779" w:author="王雅洁" w:date="2024-12-12T17:26:16Z">
              <w:rPr>
                <w:rFonts w:hint="eastAsia" w:ascii="仿宋_GB2312" w:hAnsi="仿宋_GB2312" w:cs="仿宋_GB2312"/>
                <w:color w:val="auto"/>
                <w:szCs w:val="24"/>
                <w:lang w:eastAsia="zh-CN"/>
              </w:rPr>
            </w:rPrChange>
          </w:rPr>
          <w:t>三</w:t>
        </w:r>
      </w:ins>
      <w:r>
        <w:rPr>
          <w:rFonts w:ascii="宋体" w:hAnsi="宋体" w:eastAsia="宋体" w:cs="宋体"/>
          <w:color w:val="auto"/>
          <w:sz w:val="21"/>
          <w:szCs w:val="21"/>
          <w:rPrChange w:id="780" w:author="王雅洁" w:date="2024-12-12T17:26:16Z">
            <w:rPr>
              <w:rFonts w:ascii="仿宋_GB2312" w:hAnsi="仿宋_GB2312" w:cs="仿宋_GB2312"/>
              <w:color w:val="auto"/>
              <w:szCs w:val="24"/>
            </w:rPr>
          </w:rPrChange>
        </w:rPr>
        <w:t>类机构以外的机构提供增信的贷款余额。</w:t>
      </w:r>
    </w:p>
    <w:p>
      <w:pPr>
        <w:pStyle w:val="15"/>
        <w:jc w:val="both"/>
        <w:rPr>
          <w:ins w:id="781" w:author="张海舰" w:date="2021-11-03T18:01:37Z"/>
          <w:rFonts w:hint="eastAsia" w:ascii="宋体" w:hAnsi="宋体" w:eastAsia="宋体" w:cs="宋体"/>
          <w:color w:val="auto"/>
          <w:sz w:val="21"/>
          <w:szCs w:val="21"/>
          <w:lang w:val="en-US" w:eastAsia="zh-CN"/>
          <w:rPrChange w:id="782" w:author="王雅洁" w:date="2024-12-12T17:26:16Z">
            <w:rPr>
              <w:ins w:id="783" w:author="张海舰" w:date="2021-11-03T18:01:37Z"/>
              <w:rFonts w:hint="default" w:ascii="仿宋_GB2312" w:hAnsi="仿宋_GB2312" w:eastAsia="仿宋_GB2312" w:cs="仿宋_GB2312"/>
              <w:color w:val="auto"/>
              <w:szCs w:val="24"/>
              <w:lang w:val="en-US" w:eastAsia="zh-CN"/>
            </w:rPr>
          </w:rPrChange>
        </w:rPr>
      </w:pPr>
      <w:ins w:id="784" w:author="张海舰" w:date="2021-11-03T17:57:13Z">
        <w:r>
          <w:rPr>
            <w:rFonts w:ascii="宋体" w:hAnsi="宋体" w:eastAsia="宋体" w:cs="宋体"/>
            <w:color w:val="auto"/>
            <w:sz w:val="21"/>
            <w:szCs w:val="21"/>
            <w:rPrChange w:id="785" w:author="王雅洁" w:date="2024-12-12T17:26:16Z">
              <w:rPr>
                <w:rFonts w:ascii="仿宋_GB2312" w:hAnsi="仿宋_GB2312" w:cs="仿宋_GB2312"/>
                <w:color w:val="auto"/>
                <w:szCs w:val="24"/>
              </w:rPr>
            </w:rPrChange>
          </w:rPr>
          <w:t>[8.</w:t>
        </w:r>
      </w:ins>
      <w:ins w:id="786" w:author="张海舰" w:date="2021-11-03T17:57:13Z">
        <w:r>
          <w:rPr>
            <w:rFonts w:hint="eastAsia" w:ascii="宋体" w:hAnsi="宋体" w:eastAsia="宋体" w:cs="宋体"/>
            <w:color w:val="auto"/>
            <w:sz w:val="21"/>
            <w:szCs w:val="21"/>
            <w:lang w:val="en-US" w:eastAsia="zh-CN"/>
            <w:rPrChange w:id="787" w:author="王雅洁" w:date="2024-12-12T17:26:16Z">
              <w:rPr>
                <w:rFonts w:hint="eastAsia" w:ascii="仿宋_GB2312" w:hAnsi="仿宋_GB2312" w:cs="仿宋_GB2312"/>
                <w:color w:val="auto"/>
                <w:szCs w:val="24"/>
                <w:lang w:val="en-US" w:eastAsia="zh-CN"/>
              </w:rPr>
            </w:rPrChange>
          </w:rPr>
          <w:t>3</w:t>
        </w:r>
      </w:ins>
      <w:ins w:id="788" w:author="张海舰" w:date="2021-11-03T17:57:13Z">
        <w:r>
          <w:rPr>
            <w:rFonts w:ascii="宋体" w:hAnsi="宋体" w:eastAsia="宋体" w:cs="宋体"/>
            <w:color w:val="auto"/>
            <w:sz w:val="21"/>
            <w:szCs w:val="21"/>
            <w:rPrChange w:id="789" w:author="王雅洁" w:date="2024-12-12T17:26:16Z">
              <w:rPr>
                <w:rFonts w:ascii="仿宋_GB2312" w:hAnsi="仿宋_GB2312" w:cs="仿宋_GB2312"/>
                <w:color w:val="auto"/>
                <w:szCs w:val="24"/>
              </w:rPr>
            </w:rPrChange>
          </w:rPr>
          <w:t>.</w:t>
        </w:r>
      </w:ins>
      <w:ins w:id="790" w:author="张海舰" w:date="2021-11-03T17:57:14Z">
        <w:del w:id="791" w:author="zhoushijie" w:date="2021-11-15T18:34:16Z">
          <w:r>
            <w:rPr>
              <w:rFonts w:hint="eastAsia" w:ascii="宋体" w:hAnsi="宋体" w:eastAsia="宋体" w:cs="宋体"/>
              <w:color w:val="auto"/>
              <w:sz w:val="21"/>
              <w:szCs w:val="21"/>
              <w:lang w:val="en-US" w:eastAsia="zh-CN"/>
              <w:rPrChange w:id="792" w:author="王雅洁" w:date="2024-12-12T17:26:16Z">
                <w:rPr>
                  <w:rFonts w:hint="default" w:ascii="仿宋_GB2312" w:hAnsi="仿宋_GB2312" w:cs="仿宋_GB2312"/>
                  <w:color w:val="auto"/>
                  <w:szCs w:val="24"/>
                  <w:lang w:val="en-US" w:eastAsia="zh-CN"/>
                </w:rPr>
              </w:rPrChange>
            </w:rPr>
            <w:delText>3</w:delText>
          </w:r>
        </w:del>
      </w:ins>
      <w:ins w:id="793" w:author="zhoushijie" w:date="2021-11-15T18:34:16Z">
        <w:r>
          <w:rPr>
            <w:rFonts w:hint="eastAsia" w:ascii="宋体" w:hAnsi="宋体" w:eastAsia="宋体" w:cs="宋体"/>
            <w:color w:val="auto"/>
            <w:sz w:val="21"/>
            <w:szCs w:val="21"/>
            <w:lang w:val="en-US" w:eastAsia="zh-CN"/>
            <w:rPrChange w:id="794" w:author="王雅洁" w:date="2024-12-12T17:26:16Z">
              <w:rPr>
                <w:rFonts w:hint="eastAsia" w:ascii="仿宋_GB2312" w:hAnsi="仿宋_GB2312" w:cs="仿宋_GB2312"/>
                <w:color w:val="auto"/>
                <w:szCs w:val="24"/>
                <w:lang w:val="en-US" w:eastAsia="zh-CN"/>
              </w:rPr>
            </w:rPrChange>
          </w:rPr>
          <w:t>4</w:t>
        </w:r>
      </w:ins>
      <w:ins w:id="795" w:author="张海舰" w:date="2021-11-03T17:57:13Z">
        <w:r>
          <w:rPr>
            <w:rFonts w:ascii="宋体" w:hAnsi="宋体" w:eastAsia="宋体" w:cs="宋体"/>
            <w:color w:val="auto"/>
            <w:sz w:val="21"/>
            <w:szCs w:val="21"/>
            <w:rPrChange w:id="796" w:author="王雅洁" w:date="2024-12-12T17:26:16Z">
              <w:rPr>
                <w:rFonts w:ascii="仿宋_GB2312" w:hAnsi="仿宋_GB2312" w:cs="仿宋_GB2312"/>
                <w:color w:val="auto"/>
                <w:szCs w:val="24"/>
              </w:rPr>
            </w:rPrChange>
          </w:rPr>
          <w:t xml:space="preserve"> </w:t>
        </w:r>
      </w:ins>
      <w:ins w:id="797" w:author="张海舰" w:date="2021-11-03T17:57:20Z">
        <w:r>
          <w:rPr>
            <w:rFonts w:hint="eastAsia" w:ascii="宋体" w:hAnsi="宋体" w:eastAsia="宋体" w:cs="宋体"/>
            <w:color w:val="auto"/>
            <w:sz w:val="21"/>
            <w:szCs w:val="21"/>
            <w:lang w:val="en-US" w:eastAsia="zh-CN"/>
            <w:rPrChange w:id="798" w:author="王雅洁" w:date="2024-12-12T17:26:16Z">
              <w:rPr>
                <w:rFonts w:hint="eastAsia" w:ascii="仿宋_GB2312" w:hAnsi="仿宋_GB2312" w:cs="仿宋_GB2312"/>
                <w:color w:val="auto"/>
                <w:szCs w:val="24"/>
                <w:lang w:val="en-US" w:eastAsia="zh-CN"/>
              </w:rPr>
            </w:rPrChange>
          </w:rPr>
          <w:t>合作方当年累计推荐客户户数</w:t>
        </w:r>
      </w:ins>
      <w:ins w:id="799" w:author="张海舰" w:date="2021-11-03T17:57:13Z">
        <w:r>
          <w:rPr>
            <w:rFonts w:ascii="宋体" w:hAnsi="宋体" w:eastAsia="宋体" w:cs="宋体"/>
            <w:color w:val="auto"/>
            <w:sz w:val="21"/>
            <w:szCs w:val="21"/>
            <w:rPrChange w:id="800" w:author="王雅洁" w:date="2024-12-12T17:26:16Z">
              <w:rPr>
                <w:rFonts w:ascii="仿宋_GB2312" w:hAnsi="仿宋_GB2312" w:cs="仿宋_GB2312"/>
                <w:color w:val="auto"/>
                <w:szCs w:val="24"/>
              </w:rPr>
            </w:rPrChange>
          </w:rPr>
          <w:t>]</w:t>
        </w:r>
      </w:ins>
      <w:ins w:id="801" w:author="张海舰" w:date="2021-11-03T18:01:37Z">
        <w:r>
          <w:rPr>
            <w:rFonts w:ascii="宋体" w:hAnsi="宋体" w:eastAsia="宋体" w:cs="宋体"/>
            <w:color w:val="auto"/>
            <w:sz w:val="21"/>
            <w:szCs w:val="21"/>
            <w:rPrChange w:id="802" w:author="王雅洁" w:date="2024-12-12T17:26:16Z">
              <w:rPr>
                <w:rFonts w:ascii="仿宋_GB2312" w:hAnsi="仿宋_GB2312" w:cs="仿宋_GB2312"/>
                <w:color w:val="auto"/>
                <w:szCs w:val="24"/>
              </w:rPr>
            </w:rPrChange>
          </w:rPr>
          <w:t>反映从年初到报告期期末，各个合作方累计向填报机构推荐的客户户数之和。如有多个合作方向填报机构推荐同一客户，应剔除重复后计算。</w:t>
        </w:r>
      </w:ins>
    </w:p>
    <w:p>
      <w:pPr>
        <w:pStyle w:val="15"/>
        <w:jc w:val="both"/>
        <w:rPr>
          <w:ins w:id="803" w:author="张海舰" w:date="2021-11-03T18:07:13Z"/>
          <w:rFonts w:hint="eastAsia" w:ascii="宋体" w:hAnsi="宋体" w:eastAsia="宋体" w:cs="宋体"/>
          <w:color w:val="auto"/>
          <w:sz w:val="21"/>
          <w:szCs w:val="21"/>
          <w:rPrChange w:id="804" w:author="王雅洁" w:date="2024-12-12T17:26:16Z">
            <w:rPr>
              <w:ins w:id="805" w:author="张海舰" w:date="2021-11-03T18:07:13Z"/>
              <w:rFonts w:hint="default" w:ascii="仿宋_GB2312" w:hAnsi="仿宋_GB2312" w:cs="仿宋_GB2312"/>
              <w:color w:val="auto"/>
              <w:szCs w:val="24"/>
            </w:rPr>
          </w:rPrChange>
        </w:rPr>
      </w:pPr>
      <w:ins w:id="806" w:author="张海舰" w:date="2021-11-03T18:07:13Z">
        <w:r>
          <w:rPr>
            <w:rFonts w:ascii="宋体" w:hAnsi="宋体" w:eastAsia="宋体" w:cs="宋体"/>
            <w:color w:val="auto"/>
            <w:sz w:val="21"/>
            <w:szCs w:val="21"/>
            <w:rPrChange w:id="807" w:author="王雅洁" w:date="2024-12-12T17:26:16Z">
              <w:rPr>
                <w:rFonts w:ascii="仿宋_GB2312" w:hAnsi="仿宋_GB2312" w:cs="仿宋_GB2312"/>
                <w:color w:val="auto"/>
                <w:szCs w:val="24"/>
              </w:rPr>
            </w:rPrChange>
          </w:rPr>
          <w:t>[8.</w:t>
        </w:r>
      </w:ins>
      <w:ins w:id="808" w:author="张海舰" w:date="2021-11-03T18:07:19Z">
        <w:r>
          <w:rPr>
            <w:rFonts w:hint="eastAsia" w:ascii="宋体" w:hAnsi="宋体" w:eastAsia="宋体" w:cs="宋体"/>
            <w:color w:val="auto"/>
            <w:sz w:val="21"/>
            <w:szCs w:val="21"/>
            <w:lang w:val="en-US" w:eastAsia="zh-CN"/>
            <w:rPrChange w:id="809" w:author="王雅洁" w:date="2024-12-12T17:26:16Z">
              <w:rPr>
                <w:rFonts w:hint="eastAsia" w:ascii="仿宋_GB2312" w:hAnsi="仿宋_GB2312" w:cs="仿宋_GB2312"/>
                <w:color w:val="auto"/>
                <w:szCs w:val="24"/>
                <w:lang w:val="en-US" w:eastAsia="zh-CN"/>
              </w:rPr>
            </w:rPrChange>
          </w:rPr>
          <w:t>3</w:t>
        </w:r>
      </w:ins>
      <w:ins w:id="810" w:author="张海舰" w:date="2021-11-03T18:07:13Z">
        <w:r>
          <w:rPr>
            <w:rFonts w:ascii="宋体" w:hAnsi="宋体" w:eastAsia="宋体" w:cs="宋体"/>
            <w:color w:val="auto"/>
            <w:sz w:val="21"/>
            <w:szCs w:val="21"/>
            <w:rPrChange w:id="811" w:author="王雅洁" w:date="2024-12-12T17:26:16Z">
              <w:rPr>
                <w:rFonts w:ascii="仿宋_GB2312" w:hAnsi="仿宋_GB2312" w:cs="仿宋_GB2312"/>
                <w:color w:val="auto"/>
                <w:szCs w:val="24"/>
              </w:rPr>
            </w:rPrChange>
          </w:rPr>
          <w:t>.</w:t>
        </w:r>
      </w:ins>
      <w:ins w:id="812" w:author="张海舰" w:date="2021-11-03T18:07:21Z">
        <w:del w:id="813" w:author="周世杰" w:date="2021-11-19T09:40:34Z">
          <w:r>
            <w:rPr>
              <w:rFonts w:hint="eastAsia" w:ascii="宋体" w:hAnsi="宋体" w:eastAsia="宋体" w:cs="宋体"/>
              <w:color w:val="auto"/>
              <w:sz w:val="21"/>
              <w:szCs w:val="21"/>
              <w:lang w:val="en-US" w:eastAsia="zh-CN"/>
              <w:rPrChange w:id="814" w:author="王雅洁" w:date="2024-12-12T17:26:16Z">
                <w:rPr>
                  <w:rFonts w:hint="eastAsia" w:ascii="仿宋_GB2312" w:hAnsi="仿宋_GB2312" w:cs="仿宋_GB2312"/>
                  <w:color w:val="auto"/>
                  <w:szCs w:val="24"/>
                  <w:lang w:val="en-US" w:eastAsia="zh-CN"/>
                </w:rPr>
              </w:rPrChange>
            </w:rPr>
            <w:delText>3</w:delText>
          </w:r>
        </w:del>
      </w:ins>
      <w:ins w:id="815" w:author="周世杰" w:date="2021-11-19T09:40:34Z">
        <w:r>
          <w:rPr>
            <w:rFonts w:hint="eastAsia" w:ascii="宋体" w:hAnsi="宋体" w:eastAsia="宋体" w:cs="宋体"/>
            <w:color w:val="auto"/>
            <w:sz w:val="21"/>
            <w:szCs w:val="21"/>
            <w:lang w:val="en-US" w:eastAsia="zh-CN"/>
            <w:rPrChange w:id="816" w:author="王雅洁" w:date="2024-12-12T17:26:16Z">
              <w:rPr>
                <w:rFonts w:hint="eastAsia" w:ascii="仿宋_GB2312" w:hAnsi="仿宋_GB2312" w:cs="仿宋_GB2312"/>
                <w:color w:val="auto"/>
                <w:szCs w:val="24"/>
                <w:lang w:val="en-US" w:eastAsia="zh-CN"/>
              </w:rPr>
            </w:rPrChange>
          </w:rPr>
          <w:t>4</w:t>
        </w:r>
      </w:ins>
      <w:ins w:id="817" w:author="张海舰" w:date="2021-11-03T18:07:13Z">
        <w:r>
          <w:rPr>
            <w:rFonts w:ascii="宋体" w:hAnsi="宋体" w:eastAsia="宋体" w:cs="宋体"/>
            <w:color w:val="auto"/>
            <w:sz w:val="21"/>
            <w:szCs w:val="21"/>
            <w:rPrChange w:id="818" w:author="王雅洁" w:date="2024-12-12T17:26:16Z">
              <w:rPr>
                <w:rFonts w:ascii="仿宋_GB2312" w:hAnsi="仿宋_GB2312" w:cs="仿宋_GB2312"/>
                <w:color w:val="auto"/>
                <w:szCs w:val="24"/>
              </w:rPr>
            </w:rPrChange>
          </w:rPr>
          <w:t>.1 本行当年累计通过授信客户户数]反映从年初到报告期期末，合作方累计向填报机构推荐的客户中，填报机构经审查通过给予授信的客户户数。如有多个合作方向填报机构推荐同一客户，应剔除重复后计算；如果同一客户在多个合作方推荐后的授信审查结果不一致，则以通过授信为优先原则。例如，合作机构A、B同时向填报机构推荐了X客户，A机构推荐后填报机构授信审查后通过，B机构推荐后填报机构授信审查后未通过，则应将X客户确认为通过授信客户。</w:t>
        </w:r>
      </w:ins>
    </w:p>
    <w:p>
      <w:pPr>
        <w:pStyle w:val="15"/>
        <w:jc w:val="both"/>
        <w:rPr>
          <w:ins w:id="819" w:author="张海舰" w:date="2021-11-03T18:18:39Z"/>
          <w:rFonts w:ascii="宋体" w:hAnsi="宋体" w:eastAsia="宋体" w:cs="宋体"/>
          <w:color w:val="auto"/>
          <w:sz w:val="21"/>
          <w:szCs w:val="21"/>
          <w:highlight w:val="none"/>
          <w:rPrChange w:id="820" w:author="王雅洁" w:date="2024-12-12T17:26:16Z">
            <w:rPr>
              <w:ins w:id="821" w:author="张海舰" w:date="2021-11-03T18:18:39Z"/>
              <w:rFonts w:ascii="仿宋_GB2312" w:hAnsi="仿宋_GB2312" w:cs="仿宋_GB2312"/>
              <w:color w:val="auto"/>
              <w:szCs w:val="24"/>
              <w:highlight w:val="yellow"/>
            </w:rPr>
          </w:rPrChange>
        </w:rPr>
      </w:pPr>
      <w:ins w:id="822" w:author="张海舰" w:date="2021-11-03T18:11:30Z">
        <w:r>
          <w:rPr>
            <w:rFonts w:ascii="宋体" w:hAnsi="宋体" w:eastAsia="宋体" w:cs="宋体"/>
            <w:color w:val="auto"/>
            <w:sz w:val="21"/>
            <w:szCs w:val="21"/>
            <w:highlight w:val="none"/>
            <w:rPrChange w:id="823" w:author="王雅洁" w:date="2024-12-12T17:26:16Z">
              <w:rPr>
                <w:rFonts w:ascii="仿宋_GB2312" w:hAnsi="仿宋_GB2312" w:cs="仿宋_GB2312"/>
                <w:color w:val="auto"/>
                <w:szCs w:val="24"/>
              </w:rPr>
            </w:rPrChange>
          </w:rPr>
          <w:t>[8.</w:t>
        </w:r>
      </w:ins>
      <w:ins w:id="824" w:author="张海舰" w:date="2021-11-03T18:11:30Z">
        <w:r>
          <w:rPr>
            <w:rFonts w:hint="eastAsia" w:ascii="宋体" w:hAnsi="宋体" w:eastAsia="宋体" w:cs="宋体"/>
            <w:color w:val="auto"/>
            <w:sz w:val="21"/>
            <w:szCs w:val="21"/>
            <w:highlight w:val="none"/>
            <w:lang w:val="en-US" w:eastAsia="zh-CN"/>
            <w:rPrChange w:id="825" w:author="王雅洁" w:date="2024-12-12T17:26:16Z">
              <w:rPr>
                <w:rFonts w:hint="eastAsia" w:ascii="仿宋_GB2312" w:hAnsi="仿宋_GB2312" w:cs="仿宋_GB2312"/>
                <w:color w:val="auto"/>
                <w:szCs w:val="24"/>
                <w:lang w:val="en-US" w:eastAsia="zh-CN"/>
              </w:rPr>
            </w:rPrChange>
          </w:rPr>
          <w:t>3</w:t>
        </w:r>
      </w:ins>
      <w:ins w:id="826" w:author="张海舰" w:date="2021-11-03T18:11:30Z">
        <w:r>
          <w:rPr>
            <w:rFonts w:ascii="宋体" w:hAnsi="宋体" w:eastAsia="宋体" w:cs="宋体"/>
            <w:color w:val="auto"/>
            <w:sz w:val="21"/>
            <w:szCs w:val="21"/>
            <w:highlight w:val="none"/>
            <w:rPrChange w:id="827" w:author="王雅洁" w:date="2024-12-12T17:26:16Z">
              <w:rPr>
                <w:rFonts w:ascii="仿宋_GB2312" w:hAnsi="仿宋_GB2312" w:cs="仿宋_GB2312"/>
                <w:color w:val="auto"/>
                <w:szCs w:val="24"/>
              </w:rPr>
            </w:rPrChange>
          </w:rPr>
          <w:t>.</w:t>
        </w:r>
      </w:ins>
      <w:ins w:id="828" w:author="张海舰" w:date="2021-11-03T18:11:33Z">
        <w:del w:id="829" w:author="周世杰" w:date="2021-11-19T09:40:42Z">
          <w:r>
            <w:rPr>
              <w:rFonts w:hint="eastAsia" w:ascii="宋体" w:hAnsi="宋体" w:eastAsia="宋体" w:cs="宋体"/>
              <w:color w:val="auto"/>
              <w:sz w:val="21"/>
              <w:szCs w:val="21"/>
              <w:highlight w:val="none"/>
              <w:lang w:val="en-US" w:eastAsia="zh-CN"/>
              <w:rPrChange w:id="830" w:author="王雅洁" w:date="2024-12-12T17:26:16Z">
                <w:rPr>
                  <w:rFonts w:hint="eastAsia" w:ascii="仿宋_GB2312" w:hAnsi="仿宋_GB2312" w:cs="仿宋_GB2312"/>
                  <w:color w:val="auto"/>
                  <w:szCs w:val="24"/>
                  <w:lang w:val="en-US" w:eastAsia="zh-CN"/>
                </w:rPr>
              </w:rPrChange>
            </w:rPr>
            <w:delText>4</w:delText>
          </w:r>
        </w:del>
      </w:ins>
      <w:ins w:id="831" w:author="周世杰" w:date="2021-11-19T09:40:42Z">
        <w:r>
          <w:rPr>
            <w:rFonts w:hint="eastAsia" w:ascii="宋体" w:hAnsi="宋体" w:eastAsia="宋体" w:cs="宋体"/>
            <w:color w:val="auto"/>
            <w:sz w:val="21"/>
            <w:szCs w:val="21"/>
            <w:highlight w:val="none"/>
            <w:lang w:val="en-US" w:eastAsia="zh-CN"/>
            <w:rPrChange w:id="832" w:author="王雅洁" w:date="2024-12-12T17:26:16Z">
              <w:rPr>
                <w:rFonts w:hint="eastAsia" w:ascii="仿宋_GB2312" w:hAnsi="仿宋_GB2312" w:cs="仿宋_GB2312"/>
                <w:color w:val="FF0000"/>
                <w:szCs w:val="24"/>
                <w:highlight w:val="none"/>
                <w:lang w:val="en-US" w:eastAsia="zh-CN"/>
              </w:rPr>
            </w:rPrChange>
          </w:rPr>
          <w:t>5</w:t>
        </w:r>
      </w:ins>
      <w:ins w:id="833" w:author="张海舰" w:date="2021-11-03T18:11:30Z">
        <w:r>
          <w:rPr>
            <w:rFonts w:ascii="宋体" w:hAnsi="宋体" w:eastAsia="宋体" w:cs="宋体"/>
            <w:color w:val="auto"/>
            <w:sz w:val="21"/>
            <w:szCs w:val="21"/>
            <w:highlight w:val="none"/>
            <w:rPrChange w:id="834" w:author="王雅洁" w:date="2024-12-12T17:26:16Z">
              <w:rPr>
                <w:rFonts w:ascii="仿宋_GB2312" w:hAnsi="仿宋_GB2312" w:cs="仿宋_GB2312"/>
                <w:color w:val="auto"/>
                <w:szCs w:val="24"/>
              </w:rPr>
            </w:rPrChange>
          </w:rPr>
          <w:t xml:space="preserve"> </w:t>
        </w:r>
      </w:ins>
      <w:ins w:id="835" w:author="张海舰" w:date="2021-11-03T18:11:44Z">
        <w:r>
          <w:rPr>
            <w:rFonts w:hint="eastAsia" w:ascii="宋体" w:hAnsi="宋体" w:eastAsia="宋体" w:cs="宋体"/>
            <w:color w:val="auto"/>
            <w:sz w:val="21"/>
            <w:szCs w:val="21"/>
            <w:highlight w:val="none"/>
            <w:rPrChange w:id="836" w:author="王雅洁" w:date="2024-12-12T17:26:16Z">
              <w:rPr>
                <w:rFonts w:hint="eastAsia" w:ascii="仿宋_GB2312" w:hAnsi="仿宋_GB2312" w:cs="仿宋_GB2312"/>
                <w:color w:val="auto"/>
                <w:szCs w:val="24"/>
              </w:rPr>
            </w:rPrChange>
          </w:rPr>
          <w:t>向合作方累计支付费用</w:t>
        </w:r>
      </w:ins>
      <w:ins w:id="837" w:author="张海舰" w:date="2021-11-03T18:11:30Z">
        <w:r>
          <w:rPr>
            <w:rFonts w:ascii="宋体" w:hAnsi="宋体" w:eastAsia="宋体" w:cs="宋体"/>
            <w:color w:val="auto"/>
            <w:sz w:val="21"/>
            <w:szCs w:val="21"/>
            <w:highlight w:val="none"/>
            <w:rPrChange w:id="838" w:author="王雅洁" w:date="2024-12-12T17:26:16Z">
              <w:rPr>
                <w:rFonts w:ascii="仿宋_GB2312" w:hAnsi="仿宋_GB2312" w:cs="仿宋_GB2312"/>
                <w:color w:val="auto"/>
                <w:szCs w:val="24"/>
              </w:rPr>
            </w:rPrChange>
          </w:rPr>
          <w:t>]</w:t>
        </w:r>
      </w:ins>
      <w:ins w:id="839" w:author="张海舰" w:date="2021-11-03T18:11:48Z">
        <w:r>
          <w:rPr>
            <w:rFonts w:hint="eastAsia" w:ascii="宋体" w:hAnsi="宋体" w:eastAsia="宋体" w:cs="宋体"/>
            <w:color w:val="auto"/>
            <w:sz w:val="21"/>
            <w:szCs w:val="21"/>
            <w:highlight w:val="none"/>
            <w:lang w:val="en-US" w:eastAsia="zh-CN"/>
            <w:rPrChange w:id="840" w:author="王雅洁" w:date="2024-12-12T17:26:16Z">
              <w:rPr>
                <w:rFonts w:hint="eastAsia" w:ascii="仿宋_GB2312" w:hAnsi="仿宋_GB2312" w:cs="仿宋_GB2312"/>
                <w:color w:val="auto"/>
                <w:szCs w:val="24"/>
                <w:lang w:val="en-US" w:eastAsia="zh-CN"/>
              </w:rPr>
            </w:rPrChange>
          </w:rPr>
          <w:t>反</w:t>
        </w:r>
      </w:ins>
      <w:ins w:id="841" w:author="张海舰" w:date="2021-11-03T18:12:30Z">
        <w:r>
          <w:rPr>
            <w:rFonts w:ascii="宋体" w:hAnsi="宋体" w:eastAsia="宋体" w:cs="宋体"/>
            <w:color w:val="auto"/>
            <w:sz w:val="21"/>
            <w:szCs w:val="21"/>
            <w:highlight w:val="none"/>
            <w:rPrChange w:id="842" w:author="王雅洁" w:date="2024-12-12T17:26:16Z">
              <w:rPr>
                <w:rFonts w:ascii="仿宋_GB2312" w:hAnsi="仿宋_GB2312" w:cs="仿宋_GB2312"/>
                <w:color w:val="auto"/>
                <w:szCs w:val="24"/>
              </w:rPr>
            </w:rPrChange>
          </w:rPr>
          <w:t>映填报机构</w:t>
        </w:r>
      </w:ins>
      <w:ins w:id="843" w:author="张海舰" w:date="2021-11-03T18:19:57Z">
        <w:r>
          <w:rPr>
            <w:rFonts w:hint="eastAsia" w:ascii="宋体" w:hAnsi="宋体" w:eastAsia="宋体" w:cs="宋体"/>
            <w:color w:val="auto"/>
            <w:sz w:val="21"/>
            <w:szCs w:val="21"/>
            <w:highlight w:val="none"/>
            <w:lang w:val="en-US" w:eastAsia="zh-CN"/>
            <w:rPrChange w:id="844" w:author="王雅洁" w:date="2024-12-12T17:26:16Z">
              <w:rPr>
                <w:rFonts w:hint="eastAsia" w:ascii="仿宋_GB2312" w:hAnsi="仿宋_GB2312" w:cs="仿宋_GB2312"/>
                <w:sz w:val="24"/>
                <w:highlight w:val="yellow"/>
                <w:lang w:val="en-US" w:eastAsia="zh-CN"/>
              </w:rPr>
            </w:rPrChange>
          </w:rPr>
          <w:t>当年</w:t>
        </w:r>
      </w:ins>
      <w:ins w:id="845" w:author="周世杰" w:date="2021-12-08T09:52:26Z">
        <w:r>
          <w:rPr>
            <w:rFonts w:hint="eastAsia" w:ascii="宋体" w:hAnsi="宋体" w:eastAsia="宋体" w:cs="宋体"/>
            <w:color w:val="auto"/>
            <w:sz w:val="21"/>
            <w:szCs w:val="21"/>
            <w:highlight w:val="none"/>
            <w:lang w:val="en-US" w:eastAsia="zh-CN"/>
            <w:rPrChange w:id="846" w:author="王雅洁" w:date="2024-12-12T17:26:16Z">
              <w:rPr>
                <w:rFonts w:hint="eastAsia" w:ascii="仿宋_GB2312" w:hAnsi="仿宋_GB2312" w:cs="仿宋_GB2312"/>
                <w:color w:val="FF0000"/>
                <w:sz w:val="24"/>
                <w:highlight w:val="none"/>
                <w:lang w:val="en-US" w:eastAsia="zh-CN"/>
              </w:rPr>
            </w:rPrChange>
          </w:rPr>
          <w:t>实际</w:t>
        </w:r>
      </w:ins>
      <w:ins w:id="847" w:author="张海舰" w:date="2021-11-03T18:19:33Z">
        <w:r>
          <w:rPr>
            <w:rFonts w:hint="eastAsia" w:ascii="宋体" w:hAnsi="宋体" w:eastAsia="宋体" w:cs="宋体"/>
            <w:color w:val="auto"/>
            <w:sz w:val="21"/>
            <w:szCs w:val="21"/>
            <w:highlight w:val="none"/>
            <w:lang w:val="en-US" w:eastAsia="zh-CN"/>
            <w:rPrChange w:id="848" w:author="王雅洁" w:date="2024-12-12T17:26:16Z">
              <w:rPr>
                <w:rFonts w:hint="eastAsia" w:ascii="仿宋_GB2312" w:hAnsi="仿宋_GB2312" w:cs="仿宋_GB2312"/>
                <w:color w:val="auto"/>
                <w:szCs w:val="24"/>
                <w:highlight w:val="yellow"/>
                <w:lang w:val="en-US" w:eastAsia="zh-CN"/>
              </w:rPr>
            </w:rPrChange>
          </w:rPr>
          <w:t>向</w:t>
        </w:r>
      </w:ins>
      <w:ins w:id="849" w:author="zhoushijie" w:date="2021-11-15T18:35:36Z">
        <w:r>
          <w:rPr>
            <w:rFonts w:hint="eastAsia" w:ascii="宋体" w:hAnsi="宋体" w:eastAsia="宋体" w:cs="宋体"/>
            <w:color w:val="auto"/>
            <w:sz w:val="21"/>
            <w:szCs w:val="21"/>
            <w:highlight w:val="none"/>
            <w:lang w:val="en-US" w:eastAsia="zh-CN"/>
            <w:rPrChange w:id="850" w:author="王雅洁" w:date="2024-12-12T17:26:16Z">
              <w:rPr>
                <w:rFonts w:hint="eastAsia" w:ascii="仿宋_GB2312" w:hAnsi="仿宋_GB2312" w:cs="仿宋_GB2312"/>
                <w:color w:val="auto"/>
                <w:szCs w:val="24"/>
                <w:highlight w:val="yellow"/>
                <w:lang w:val="en-US" w:eastAsia="zh-CN"/>
              </w:rPr>
            </w:rPrChange>
          </w:rPr>
          <w:t>合作方</w:t>
        </w:r>
      </w:ins>
      <w:ins w:id="851" w:author="zhoushijie" w:date="2021-11-15T18:36:13Z">
        <w:r>
          <w:rPr>
            <w:rFonts w:hint="eastAsia" w:ascii="宋体" w:hAnsi="宋体" w:eastAsia="宋体" w:cs="宋体"/>
            <w:color w:val="auto"/>
            <w:sz w:val="21"/>
            <w:szCs w:val="21"/>
            <w:highlight w:val="none"/>
            <w:lang w:val="en-US" w:eastAsia="zh-CN"/>
            <w:rPrChange w:id="852" w:author="王雅洁" w:date="2024-12-12T17:26:16Z">
              <w:rPr>
                <w:rFonts w:hint="eastAsia" w:ascii="仿宋_GB2312" w:hAnsi="仿宋_GB2312" w:cs="仿宋_GB2312"/>
                <w:color w:val="auto"/>
                <w:szCs w:val="24"/>
                <w:highlight w:val="yellow"/>
                <w:lang w:val="en-US" w:eastAsia="zh-CN"/>
              </w:rPr>
            </w:rPrChange>
          </w:rPr>
          <w:t>支付</w:t>
        </w:r>
      </w:ins>
      <w:ins w:id="853" w:author="zhoushijie" w:date="2021-11-15T18:36:14Z">
        <w:r>
          <w:rPr>
            <w:rFonts w:hint="eastAsia" w:ascii="宋体" w:hAnsi="宋体" w:eastAsia="宋体" w:cs="宋体"/>
            <w:color w:val="auto"/>
            <w:sz w:val="21"/>
            <w:szCs w:val="21"/>
            <w:highlight w:val="none"/>
            <w:lang w:val="en-US" w:eastAsia="zh-CN"/>
            <w:rPrChange w:id="854" w:author="王雅洁" w:date="2024-12-12T17:26:16Z">
              <w:rPr>
                <w:rFonts w:hint="eastAsia" w:ascii="仿宋_GB2312" w:hAnsi="仿宋_GB2312" w:cs="仿宋_GB2312"/>
                <w:color w:val="auto"/>
                <w:szCs w:val="24"/>
                <w:highlight w:val="yellow"/>
                <w:lang w:val="en-US" w:eastAsia="zh-CN"/>
              </w:rPr>
            </w:rPrChange>
          </w:rPr>
          <w:t>的</w:t>
        </w:r>
      </w:ins>
      <w:ins w:id="855" w:author="zhoushijie" w:date="2021-11-15T18:35:43Z">
        <w:r>
          <w:rPr>
            <w:rFonts w:hint="eastAsia" w:ascii="宋体" w:hAnsi="宋体" w:eastAsia="宋体" w:cs="宋体"/>
            <w:color w:val="auto"/>
            <w:sz w:val="21"/>
            <w:szCs w:val="21"/>
            <w:highlight w:val="none"/>
            <w:lang w:val="en-US" w:eastAsia="zh-CN"/>
            <w:rPrChange w:id="856" w:author="王雅洁" w:date="2024-12-12T17:26:16Z">
              <w:rPr>
                <w:rFonts w:hint="eastAsia" w:ascii="仿宋_GB2312" w:hAnsi="仿宋_GB2312" w:cs="仿宋_GB2312"/>
                <w:color w:val="auto"/>
                <w:szCs w:val="24"/>
                <w:highlight w:val="yellow"/>
                <w:lang w:val="en-US" w:eastAsia="zh-CN"/>
              </w:rPr>
            </w:rPrChange>
          </w:rPr>
          <w:t>用于</w:t>
        </w:r>
      </w:ins>
      <w:ins w:id="857" w:author="张海舰" w:date="2021-11-03T18:17:56Z">
        <w:del w:id="858" w:author="zhoushijie" w:date="2021-11-15T18:35:45Z">
          <w:r>
            <w:rPr>
              <w:rFonts w:hint="eastAsia" w:ascii="宋体" w:hAnsi="宋体" w:eastAsia="宋体" w:cs="宋体"/>
              <w:color w:val="auto"/>
              <w:sz w:val="21"/>
              <w:szCs w:val="21"/>
              <w:highlight w:val="none"/>
              <w:rPrChange w:id="859" w:author="王雅洁" w:date="2024-12-12T17:26:16Z">
                <w:rPr>
                  <w:rFonts w:hint="eastAsia" w:ascii="仿宋_GB2312" w:hAnsi="仿宋_GB2312" w:eastAsia="仿宋_GB2312" w:cs="仿宋_GB2312"/>
                  <w:sz w:val="24"/>
                </w:rPr>
              </w:rPrChange>
            </w:rPr>
            <w:delText>提</w:delText>
          </w:r>
        </w:del>
      </w:ins>
      <w:ins w:id="860" w:author="张海舰" w:date="2021-11-03T18:17:56Z">
        <w:del w:id="861" w:author="zhoushijie" w:date="2021-11-15T18:35:45Z">
          <w:r>
            <w:rPr>
              <w:rFonts w:hint="eastAsia" w:ascii="宋体" w:hAnsi="宋体" w:eastAsia="宋体" w:cs="宋体"/>
              <w:color w:val="auto"/>
              <w:sz w:val="21"/>
              <w:szCs w:val="21"/>
              <w:highlight w:val="none"/>
              <w:rPrChange w:id="862" w:author="王雅洁" w:date="2024-12-12T17:26:16Z">
                <w:rPr>
                  <w:rFonts w:hint="eastAsia" w:ascii="仿宋_GB2312" w:hAnsi="仿宋_GB2312" w:eastAsia="仿宋_GB2312" w:cs="仿宋_GB2312"/>
                  <w:sz w:val="24"/>
                </w:rPr>
              </w:rPrChange>
            </w:rPr>
            <w:delText>供</w:delText>
          </w:r>
        </w:del>
      </w:ins>
      <w:ins w:id="863" w:author="张海舰" w:date="2021-11-03T18:17:56Z">
        <w:r>
          <w:rPr>
            <w:rFonts w:hint="eastAsia" w:ascii="宋体" w:hAnsi="宋体" w:eastAsia="宋体" w:cs="宋体"/>
            <w:color w:val="auto"/>
            <w:sz w:val="21"/>
            <w:szCs w:val="21"/>
            <w:highlight w:val="none"/>
            <w:rPrChange w:id="864" w:author="王雅洁" w:date="2024-12-12T17:26:16Z">
              <w:rPr>
                <w:rFonts w:hint="eastAsia" w:ascii="仿宋_GB2312" w:hAnsi="仿宋_GB2312" w:eastAsia="仿宋_GB2312" w:cs="仿宋_GB2312"/>
                <w:sz w:val="24"/>
              </w:rPr>
            </w:rPrChange>
          </w:rPr>
          <w:t>营销获客、客户筛选、部分风险评价</w:t>
        </w:r>
      </w:ins>
      <w:ins w:id="865" w:author="周世杰" w:date="2021-12-06T16:24:27Z">
        <w:r>
          <w:rPr>
            <w:rFonts w:hint="eastAsia" w:ascii="宋体" w:hAnsi="宋体" w:eastAsia="宋体" w:cs="宋体"/>
            <w:color w:val="auto"/>
            <w:sz w:val="21"/>
            <w:szCs w:val="21"/>
            <w:highlight w:val="none"/>
            <w:lang w:eastAsia="zh-CN"/>
            <w:rPrChange w:id="866" w:author="王雅洁" w:date="2024-12-12T17:26:16Z">
              <w:rPr>
                <w:rFonts w:hint="eastAsia" w:ascii="仿宋_GB2312" w:hAnsi="仿宋_GB2312" w:cs="仿宋_GB2312"/>
                <w:color w:val="FF0000"/>
                <w:sz w:val="24"/>
                <w:highlight w:val="none"/>
                <w:lang w:eastAsia="zh-CN"/>
              </w:rPr>
            </w:rPrChange>
          </w:rPr>
          <w:t>、</w:t>
        </w:r>
      </w:ins>
      <w:ins w:id="867" w:author="周世杰" w:date="2021-12-06T16:24:28Z">
        <w:r>
          <w:rPr>
            <w:rFonts w:hint="eastAsia" w:ascii="宋体" w:hAnsi="宋体" w:eastAsia="宋体" w:cs="宋体"/>
            <w:color w:val="auto"/>
            <w:sz w:val="21"/>
            <w:szCs w:val="21"/>
            <w:highlight w:val="none"/>
            <w:lang w:eastAsia="zh-CN"/>
            <w:rPrChange w:id="868" w:author="王雅洁" w:date="2024-12-12T17:26:16Z">
              <w:rPr>
                <w:rFonts w:hint="eastAsia" w:ascii="仿宋_GB2312" w:hAnsi="仿宋_GB2312" w:cs="仿宋_GB2312"/>
                <w:color w:val="FF0000"/>
                <w:sz w:val="24"/>
                <w:highlight w:val="none"/>
                <w:lang w:eastAsia="zh-CN"/>
              </w:rPr>
            </w:rPrChange>
          </w:rPr>
          <w:t>担</w:t>
        </w:r>
      </w:ins>
      <w:ins w:id="869" w:author="周世杰" w:date="2021-12-06T16:24:29Z">
        <w:r>
          <w:rPr>
            <w:rFonts w:hint="eastAsia" w:ascii="宋体" w:hAnsi="宋体" w:eastAsia="宋体" w:cs="宋体"/>
            <w:color w:val="auto"/>
            <w:sz w:val="21"/>
            <w:szCs w:val="21"/>
            <w:highlight w:val="none"/>
            <w:lang w:eastAsia="zh-CN"/>
            <w:rPrChange w:id="870" w:author="王雅洁" w:date="2024-12-12T17:26:16Z">
              <w:rPr>
                <w:rFonts w:hint="eastAsia" w:ascii="仿宋_GB2312" w:hAnsi="仿宋_GB2312" w:cs="仿宋_GB2312"/>
                <w:color w:val="FF0000"/>
                <w:sz w:val="24"/>
                <w:highlight w:val="none"/>
                <w:lang w:eastAsia="zh-CN"/>
              </w:rPr>
            </w:rPrChange>
          </w:rPr>
          <w:t>保</w:t>
        </w:r>
      </w:ins>
      <w:ins w:id="871" w:author="周世杰" w:date="2021-12-06T16:24:30Z">
        <w:r>
          <w:rPr>
            <w:rFonts w:hint="eastAsia" w:ascii="宋体" w:hAnsi="宋体" w:eastAsia="宋体" w:cs="宋体"/>
            <w:color w:val="auto"/>
            <w:sz w:val="21"/>
            <w:szCs w:val="21"/>
            <w:highlight w:val="none"/>
            <w:lang w:eastAsia="zh-CN"/>
            <w:rPrChange w:id="872" w:author="王雅洁" w:date="2024-12-12T17:26:16Z">
              <w:rPr>
                <w:rFonts w:hint="eastAsia" w:ascii="仿宋_GB2312" w:hAnsi="仿宋_GB2312" w:cs="仿宋_GB2312"/>
                <w:color w:val="FF0000"/>
                <w:sz w:val="24"/>
                <w:highlight w:val="none"/>
                <w:lang w:eastAsia="zh-CN"/>
              </w:rPr>
            </w:rPrChange>
          </w:rPr>
          <w:t>增信</w:t>
        </w:r>
      </w:ins>
      <w:ins w:id="873" w:author="张海舰" w:date="2021-11-03T18:18:06Z">
        <w:r>
          <w:rPr>
            <w:rFonts w:hint="eastAsia" w:ascii="宋体" w:hAnsi="宋体" w:eastAsia="宋体" w:cs="宋体"/>
            <w:color w:val="auto"/>
            <w:sz w:val="21"/>
            <w:szCs w:val="21"/>
            <w:highlight w:val="none"/>
            <w:lang w:val="en-US" w:eastAsia="zh-CN"/>
            <w:rPrChange w:id="874" w:author="王雅洁" w:date="2024-12-12T17:26:16Z">
              <w:rPr>
                <w:rFonts w:hint="eastAsia" w:ascii="仿宋_GB2312" w:hAnsi="仿宋_GB2312" w:cs="仿宋_GB2312"/>
                <w:sz w:val="24"/>
                <w:lang w:val="en-US" w:eastAsia="zh-CN"/>
              </w:rPr>
            </w:rPrChange>
          </w:rPr>
          <w:t>等</w:t>
        </w:r>
      </w:ins>
      <w:ins w:id="875" w:author="张海舰" w:date="2021-11-03T18:25:42Z">
        <w:r>
          <w:rPr>
            <w:rFonts w:hint="eastAsia" w:ascii="宋体" w:hAnsi="宋体" w:eastAsia="宋体" w:cs="宋体"/>
            <w:color w:val="auto"/>
            <w:sz w:val="21"/>
            <w:szCs w:val="21"/>
            <w:highlight w:val="none"/>
            <w:lang w:val="en-US" w:eastAsia="zh-CN"/>
            <w:rPrChange w:id="876" w:author="王雅洁" w:date="2024-12-12T17:26:16Z">
              <w:rPr>
                <w:rFonts w:hint="eastAsia" w:ascii="仿宋_GB2312" w:hAnsi="仿宋_GB2312" w:cs="仿宋_GB2312"/>
                <w:sz w:val="24"/>
                <w:highlight w:val="yellow"/>
                <w:lang w:val="en-US" w:eastAsia="zh-CN"/>
              </w:rPr>
            </w:rPrChange>
          </w:rPr>
          <w:t>各类</w:t>
        </w:r>
      </w:ins>
      <w:ins w:id="877" w:author="张海舰" w:date="2021-11-03T18:17:56Z">
        <w:r>
          <w:rPr>
            <w:rFonts w:hint="eastAsia" w:ascii="宋体" w:hAnsi="宋体" w:eastAsia="宋体" w:cs="宋体"/>
            <w:color w:val="auto"/>
            <w:sz w:val="21"/>
            <w:szCs w:val="21"/>
            <w:highlight w:val="none"/>
            <w:rPrChange w:id="878" w:author="王雅洁" w:date="2024-12-12T17:26:16Z">
              <w:rPr>
                <w:rFonts w:hint="eastAsia" w:ascii="仿宋_GB2312" w:hAnsi="仿宋_GB2312" w:eastAsia="仿宋_GB2312" w:cs="仿宋_GB2312"/>
                <w:sz w:val="24"/>
              </w:rPr>
            </w:rPrChange>
          </w:rPr>
          <w:t>服务</w:t>
        </w:r>
      </w:ins>
      <w:ins w:id="879" w:author="张海舰" w:date="2021-11-03T18:19:50Z">
        <w:r>
          <w:rPr>
            <w:rFonts w:hint="eastAsia" w:ascii="宋体" w:hAnsi="宋体" w:eastAsia="宋体" w:cs="宋体"/>
            <w:color w:val="auto"/>
            <w:sz w:val="21"/>
            <w:szCs w:val="21"/>
            <w:highlight w:val="none"/>
            <w:lang w:val="en-US" w:eastAsia="zh-CN"/>
            <w:rPrChange w:id="880" w:author="王雅洁" w:date="2024-12-12T17:26:16Z">
              <w:rPr>
                <w:rFonts w:hint="eastAsia" w:ascii="仿宋_GB2312" w:hAnsi="仿宋_GB2312" w:cs="仿宋_GB2312"/>
                <w:sz w:val="24"/>
                <w:highlight w:val="yellow"/>
                <w:lang w:val="en-US" w:eastAsia="zh-CN"/>
              </w:rPr>
            </w:rPrChange>
          </w:rPr>
          <w:t>的</w:t>
        </w:r>
      </w:ins>
      <w:ins w:id="881" w:author="张海舰" w:date="2021-11-03T18:19:50Z">
        <w:del w:id="882" w:author="zhoushijie" w:date="2021-11-15T18:36:03Z">
          <w:r>
            <w:rPr>
              <w:rFonts w:hint="eastAsia" w:ascii="宋体" w:hAnsi="宋体" w:eastAsia="宋体" w:cs="宋体"/>
              <w:color w:val="auto"/>
              <w:sz w:val="21"/>
              <w:szCs w:val="21"/>
              <w:highlight w:val="none"/>
              <w:rPrChange w:id="883" w:author="王雅洁" w:date="2024-12-12T17:26:16Z">
                <w:rPr>
                  <w:rFonts w:hint="eastAsia" w:ascii="仿宋_GB2312" w:hAnsi="仿宋_GB2312" w:eastAsia="仿宋_GB2312" w:cs="仿宋_GB2312"/>
                  <w:sz w:val="24"/>
                  <w:highlight w:val="yellow"/>
                </w:rPr>
              </w:rPrChange>
            </w:rPr>
            <w:delText>合作机构</w:delText>
          </w:r>
        </w:del>
      </w:ins>
      <w:ins w:id="884" w:author="张海舰" w:date="2021-11-03T18:15:09Z">
        <w:del w:id="885" w:author="zhoushijie" w:date="2021-11-15T18:36:03Z">
          <w:r>
            <w:rPr>
              <w:rFonts w:hint="eastAsia" w:ascii="宋体" w:hAnsi="宋体" w:eastAsia="宋体" w:cs="宋体"/>
              <w:color w:val="auto"/>
              <w:sz w:val="21"/>
              <w:szCs w:val="21"/>
              <w:highlight w:val="none"/>
              <w:rPrChange w:id="886" w:author="王雅洁" w:date="2024-12-12T17:26:16Z">
                <w:rPr>
                  <w:rFonts w:hint="eastAsia" w:ascii="仿宋_GB2312" w:hAnsi="仿宋_GB2312" w:cs="仿宋_GB2312"/>
                  <w:color w:val="auto"/>
                  <w:szCs w:val="24"/>
                </w:rPr>
              </w:rPrChange>
            </w:rPr>
            <w:delText>实际支付的</w:delText>
          </w:r>
        </w:del>
      </w:ins>
      <w:ins w:id="887" w:author="张海舰" w:date="2021-11-03T18:15:09Z">
        <w:r>
          <w:rPr>
            <w:rFonts w:hint="eastAsia" w:ascii="宋体" w:hAnsi="宋体" w:eastAsia="宋体" w:cs="宋体"/>
            <w:color w:val="auto"/>
            <w:sz w:val="21"/>
            <w:szCs w:val="21"/>
            <w:highlight w:val="none"/>
            <w:rPrChange w:id="888" w:author="王雅洁" w:date="2024-12-12T17:26:16Z">
              <w:rPr>
                <w:rFonts w:hint="eastAsia" w:ascii="仿宋_GB2312" w:hAnsi="仿宋_GB2312" w:cs="仿宋_GB2312"/>
                <w:color w:val="auto"/>
                <w:szCs w:val="24"/>
              </w:rPr>
            </w:rPrChange>
          </w:rPr>
          <w:t>各项费用</w:t>
        </w:r>
      </w:ins>
      <w:ins w:id="889" w:author="张海舰" w:date="2021-11-03T18:12:30Z">
        <w:r>
          <w:rPr>
            <w:rFonts w:ascii="宋体" w:hAnsi="宋体" w:eastAsia="宋体" w:cs="宋体"/>
            <w:color w:val="auto"/>
            <w:sz w:val="21"/>
            <w:szCs w:val="21"/>
            <w:highlight w:val="none"/>
            <w:rPrChange w:id="890" w:author="王雅洁" w:date="2024-12-12T17:26:16Z">
              <w:rPr>
                <w:rFonts w:ascii="仿宋_GB2312" w:hAnsi="仿宋_GB2312" w:cs="仿宋_GB2312"/>
                <w:color w:val="auto"/>
                <w:szCs w:val="24"/>
              </w:rPr>
            </w:rPrChange>
          </w:rPr>
          <w:t>。</w:t>
        </w:r>
      </w:ins>
    </w:p>
    <w:p>
      <w:pPr>
        <w:pStyle w:val="15"/>
        <w:jc w:val="both"/>
        <w:rPr>
          <w:ins w:id="891" w:author="张海舰" w:date="2021-11-03T18:28:33Z"/>
          <w:rFonts w:ascii="宋体" w:hAnsi="宋体" w:eastAsia="宋体" w:cs="宋体"/>
          <w:color w:val="auto"/>
          <w:sz w:val="21"/>
          <w:szCs w:val="21"/>
          <w:highlight w:val="none"/>
          <w:rPrChange w:id="892" w:author="王雅洁" w:date="2024-12-12T17:26:16Z">
            <w:rPr>
              <w:ins w:id="893" w:author="张海舰" w:date="2021-11-03T18:28:33Z"/>
              <w:rFonts w:ascii="仿宋_GB2312" w:hAnsi="仿宋_GB2312" w:cs="仿宋_GB2312"/>
              <w:color w:val="auto"/>
              <w:szCs w:val="24"/>
              <w:highlight w:val="yellow"/>
            </w:rPr>
          </w:rPrChange>
        </w:rPr>
      </w:pPr>
      <w:ins w:id="894" w:author="张海舰" w:date="2021-11-03T18:27:44Z">
        <w:r>
          <w:rPr>
            <w:rFonts w:ascii="宋体" w:hAnsi="宋体" w:eastAsia="宋体" w:cs="宋体"/>
            <w:color w:val="auto"/>
            <w:sz w:val="21"/>
            <w:szCs w:val="21"/>
            <w:highlight w:val="none"/>
            <w:rPrChange w:id="895" w:author="王雅洁" w:date="2024-12-12T17:26:16Z">
              <w:rPr>
                <w:rFonts w:ascii="仿宋_GB2312" w:hAnsi="仿宋_GB2312" w:cs="仿宋_GB2312"/>
                <w:color w:val="auto"/>
                <w:szCs w:val="24"/>
                <w:highlight w:val="yellow"/>
              </w:rPr>
            </w:rPrChange>
          </w:rPr>
          <w:t>[8.</w:t>
        </w:r>
      </w:ins>
      <w:ins w:id="896" w:author="张海舰" w:date="2021-11-03T18:27:44Z">
        <w:r>
          <w:rPr>
            <w:rFonts w:hint="eastAsia" w:ascii="宋体" w:hAnsi="宋体" w:eastAsia="宋体" w:cs="宋体"/>
            <w:color w:val="auto"/>
            <w:sz w:val="21"/>
            <w:szCs w:val="21"/>
            <w:highlight w:val="none"/>
            <w:lang w:val="en-US" w:eastAsia="zh-CN"/>
            <w:rPrChange w:id="897" w:author="王雅洁" w:date="2024-12-12T17:26:16Z">
              <w:rPr>
                <w:rFonts w:hint="eastAsia" w:ascii="仿宋_GB2312" w:hAnsi="仿宋_GB2312" w:cs="仿宋_GB2312"/>
                <w:color w:val="auto"/>
                <w:szCs w:val="24"/>
                <w:highlight w:val="yellow"/>
                <w:lang w:val="en-US" w:eastAsia="zh-CN"/>
              </w:rPr>
            </w:rPrChange>
          </w:rPr>
          <w:t>3</w:t>
        </w:r>
      </w:ins>
      <w:ins w:id="898" w:author="张海舰" w:date="2021-11-03T18:27:44Z">
        <w:r>
          <w:rPr>
            <w:rFonts w:ascii="宋体" w:hAnsi="宋体" w:eastAsia="宋体" w:cs="宋体"/>
            <w:color w:val="auto"/>
            <w:sz w:val="21"/>
            <w:szCs w:val="21"/>
            <w:highlight w:val="none"/>
            <w:rPrChange w:id="899" w:author="王雅洁" w:date="2024-12-12T17:26:16Z">
              <w:rPr>
                <w:rFonts w:ascii="仿宋_GB2312" w:hAnsi="仿宋_GB2312" w:cs="仿宋_GB2312"/>
                <w:color w:val="auto"/>
                <w:szCs w:val="24"/>
                <w:highlight w:val="yellow"/>
              </w:rPr>
            </w:rPrChange>
          </w:rPr>
          <w:t>.</w:t>
        </w:r>
      </w:ins>
      <w:ins w:id="900" w:author="张海舰" w:date="2021-11-03T18:27:44Z">
        <w:del w:id="901" w:author="周世杰" w:date="2021-11-19T09:40:44Z">
          <w:r>
            <w:rPr>
              <w:rFonts w:hint="eastAsia" w:ascii="宋体" w:hAnsi="宋体" w:eastAsia="宋体" w:cs="宋体"/>
              <w:color w:val="auto"/>
              <w:sz w:val="21"/>
              <w:szCs w:val="21"/>
              <w:highlight w:val="none"/>
              <w:lang w:val="en-US" w:eastAsia="zh-CN"/>
              <w:rPrChange w:id="902" w:author="王雅洁" w:date="2024-12-12T17:26:16Z">
                <w:rPr>
                  <w:rFonts w:hint="eastAsia" w:ascii="仿宋_GB2312" w:hAnsi="仿宋_GB2312" w:cs="仿宋_GB2312"/>
                  <w:color w:val="auto"/>
                  <w:szCs w:val="24"/>
                  <w:highlight w:val="yellow"/>
                  <w:lang w:val="en-US" w:eastAsia="zh-CN"/>
                </w:rPr>
              </w:rPrChange>
            </w:rPr>
            <w:delText>4</w:delText>
          </w:r>
        </w:del>
      </w:ins>
      <w:ins w:id="903" w:author="周世杰" w:date="2021-11-19T09:40:44Z">
        <w:r>
          <w:rPr>
            <w:rFonts w:hint="eastAsia" w:ascii="宋体" w:hAnsi="宋体" w:eastAsia="宋体" w:cs="宋体"/>
            <w:color w:val="auto"/>
            <w:sz w:val="21"/>
            <w:szCs w:val="21"/>
            <w:highlight w:val="none"/>
            <w:lang w:val="en-US" w:eastAsia="zh-CN"/>
            <w:rPrChange w:id="904" w:author="王雅洁" w:date="2024-12-12T17:26:16Z">
              <w:rPr>
                <w:rFonts w:hint="eastAsia" w:ascii="仿宋_GB2312" w:hAnsi="仿宋_GB2312" w:cs="仿宋_GB2312"/>
                <w:color w:val="FF0000"/>
                <w:szCs w:val="24"/>
                <w:highlight w:val="none"/>
                <w:lang w:val="en-US" w:eastAsia="zh-CN"/>
              </w:rPr>
            </w:rPrChange>
          </w:rPr>
          <w:t>5</w:t>
        </w:r>
      </w:ins>
      <w:ins w:id="905" w:author="张海舰" w:date="2021-11-03T18:28:00Z">
        <w:r>
          <w:rPr>
            <w:rFonts w:hint="eastAsia" w:ascii="宋体" w:hAnsi="宋体" w:eastAsia="宋体" w:cs="宋体"/>
            <w:color w:val="auto"/>
            <w:sz w:val="21"/>
            <w:szCs w:val="21"/>
            <w:highlight w:val="none"/>
            <w:lang w:val="en-US" w:eastAsia="zh-CN"/>
            <w:rPrChange w:id="906" w:author="王雅洁" w:date="2024-12-12T17:26:16Z">
              <w:rPr>
                <w:rFonts w:hint="eastAsia" w:ascii="仿宋_GB2312" w:hAnsi="仿宋_GB2312" w:cs="仿宋_GB2312"/>
                <w:color w:val="auto"/>
                <w:szCs w:val="24"/>
                <w:highlight w:val="yellow"/>
                <w:lang w:val="en-US" w:eastAsia="zh-CN"/>
              </w:rPr>
            </w:rPrChange>
          </w:rPr>
          <w:t>.1</w:t>
        </w:r>
      </w:ins>
      <w:ins w:id="907" w:author="张海舰" w:date="2021-11-03T18:27:44Z">
        <w:r>
          <w:rPr>
            <w:rFonts w:ascii="宋体" w:hAnsi="宋体" w:eastAsia="宋体" w:cs="宋体"/>
            <w:color w:val="auto"/>
            <w:sz w:val="21"/>
            <w:szCs w:val="21"/>
            <w:highlight w:val="none"/>
            <w:rPrChange w:id="908" w:author="王雅洁" w:date="2024-12-12T17:26:16Z">
              <w:rPr>
                <w:rFonts w:ascii="仿宋_GB2312" w:hAnsi="仿宋_GB2312" w:cs="仿宋_GB2312"/>
                <w:color w:val="auto"/>
                <w:szCs w:val="24"/>
                <w:highlight w:val="yellow"/>
              </w:rPr>
            </w:rPrChange>
          </w:rPr>
          <w:t xml:space="preserve"> </w:t>
        </w:r>
      </w:ins>
      <w:ins w:id="909" w:author="张海舰" w:date="2021-11-03T18:28:07Z">
        <w:r>
          <w:rPr>
            <w:rFonts w:hint="eastAsia" w:ascii="宋体" w:hAnsi="宋体" w:eastAsia="宋体" w:cs="宋体"/>
            <w:color w:val="auto"/>
            <w:sz w:val="21"/>
            <w:szCs w:val="21"/>
            <w:highlight w:val="none"/>
            <w:rPrChange w:id="910" w:author="王雅洁" w:date="2024-12-12T17:26:16Z">
              <w:rPr>
                <w:rFonts w:hint="eastAsia" w:ascii="仿宋_GB2312" w:hAnsi="仿宋_GB2312" w:cs="仿宋_GB2312"/>
                <w:color w:val="auto"/>
                <w:szCs w:val="24"/>
                <w:highlight w:val="yellow"/>
              </w:rPr>
            </w:rPrChange>
          </w:rPr>
          <w:t>担保增信费用</w:t>
        </w:r>
      </w:ins>
      <w:ins w:id="911" w:author="张海舰" w:date="2021-11-03T18:27:44Z">
        <w:r>
          <w:rPr>
            <w:rFonts w:ascii="宋体" w:hAnsi="宋体" w:eastAsia="宋体" w:cs="宋体"/>
            <w:color w:val="auto"/>
            <w:sz w:val="21"/>
            <w:szCs w:val="21"/>
            <w:highlight w:val="none"/>
            <w:rPrChange w:id="912" w:author="王雅洁" w:date="2024-12-12T17:26:16Z">
              <w:rPr>
                <w:rFonts w:ascii="仿宋_GB2312" w:hAnsi="仿宋_GB2312" w:cs="仿宋_GB2312"/>
                <w:color w:val="auto"/>
                <w:szCs w:val="24"/>
                <w:highlight w:val="yellow"/>
              </w:rPr>
            </w:rPrChange>
          </w:rPr>
          <w:t>]</w:t>
        </w:r>
      </w:ins>
      <w:ins w:id="913" w:author="张海舰" w:date="2021-11-03T18:28:33Z">
        <w:r>
          <w:rPr>
            <w:rFonts w:hint="eastAsia" w:ascii="宋体" w:hAnsi="宋体" w:eastAsia="宋体" w:cs="宋体"/>
            <w:color w:val="auto"/>
            <w:sz w:val="21"/>
            <w:szCs w:val="21"/>
            <w:highlight w:val="none"/>
            <w:lang w:val="en-US" w:eastAsia="zh-CN"/>
            <w:rPrChange w:id="914" w:author="王雅洁" w:date="2024-12-12T17:26:16Z">
              <w:rPr>
                <w:rFonts w:hint="eastAsia" w:ascii="仿宋_GB2312" w:hAnsi="仿宋_GB2312" w:cs="仿宋_GB2312"/>
                <w:color w:val="auto"/>
                <w:szCs w:val="24"/>
                <w:highlight w:val="yellow"/>
                <w:lang w:val="en-US" w:eastAsia="zh-CN"/>
              </w:rPr>
            </w:rPrChange>
          </w:rPr>
          <w:t>反</w:t>
        </w:r>
      </w:ins>
      <w:ins w:id="915" w:author="张海舰" w:date="2021-11-03T18:28:33Z">
        <w:r>
          <w:rPr>
            <w:rFonts w:ascii="宋体" w:hAnsi="宋体" w:eastAsia="宋体" w:cs="宋体"/>
            <w:color w:val="auto"/>
            <w:sz w:val="21"/>
            <w:szCs w:val="21"/>
            <w:highlight w:val="none"/>
            <w:rPrChange w:id="916" w:author="王雅洁" w:date="2024-12-12T17:26:16Z">
              <w:rPr>
                <w:rFonts w:ascii="仿宋_GB2312" w:hAnsi="仿宋_GB2312" w:cs="仿宋_GB2312"/>
                <w:color w:val="auto"/>
                <w:szCs w:val="24"/>
                <w:highlight w:val="yellow"/>
              </w:rPr>
            </w:rPrChange>
          </w:rPr>
          <w:t>映填报机构</w:t>
        </w:r>
      </w:ins>
      <w:ins w:id="917" w:author="张海舰" w:date="2021-11-03T18:28:33Z">
        <w:r>
          <w:rPr>
            <w:rFonts w:hint="eastAsia" w:ascii="宋体" w:hAnsi="宋体" w:eastAsia="宋体" w:cs="宋体"/>
            <w:color w:val="auto"/>
            <w:sz w:val="21"/>
            <w:szCs w:val="21"/>
            <w:highlight w:val="none"/>
            <w:lang w:val="en-US" w:eastAsia="zh-CN"/>
            <w:rPrChange w:id="918" w:author="王雅洁" w:date="2024-12-12T17:26:16Z">
              <w:rPr>
                <w:rFonts w:hint="eastAsia" w:ascii="仿宋_GB2312" w:hAnsi="仿宋_GB2312" w:cs="仿宋_GB2312"/>
                <w:sz w:val="24"/>
                <w:highlight w:val="yellow"/>
                <w:lang w:val="en-US" w:eastAsia="zh-CN"/>
              </w:rPr>
            </w:rPrChange>
          </w:rPr>
          <w:t>当年</w:t>
        </w:r>
      </w:ins>
      <w:ins w:id="919" w:author="周世杰" w:date="2021-12-08T09:52:32Z">
        <w:r>
          <w:rPr>
            <w:rFonts w:hint="eastAsia" w:ascii="宋体" w:hAnsi="宋体" w:eastAsia="宋体" w:cs="宋体"/>
            <w:color w:val="auto"/>
            <w:sz w:val="21"/>
            <w:szCs w:val="21"/>
            <w:highlight w:val="none"/>
            <w:lang w:val="en-US" w:eastAsia="zh-CN"/>
            <w:rPrChange w:id="920" w:author="王雅洁" w:date="2024-12-12T17:26:16Z">
              <w:rPr>
                <w:rFonts w:hint="eastAsia" w:ascii="仿宋_GB2312" w:hAnsi="仿宋_GB2312" w:cs="仿宋_GB2312"/>
                <w:color w:val="FF0000"/>
                <w:sz w:val="24"/>
                <w:highlight w:val="none"/>
                <w:lang w:val="en-US" w:eastAsia="zh-CN"/>
              </w:rPr>
            </w:rPrChange>
          </w:rPr>
          <w:t>实际</w:t>
        </w:r>
      </w:ins>
      <w:ins w:id="921" w:author="张海舰" w:date="2021-11-03T18:28:33Z">
        <w:r>
          <w:rPr>
            <w:rFonts w:hint="eastAsia" w:ascii="宋体" w:hAnsi="宋体" w:eastAsia="宋体" w:cs="宋体"/>
            <w:color w:val="auto"/>
            <w:sz w:val="21"/>
            <w:szCs w:val="21"/>
            <w:highlight w:val="none"/>
            <w:lang w:val="en-US" w:eastAsia="zh-CN"/>
            <w:rPrChange w:id="922" w:author="王雅洁" w:date="2024-12-12T17:26:16Z">
              <w:rPr>
                <w:rFonts w:hint="eastAsia" w:ascii="仿宋_GB2312" w:hAnsi="仿宋_GB2312" w:cs="仿宋_GB2312"/>
                <w:color w:val="auto"/>
                <w:szCs w:val="24"/>
                <w:highlight w:val="yellow"/>
                <w:lang w:val="en-US" w:eastAsia="zh-CN"/>
              </w:rPr>
            </w:rPrChange>
          </w:rPr>
          <w:t>向</w:t>
        </w:r>
      </w:ins>
      <w:ins w:id="923" w:author="张海舰" w:date="2021-11-03T18:28:33Z">
        <w:r>
          <w:rPr>
            <w:rFonts w:hint="eastAsia" w:ascii="宋体" w:hAnsi="宋体" w:eastAsia="宋体" w:cs="宋体"/>
            <w:color w:val="auto"/>
            <w:sz w:val="21"/>
            <w:szCs w:val="21"/>
            <w:highlight w:val="none"/>
            <w:rPrChange w:id="924" w:author="王雅洁" w:date="2024-12-12T17:26:16Z">
              <w:rPr>
                <w:rFonts w:hint="eastAsia" w:ascii="仿宋_GB2312" w:hAnsi="仿宋_GB2312" w:eastAsia="仿宋_GB2312" w:cs="仿宋_GB2312"/>
                <w:sz w:val="24"/>
                <w:highlight w:val="yellow"/>
              </w:rPr>
            </w:rPrChange>
          </w:rPr>
          <w:t>提供</w:t>
        </w:r>
      </w:ins>
      <w:ins w:id="925" w:author="张海舰" w:date="2021-11-03T18:28:42Z">
        <w:r>
          <w:rPr>
            <w:rFonts w:hint="eastAsia" w:ascii="宋体" w:hAnsi="宋体" w:eastAsia="宋体" w:cs="宋体"/>
            <w:color w:val="auto"/>
            <w:sz w:val="21"/>
            <w:szCs w:val="21"/>
            <w:highlight w:val="none"/>
            <w:rPrChange w:id="926" w:author="王雅洁" w:date="2024-12-12T17:26:16Z">
              <w:rPr>
                <w:rFonts w:hint="eastAsia" w:ascii="仿宋_GB2312" w:hAnsi="仿宋_GB2312" w:cs="仿宋_GB2312"/>
                <w:color w:val="auto"/>
                <w:szCs w:val="24"/>
                <w:highlight w:val="yellow"/>
              </w:rPr>
            </w:rPrChange>
          </w:rPr>
          <w:t>担保增信</w:t>
        </w:r>
      </w:ins>
      <w:ins w:id="927" w:author="张海舰" w:date="2021-11-03T18:28:33Z">
        <w:r>
          <w:rPr>
            <w:rFonts w:hint="eastAsia" w:ascii="宋体" w:hAnsi="宋体" w:eastAsia="宋体" w:cs="宋体"/>
            <w:color w:val="auto"/>
            <w:sz w:val="21"/>
            <w:szCs w:val="21"/>
            <w:highlight w:val="none"/>
            <w:rPrChange w:id="928" w:author="王雅洁" w:date="2024-12-12T17:26:16Z">
              <w:rPr>
                <w:rFonts w:hint="eastAsia" w:ascii="仿宋_GB2312" w:hAnsi="仿宋_GB2312" w:eastAsia="仿宋_GB2312" w:cs="仿宋_GB2312"/>
                <w:sz w:val="24"/>
                <w:highlight w:val="yellow"/>
              </w:rPr>
            </w:rPrChange>
          </w:rPr>
          <w:t>服务</w:t>
        </w:r>
      </w:ins>
      <w:ins w:id="929" w:author="张海舰" w:date="2021-11-03T18:28:33Z">
        <w:r>
          <w:rPr>
            <w:rFonts w:hint="eastAsia" w:ascii="宋体" w:hAnsi="宋体" w:eastAsia="宋体" w:cs="宋体"/>
            <w:color w:val="auto"/>
            <w:sz w:val="21"/>
            <w:szCs w:val="21"/>
            <w:highlight w:val="none"/>
            <w:lang w:val="en-US" w:eastAsia="zh-CN"/>
            <w:rPrChange w:id="930" w:author="王雅洁" w:date="2024-12-12T17:26:16Z">
              <w:rPr>
                <w:rFonts w:hint="eastAsia" w:ascii="仿宋_GB2312" w:hAnsi="仿宋_GB2312" w:cs="仿宋_GB2312"/>
                <w:sz w:val="24"/>
                <w:highlight w:val="yellow"/>
                <w:lang w:val="en-US" w:eastAsia="zh-CN"/>
              </w:rPr>
            </w:rPrChange>
          </w:rPr>
          <w:t>的</w:t>
        </w:r>
      </w:ins>
      <w:ins w:id="931" w:author="张海舰" w:date="2021-11-03T18:28:33Z">
        <w:r>
          <w:rPr>
            <w:rFonts w:hint="eastAsia" w:ascii="宋体" w:hAnsi="宋体" w:eastAsia="宋体" w:cs="宋体"/>
            <w:color w:val="auto"/>
            <w:sz w:val="21"/>
            <w:szCs w:val="21"/>
            <w:highlight w:val="none"/>
            <w:rPrChange w:id="932" w:author="王雅洁" w:date="2024-12-12T17:26:16Z">
              <w:rPr>
                <w:rFonts w:hint="eastAsia" w:ascii="仿宋_GB2312" w:hAnsi="仿宋_GB2312" w:eastAsia="仿宋_GB2312" w:cs="仿宋_GB2312"/>
                <w:sz w:val="24"/>
                <w:highlight w:val="yellow"/>
              </w:rPr>
            </w:rPrChange>
          </w:rPr>
          <w:t>合作机构</w:t>
        </w:r>
      </w:ins>
      <w:ins w:id="933" w:author="张海舰" w:date="2021-11-03T18:28:33Z">
        <w:del w:id="934" w:author="zhoushijie" w:date="2021-11-15T18:42:24Z">
          <w:r>
            <w:rPr>
              <w:rFonts w:hint="eastAsia" w:ascii="宋体" w:hAnsi="宋体" w:eastAsia="宋体" w:cs="宋体"/>
              <w:color w:val="auto"/>
              <w:sz w:val="21"/>
              <w:szCs w:val="21"/>
              <w:highlight w:val="none"/>
              <w:rPrChange w:id="935" w:author="王雅洁" w:date="2024-12-12T17:26:16Z">
                <w:rPr>
                  <w:rFonts w:hint="eastAsia" w:ascii="仿宋_GB2312" w:hAnsi="仿宋_GB2312" w:cs="仿宋_GB2312"/>
                  <w:color w:val="auto"/>
                  <w:szCs w:val="24"/>
                  <w:highlight w:val="yellow"/>
                </w:rPr>
              </w:rPrChange>
            </w:rPr>
            <w:delText>实际</w:delText>
          </w:r>
        </w:del>
      </w:ins>
      <w:ins w:id="936" w:author="张海舰" w:date="2021-11-03T18:28:33Z">
        <w:r>
          <w:rPr>
            <w:rFonts w:hint="eastAsia" w:ascii="宋体" w:hAnsi="宋体" w:eastAsia="宋体" w:cs="宋体"/>
            <w:color w:val="auto"/>
            <w:sz w:val="21"/>
            <w:szCs w:val="21"/>
            <w:highlight w:val="none"/>
            <w:rPrChange w:id="937" w:author="王雅洁" w:date="2024-12-12T17:26:16Z">
              <w:rPr>
                <w:rFonts w:hint="eastAsia" w:ascii="仿宋_GB2312" w:hAnsi="仿宋_GB2312" w:cs="仿宋_GB2312"/>
                <w:color w:val="auto"/>
                <w:szCs w:val="24"/>
                <w:highlight w:val="yellow"/>
              </w:rPr>
            </w:rPrChange>
          </w:rPr>
          <w:t>支付的</w:t>
        </w:r>
      </w:ins>
      <w:ins w:id="938" w:author="张海舰" w:date="2021-11-04T11:56:46Z">
        <w:r>
          <w:rPr>
            <w:rFonts w:hint="eastAsia" w:ascii="宋体" w:hAnsi="宋体" w:eastAsia="宋体" w:cs="宋体"/>
            <w:color w:val="auto"/>
            <w:sz w:val="21"/>
            <w:szCs w:val="21"/>
            <w:highlight w:val="none"/>
            <w:rPrChange w:id="939" w:author="王雅洁" w:date="2024-12-12T17:26:16Z">
              <w:rPr>
                <w:rFonts w:hint="eastAsia" w:ascii="仿宋_GB2312" w:hAnsi="仿宋_GB2312" w:cs="仿宋_GB2312"/>
                <w:color w:val="auto"/>
                <w:szCs w:val="24"/>
                <w:highlight w:val="yellow"/>
              </w:rPr>
            </w:rPrChange>
          </w:rPr>
          <w:t>担保增信</w:t>
        </w:r>
      </w:ins>
      <w:ins w:id="940" w:author="张海舰" w:date="2021-11-03T18:28:33Z">
        <w:r>
          <w:rPr>
            <w:rFonts w:hint="eastAsia" w:ascii="宋体" w:hAnsi="宋体" w:eastAsia="宋体" w:cs="宋体"/>
            <w:color w:val="auto"/>
            <w:sz w:val="21"/>
            <w:szCs w:val="21"/>
            <w:highlight w:val="none"/>
            <w:rPrChange w:id="941" w:author="王雅洁" w:date="2024-12-12T17:26:16Z">
              <w:rPr>
                <w:rFonts w:hint="eastAsia" w:ascii="仿宋_GB2312" w:hAnsi="仿宋_GB2312" w:cs="仿宋_GB2312"/>
                <w:color w:val="auto"/>
                <w:szCs w:val="24"/>
                <w:highlight w:val="yellow"/>
              </w:rPr>
            </w:rPrChange>
          </w:rPr>
          <w:t>费用</w:t>
        </w:r>
      </w:ins>
      <w:ins w:id="942" w:author="张海舰" w:date="2021-11-03T18:28:33Z">
        <w:r>
          <w:rPr>
            <w:rFonts w:ascii="宋体" w:hAnsi="宋体" w:eastAsia="宋体" w:cs="宋体"/>
            <w:color w:val="auto"/>
            <w:sz w:val="21"/>
            <w:szCs w:val="21"/>
            <w:highlight w:val="none"/>
            <w:rPrChange w:id="943" w:author="王雅洁" w:date="2024-12-12T17:26:16Z">
              <w:rPr>
                <w:rFonts w:ascii="仿宋_GB2312" w:hAnsi="仿宋_GB2312" w:cs="仿宋_GB2312"/>
                <w:color w:val="auto"/>
                <w:szCs w:val="24"/>
                <w:highlight w:val="yellow"/>
              </w:rPr>
            </w:rPrChange>
          </w:rPr>
          <w:t>。</w:t>
        </w:r>
      </w:ins>
    </w:p>
    <w:p>
      <w:pPr>
        <w:pStyle w:val="15"/>
        <w:jc w:val="both"/>
        <w:rPr>
          <w:ins w:id="944" w:author="周世杰" w:date="2021-12-03T16:11:11Z"/>
          <w:rFonts w:hint="eastAsia" w:ascii="宋体" w:hAnsi="宋体" w:eastAsia="宋体" w:cs="宋体"/>
          <w:color w:val="auto"/>
          <w:sz w:val="21"/>
          <w:szCs w:val="21"/>
          <w:highlight w:val="none"/>
          <w:lang w:val="en-US" w:eastAsia="zh-CN"/>
          <w:rPrChange w:id="945" w:author="王雅洁" w:date="2024-12-12T17:26:16Z">
            <w:rPr>
              <w:ins w:id="946" w:author="周世杰" w:date="2021-12-03T16:11:11Z"/>
              <w:rFonts w:hint="eastAsia" w:ascii="仿宋_GB2312" w:hAnsi="仿宋_GB2312" w:cs="仿宋_GB2312"/>
              <w:color w:val="FF0000"/>
              <w:szCs w:val="24"/>
              <w:highlight w:val="none"/>
              <w:lang w:val="en-US" w:eastAsia="zh-CN"/>
            </w:rPr>
          </w:rPrChange>
        </w:rPr>
      </w:pPr>
      <w:ins w:id="947" w:author="周世杰" w:date="2021-12-03T16:10:06Z">
        <w:r>
          <w:rPr>
            <w:rFonts w:ascii="宋体" w:hAnsi="宋体" w:eastAsia="宋体" w:cs="宋体"/>
            <w:color w:val="auto"/>
            <w:sz w:val="21"/>
            <w:szCs w:val="21"/>
            <w:highlight w:val="none"/>
            <w:rPrChange w:id="948" w:author="王雅洁" w:date="2024-12-12T17:26:16Z">
              <w:rPr>
                <w:rFonts w:ascii="仿宋_GB2312" w:hAnsi="仿宋_GB2312" w:cs="仿宋_GB2312"/>
                <w:color w:val="FF0000"/>
                <w:szCs w:val="24"/>
                <w:highlight w:val="none"/>
              </w:rPr>
            </w:rPrChange>
          </w:rPr>
          <w:t>[8.</w:t>
        </w:r>
      </w:ins>
      <w:ins w:id="949" w:author="周世杰" w:date="2021-12-03T16:10:06Z">
        <w:r>
          <w:rPr>
            <w:rFonts w:hint="eastAsia" w:ascii="宋体" w:hAnsi="宋体" w:eastAsia="宋体" w:cs="宋体"/>
            <w:color w:val="auto"/>
            <w:sz w:val="21"/>
            <w:szCs w:val="21"/>
            <w:highlight w:val="none"/>
            <w:lang w:val="en-US" w:eastAsia="zh-CN"/>
            <w:rPrChange w:id="950" w:author="王雅洁" w:date="2024-12-12T17:26:16Z">
              <w:rPr>
                <w:rFonts w:hint="eastAsia" w:ascii="仿宋_GB2312" w:hAnsi="仿宋_GB2312" w:cs="仿宋_GB2312"/>
                <w:color w:val="FF0000"/>
                <w:szCs w:val="24"/>
                <w:highlight w:val="none"/>
                <w:lang w:val="en-US" w:eastAsia="zh-CN"/>
              </w:rPr>
            </w:rPrChange>
          </w:rPr>
          <w:t>3</w:t>
        </w:r>
      </w:ins>
      <w:ins w:id="951" w:author="周世杰" w:date="2021-12-03T16:10:06Z">
        <w:r>
          <w:rPr>
            <w:rFonts w:ascii="宋体" w:hAnsi="宋体" w:eastAsia="宋体" w:cs="宋体"/>
            <w:color w:val="auto"/>
            <w:sz w:val="21"/>
            <w:szCs w:val="21"/>
            <w:highlight w:val="none"/>
            <w:rPrChange w:id="952" w:author="王雅洁" w:date="2024-12-12T17:26:16Z">
              <w:rPr>
                <w:rFonts w:ascii="仿宋_GB2312" w:hAnsi="仿宋_GB2312" w:cs="仿宋_GB2312"/>
                <w:color w:val="FF0000"/>
                <w:szCs w:val="24"/>
                <w:highlight w:val="none"/>
              </w:rPr>
            </w:rPrChange>
          </w:rPr>
          <w:t>.</w:t>
        </w:r>
      </w:ins>
      <w:ins w:id="953" w:author="周世杰" w:date="2021-12-03T16:10:15Z">
        <w:r>
          <w:rPr>
            <w:rFonts w:hint="eastAsia" w:ascii="宋体" w:hAnsi="宋体" w:eastAsia="宋体" w:cs="宋体"/>
            <w:color w:val="auto"/>
            <w:sz w:val="21"/>
            <w:szCs w:val="21"/>
            <w:highlight w:val="none"/>
            <w:lang w:val="en-US" w:eastAsia="zh-CN"/>
            <w:rPrChange w:id="954" w:author="王雅洁" w:date="2024-12-12T17:26:16Z">
              <w:rPr>
                <w:rFonts w:hint="eastAsia" w:ascii="仿宋_GB2312" w:hAnsi="仿宋_GB2312" w:cs="仿宋_GB2312"/>
                <w:color w:val="FF0000"/>
                <w:szCs w:val="24"/>
                <w:highlight w:val="none"/>
                <w:lang w:val="en-US" w:eastAsia="zh-CN"/>
              </w:rPr>
            </w:rPrChange>
          </w:rPr>
          <w:t>6</w:t>
        </w:r>
      </w:ins>
      <w:ins w:id="955" w:author="周世杰" w:date="2021-12-03T16:10:06Z">
        <w:r>
          <w:rPr>
            <w:rFonts w:ascii="宋体" w:hAnsi="宋体" w:eastAsia="宋体" w:cs="宋体"/>
            <w:color w:val="auto"/>
            <w:sz w:val="21"/>
            <w:szCs w:val="21"/>
            <w:highlight w:val="none"/>
            <w:rPrChange w:id="956" w:author="王雅洁" w:date="2024-12-12T17:26:16Z">
              <w:rPr>
                <w:rFonts w:ascii="仿宋_GB2312" w:hAnsi="仿宋_GB2312" w:cs="仿宋_GB2312"/>
                <w:color w:val="FF0000"/>
                <w:szCs w:val="24"/>
                <w:highlight w:val="none"/>
              </w:rPr>
            </w:rPrChange>
          </w:rPr>
          <w:t xml:space="preserve"> </w:t>
        </w:r>
      </w:ins>
      <w:ins w:id="957" w:author="周世杰" w:date="2021-12-03T16:10:41Z">
        <w:r>
          <w:rPr>
            <w:rFonts w:hint="eastAsia" w:ascii="宋体" w:hAnsi="宋体" w:eastAsia="宋体" w:cs="宋体"/>
            <w:color w:val="auto"/>
            <w:sz w:val="21"/>
            <w:szCs w:val="21"/>
            <w:highlight w:val="none"/>
            <w:rPrChange w:id="958" w:author="王雅洁" w:date="2024-12-12T17:26:16Z">
              <w:rPr>
                <w:rFonts w:hint="eastAsia" w:ascii="仿宋_GB2312" w:hAnsi="仿宋_GB2312" w:cs="仿宋_GB2312"/>
                <w:color w:val="FF0000"/>
                <w:szCs w:val="24"/>
                <w:highlight w:val="none"/>
              </w:rPr>
            </w:rPrChange>
          </w:rPr>
          <w:t>合作发放贷款利息收益</w:t>
        </w:r>
      </w:ins>
      <w:ins w:id="959" w:author="周世杰" w:date="2021-12-03T16:10:06Z">
        <w:r>
          <w:rPr>
            <w:rFonts w:ascii="宋体" w:hAnsi="宋体" w:eastAsia="宋体" w:cs="宋体"/>
            <w:color w:val="auto"/>
            <w:sz w:val="21"/>
            <w:szCs w:val="21"/>
            <w:highlight w:val="none"/>
            <w:rPrChange w:id="960" w:author="王雅洁" w:date="2024-12-12T17:26:16Z">
              <w:rPr>
                <w:rFonts w:ascii="仿宋_GB2312" w:hAnsi="仿宋_GB2312" w:cs="仿宋_GB2312"/>
                <w:color w:val="FF0000"/>
                <w:szCs w:val="24"/>
                <w:highlight w:val="none"/>
              </w:rPr>
            </w:rPrChange>
          </w:rPr>
          <w:t>]</w:t>
        </w:r>
      </w:ins>
      <w:ins w:id="961" w:author="周世杰" w:date="2021-12-03T16:11:42Z">
        <w:r>
          <w:rPr>
            <w:rFonts w:hint="eastAsia" w:ascii="宋体" w:hAnsi="宋体" w:eastAsia="宋体" w:cs="宋体"/>
            <w:color w:val="auto"/>
            <w:sz w:val="21"/>
            <w:szCs w:val="21"/>
            <w:highlight w:val="none"/>
            <w:lang w:val="en-US" w:eastAsia="zh-CN"/>
            <w:rPrChange w:id="962" w:author="王雅洁" w:date="2024-12-12T17:26:16Z">
              <w:rPr>
                <w:rFonts w:hint="eastAsia" w:ascii="仿宋_GB2312" w:hAnsi="仿宋_GB2312" w:cs="仿宋_GB2312"/>
                <w:color w:val="FF0000"/>
                <w:szCs w:val="24"/>
                <w:highlight w:val="none"/>
                <w:lang w:val="en-US" w:eastAsia="zh-CN"/>
              </w:rPr>
            </w:rPrChange>
          </w:rPr>
          <w:t>反映填报机构</w:t>
        </w:r>
      </w:ins>
      <w:ins w:id="963" w:author="周世杰" w:date="2021-12-06T16:25:15Z">
        <w:r>
          <w:rPr>
            <w:rFonts w:hint="eastAsia" w:ascii="宋体" w:hAnsi="宋体" w:eastAsia="宋体" w:cs="宋体"/>
            <w:color w:val="auto"/>
            <w:sz w:val="21"/>
            <w:szCs w:val="21"/>
            <w:highlight w:val="none"/>
            <w:lang w:val="en-US" w:eastAsia="zh-CN"/>
            <w:rPrChange w:id="964" w:author="王雅洁" w:date="2024-12-12T17:26:16Z">
              <w:rPr>
                <w:rFonts w:hint="eastAsia" w:ascii="仿宋_GB2312" w:hAnsi="仿宋_GB2312" w:cs="仿宋_GB2312"/>
                <w:color w:val="FF0000"/>
                <w:szCs w:val="24"/>
                <w:highlight w:val="none"/>
                <w:lang w:val="en-US" w:eastAsia="zh-CN"/>
              </w:rPr>
            </w:rPrChange>
          </w:rPr>
          <w:t>单独出资与第三方合作发放的</w:t>
        </w:r>
      </w:ins>
      <w:ins w:id="965" w:author="周世杰" w:date="2021-12-06T16:25:37Z">
        <w:r>
          <w:rPr>
            <w:rFonts w:hint="eastAsia" w:ascii="宋体" w:hAnsi="宋体" w:eastAsia="宋体" w:cs="宋体"/>
            <w:color w:val="auto"/>
            <w:sz w:val="21"/>
            <w:szCs w:val="21"/>
            <w:highlight w:val="none"/>
            <w:lang w:val="en-US" w:eastAsia="zh-CN"/>
            <w:rPrChange w:id="966" w:author="王雅洁" w:date="2024-12-12T17:26:16Z">
              <w:rPr>
                <w:rFonts w:hint="eastAsia" w:ascii="仿宋_GB2312" w:hAnsi="仿宋_GB2312" w:cs="仿宋_GB2312"/>
                <w:color w:val="FF0000"/>
                <w:sz w:val="24"/>
                <w:highlight w:val="none"/>
                <w:lang w:val="en-US" w:eastAsia="zh-CN"/>
              </w:rPr>
            </w:rPrChange>
          </w:rPr>
          <w:t>互联网</w:t>
        </w:r>
      </w:ins>
      <w:ins w:id="967" w:author="周世杰" w:date="2021-12-03T16:11:42Z">
        <w:r>
          <w:rPr>
            <w:rFonts w:hint="eastAsia" w:ascii="宋体" w:hAnsi="宋体" w:eastAsia="宋体" w:cs="宋体"/>
            <w:color w:val="auto"/>
            <w:sz w:val="21"/>
            <w:szCs w:val="21"/>
            <w:highlight w:val="none"/>
            <w:lang w:val="en-US" w:eastAsia="zh-CN"/>
            <w:rPrChange w:id="968" w:author="王雅洁" w:date="2024-12-12T17:26:16Z">
              <w:rPr>
                <w:rFonts w:hint="eastAsia" w:ascii="仿宋_GB2312" w:hAnsi="仿宋_GB2312" w:cs="仿宋_GB2312"/>
                <w:color w:val="FF0000"/>
                <w:szCs w:val="24"/>
                <w:highlight w:val="none"/>
                <w:lang w:val="en-US" w:eastAsia="zh-CN"/>
              </w:rPr>
            </w:rPrChange>
          </w:rPr>
          <w:t>贷款按照贷款合同</w:t>
        </w:r>
      </w:ins>
      <w:ins w:id="969" w:author="周世杰" w:date="2021-12-07T15:12:26Z">
        <w:r>
          <w:rPr>
            <w:rFonts w:hint="eastAsia" w:ascii="宋体" w:hAnsi="宋体" w:eastAsia="宋体" w:cs="宋体"/>
            <w:color w:val="auto"/>
            <w:sz w:val="21"/>
            <w:szCs w:val="21"/>
            <w:highlight w:val="none"/>
            <w:lang w:val="en-US" w:eastAsia="zh-CN"/>
            <w:rPrChange w:id="970" w:author="王雅洁" w:date="2024-12-12T17:26:16Z">
              <w:rPr>
                <w:rFonts w:hint="eastAsia" w:ascii="仿宋_GB2312" w:hAnsi="仿宋_GB2312" w:cs="仿宋_GB2312"/>
                <w:color w:val="FF0000"/>
                <w:szCs w:val="24"/>
                <w:highlight w:val="none"/>
                <w:lang w:val="en-US" w:eastAsia="zh-CN"/>
              </w:rPr>
            </w:rPrChange>
          </w:rPr>
          <w:t>条款</w:t>
        </w:r>
      </w:ins>
      <w:ins w:id="971" w:author="周世杰" w:date="2021-12-03T16:14:00Z">
        <w:r>
          <w:rPr>
            <w:rFonts w:hint="eastAsia" w:ascii="宋体" w:hAnsi="宋体" w:eastAsia="宋体" w:cs="宋体"/>
            <w:color w:val="auto"/>
            <w:sz w:val="21"/>
            <w:szCs w:val="21"/>
            <w:highlight w:val="none"/>
            <w:lang w:val="en-US" w:eastAsia="zh-CN"/>
            <w:rPrChange w:id="972" w:author="王雅洁" w:date="2024-12-12T17:26:16Z">
              <w:rPr>
                <w:rFonts w:hint="eastAsia" w:ascii="仿宋_GB2312" w:hAnsi="仿宋_GB2312" w:cs="仿宋_GB2312"/>
                <w:color w:val="FF0000"/>
                <w:szCs w:val="24"/>
                <w:highlight w:val="none"/>
                <w:lang w:val="en-US" w:eastAsia="zh-CN"/>
              </w:rPr>
            </w:rPrChange>
          </w:rPr>
          <w:t>在</w:t>
        </w:r>
      </w:ins>
      <w:ins w:id="973" w:author="周世杰" w:date="2021-12-03T16:14:02Z">
        <w:r>
          <w:rPr>
            <w:rFonts w:hint="eastAsia" w:ascii="宋体" w:hAnsi="宋体" w:eastAsia="宋体" w:cs="宋体"/>
            <w:color w:val="auto"/>
            <w:sz w:val="21"/>
            <w:szCs w:val="21"/>
            <w:highlight w:val="none"/>
            <w:lang w:val="en-US" w:eastAsia="zh-CN"/>
            <w:rPrChange w:id="974" w:author="王雅洁" w:date="2024-12-12T17:26:16Z">
              <w:rPr>
                <w:rFonts w:hint="eastAsia" w:ascii="仿宋_GB2312" w:hAnsi="仿宋_GB2312" w:cs="仿宋_GB2312"/>
                <w:color w:val="FF0000"/>
                <w:szCs w:val="24"/>
                <w:highlight w:val="none"/>
                <w:lang w:val="en-US" w:eastAsia="zh-CN"/>
              </w:rPr>
            </w:rPrChange>
          </w:rPr>
          <w:t>当年</w:t>
        </w:r>
      </w:ins>
      <w:ins w:id="975" w:author="周世杰" w:date="2021-12-03T16:13:20Z">
        <w:r>
          <w:rPr>
            <w:rFonts w:hint="eastAsia" w:ascii="宋体" w:hAnsi="宋体" w:eastAsia="宋体" w:cs="宋体"/>
            <w:color w:val="auto"/>
            <w:sz w:val="21"/>
            <w:szCs w:val="21"/>
            <w:highlight w:val="none"/>
            <w:lang w:val="en-US" w:eastAsia="zh-CN"/>
            <w:rPrChange w:id="976" w:author="王雅洁" w:date="2024-12-12T17:26:16Z">
              <w:rPr>
                <w:rFonts w:hint="eastAsia" w:ascii="仿宋_GB2312" w:hAnsi="仿宋_GB2312" w:cs="仿宋_GB2312"/>
                <w:color w:val="FF0000"/>
                <w:szCs w:val="24"/>
                <w:highlight w:val="none"/>
                <w:lang w:val="en-US" w:eastAsia="zh-CN"/>
              </w:rPr>
            </w:rPrChange>
          </w:rPr>
          <w:t>实际</w:t>
        </w:r>
      </w:ins>
      <w:ins w:id="977" w:author="周世杰" w:date="2021-12-07T16:08:02Z">
        <w:r>
          <w:rPr>
            <w:rFonts w:hint="eastAsia" w:ascii="宋体" w:hAnsi="宋体" w:eastAsia="宋体" w:cs="宋体"/>
            <w:color w:val="auto"/>
            <w:sz w:val="21"/>
            <w:szCs w:val="21"/>
            <w:highlight w:val="none"/>
            <w:lang w:val="en-US" w:eastAsia="zh-CN"/>
            <w:rPrChange w:id="978" w:author="王雅洁" w:date="2024-12-12T17:26:16Z">
              <w:rPr>
                <w:rFonts w:hint="eastAsia" w:ascii="仿宋_GB2312" w:hAnsi="仿宋_GB2312" w:cs="仿宋_GB2312"/>
                <w:color w:val="FF0000"/>
                <w:szCs w:val="24"/>
                <w:highlight w:val="none"/>
                <w:lang w:val="en-US" w:eastAsia="zh-CN"/>
              </w:rPr>
            </w:rPrChange>
          </w:rPr>
          <w:t>收到</w:t>
        </w:r>
      </w:ins>
      <w:ins w:id="979" w:author="周世杰" w:date="2021-12-03T16:11:42Z">
        <w:r>
          <w:rPr>
            <w:rFonts w:hint="eastAsia" w:ascii="宋体" w:hAnsi="宋体" w:eastAsia="宋体" w:cs="宋体"/>
            <w:color w:val="auto"/>
            <w:sz w:val="21"/>
            <w:szCs w:val="21"/>
            <w:highlight w:val="none"/>
            <w:lang w:val="en-US" w:eastAsia="zh-CN"/>
            <w:rPrChange w:id="980" w:author="王雅洁" w:date="2024-12-12T17:26:16Z">
              <w:rPr>
                <w:rFonts w:hint="eastAsia" w:ascii="仿宋_GB2312" w:hAnsi="仿宋_GB2312" w:cs="仿宋_GB2312"/>
                <w:color w:val="FF0000"/>
                <w:szCs w:val="24"/>
                <w:highlight w:val="none"/>
                <w:lang w:val="en-US" w:eastAsia="zh-CN"/>
              </w:rPr>
            </w:rPrChange>
          </w:rPr>
          <w:t>的</w:t>
        </w:r>
      </w:ins>
      <w:ins w:id="981" w:author="周世杰" w:date="2021-12-07T16:08:05Z">
        <w:r>
          <w:rPr>
            <w:rFonts w:hint="eastAsia" w:ascii="宋体" w:hAnsi="宋体" w:eastAsia="宋体" w:cs="宋体"/>
            <w:color w:val="auto"/>
            <w:sz w:val="21"/>
            <w:szCs w:val="21"/>
            <w:highlight w:val="none"/>
            <w:lang w:val="en-US" w:eastAsia="zh-CN"/>
            <w:rPrChange w:id="982" w:author="王雅洁" w:date="2024-12-12T17:26:16Z">
              <w:rPr>
                <w:rFonts w:hint="eastAsia" w:ascii="仿宋_GB2312" w:hAnsi="仿宋_GB2312" w:cs="仿宋_GB2312"/>
                <w:color w:val="FF0000"/>
                <w:szCs w:val="24"/>
                <w:highlight w:val="none"/>
                <w:lang w:val="en-US" w:eastAsia="zh-CN"/>
              </w:rPr>
            </w:rPrChange>
          </w:rPr>
          <w:t>利息</w:t>
        </w:r>
      </w:ins>
      <w:ins w:id="983" w:author="周世杰" w:date="2021-12-03T16:11:42Z">
        <w:r>
          <w:rPr>
            <w:rFonts w:hint="eastAsia" w:ascii="宋体" w:hAnsi="宋体" w:eastAsia="宋体" w:cs="宋体"/>
            <w:color w:val="auto"/>
            <w:sz w:val="21"/>
            <w:szCs w:val="21"/>
            <w:highlight w:val="none"/>
            <w:lang w:val="en-US" w:eastAsia="zh-CN"/>
            <w:rPrChange w:id="984" w:author="王雅洁" w:date="2024-12-12T17:26:16Z">
              <w:rPr>
                <w:rFonts w:hint="eastAsia" w:ascii="仿宋_GB2312" w:hAnsi="仿宋_GB2312" w:cs="仿宋_GB2312"/>
                <w:color w:val="FF0000"/>
                <w:szCs w:val="24"/>
                <w:highlight w:val="none"/>
                <w:lang w:val="en-US" w:eastAsia="zh-CN"/>
              </w:rPr>
            </w:rPrChange>
          </w:rPr>
          <w:t>收益金额</w:t>
        </w:r>
      </w:ins>
      <w:ins w:id="985" w:author="周世杰" w:date="2021-12-07T15:12:31Z">
        <w:r>
          <w:rPr>
            <w:rFonts w:hint="eastAsia" w:ascii="宋体" w:hAnsi="宋体" w:eastAsia="宋体" w:cs="宋体"/>
            <w:color w:val="auto"/>
            <w:sz w:val="21"/>
            <w:szCs w:val="21"/>
            <w:highlight w:val="none"/>
            <w:lang w:val="en-US" w:eastAsia="zh-CN"/>
            <w:rPrChange w:id="986" w:author="王雅洁" w:date="2024-12-12T17:26:16Z">
              <w:rPr>
                <w:rFonts w:hint="eastAsia" w:ascii="仿宋_GB2312" w:hAnsi="仿宋_GB2312" w:cs="仿宋_GB2312"/>
                <w:color w:val="FF0000"/>
                <w:szCs w:val="24"/>
                <w:highlight w:val="none"/>
                <w:lang w:val="en-US" w:eastAsia="zh-CN"/>
              </w:rPr>
            </w:rPrChange>
          </w:rPr>
          <w:t>（</w:t>
        </w:r>
      </w:ins>
      <w:ins w:id="987" w:author="周世杰" w:date="2021-12-07T15:12:39Z">
        <w:r>
          <w:rPr>
            <w:rFonts w:hint="eastAsia" w:ascii="宋体" w:hAnsi="宋体" w:eastAsia="宋体" w:cs="宋体"/>
            <w:color w:val="auto"/>
            <w:sz w:val="21"/>
            <w:szCs w:val="21"/>
            <w:highlight w:val="none"/>
            <w:lang w:val="en-US" w:eastAsia="zh-CN"/>
            <w:rPrChange w:id="988" w:author="王雅洁" w:date="2024-12-12T17:26:16Z">
              <w:rPr>
                <w:rFonts w:hint="eastAsia" w:ascii="仿宋_GB2312" w:hAnsi="仿宋_GB2312" w:cs="仿宋_GB2312"/>
                <w:color w:val="FF0000"/>
                <w:szCs w:val="24"/>
                <w:highlight w:val="none"/>
                <w:lang w:val="en-US" w:eastAsia="zh-CN"/>
              </w:rPr>
            </w:rPrChange>
          </w:rPr>
          <w:t>包含</w:t>
        </w:r>
      </w:ins>
      <w:ins w:id="989" w:author="周世杰" w:date="2021-12-07T15:12:40Z">
        <w:r>
          <w:rPr>
            <w:rFonts w:hint="eastAsia" w:ascii="宋体" w:hAnsi="宋体" w:eastAsia="宋体" w:cs="宋体"/>
            <w:color w:val="auto"/>
            <w:sz w:val="21"/>
            <w:szCs w:val="21"/>
            <w:highlight w:val="none"/>
            <w:lang w:val="en-US" w:eastAsia="zh-CN"/>
            <w:rPrChange w:id="990" w:author="王雅洁" w:date="2024-12-12T17:26:16Z">
              <w:rPr>
                <w:rFonts w:hint="eastAsia" w:ascii="仿宋_GB2312" w:hAnsi="仿宋_GB2312" w:cs="仿宋_GB2312"/>
                <w:color w:val="FF0000"/>
                <w:szCs w:val="24"/>
                <w:highlight w:val="none"/>
                <w:lang w:val="en-US" w:eastAsia="zh-CN"/>
              </w:rPr>
            </w:rPrChange>
          </w:rPr>
          <w:t>利息</w:t>
        </w:r>
      </w:ins>
      <w:ins w:id="991" w:author="周世杰" w:date="2021-12-07T15:12:41Z">
        <w:r>
          <w:rPr>
            <w:rFonts w:hint="eastAsia" w:ascii="宋体" w:hAnsi="宋体" w:eastAsia="宋体" w:cs="宋体"/>
            <w:color w:val="auto"/>
            <w:sz w:val="21"/>
            <w:szCs w:val="21"/>
            <w:highlight w:val="none"/>
            <w:lang w:val="en-US" w:eastAsia="zh-CN"/>
            <w:rPrChange w:id="992" w:author="王雅洁" w:date="2024-12-12T17:26:16Z">
              <w:rPr>
                <w:rFonts w:hint="eastAsia" w:ascii="仿宋_GB2312" w:hAnsi="仿宋_GB2312" w:cs="仿宋_GB2312"/>
                <w:color w:val="FF0000"/>
                <w:szCs w:val="24"/>
                <w:highlight w:val="none"/>
                <w:lang w:val="en-US" w:eastAsia="zh-CN"/>
              </w:rPr>
            </w:rPrChange>
          </w:rPr>
          <w:t>、</w:t>
        </w:r>
      </w:ins>
      <w:ins w:id="993" w:author="周世杰" w:date="2021-12-07T15:12:43Z">
        <w:r>
          <w:rPr>
            <w:rFonts w:hint="eastAsia" w:ascii="宋体" w:hAnsi="宋体" w:eastAsia="宋体" w:cs="宋体"/>
            <w:color w:val="auto"/>
            <w:sz w:val="21"/>
            <w:szCs w:val="21"/>
            <w:highlight w:val="none"/>
            <w:lang w:val="en-US" w:eastAsia="zh-CN"/>
            <w:rPrChange w:id="994" w:author="王雅洁" w:date="2024-12-12T17:26:16Z">
              <w:rPr>
                <w:rFonts w:hint="eastAsia" w:ascii="仿宋_GB2312" w:hAnsi="仿宋_GB2312" w:cs="仿宋_GB2312"/>
                <w:color w:val="FF0000"/>
                <w:szCs w:val="24"/>
                <w:highlight w:val="none"/>
                <w:lang w:val="en-US" w:eastAsia="zh-CN"/>
              </w:rPr>
            </w:rPrChange>
          </w:rPr>
          <w:t>罚息</w:t>
        </w:r>
      </w:ins>
      <w:ins w:id="995" w:author="周世杰" w:date="2021-12-07T15:12:44Z">
        <w:r>
          <w:rPr>
            <w:rFonts w:hint="eastAsia" w:ascii="宋体" w:hAnsi="宋体" w:eastAsia="宋体" w:cs="宋体"/>
            <w:color w:val="auto"/>
            <w:sz w:val="21"/>
            <w:szCs w:val="21"/>
            <w:highlight w:val="none"/>
            <w:lang w:val="en-US" w:eastAsia="zh-CN"/>
            <w:rPrChange w:id="996" w:author="王雅洁" w:date="2024-12-12T17:26:16Z">
              <w:rPr>
                <w:rFonts w:hint="eastAsia" w:ascii="仿宋_GB2312" w:hAnsi="仿宋_GB2312" w:cs="仿宋_GB2312"/>
                <w:color w:val="FF0000"/>
                <w:szCs w:val="24"/>
                <w:highlight w:val="none"/>
                <w:lang w:val="en-US" w:eastAsia="zh-CN"/>
              </w:rPr>
            </w:rPrChange>
          </w:rPr>
          <w:t>等</w:t>
        </w:r>
      </w:ins>
      <w:ins w:id="997" w:author="周世杰" w:date="2021-12-07T15:12:31Z">
        <w:r>
          <w:rPr>
            <w:rFonts w:hint="eastAsia" w:ascii="宋体" w:hAnsi="宋体" w:eastAsia="宋体" w:cs="宋体"/>
            <w:color w:val="auto"/>
            <w:sz w:val="21"/>
            <w:szCs w:val="21"/>
            <w:highlight w:val="none"/>
            <w:lang w:val="en-US" w:eastAsia="zh-CN"/>
            <w:rPrChange w:id="998" w:author="王雅洁" w:date="2024-12-12T17:26:16Z">
              <w:rPr>
                <w:rFonts w:hint="eastAsia" w:ascii="仿宋_GB2312" w:hAnsi="仿宋_GB2312" w:cs="仿宋_GB2312"/>
                <w:color w:val="FF0000"/>
                <w:szCs w:val="24"/>
                <w:highlight w:val="none"/>
                <w:lang w:val="en-US" w:eastAsia="zh-CN"/>
              </w:rPr>
            </w:rPrChange>
          </w:rPr>
          <w:t>）</w:t>
        </w:r>
      </w:ins>
      <w:ins w:id="999" w:author="周世杰" w:date="2021-12-03T16:14:10Z">
        <w:r>
          <w:rPr>
            <w:rFonts w:hint="eastAsia" w:ascii="宋体" w:hAnsi="宋体" w:eastAsia="宋体" w:cs="宋体"/>
            <w:color w:val="auto"/>
            <w:sz w:val="21"/>
            <w:szCs w:val="21"/>
            <w:highlight w:val="none"/>
            <w:lang w:val="en-US" w:eastAsia="zh-CN"/>
            <w:rPrChange w:id="1000" w:author="王雅洁" w:date="2024-12-12T17:26:16Z">
              <w:rPr>
                <w:rFonts w:hint="eastAsia" w:ascii="仿宋_GB2312" w:hAnsi="仿宋_GB2312" w:cs="仿宋_GB2312"/>
                <w:color w:val="FF0000"/>
                <w:szCs w:val="24"/>
                <w:highlight w:val="none"/>
                <w:lang w:val="en-US" w:eastAsia="zh-CN"/>
              </w:rPr>
            </w:rPrChange>
          </w:rPr>
          <w:t>。</w:t>
        </w:r>
      </w:ins>
    </w:p>
    <w:p>
      <w:pPr>
        <w:pStyle w:val="15"/>
        <w:jc w:val="both"/>
        <w:rPr>
          <w:ins w:id="1001" w:author="张海舰" w:date="2021-11-03T18:12:30Z"/>
          <w:del w:id="1002" w:author="周世杰" w:date="2021-12-03T16:12:57Z"/>
          <w:rFonts w:ascii="宋体" w:hAnsi="宋体" w:eastAsia="宋体" w:cs="宋体"/>
          <w:color w:val="auto"/>
          <w:sz w:val="21"/>
          <w:szCs w:val="21"/>
          <w:highlight w:val="yellow"/>
          <w:rPrChange w:id="1003" w:author="王雅洁" w:date="2024-12-12T17:26:16Z">
            <w:rPr>
              <w:ins w:id="1004" w:author="张海舰" w:date="2021-11-03T18:12:30Z"/>
              <w:del w:id="1005" w:author="周世杰" w:date="2021-12-03T16:12:57Z"/>
              <w:rFonts w:ascii="仿宋_GB2312" w:hAnsi="仿宋_GB2312" w:cs="仿宋_GB2312"/>
              <w:color w:val="auto"/>
              <w:szCs w:val="24"/>
            </w:rPr>
          </w:rPrChange>
        </w:rPr>
      </w:pPr>
    </w:p>
    <w:p>
      <w:pPr>
        <w:pStyle w:val="15"/>
        <w:rPr>
          <w:rFonts w:ascii="宋体" w:hAnsi="宋体" w:eastAsia="宋体" w:cs="宋体"/>
          <w:color w:val="auto"/>
          <w:sz w:val="21"/>
          <w:szCs w:val="21"/>
          <w:rPrChange w:id="1006" w:author="王雅洁" w:date="2024-12-12T17:26:16Z">
            <w:rPr>
              <w:rFonts w:ascii="仿宋_GB2312" w:hAnsi="仿宋_GB2312" w:cs="仿宋_GB2312"/>
              <w:color w:val="auto"/>
              <w:szCs w:val="24"/>
            </w:rPr>
          </w:rPrChange>
        </w:rPr>
      </w:pPr>
      <w:r>
        <w:rPr>
          <w:rFonts w:ascii="宋体" w:hAnsi="宋体" w:eastAsia="宋体" w:cs="宋体"/>
          <w:color w:val="auto"/>
          <w:sz w:val="21"/>
          <w:szCs w:val="21"/>
          <w:rPrChange w:id="1007" w:author="王雅洁" w:date="2024-12-12T17:26:16Z">
            <w:rPr>
              <w:rFonts w:ascii="仿宋_GB2312" w:hAnsi="仿宋_GB2312" w:cs="仿宋_GB2312"/>
              <w:color w:val="auto"/>
              <w:szCs w:val="24"/>
            </w:rPr>
          </w:rPrChange>
        </w:rPr>
        <w:t>【附注】</w:t>
      </w:r>
    </w:p>
    <w:p>
      <w:pPr>
        <w:pStyle w:val="15"/>
        <w:rPr>
          <w:rFonts w:hint="eastAsia" w:ascii="宋体" w:hAnsi="宋体" w:eastAsia="宋体" w:cs="宋体"/>
          <w:color w:val="auto"/>
          <w:sz w:val="21"/>
          <w:szCs w:val="21"/>
          <w:rPrChange w:id="1008" w:author="王雅洁" w:date="2024-12-12T17:26:16Z">
            <w:rPr>
              <w:rFonts w:hint="default" w:ascii="仿宋_GB2312" w:hAnsi="仿宋_GB2312" w:cs="仿宋_GB2312"/>
              <w:color w:val="auto"/>
              <w:szCs w:val="24"/>
            </w:rPr>
          </w:rPrChange>
        </w:rPr>
      </w:pPr>
      <w:r>
        <w:rPr>
          <w:rFonts w:ascii="宋体" w:hAnsi="宋体" w:eastAsia="宋体" w:cs="宋体"/>
          <w:color w:val="auto"/>
          <w:sz w:val="21"/>
          <w:szCs w:val="21"/>
          <w:rPrChange w:id="1009" w:author="王雅洁" w:date="2024-12-12T17:26:16Z">
            <w:rPr>
              <w:rFonts w:ascii="仿宋_GB2312" w:hAnsi="仿宋_GB2312" w:cs="仿宋_GB2312"/>
              <w:color w:val="auto"/>
              <w:szCs w:val="24"/>
            </w:rPr>
          </w:rPrChange>
        </w:rPr>
        <w:t>[</w:t>
      </w:r>
      <w:r>
        <w:rPr>
          <w:rFonts w:hint="eastAsia" w:ascii="宋体" w:hAnsi="宋体" w:eastAsia="宋体" w:cs="宋体"/>
          <w:color w:val="auto"/>
          <w:sz w:val="21"/>
          <w:szCs w:val="21"/>
          <w:lang w:val="en-US" w:eastAsia="zh-CN"/>
          <w:rPrChange w:id="1010" w:author="王雅洁" w:date="2024-12-12T17:26:16Z">
            <w:rPr>
              <w:rFonts w:hint="eastAsia" w:ascii="仿宋_GB2312" w:hAnsi="仿宋_GB2312" w:cs="仿宋_GB2312"/>
              <w:color w:val="auto"/>
              <w:szCs w:val="24"/>
              <w:lang w:val="en-US" w:eastAsia="zh-CN"/>
            </w:rPr>
          </w:rPrChange>
        </w:rPr>
        <w:t>9</w:t>
      </w:r>
      <w:r>
        <w:rPr>
          <w:rFonts w:ascii="宋体" w:hAnsi="宋体" w:eastAsia="宋体" w:cs="宋体"/>
          <w:color w:val="auto"/>
          <w:sz w:val="21"/>
          <w:szCs w:val="21"/>
          <w:rPrChange w:id="1011" w:author="王雅洁" w:date="2024-12-12T17:26:16Z">
            <w:rPr>
              <w:rFonts w:ascii="仿宋_GB2312" w:hAnsi="仿宋_GB2312" w:cs="仿宋_GB2312"/>
              <w:color w:val="auto"/>
              <w:szCs w:val="24"/>
            </w:rPr>
          </w:rPrChange>
        </w:rPr>
        <w:t>.</w:t>
      </w:r>
      <w:bookmarkStart w:id="0" w:name="_Hlk57541271"/>
      <w:r>
        <w:rPr>
          <w:rFonts w:ascii="宋体" w:hAnsi="宋体" w:eastAsia="宋体" w:cs="宋体"/>
          <w:color w:val="auto"/>
          <w:sz w:val="21"/>
          <w:szCs w:val="21"/>
          <w:rPrChange w:id="1012" w:author="王雅洁" w:date="2024-12-12T17:26:16Z">
            <w:rPr>
              <w:rFonts w:ascii="仿宋_GB2312" w:hAnsi="仿宋_GB2312" w:cs="仿宋_GB2312"/>
              <w:color w:val="auto"/>
              <w:szCs w:val="24"/>
            </w:rPr>
          </w:rPrChange>
        </w:rPr>
        <w:t>投向互联网贷款的表内外投资</w:t>
      </w:r>
      <w:bookmarkEnd w:id="0"/>
      <w:r>
        <w:rPr>
          <w:rFonts w:ascii="宋体" w:hAnsi="宋体" w:eastAsia="宋体" w:cs="宋体"/>
          <w:color w:val="auto"/>
          <w:sz w:val="21"/>
          <w:szCs w:val="21"/>
          <w:rPrChange w:id="1013" w:author="王雅洁" w:date="2024-12-12T17:26:16Z">
            <w:rPr>
              <w:rFonts w:ascii="仿宋_GB2312" w:hAnsi="仿宋_GB2312" w:cs="仿宋_GB2312"/>
              <w:color w:val="auto"/>
              <w:szCs w:val="24"/>
            </w:rPr>
          </w:rPrChange>
        </w:rPr>
        <w:t>]</w:t>
      </w:r>
      <w:bookmarkStart w:id="1" w:name="_Hlk57541313"/>
      <w:r>
        <w:rPr>
          <w:rFonts w:ascii="宋体" w:hAnsi="宋体" w:eastAsia="宋体" w:cs="宋体"/>
          <w:color w:val="auto"/>
          <w:sz w:val="21"/>
          <w:szCs w:val="21"/>
          <w:rPrChange w:id="1014" w:author="王雅洁" w:date="2024-12-12T17:26:16Z">
            <w:rPr>
              <w:rFonts w:ascii="仿宋_GB2312" w:hAnsi="仿宋_GB2312" w:cs="仿宋_GB2312"/>
              <w:color w:val="auto"/>
              <w:szCs w:val="24"/>
            </w:rPr>
          </w:rPrChange>
        </w:rPr>
        <w:t>反映填报机构</w:t>
      </w:r>
      <w:bookmarkEnd w:id="1"/>
      <w:r>
        <w:rPr>
          <w:rFonts w:ascii="宋体" w:hAnsi="宋体" w:eastAsia="宋体" w:cs="宋体"/>
          <w:color w:val="auto"/>
          <w:sz w:val="21"/>
          <w:szCs w:val="21"/>
          <w:rPrChange w:id="1015" w:author="王雅洁" w:date="2024-12-12T17:26:16Z">
            <w:rPr>
              <w:rFonts w:ascii="仿宋_GB2312" w:hAnsi="仿宋_GB2312" w:cs="仿宋_GB2312"/>
              <w:color w:val="auto"/>
              <w:szCs w:val="24"/>
            </w:rPr>
          </w:rPrChange>
        </w:rPr>
        <w:t>的表内外资金通过投资等方式直接持有，或通过单一特定目的载体间接持有的互联网贷款的情况，如投资基础资产为互联网贷款的证券化类产品。</w:t>
      </w:r>
      <w:ins w:id="1016" w:author="zhoushijie" w:date="2021-11-15T22:12:47Z">
        <w:r>
          <w:rPr>
            <w:rFonts w:hint="eastAsia" w:ascii="宋体" w:hAnsi="宋体" w:eastAsia="宋体" w:cs="宋体"/>
            <w:color w:val="auto"/>
            <w:sz w:val="21"/>
            <w:szCs w:val="21"/>
            <w:rPrChange w:id="1017" w:author="王雅洁" w:date="2024-12-12T17:26:16Z">
              <w:rPr>
                <w:rFonts w:hint="eastAsia" w:ascii="仿宋_GB2312" w:hAnsi="仿宋_GB2312" w:cs="仿宋_GB2312"/>
                <w:color w:val="auto"/>
                <w:szCs w:val="24"/>
              </w:rPr>
            </w:rPrChange>
          </w:rPr>
          <w:t>基础资产包括商业银行以外的机构发放的互联网贷款，应参照《商业银行互联网贷款管理暂行办法》对互联网贷款的相关定义，按照实质重于形式原则，判断相关基础资产是否属于互联网贷款。</w:t>
        </w:r>
      </w:ins>
      <w:r>
        <w:rPr>
          <w:rFonts w:ascii="宋体" w:hAnsi="宋体" w:eastAsia="宋体" w:cs="宋体"/>
          <w:color w:val="auto"/>
          <w:sz w:val="21"/>
          <w:szCs w:val="21"/>
          <w:rPrChange w:id="1018" w:author="王雅洁" w:date="2024-12-12T17:26:16Z">
            <w:rPr>
              <w:rFonts w:ascii="仿宋_GB2312" w:hAnsi="仿宋_GB2312" w:cs="仿宋_GB2312"/>
              <w:color w:val="auto"/>
              <w:szCs w:val="24"/>
            </w:rPr>
          </w:rPrChange>
        </w:rPr>
        <w:t>表外资金包括银行发行的非保本理财产品（包括理财子公司发行的理财产品）募集的资金。</w:t>
      </w:r>
    </w:p>
    <w:p>
      <w:pPr>
        <w:pStyle w:val="15"/>
        <w:ind w:firstLine="482"/>
        <w:rPr>
          <w:rFonts w:ascii="宋体" w:hAnsi="宋体" w:eastAsia="宋体" w:cs="宋体"/>
          <w:b/>
          <w:bCs/>
          <w:color w:val="auto"/>
          <w:sz w:val="21"/>
          <w:szCs w:val="21"/>
          <w:rPrChange w:id="1019" w:author="王雅洁" w:date="2024-12-12T17:26:16Z">
            <w:rPr>
              <w:rFonts w:ascii="仿宋_GB2312" w:hAnsi="仿宋_GB2312" w:cs="仿宋_GB2312"/>
              <w:b/>
              <w:bCs/>
            </w:rPr>
          </w:rPrChange>
        </w:rPr>
      </w:pPr>
      <w:r>
        <w:rPr>
          <w:rFonts w:ascii="宋体" w:hAnsi="宋体" w:eastAsia="宋体" w:cs="宋体"/>
          <w:color w:val="auto"/>
          <w:sz w:val="21"/>
          <w:szCs w:val="21"/>
          <w:rPrChange w:id="1020" w:author="王雅洁" w:date="2024-12-12T17:26:16Z">
            <w:rPr>
              <w:rFonts w:ascii="仿宋_GB2312" w:hAnsi="仿宋_GB2312" w:cs="仿宋_GB2312"/>
              <w:color w:val="auto"/>
              <w:szCs w:val="24"/>
            </w:rPr>
          </w:rPrChange>
        </w:rPr>
        <w:t>[其中：</w:t>
      </w:r>
      <w:r>
        <w:rPr>
          <w:rFonts w:hint="eastAsia" w:ascii="宋体" w:hAnsi="宋体" w:eastAsia="宋体" w:cs="宋体"/>
          <w:color w:val="auto"/>
          <w:sz w:val="21"/>
          <w:szCs w:val="21"/>
          <w:lang w:val="en-US" w:eastAsia="zh-CN"/>
          <w:rPrChange w:id="1021" w:author="王雅洁" w:date="2024-12-12T17:26:16Z">
            <w:rPr>
              <w:rFonts w:hint="eastAsia" w:ascii="仿宋_GB2312" w:hAnsi="仿宋_GB2312" w:cs="仿宋_GB2312"/>
              <w:color w:val="auto"/>
              <w:szCs w:val="24"/>
              <w:lang w:val="en-US" w:eastAsia="zh-CN"/>
            </w:rPr>
          </w:rPrChange>
        </w:rPr>
        <w:t>9</w:t>
      </w:r>
      <w:r>
        <w:rPr>
          <w:rFonts w:ascii="宋体" w:hAnsi="宋体" w:eastAsia="宋体" w:cs="宋体"/>
          <w:color w:val="auto"/>
          <w:sz w:val="21"/>
          <w:szCs w:val="21"/>
          <w:rPrChange w:id="1022" w:author="王雅洁" w:date="2024-12-12T17:26:16Z">
            <w:rPr>
              <w:rFonts w:ascii="仿宋_GB2312" w:hAnsi="仿宋_GB2312" w:cs="仿宋_GB2312"/>
              <w:color w:val="auto"/>
              <w:szCs w:val="24"/>
            </w:rPr>
          </w:rPrChange>
        </w:rPr>
        <w:t>.1底层资产为</w:t>
      </w:r>
      <w:bookmarkStart w:id="2" w:name="_Hlk57541316"/>
      <w:r>
        <w:rPr>
          <w:rFonts w:ascii="宋体" w:hAnsi="宋体" w:eastAsia="宋体" w:cs="宋体"/>
          <w:color w:val="auto"/>
          <w:sz w:val="21"/>
          <w:szCs w:val="21"/>
          <w:rPrChange w:id="1023" w:author="王雅洁" w:date="2024-12-12T17:26:16Z">
            <w:rPr>
              <w:rFonts w:ascii="仿宋_GB2312" w:hAnsi="仿宋_GB2312" w:cs="仿宋_GB2312"/>
              <w:color w:val="auto"/>
              <w:szCs w:val="24"/>
            </w:rPr>
          </w:rPrChange>
        </w:rPr>
        <w:t>本行合作机构发放的互联网贷款</w:t>
      </w:r>
      <w:bookmarkEnd w:id="2"/>
      <w:r>
        <w:rPr>
          <w:rFonts w:ascii="宋体" w:hAnsi="宋体" w:eastAsia="宋体" w:cs="宋体"/>
          <w:color w:val="auto"/>
          <w:sz w:val="21"/>
          <w:szCs w:val="21"/>
          <w:rPrChange w:id="1024" w:author="王雅洁" w:date="2024-12-12T17:26:16Z">
            <w:rPr>
              <w:rFonts w:ascii="仿宋_GB2312" w:hAnsi="仿宋_GB2312" w:cs="仿宋_GB2312"/>
              <w:color w:val="auto"/>
              <w:szCs w:val="24"/>
            </w:rPr>
          </w:rPrChange>
        </w:rPr>
        <w:t>]</w:t>
      </w:r>
      <w:del w:id="1025" w:author="张海舰" w:date="2021-11-03T18:36:04Z">
        <w:r>
          <w:rPr>
            <w:rFonts w:ascii="宋体" w:hAnsi="宋体" w:eastAsia="宋体" w:cs="宋体"/>
            <w:color w:val="auto"/>
            <w:sz w:val="21"/>
            <w:szCs w:val="21"/>
            <w:rPrChange w:id="1026" w:author="王雅洁" w:date="2024-12-12T17:26:16Z">
              <w:rPr>
                <w:rFonts w:ascii="仿宋_GB2312" w:hAnsi="仿宋_GB2312" w:cs="仿宋_GB2312"/>
                <w:color w:val="auto"/>
                <w:szCs w:val="24"/>
              </w:rPr>
            </w:rPrChange>
          </w:rPr>
          <w:delText>。</w:delText>
        </w:r>
      </w:del>
      <w:r>
        <w:rPr>
          <w:rFonts w:ascii="宋体" w:hAnsi="宋体" w:eastAsia="宋体" w:cs="宋体"/>
          <w:color w:val="auto"/>
          <w:sz w:val="21"/>
          <w:szCs w:val="21"/>
          <w:rPrChange w:id="1027" w:author="王雅洁" w:date="2024-12-12T17:26:16Z">
            <w:rPr>
              <w:rFonts w:ascii="仿宋_GB2312" w:hAnsi="仿宋_GB2312" w:cs="仿宋_GB2312"/>
              <w:color w:val="auto"/>
              <w:szCs w:val="24"/>
            </w:rPr>
          </w:rPrChange>
        </w:rPr>
        <w:t>反映填报机构投向互联网贷款的表内外投资中，底层资产为本行合作机构发放的互联网贷款，不仅包括合作机构与本银行发放的互联网贷款，也包括合计机构通过其他方式发放的互联网贷款。</w:t>
      </w:r>
    </w:p>
    <w:p>
      <w:pPr>
        <w:spacing w:line="440" w:lineRule="exact"/>
        <w:ind w:firstLine="421"/>
        <w:rPr>
          <w:rFonts w:hint="eastAsia" w:ascii="宋体" w:hAnsi="宋体" w:eastAsia="宋体" w:cs="宋体"/>
          <w:b/>
          <w:bCs/>
          <w:color w:val="auto"/>
          <w:sz w:val="21"/>
          <w:szCs w:val="21"/>
          <w:highlight w:val="none"/>
          <w:lang w:val="en-US" w:eastAsia="zh-CN"/>
          <w:rPrChange w:id="1028" w:author="王雅洁" w:date="2024-12-12T17:26:16Z">
            <w:rPr>
              <w:rFonts w:hint="default" w:ascii="仿宋_GB2312" w:hAnsi="仿宋_GB2312" w:eastAsia="仿宋_GB2312" w:cs="仿宋_GB2312"/>
              <w:b/>
              <w:bCs/>
              <w:sz w:val="24"/>
              <w:lang w:val="en-US" w:eastAsia="zh-CN"/>
            </w:rPr>
          </w:rPrChange>
        </w:rPr>
      </w:pPr>
      <w:ins w:id="1029" w:author="张海舰" w:date="2021-11-03T18:35:54Z">
        <w:r>
          <w:rPr>
            <w:rFonts w:hint="eastAsia" w:ascii="宋体" w:hAnsi="宋体" w:eastAsia="宋体" w:cs="宋体"/>
            <w:b w:val="0"/>
            <w:bCs w:val="0"/>
            <w:color w:val="auto"/>
            <w:sz w:val="21"/>
            <w:szCs w:val="21"/>
            <w:highlight w:val="none"/>
            <w:lang w:val="en-US" w:eastAsia="zh-CN"/>
            <w:rPrChange w:id="1030" w:author="王雅洁" w:date="2024-12-12T17:26:16Z">
              <w:rPr>
                <w:rFonts w:hint="eastAsia" w:ascii="仿宋_GB2312" w:hAnsi="仿宋_GB2312" w:eastAsia="仿宋_GB2312" w:cs="仿宋_GB2312"/>
                <w:b/>
                <w:bCs/>
                <w:sz w:val="24"/>
                <w:lang w:val="en-US" w:eastAsia="zh-CN"/>
              </w:rPr>
            </w:rPrChange>
          </w:rPr>
          <w:t>[</w:t>
        </w:r>
      </w:ins>
      <w:ins w:id="1031" w:author="张海舰" w:date="2021-11-03T18:35:58Z">
        <w:r>
          <w:rPr>
            <w:rFonts w:hint="eastAsia" w:ascii="宋体" w:hAnsi="宋体" w:eastAsia="宋体" w:cs="宋体"/>
            <w:b w:val="0"/>
            <w:bCs w:val="0"/>
            <w:color w:val="auto"/>
            <w:sz w:val="21"/>
            <w:szCs w:val="21"/>
            <w:highlight w:val="none"/>
            <w:lang w:val="en-US" w:eastAsia="zh-CN"/>
            <w:rPrChange w:id="1032" w:author="王雅洁" w:date="2024-12-12T17:26:16Z">
              <w:rPr>
                <w:rFonts w:hint="eastAsia" w:ascii="仿宋_GB2312" w:hAnsi="仿宋_GB2312" w:eastAsia="仿宋_GB2312" w:cs="仿宋_GB2312"/>
                <w:b/>
                <w:bCs/>
                <w:sz w:val="24"/>
                <w:lang w:val="en-US" w:eastAsia="zh-CN"/>
              </w:rPr>
            </w:rPrChange>
          </w:rPr>
          <w:t>10.</w:t>
        </w:r>
      </w:ins>
      <w:ins w:id="1033" w:author="周世杰" w:date="2021-12-06T17:59:09Z">
        <w:r>
          <w:rPr>
            <w:rFonts w:hint="eastAsia" w:ascii="宋体" w:hAnsi="宋体" w:eastAsia="宋体" w:cs="宋体"/>
            <w:b w:val="0"/>
            <w:bCs w:val="0"/>
            <w:color w:val="auto"/>
            <w:sz w:val="21"/>
            <w:szCs w:val="21"/>
            <w:highlight w:val="none"/>
            <w:lang w:val="en-US" w:eastAsia="zh-CN"/>
            <w:rPrChange w:id="1034" w:author="王雅洁" w:date="2024-12-12T17:26:16Z">
              <w:rPr>
                <w:rFonts w:hint="eastAsia" w:ascii="仿宋_GB2312" w:hAnsi="仿宋_GB2312" w:eastAsia="仿宋_GB2312" w:cs="仿宋_GB2312"/>
                <w:b w:val="0"/>
                <w:bCs w:val="0"/>
                <w:color w:val="FF0000"/>
                <w:sz w:val="24"/>
                <w:highlight w:val="none"/>
                <w:lang w:val="en-US" w:eastAsia="zh-CN"/>
              </w:rPr>
            </w:rPrChange>
          </w:rPr>
          <w:t>对</w:t>
        </w:r>
      </w:ins>
      <w:r>
        <w:rPr>
          <w:rFonts w:hint="eastAsia" w:ascii="宋体" w:hAnsi="宋体" w:eastAsia="宋体" w:cs="宋体"/>
          <w:b w:val="0"/>
          <w:bCs w:val="0"/>
          <w:color w:val="auto"/>
          <w:sz w:val="21"/>
          <w:szCs w:val="21"/>
          <w:highlight w:val="none"/>
          <w:lang w:val="en-US" w:eastAsia="zh-CN"/>
          <w:rPrChange w:id="1035" w:author="王雅洁" w:date="2024-12-12T17:26:16Z">
            <w:rPr>
              <w:rFonts w:hint="eastAsia" w:ascii="仿宋_GB2312" w:hAnsi="仿宋_GB2312" w:eastAsia="仿宋_GB2312" w:cs="仿宋_GB2312"/>
              <w:b w:val="0"/>
              <w:bCs w:val="0"/>
              <w:sz w:val="24"/>
              <w:highlight w:val="yellow"/>
              <w:lang w:val="en-US" w:eastAsia="zh-CN"/>
            </w:rPr>
          </w:rPrChange>
        </w:rPr>
        <w:t>外转</w:t>
      </w:r>
      <w:r>
        <w:rPr>
          <w:rFonts w:hint="eastAsia" w:ascii="宋体" w:hAnsi="宋体" w:eastAsia="宋体" w:cs="宋体"/>
          <w:b w:val="0"/>
          <w:bCs w:val="0"/>
          <w:color w:val="auto"/>
          <w:sz w:val="21"/>
          <w:szCs w:val="21"/>
          <w:highlight w:val="none"/>
          <w:lang w:val="en-US" w:eastAsia="zh-CN"/>
          <w:rPrChange w:id="1036" w:author="王雅洁" w:date="2024-12-12T17:26:16Z">
            <w:rPr>
              <w:rFonts w:hint="eastAsia" w:ascii="仿宋_GB2312" w:hAnsi="仿宋_GB2312" w:eastAsia="仿宋_GB2312" w:cs="仿宋_GB2312"/>
              <w:b w:val="0"/>
              <w:bCs w:val="0"/>
              <w:sz w:val="24"/>
              <w:highlight w:val="yellow"/>
              <w:lang w:val="en-US" w:eastAsia="zh-CN"/>
            </w:rPr>
          </w:rPrChange>
        </w:rPr>
        <w:t>让</w:t>
      </w:r>
      <w:ins w:id="1037" w:author="张海舰" w:date="2021-11-03T18:35:58Z">
        <w:r>
          <w:rPr>
            <w:rFonts w:hint="eastAsia" w:ascii="宋体" w:hAnsi="宋体" w:eastAsia="宋体" w:cs="宋体"/>
            <w:b w:val="0"/>
            <w:bCs w:val="0"/>
            <w:color w:val="auto"/>
            <w:sz w:val="21"/>
            <w:szCs w:val="21"/>
            <w:highlight w:val="none"/>
            <w:lang w:val="en-US" w:eastAsia="zh-CN"/>
            <w:rPrChange w:id="1038" w:author="王雅洁" w:date="2024-12-12T17:26:16Z">
              <w:rPr>
                <w:rFonts w:hint="eastAsia" w:ascii="仿宋_GB2312" w:hAnsi="仿宋_GB2312" w:eastAsia="仿宋_GB2312" w:cs="仿宋_GB2312"/>
                <w:b/>
                <w:bCs/>
                <w:sz w:val="24"/>
                <w:lang w:val="en-US" w:eastAsia="zh-CN"/>
              </w:rPr>
            </w:rPrChange>
          </w:rPr>
          <w:t>的互联网贷款</w:t>
        </w:r>
      </w:ins>
      <w:ins w:id="1039" w:author="张海舰" w:date="2021-11-03T18:35:54Z">
        <w:r>
          <w:rPr>
            <w:rFonts w:hint="eastAsia" w:ascii="宋体" w:hAnsi="宋体" w:eastAsia="宋体" w:cs="宋体"/>
            <w:b w:val="0"/>
            <w:bCs w:val="0"/>
            <w:color w:val="auto"/>
            <w:sz w:val="21"/>
            <w:szCs w:val="21"/>
            <w:highlight w:val="none"/>
            <w:lang w:val="en-US" w:eastAsia="zh-CN"/>
            <w:rPrChange w:id="1040" w:author="王雅洁" w:date="2024-12-12T17:26:16Z">
              <w:rPr>
                <w:rFonts w:hint="eastAsia" w:ascii="仿宋_GB2312" w:hAnsi="仿宋_GB2312" w:eastAsia="仿宋_GB2312" w:cs="仿宋_GB2312"/>
                <w:b/>
                <w:bCs/>
                <w:sz w:val="24"/>
                <w:lang w:val="en-US" w:eastAsia="zh-CN"/>
              </w:rPr>
            </w:rPrChange>
          </w:rPr>
          <w:t>]</w:t>
        </w:r>
      </w:ins>
      <w:ins w:id="1041" w:author="张海舰" w:date="2021-11-03T18:38:57Z">
        <w:del w:id="1042" w:author="zhoushijie" w:date="2021-11-15T18:44:44Z">
          <w:r>
            <w:rPr>
              <w:rFonts w:hint="eastAsia" w:ascii="宋体" w:hAnsi="宋体" w:eastAsia="宋体" w:cs="宋体"/>
              <w:b w:val="0"/>
              <w:bCs w:val="0"/>
              <w:color w:val="auto"/>
              <w:sz w:val="21"/>
              <w:szCs w:val="21"/>
              <w:highlight w:val="none"/>
              <w:lang w:val="en-US" w:eastAsia="zh-CN"/>
              <w:rPrChange w:id="1043" w:author="王雅洁" w:date="2024-12-12T17:26:16Z">
                <w:rPr>
                  <w:rFonts w:hint="eastAsia" w:ascii="仿宋_GB2312" w:hAnsi="仿宋_GB2312" w:eastAsia="仿宋_GB2312" w:cs="仿宋_GB2312"/>
                  <w:b/>
                  <w:bCs/>
                  <w:sz w:val="24"/>
                  <w:lang w:val="en-US" w:eastAsia="zh-CN"/>
                </w:rPr>
              </w:rPrChange>
            </w:rPr>
            <w:delText>指填报机构作为</w:delText>
          </w:r>
        </w:del>
      </w:ins>
      <w:ins w:id="1044" w:author="张海舰" w:date="2021-11-03T18:40:26Z">
        <w:del w:id="1045" w:author="zhoushijie" w:date="2021-11-15T18:44:44Z">
          <w:r>
            <w:rPr>
              <w:rFonts w:hint="eastAsia" w:ascii="宋体" w:hAnsi="宋体" w:eastAsia="宋体" w:cs="宋体"/>
              <w:b w:val="0"/>
              <w:bCs w:val="0"/>
              <w:color w:val="auto"/>
              <w:sz w:val="21"/>
              <w:szCs w:val="21"/>
              <w:highlight w:val="none"/>
              <w:lang w:val="en-US" w:eastAsia="zh-CN"/>
              <w:rPrChange w:id="1046" w:author="王雅洁" w:date="2024-12-12T17:26:16Z">
                <w:rPr>
                  <w:rFonts w:hint="eastAsia" w:ascii="仿宋_GB2312" w:hAnsi="仿宋_GB2312" w:eastAsia="仿宋_GB2312" w:cs="仿宋_GB2312"/>
                  <w:b/>
                  <w:bCs/>
                  <w:sz w:val="24"/>
                  <w:lang w:val="en-US" w:eastAsia="zh-CN"/>
                </w:rPr>
              </w:rPrChange>
            </w:rPr>
            <w:delText>转</w:delText>
          </w:r>
        </w:del>
      </w:ins>
      <w:ins w:id="1047" w:author="张海舰" w:date="2021-11-03T18:41:21Z">
        <w:del w:id="1048" w:author="zhoushijie" w:date="2021-11-15T18:44:44Z">
          <w:r>
            <w:rPr>
              <w:rFonts w:hint="eastAsia" w:ascii="宋体" w:hAnsi="宋体" w:eastAsia="宋体" w:cs="宋体"/>
              <w:b w:val="0"/>
              <w:bCs w:val="0"/>
              <w:color w:val="auto"/>
              <w:sz w:val="21"/>
              <w:szCs w:val="21"/>
              <w:highlight w:val="none"/>
              <w:lang w:val="en-US" w:eastAsia="zh-CN"/>
              <w:rPrChange w:id="1049" w:author="王雅洁" w:date="2024-12-12T17:26:16Z">
                <w:rPr>
                  <w:rFonts w:hint="eastAsia" w:ascii="仿宋_GB2312" w:hAnsi="仿宋_GB2312" w:eastAsia="仿宋_GB2312" w:cs="仿宋_GB2312"/>
                  <w:b/>
                  <w:bCs/>
                  <w:sz w:val="24"/>
                  <w:lang w:val="en-US" w:eastAsia="zh-CN"/>
                </w:rPr>
              </w:rPrChange>
            </w:rPr>
            <w:delText>让</w:delText>
          </w:r>
        </w:del>
      </w:ins>
      <w:ins w:id="1050" w:author="张海舰" w:date="2021-11-03T18:38:57Z">
        <w:del w:id="1051" w:author="zhoushijie" w:date="2021-11-15T18:44:44Z">
          <w:r>
            <w:rPr>
              <w:rFonts w:hint="eastAsia" w:ascii="宋体" w:hAnsi="宋体" w:eastAsia="宋体" w:cs="宋体"/>
              <w:b w:val="0"/>
              <w:bCs w:val="0"/>
              <w:color w:val="auto"/>
              <w:sz w:val="21"/>
              <w:szCs w:val="21"/>
              <w:highlight w:val="none"/>
              <w:lang w:val="en-US" w:eastAsia="zh-CN"/>
              <w:rPrChange w:id="1052" w:author="王雅洁" w:date="2024-12-12T17:26:16Z">
                <w:rPr>
                  <w:rFonts w:hint="eastAsia" w:ascii="仿宋_GB2312" w:hAnsi="仿宋_GB2312" w:eastAsia="仿宋_GB2312" w:cs="仿宋_GB2312"/>
                  <w:b/>
                  <w:bCs/>
                  <w:sz w:val="24"/>
                  <w:lang w:val="en-US" w:eastAsia="zh-CN"/>
                </w:rPr>
              </w:rPrChange>
            </w:rPr>
            <w:delText>方，</w:delText>
          </w:r>
        </w:del>
      </w:ins>
      <w:ins w:id="1053" w:author="张海舰" w:date="2021-11-03T18:42:26Z">
        <w:del w:id="1054" w:author="zhoushijie" w:date="2021-11-15T18:44:44Z">
          <w:r>
            <w:rPr>
              <w:rFonts w:hint="eastAsia" w:ascii="宋体" w:hAnsi="宋体" w:eastAsia="宋体" w:cs="宋体"/>
              <w:b w:val="0"/>
              <w:bCs w:val="0"/>
              <w:color w:val="auto"/>
              <w:sz w:val="21"/>
              <w:szCs w:val="21"/>
              <w:highlight w:val="none"/>
              <w:lang w:val="en-US" w:eastAsia="zh-CN"/>
              <w:rPrChange w:id="1055" w:author="王雅洁" w:date="2024-12-12T17:26:16Z">
                <w:rPr>
                  <w:rFonts w:hint="eastAsia" w:ascii="仿宋_GB2312" w:hAnsi="仿宋_GB2312" w:eastAsia="仿宋_GB2312" w:cs="仿宋_GB2312"/>
                  <w:b/>
                  <w:bCs/>
                  <w:sz w:val="24"/>
                  <w:lang w:val="en-US" w:eastAsia="zh-CN"/>
                </w:rPr>
              </w:rPrChange>
            </w:rPr>
            <w:delText>以</w:delText>
          </w:r>
        </w:del>
      </w:ins>
      <w:ins w:id="1056" w:author="张海舰" w:date="2021-11-03T18:43:03Z">
        <w:del w:id="1057" w:author="zhoushijie" w:date="2021-11-15T18:44:44Z">
          <w:r>
            <w:rPr>
              <w:rFonts w:hint="eastAsia" w:ascii="宋体" w:hAnsi="宋体" w:eastAsia="宋体" w:cs="宋体"/>
              <w:b w:val="0"/>
              <w:bCs w:val="0"/>
              <w:color w:val="auto"/>
              <w:sz w:val="21"/>
              <w:szCs w:val="21"/>
              <w:highlight w:val="none"/>
              <w:lang w:val="en-US" w:eastAsia="zh-CN"/>
              <w:rPrChange w:id="1058" w:author="王雅洁" w:date="2024-12-12T17:26:16Z">
                <w:rPr>
                  <w:rFonts w:hint="eastAsia" w:ascii="仿宋_GB2312" w:hAnsi="仿宋_GB2312" w:eastAsia="仿宋_GB2312" w:cs="仿宋_GB2312"/>
                  <w:b/>
                  <w:bCs/>
                  <w:sz w:val="24"/>
                  <w:lang w:val="en-US" w:eastAsia="zh-CN"/>
                </w:rPr>
              </w:rPrChange>
            </w:rPr>
            <w:delText>资产</w:delText>
          </w:r>
        </w:del>
      </w:ins>
      <w:ins w:id="1059" w:author="张海舰" w:date="2021-11-03T18:43:05Z">
        <w:del w:id="1060" w:author="zhoushijie" w:date="2021-11-15T18:44:44Z">
          <w:r>
            <w:rPr>
              <w:rFonts w:hint="eastAsia" w:ascii="宋体" w:hAnsi="宋体" w:eastAsia="宋体" w:cs="宋体"/>
              <w:b w:val="0"/>
              <w:bCs w:val="0"/>
              <w:color w:val="auto"/>
              <w:sz w:val="21"/>
              <w:szCs w:val="21"/>
              <w:highlight w:val="none"/>
              <w:lang w:val="en-US" w:eastAsia="zh-CN"/>
              <w:rPrChange w:id="1061" w:author="王雅洁" w:date="2024-12-12T17:26:16Z">
                <w:rPr>
                  <w:rFonts w:hint="eastAsia" w:ascii="仿宋_GB2312" w:hAnsi="仿宋_GB2312" w:eastAsia="仿宋_GB2312" w:cs="仿宋_GB2312"/>
                  <w:b/>
                  <w:bCs/>
                  <w:sz w:val="24"/>
                  <w:lang w:val="en-US" w:eastAsia="zh-CN"/>
                </w:rPr>
              </w:rPrChange>
            </w:rPr>
            <w:delText>出表</w:delText>
          </w:r>
        </w:del>
      </w:ins>
      <w:ins w:id="1062" w:author="张海舰" w:date="2021-11-03T18:43:06Z">
        <w:del w:id="1063" w:author="zhoushijie" w:date="2021-11-15T18:44:44Z">
          <w:r>
            <w:rPr>
              <w:rFonts w:hint="eastAsia" w:ascii="宋体" w:hAnsi="宋体" w:eastAsia="宋体" w:cs="宋体"/>
              <w:b w:val="0"/>
              <w:bCs w:val="0"/>
              <w:color w:val="auto"/>
              <w:sz w:val="21"/>
              <w:szCs w:val="21"/>
              <w:highlight w:val="none"/>
              <w:lang w:val="en-US" w:eastAsia="zh-CN"/>
              <w:rPrChange w:id="1064" w:author="王雅洁" w:date="2024-12-12T17:26:16Z">
                <w:rPr>
                  <w:rFonts w:hint="eastAsia" w:ascii="仿宋_GB2312" w:hAnsi="仿宋_GB2312" w:eastAsia="仿宋_GB2312" w:cs="仿宋_GB2312"/>
                  <w:b/>
                  <w:bCs/>
                  <w:sz w:val="24"/>
                  <w:lang w:val="en-US" w:eastAsia="zh-CN"/>
                </w:rPr>
              </w:rPrChange>
            </w:rPr>
            <w:delText>的</w:delText>
          </w:r>
        </w:del>
      </w:ins>
      <w:ins w:id="1065" w:author="张海舰" w:date="2021-11-03T18:46:47Z">
        <w:del w:id="1066" w:author="zhoushijie" w:date="2021-11-15T18:44:44Z">
          <w:r>
            <w:rPr>
              <w:rFonts w:hint="eastAsia" w:ascii="宋体" w:hAnsi="宋体" w:eastAsia="宋体" w:cs="宋体"/>
              <w:b w:val="0"/>
              <w:bCs w:val="0"/>
              <w:color w:val="auto"/>
              <w:sz w:val="21"/>
              <w:szCs w:val="21"/>
              <w:highlight w:val="none"/>
              <w:lang w:val="en-US" w:eastAsia="zh-CN"/>
              <w:rPrChange w:id="1067" w:author="王雅洁" w:date="2024-12-12T17:26:16Z">
                <w:rPr>
                  <w:rFonts w:hint="eastAsia" w:ascii="仿宋_GB2312" w:hAnsi="仿宋_GB2312" w:eastAsia="仿宋_GB2312" w:cs="仿宋_GB2312"/>
                  <w:b/>
                  <w:bCs/>
                  <w:sz w:val="24"/>
                  <w:lang w:val="en-US" w:eastAsia="zh-CN"/>
                </w:rPr>
              </w:rPrChange>
            </w:rPr>
            <w:delText>形</w:delText>
          </w:r>
        </w:del>
      </w:ins>
      <w:ins w:id="1068" w:author="张海舰" w:date="2021-11-03T18:42:10Z">
        <w:del w:id="1069" w:author="zhoushijie" w:date="2021-11-15T18:44:44Z">
          <w:r>
            <w:rPr>
              <w:rFonts w:hint="eastAsia" w:ascii="宋体" w:hAnsi="宋体" w:eastAsia="宋体" w:cs="宋体"/>
              <w:b w:val="0"/>
              <w:bCs w:val="0"/>
              <w:color w:val="auto"/>
              <w:sz w:val="21"/>
              <w:szCs w:val="21"/>
              <w:highlight w:val="none"/>
              <w:lang w:val="en-US" w:eastAsia="zh-CN"/>
              <w:rPrChange w:id="1070" w:author="王雅洁" w:date="2024-12-12T17:26:16Z">
                <w:rPr>
                  <w:rFonts w:hint="eastAsia" w:ascii="仿宋_GB2312" w:hAnsi="仿宋_GB2312" w:eastAsia="仿宋_GB2312" w:cs="仿宋_GB2312"/>
                  <w:b/>
                  <w:bCs/>
                  <w:sz w:val="24"/>
                  <w:lang w:val="en-US" w:eastAsia="zh-CN"/>
                </w:rPr>
              </w:rPrChange>
            </w:rPr>
            <w:delText>式</w:delText>
          </w:r>
        </w:del>
      </w:ins>
      <w:ins w:id="1071" w:author="张海舰" w:date="2021-11-03T18:42:30Z">
        <w:del w:id="1072" w:author="zhoushijie" w:date="2021-11-15T18:44:44Z">
          <w:r>
            <w:rPr>
              <w:rFonts w:hint="eastAsia" w:ascii="宋体" w:hAnsi="宋体" w:eastAsia="宋体" w:cs="宋体"/>
              <w:b w:val="0"/>
              <w:bCs w:val="0"/>
              <w:color w:val="auto"/>
              <w:sz w:val="21"/>
              <w:szCs w:val="21"/>
              <w:highlight w:val="none"/>
              <w:lang w:val="en-US" w:eastAsia="zh-CN"/>
              <w:rPrChange w:id="1073" w:author="王雅洁" w:date="2024-12-12T17:26:16Z">
                <w:rPr>
                  <w:rFonts w:hint="eastAsia" w:ascii="仿宋_GB2312" w:hAnsi="仿宋_GB2312" w:eastAsia="仿宋_GB2312" w:cs="仿宋_GB2312"/>
                  <w:b/>
                  <w:bCs/>
                  <w:sz w:val="24"/>
                  <w:lang w:val="en-US" w:eastAsia="zh-CN"/>
                </w:rPr>
              </w:rPrChange>
            </w:rPr>
            <w:delText>对外</w:delText>
          </w:r>
        </w:del>
      </w:ins>
      <w:ins w:id="1074" w:author="张海舰" w:date="2021-11-03T18:42:31Z">
        <w:del w:id="1075" w:author="zhoushijie" w:date="2021-11-15T18:44:44Z">
          <w:r>
            <w:rPr>
              <w:rFonts w:hint="eastAsia" w:ascii="宋体" w:hAnsi="宋体" w:eastAsia="宋体" w:cs="宋体"/>
              <w:b w:val="0"/>
              <w:bCs w:val="0"/>
              <w:color w:val="auto"/>
              <w:sz w:val="21"/>
              <w:szCs w:val="21"/>
              <w:highlight w:val="none"/>
              <w:lang w:val="en-US" w:eastAsia="zh-CN"/>
              <w:rPrChange w:id="1076" w:author="王雅洁" w:date="2024-12-12T17:26:16Z">
                <w:rPr>
                  <w:rFonts w:hint="eastAsia" w:ascii="仿宋_GB2312" w:hAnsi="仿宋_GB2312" w:eastAsia="仿宋_GB2312" w:cs="仿宋_GB2312"/>
                  <w:b/>
                  <w:bCs/>
                  <w:sz w:val="24"/>
                  <w:lang w:val="en-US" w:eastAsia="zh-CN"/>
                </w:rPr>
              </w:rPrChange>
            </w:rPr>
            <w:delText>转出</w:delText>
          </w:r>
        </w:del>
      </w:ins>
      <w:ins w:id="1077" w:author="张海舰" w:date="2021-11-03T18:38:57Z">
        <w:del w:id="1078" w:author="zhoushijie" w:date="2021-11-15T18:44:44Z">
          <w:r>
            <w:rPr>
              <w:rFonts w:hint="eastAsia" w:ascii="宋体" w:hAnsi="宋体" w:eastAsia="宋体" w:cs="宋体"/>
              <w:b w:val="0"/>
              <w:bCs w:val="0"/>
              <w:color w:val="auto"/>
              <w:sz w:val="21"/>
              <w:szCs w:val="21"/>
              <w:highlight w:val="none"/>
              <w:lang w:val="en-US" w:eastAsia="zh-CN"/>
              <w:rPrChange w:id="1079" w:author="王雅洁" w:date="2024-12-12T17:26:16Z">
                <w:rPr>
                  <w:rFonts w:hint="eastAsia" w:ascii="仿宋_GB2312" w:hAnsi="仿宋_GB2312" w:eastAsia="仿宋_GB2312" w:cs="仿宋_GB2312"/>
                  <w:b/>
                  <w:bCs/>
                  <w:sz w:val="24"/>
                  <w:lang w:val="en-US" w:eastAsia="zh-CN"/>
                </w:rPr>
              </w:rPrChange>
            </w:rPr>
            <w:delText>本机构所持有的</w:delText>
          </w:r>
        </w:del>
      </w:ins>
      <w:ins w:id="1080" w:author="张海舰" w:date="2021-11-03T18:41:33Z">
        <w:del w:id="1081" w:author="zhoushijie" w:date="2021-11-15T18:44:44Z">
          <w:r>
            <w:rPr>
              <w:rFonts w:hint="eastAsia" w:ascii="宋体" w:hAnsi="宋体" w:eastAsia="宋体" w:cs="宋体"/>
              <w:b w:val="0"/>
              <w:bCs w:val="0"/>
              <w:color w:val="auto"/>
              <w:sz w:val="21"/>
              <w:szCs w:val="21"/>
              <w:highlight w:val="none"/>
              <w:lang w:val="en-US" w:eastAsia="zh-CN"/>
              <w:rPrChange w:id="1082" w:author="王雅洁" w:date="2024-12-12T17:26:16Z">
                <w:rPr>
                  <w:rFonts w:hint="eastAsia" w:ascii="仿宋_GB2312" w:hAnsi="仿宋_GB2312" w:eastAsia="仿宋_GB2312" w:cs="仿宋_GB2312"/>
                  <w:b/>
                  <w:bCs/>
                  <w:sz w:val="24"/>
                  <w:lang w:val="en-US" w:eastAsia="zh-CN"/>
                </w:rPr>
              </w:rPrChange>
            </w:rPr>
            <w:delText>互联网贷款</w:delText>
          </w:r>
        </w:del>
      </w:ins>
      <w:ins w:id="1083" w:author="张海舰" w:date="2021-11-03T18:38:57Z">
        <w:del w:id="1084" w:author="zhoushijie" w:date="2021-11-15T18:44:44Z">
          <w:r>
            <w:rPr>
              <w:rFonts w:hint="eastAsia" w:ascii="宋体" w:hAnsi="宋体" w:eastAsia="宋体" w:cs="宋体"/>
              <w:b w:val="0"/>
              <w:bCs w:val="0"/>
              <w:color w:val="auto"/>
              <w:sz w:val="21"/>
              <w:szCs w:val="21"/>
              <w:highlight w:val="none"/>
              <w:lang w:val="en-US" w:eastAsia="zh-CN"/>
              <w:rPrChange w:id="1085" w:author="王雅洁" w:date="2024-12-12T17:26:16Z">
                <w:rPr>
                  <w:rFonts w:hint="eastAsia" w:ascii="仿宋_GB2312" w:hAnsi="仿宋_GB2312" w:eastAsia="仿宋_GB2312" w:cs="仿宋_GB2312"/>
                  <w:b/>
                  <w:bCs/>
                  <w:sz w:val="24"/>
                  <w:lang w:val="en-US" w:eastAsia="zh-CN"/>
                </w:rPr>
              </w:rPrChange>
            </w:rPr>
            <w:delText>所有权所对应的信贷资产本金。</w:delText>
          </w:r>
        </w:del>
      </w:ins>
      <w:ins w:id="1086" w:author="zhoushijie" w:date="2021-11-15T18:44:08Z">
        <w:r>
          <w:rPr>
            <w:rFonts w:hint="eastAsia" w:ascii="宋体" w:hAnsi="宋体" w:eastAsia="宋体" w:cs="宋体"/>
            <w:b w:val="0"/>
            <w:bCs w:val="0"/>
            <w:color w:val="auto"/>
            <w:sz w:val="21"/>
            <w:szCs w:val="21"/>
            <w:highlight w:val="none"/>
            <w:lang w:val="en-US" w:eastAsia="zh-CN"/>
            <w:rPrChange w:id="1087" w:author="王雅洁" w:date="2024-12-12T17:26:16Z">
              <w:rPr>
                <w:rFonts w:hint="eastAsia" w:ascii="仿宋_GB2312" w:hAnsi="仿宋_GB2312" w:eastAsia="仿宋_GB2312" w:cs="仿宋_GB2312"/>
                <w:b w:val="0"/>
                <w:bCs w:val="0"/>
                <w:sz w:val="24"/>
                <w:highlight w:val="yellow"/>
                <w:lang w:val="en-US" w:eastAsia="zh-CN"/>
              </w:rPr>
            </w:rPrChange>
          </w:rPr>
          <w:t>指填报机构作为出让方，</w:t>
        </w:r>
      </w:ins>
      <w:ins w:id="1088" w:author="zhoushijie" w:date="2021-11-15T18:44:14Z">
        <w:r>
          <w:rPr>
            <w:rFonts w:hint="eastAsia" w:ascii="宋体" w:hAnsi="宋体" w:eastAsia="宋体" w:cs="宋体"/>
            <w:b w:val="0"/>
            <w:bCs w:val="0"/>
            <w:color w:val="auto"/>
            <w:sz w:val="21"/>
            <w:szCs w:val="21"/>
            <w:highlight w:val="none"/>
            <w:lang w:val="en-US" w:eastAsia="zh-CN"/>
            <w:rPrChange w:id="1089" w:author="王雅洁" w:date="2024-12-12T17:26:16Z">
              <w:rPr>
                <w:rFonts w:hint="eastAsia" w:ascii="仿宋_GB2312" w:hAnsi="仿宋_GB2312" w:eastAsia="仿宋_GB2312" w:cs="仿宋_GB2312"/>
                <w:b w:val="0"/>
                <w:bCs w:val="0"/>
                <w:sz w:val="24"/>
                <w:highlight w:val="yellow"/>
                <w:lang w:val="en-US" w:eastAsia="zh-CN"/>
              </w:rPr>
            </w:rPrChange>
          </w:rPr>
          <w:t>以</w:t>
        </w:r>
      </w:ins>
      <w:ins w:id="1090" w:author="zhoushijie" w:date="2021-11-15T18:44:15Z">
        <w:r>
          <w:rPr>
            <w:rFonts w:hint="eastAsia" w:ascii="宋体" w:hAnsi="宋体" w:eastAsia="宋体" w:cs="宋体"/>
            <w:b w:val="0"/>
            <w:bCs w:val="0"/>
            <w:color w:val="auto"/>
            <w:sz w:val="21"/>
            <w:szCs w:val="21"/>
            <w:highlight w:val="none"/>
            <w:lang w:val="en-US" w:eastAsia="zh-CN"/>
            <w:rPrChange w:id="1091" w:author="王雅洁" w:date="2024-12-12T17:26:16Z">
              <w:rPr>
                <w:rFonts w:hint="eastAsia" w:ascii="仿宋_GB2312" w:hAnsi="仿宋_GB2312" w:eastAsia="仿宋_GB2312" w:cs="仿宋_GB2312"/>
                <w:b w:val="0"/>
                <w:bCs w:val="0"/>
                <w:sz w:val="24"/>
                <w:highlight w:val="yellow"/>
                <w:lang w:val="en-US" w:eastAsia="zh-CN"/>
              </w:rPr>
            </w:rPrChange>
          </w:rPr>
          <w:t>各</w:t>
        </w:r>
      </w:ins>
      <w:ins w:id="1092" w:author="zhoushijie" w:date="2021-11-15T18:44:17Z">
        <w:r>
          <w:rPr>
            <w:rFonts w:hint="eastAsia" w:ascii="宋体" w:hAnsi="宋体" w:eastAsia="宋体" w:cs="宋体"/>
            <w:b w:val="0"/>
            <w:bCs w:val="0"/>
            <w:color w:val="auto"/>
            <w:sz w:val="21"/>
            <w:szCs w:val="21"/>
            <w:highlight w:val="none"/>
            <w:lang w:val="en-US" w:eastAsia="zh-CN"/>
            <w:rPrChange w:id="1093" w:author="王雅洁" w:date="2024-12-12T17:26:16Z">
              <w:rPr>
                <w:rFonts w:hint="eastAsia" w:ascii="仿宋_GB2312" w:hAnsi="仿宋_GB2312" w:eastAsia="仿宋_GB2312" w:cs="仿宋_GB2312"/>
                <w:b w:val="0"/>
                <w:bCs w:val="0"/>
                <w:sz w:val="24"/>
                <w:highlight w:val="yellow"/>
                <w:lang w:val="en-US" w:eastAsia="zh-CN"/>
              </w:rPr>
            </w:rPrChange>
          </w:rPr>
          <w:t>种</w:t>
        </w:r>
      </w:ins>
      <w:ins w:id="1094" w:author="zhoushijie" w:date="2021-11-15T18:44:18Z">
        <w:r>
          <w:rPr>
            <w:rFonts w:hint="eastAsia" w:ascii="宋体" w:hAnsi="宋体" w:eastAsia="宋体" w:cs="宋体"/>
            <w:b w:val="0"/>
            <w:bCs w:val="0"/>
            <w:color w:val="auto"/>
            <w:sz w:val="21"/>
            <w:szCs w:val="21"/>
            <w:highlight w:val="none"/>
            <w:lang w:val="en-US" w:eastAsia="zh-CN"/>
            <w:rPrChange w:id="1095" w:author="王雅洁" w:date="2024-12-12T17:26:16Z">
              <w:rPr>
                <w:rFonts w:hint="eastAsia" w:ascii="仿宋_GB2312" w:hAnsi="仿宋_GB2312" w:eastAsia="仿宋_GB2312" w:cs="仿宋_GB2312"/>
                <w:b w:val="0"/>
                <w:bCs w:val="0"/>
                <w:sz w:val="24"/>
                <w:highlight w:val="yellow"/>
                <w:lang w:val="en-US" w:eastAsia="zh-CN"/>
              </w:rPr>
            </w:rPrChange>
          </w:rPr>
          <w:t>方式</w:t>
        </w:r>
      </w:ins>
      <w:ins w:id="1096" w:author="zhoushijie" w:date="2021-11-15T18:44:08Z">
        <w:r>
          <w:rPr>
            <w:rFonts w:hint="eastAsia" w:ascii="宋体" w:hAnsi="宋体" w:eastAsia="宋体" w:cs="宋体"/>
            <w:b w:val="0"/>
            <w:bCs w:val="0"/>
            <w:color w:val="auto"/>
            <w:sz w:val="21"/>
            <w:szCs w:val="21"/>
            <w:highlight w:val="none"/>
            <w:lang w:val="en-US" w:eastAsia="zh-CN"/>
            <w:rPrChange w:id="1097" w:author="王雅洁" w:date="2024-12-12T17:26:16Z">
              <w:rPr>
                <w:rFonts w:hint="eastAsia" w:ascii="仿宋_GB2312" w:hAnsi="仿宋_GB2312" w:eastAsia="仿宋_GB2312" w:cs="仿宋_GB2312"/>
                <w:b w:val="0"/>
                <w:bCs w:val="0"/>
                <w:sz w:val="24"/>
                <w:highlight w:val="yellow"/>
                <w:lang w:val="en-US" w:eastAsia="zh-CN"/>
              </w:rPr>
            </w:rPrChange>
          </w:rPr>
          <w:t>向其他机构转让本机构所持有的</w:t>
        </w:r>
      </w:ins>
      <w:ins w:id="1098" w:author="zhoushijie" w:date="2021-11-15T18:44:30Z">
        <w:r>
          <w:rPr>
            <w:rFonts w:hint="eastAsia" w:ascii="宋体" w:hAnsi="宋体" w:eastAsia="宋体" w:cs="宋体"/>
            <w:b w:val="0"/>
            <w:bCs w:val="0"/>
            <w:color w:val="auto"/>
            <w:sz w:val="21"/>
            <w:szCs w:val="21"/>
            <w:highlight w:val="none"/>
            <w:lang w:val="en-US" w:eastAsia="zh-CN"/>
            <w:rPrChange w:id="1099" w:author="王雅洁" w:date="2024-12-12T17:26:16Z">
              <w:rPr>
                <w:rFonts w:hint="eastAsia" w:ascii="仿宋_GB2312" w:hAnsi="仿宋_GB2312" w:eastAsia="仿宋_GB2312" w:cs="仿宋_GB2312"/>
                <w:b w:val="0"/>
                <w:bCs w:val="0"/>
                <w:sz w:val="24"/>
                <w:highlight w:val="yellow"/>
                <w:lang w:val="en-US" w:eastAsia="zh-CN"/>
              </w:rPr>
            </w:rPrChange>
          </w:rPr>
          <w:t>互联网</w:t>
        </w:r>
      </w:ins>
      <w:ins w:id="1100" w:author="zhoushijie" w:date="2021-11-15T18:44:08Z">
        <w:r>
          <w:rPr>
            <w:rFonts w:hint="eastAsia" w:ascii="宋体" w:hAnsi="宋体" w:eastAsia="宋体" w:cs="宋体"/>
            <w:b w:val="0"/>
            <w:bCs w:val="0"/>
            <w:color w:val="auto"/>
            <w:sz w:val="21"/>
            <w:szCs w:val="21"/>
            <w:highlight w:val="none"/>
            <w:lang w:val="en-US" w:eastAsia="zh-CN"/>
            <w:rPrChange w:id="1101" w:author="王雅洁" w:date="2024-12-12T17:26:16Z">
              <w:rPr>
                <w:rFonts w:hint="eastAsia" w:ascii="仿宋_GB2312" w:hAnsi="仿宋_GB2312" w:eastAsia="仿宋_GB2312" w:cs="仿宋_GB2312"/>
                <w:b w:val="0"/>
                <w:bCs w:val="0"/>
                <w:sz w:val="24"/>
                <w:highlight w:val="yellow"/>
                <w:lang w:val="en-US" w:eastAsia="zh-CN"/>
              </w:rPr>
            </w:rPrChange>
          </w:rPr>
          <w:t>贷款所有权所对应的信贷资产本金</w:t>
        </w:r>
      </w:ins>
      <w:ins w:id="1102" w:author="zhoushijie" w:date="2021-11-15T18:44:47Z">
        <w:r>
          <w:rPr>
            <w:rFonts w:hint="eastAsia" w:ascii="宋体" w:hAnsi="宋体" w:eastAsia="宋体" w:cs="宋体"/>
            <w:b w:val="0"/>
            <w:bCs w:val="0"/>
            <w:color w:val="auto"/>
            <w:sz w:val="21"/>
            <w:szCs w:val="21"/>
            <w:highlight w:val="none"/>
            <w:lang w:val="en-US" w:eastAsia="zh-CN"/>
            <w:rPrChange w:id="1103" w:author="王雅洁" w:date="2024-12-12T17:26:16Z">
              <w:rPr>
                <w:rFonts w:hint="eastAsia" w:ascii="仿宋_GB2312" w:hAnsi="仿宋_GB2312" w:eastAsia="仿宋_GB2312" w:cs="仿宋_GB2312"/>
                <w:b w:val="0"/>
                <w:bCs w:val="0"/>
                <w:sz w:val="24"/>
                <w:highlight w:val="yellow"/>
                <w:lang w:val="en-US" w:eastAsia="zh-CN"/>
              </w:rPr>
            </w:rPrChange>
          </w:rPr>
          <w:t>。</w:t>
        </w:r>
      </w:ins>
    </w:p>
    <w:p>
      <w:pPr>
        <w:spacing w:line="440" w:lineRule="exact"/>
        <w:ind w:firstLine="421"/>
        <w:rPr>
          <w:rFonts w:hint="eastAsia" w:ascii="宋体" w:hAnsi="宋体" w:eastAsia="宋体" w:cs="宋体"/>
          <w:b/>
          <w:bCs/>
          <w:sz w:val="21"/>
          <w:szCs w:val="21"/>
          <w:rPrChange w:id="1104" w:author="王雅洁" w:date="2024-12-12T17:26:16Z">
            <w:rPr>
              <w:rFonts w:ascii="仿宋_GB2312" w:hAnsi="仿宋_GB2312" w:eastAsia="仿宋_GB2312" w:cs="仿宋_GB2312"/>
              <w:b/>
              <w:bCs/>
              <w:sz w:val="24"/>
            </w:rPr>
          </w:rPrChange>
        </w:rPr>
      </w:pPr>
    </w:p>
    <w:p>
      <w:pPr>
        <w:spacing w:line="440" w:lineRule="exact"/>
        <w:ind w:firstLine="421"/>
        <w:jc w:val="center"/>
        <w:rPr>
          <w:rFonts w:hint="eastAsia" w:ascii="宋体" w:hAnsi="宋体" w:eastAsia="宋体" w:cs="宋体"/>
          <w:b/>
          <w:bCs/>
          <w:sz w:val="21"/>
          <w:szCs w:val="21"/>
          <w:rPrChange w:id="1105" w:author="王雅洁" w:date="2024-12-12T17:26:16Z">
            <w:rPr>
              <w:rFonts w:ascii="黑体" w:hAnsi="黑体" w:eastAsia="黑体" w:cs="黑体"/>
              <w:b/>
              <w:bCs/>
              <w:sz w:val="24"/>
            </w:rPr>
          </w:rPrChange>
        </w:rPr>
      </w:pPr>
      <w:r>
        <w:rPr>
          <w:rFonts w:hint="eastAsia" w:ascii="宋体" w:hAnsi="宋体" w:eastAsia="宋体" w:cs="宋体"/>
          <w:b/>
          <w:bCs/>
          <w:sz w:val="21"/>
          <w:szCs w:val="21"/>
          <w:rPrChange w:id="1106" w:author="王雅洁" w:date="2024-12-12T17:26:16Z">
            <w:rPr>
              <w:rFonts w:hint="eastAsia" w:ascii="黑体" w:hAnsi="黑体" w:eastAsia="黑体" w:cs="黑体"/>
              <w:b/>
              <w:bCs/>
              <w:sz w:val="24"/>
            </w:rPr>
          </w:rPrChange>
        </w:rPr>
        <w:t>第II部分：前十大共同出资发放互联网贷款情况表</w:t>
      </w:r>
    </w:p>
    <w:p>
      <w:pPr>
        <w:spacing w:line="440" w:lineRule="exact"/>
        <w:ind w:firstLine="421"/>
        <w:jc w:val="center"/>
        <w:rPr>
          <w:rFonts w:hint="eastAsia" w:ascii="宋体" w:hAnsi="宋体" w:eastAsia="宋体" w:cs="宋体"/>
          <w:b/>
          <w:bCs/>
          <w:sz w:val="21"/>
          <w:szCs w:val="21"/>
          <w:rPrChange w:id="1107" w:author="王雅洁" w:date="2024-12-12T17:26:16Z">
            <w:rPr>
              <w:rFonts w:ascii="黑体" w:hAnsi="黑体" w:eastAsia="黑体" w:cs="黑体"/>
              <w:b/>
              <w:bCs/>
              <w:sz w:val="24"/>
            </w:rPr>
          </w:rPrChange>
        </w:rPr>
      </w:pPr>
    </w:p>
    <w:p>
      <w:pPr>
        <w:spacing w:line="440" w:lineRule="exact"/>
        <w:ind w:firstLine="420" w:firstLineChars="200"/>
        <w:jc w:val="left"/>
        <w:rPr>
          <w:rFonts w:hint="eastAsia" w:ascii="宋体" w:hAnsi="宋体" w:eastAsia="宋体" w:cs="宋体"/>
          <w:sz w:val="21"/>
          <w:szCs w:val="21"/>
          <w:rPrChange w:id="1108"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09" w:author="王雅洁" w:date="2024-12-12T17:26:16Z">
            <w:rPr>
              <w:rFonts w:hint="eastAsia" w:ascii="仿宋_GB2312" w:hAnsi="仿宋_GB2312" w:eastAsia="仿宋_GB2312" w:cs="仿宋_GB2312"/>
              <w:sz w:val="24"/>
            </w:rPr>
          </w:rPrChange>
        </w:rPr>
        <w:t>本部分用于统计填报机构与有贷款资质机构共同出资发放互联网贷款情况表。本表填写按照共同出资发放贷款余额（填报机构与合作方出资发放贷款余额总和）从高至低前十大合作机构相关情况。若共同出资发放贷款合作机构不足10家，按实际家数填写，剩余部分填0。</w:t>
      </w:r>
    </w:p>
    <w:p>
      <w:pPr>
        <w:spacing w:line="440" w:lineRule="exact"/>
        <w:ind w:firstLine="420" w:firstLineChars="200"/>
        <w:jc w:val="left"/>
        <w:rPr>
          <w:rFonts w:hint="eastAsia" w:ascii="宋体" w:hAnsi="宋体" w:eastAsia="宋体" w:cs="宋体"/>
          <w:sz w:val="21"/>
          <w:szCs w:val="21"/>
          <w:rPrChange w:id="1110" w:author="王雅洁" w:date="2024-12-12T17:26:16Z">
            <w:rPr>
              <w:rFonts w:hint="eastAsia" w:ascii="仿宋_GB2312" w:hAnsi="仿宋_GB2312" w:eastAsia="仿宋_GB2312" w:cs="仿宋_GB2312"/>
              <w:sz w:val="24"/>
            </w:rPr>
          </w:rPrChange>
        </w:rPr>
      </w:pPr>
      <w:r>
        <w:rPr>
          <w:rFonts w:hint="eastAsia" w:ascii="宋体" w:hAnsi="宋体" w:eastAsia="宋体" w:cs="宋体"/>
          <w:sz w:val="21"/>
          <w:szCs w:val="21"/>
          <w:rPrChange w:id="1111" w:author="王雅洁" w:date="2024-12-12T17:26:16Z">
            <w:rPr>
              <w:rFonts w:hint="eastAsia" w:ascii="仿宋_GB2312" w:hAnsi="仿宋_GB2312" w:eastAsia="仿宋_GB2312" w:cs="仿宋_GB2312"/>
              <w:sz w:val="24"/>
            </w:rPr>
          </w:rPrChange>
        </w:rPr>
        <w:t>[B 合作机构名称]填写统一社会信用代码对应的主体名称全称。如重庆市蚂蚁商诚小额贷款有限公司。</w:t>
      </w:r>
    </w:p>
    <w:p>
      <w:pPr>
        <w:spacing w:line="440" w:lineRule="exact"/>
        <w:ind w:firstLine="420" w:firstLineChars="200"/>
        <w:jc w:val="left"/>
        <w:rPr>
          <w:rFonts w:hint="eastAsia" w:ascii="宋体" w:hAnsi="宋体" w:eastAsia="宋体" w:cs="宋体"/>
          <w:sz w:val="21"/>
          <w:szCs w:val="21"/>
          <w:lang w:val="en-US" w:eastAsia="zh-CN"/>
          <w:rPrChange w:id="1112" w:author="王雅洁" w:date="2024-12-12T17:26:16Z">
            <w:rPr>
              <w:rFonts w:hint="eastAsia" w:ascii="仿宋_GB2312" w:hAnsi="仿宋_GB2312" w:eastAsia="仿宋_GB2312" w:cs="仿宋_GB2312"/>
              <w:sz w:val="24"/>
              <w:lang w:val="en-US" w:eastAsia="zh-CN"/>
            </w:rPr>
          </w:rPrChange>
        </w:rPr>
      </w:pPr>
      <w:r>
        <w:rPr>
          <w:rFonts w:hint="eastAsia" w:ascii="宋体" w:hAnsi="宋体" w:eastAsia="宋体" w:cs="宋体"/>
          <w:sz w:val="21"/>
          <w:szCs w:val="21"/>
          <w:lang w:val="en-US" w:eastAsia="zh-CN"/>
          <w:rPrChange w:id="1113" w:author="王雅洁" w:date="2024-12-12T17:26:16Z">
            <w:rPr>
              <w:rFonts w:hint="eastAsia" w:ascii="仿宋_GB2312" w:hAnsi="仿宋_GB2312" w:eastAsia="仿宋_GB2312" w:cs="仿宋_GB2312"/>
              <w:sz w:val="24"/>
              <w:lang w:val="en-US" w:eastAsia="zh-CN"/>
            </w:rPr>
          </w:rPrChange>
        </w:rPr>
        <w:t>[C</w:t>
      </w:r>
      <w:r>
        <w:rPr>
          <w:rFonts w:hint="eastAsia" w:ascii="宋体" w:hAnsi="宋体" w:eastAsia="宋体" w:cs="宋体"/>
          <w:sz w:val="21"/>
          <w:szCs w:val="21"/>
          <w:rPrChange w:id="1114" w:author="王雅洁" w:date="2024-12-12T17:26:16Z">
            <w:rPr>
              <w:rFonts w:hint="eastAsia" w:ascii="仿宋_GB2312" w:hAnsi="仿宋_GB2312" w:eastAsia="仿宋_GB2312" w:cs="仿宋_GB2312"/>
              <w:sz w:val="24"/>
            </w:rPr>
          </w:rPrChange>
        </w:rPr>
        <w:t>社会信用代码</w:t>
      </w:r>
      <w:r>
        <w:rPr>
          <w:rFonts w:hint="eastAsia" w:ascii="宋体" w:hAnsi="宋体" w:eastAsia="宋体" w:cs="宋体"/>
          <w:sz w:val="21"/>
          <w:szCs w:val="21"/>
          <w:lang w:val="en-US" w:eastAsia="zh-CN"/>
          <w:rPrChange w:id="1115" w:author="王雅洁" w:date="2024-12-12T17:26:16Z">
            <w:rPr>
              <w:rFonts w:hint="eastAsia" w:ascii="仿宋_GB2312" w:hAnsi="仿宋_GB2312" w:eastAsia="仿宋_GB2312" w:cs="仿宋_GB2312"/>
              <w:sz w:val="24"/>
              <w:lang w:val="en-US" w:eastAsia="zh-CN"/>
            </w:rPr>
          </w:rPrChange>
        </w:rPr>
        <w:t>]填报交易对手的法人和其他组织统一社会信用代码。</w:t>
      </w:r>
    </w:p>
    <w:p>
      <w:pPr>
        <w:spacing w:line="440" w:lineRule="exact"/>
        <w:ind w:firstLine="420" w:firstLineChars="200"/>
        <w:jc w:val="left"/>
        <w:rPr>
          <w:rFonts w:hint="eastAsia" w:ascii="宋体" w:hAnsi="宋体" w:eastAsia="宋体" w:cs="宋体"/>
          <w:sz w:val="21"/>
          <w:szCs w:val="21"/>
          <w:rPrChange w:id="1116"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17" w:author="王雅洁" w:date="2024-12-12T17:26:16Z">
            <w:rPr>
              <w:rFonts w:hint="eastAsia" w:ascii="仿宋_GB2312" w:hAnsi="仿宋_GB2312" w:eastAsia="仿宋_GB2312" w:cs="仿宋_GB2312"/>
              <w:sz w:val="24"/>
            </w:rPr>
          </w:rPrChange>
        </w:rPr>
        <w:t>[D 合作机构类别]根据合作机构所属机构性质，填写“商业银行”、“保险业金融机构”、“信托公司”、“消费金融公司”、“小额贷款公司”、“其他”中的一项。</w:t>
      </w:r>
    </w:p>
    <w:p>
      <w:pPr>
        <w:spacing w:line="440" w:lineRule="exact"/>
        <w:ind w:firstLine="420" w:firstLineChars="200"/>
        <w:jc w:val="left"/>
        <w:rPr>
          <w:rFonts w:hint="eastAsia" w:ascii="宋体" w:hAnsi="宋体" w:eastAsia="宋体" w:cs="宋体"/>
          <w:sz w:val="21"/>
          <w:szCs w:val="21"/>
          <w:rPrChange w:id="1118" w:author="王雅洁" w:date="2024-12-12T17:26:16Z">
            <w:rPr>
              <w:rFonts w:hint="eastAsia" w:ascii="仿宋_GB2312" w:hAnsi="仿宋_GB2312" w:eastAsia="仿宋_GB2312" w:cs="仿宋_GB2312"/>
              <w:sz w:val="24"/>
            </w:rPr>
          </w:rPrChange>
        </w:rPr>
      </w:pPr>
      <w:r>
        <w:rPr>
          <w:rFonts w:hint="eastAsia" w:ascii="宋体" w:hAnsi="宋体" w:eastAsia="宋体" w:cs="宋体"/>
          <w:sz w:val="21"/>
          <w:szCs w:val="21"/>
          <w:rPrChange w:id="1119" w:author="王雅洁" w:date="2024-12-12T17:26:16Z">
            <w:rPr>
              <w:rFonts w:hint="eastAsia" w:ascii="仿宋_GB2312" w:hAnsi="仿宋_GB2312" w:eastAsia="仿宋_GB2312" w:cs="仿宋_GB2312"/>
              <w:sz w:val="24"/>
            </w:rPr>
          </w:rPrChange>
        </w:rPr>
        <w:t>[E 共同出资发放贷款余额]填写填报机构与合作机构共同出资发放互联网贷款余额</w:t>
      </w:r>
      <w:r>
        <w:rPr>
          <w:rFonts w:hint="eastAsia" w:ascii="宋体" w:hAnsi="宋体" w:eastAsia="宋体" w:cs="宋体"/>
          <w:sz w:val="21"/>
          <w:szCs w:val="21"/>
          <w:lang w:val="en-US" w:eastAsia="zh-CN"/>
          <w:rPrChange w:id="1120" w:author="王雅洁" w:date="2024-12-12T17:26:16Z">
            <w:rPr>
              <w:rFonts w:hint="eastAsia" w:ascii="仿宋_GB2312" w:hAnsi="仿宋_GB2312" w:eastAsia="仿宋_GB2312" w:cs="仿宋_GB2312"/>
              <w:sz w:val="24"/>
              <w:lang w:val="en-US" w:eastAsia="zh-CN"/>
            </w:rPr>
          </w:rPrChange>
        </w:rPr>
        <w:t>,包括银行出资部分和合作机构出资部分</w:t>
      </w:r>
      <w:r>
        <w:rPr>
          <w:rFonts w:hint="eastAsia" w:ascii="宋体" w:hAnsi="宋体" w:eastAsia="宋体" w:cs="宋体"/>
          <w:sz w:val="21"/>
          <w:szCs w:val="21"/>
          <w:rPrChange w:id="1121" w:author="王雅洁" w:date="2024-12-12T17:26:16Z">
            <w:rPr>
              <w:rFonts w:hint="eastAsia" w:ascii="仿宋_GB2312" w:hAnsi="仿宋_GB2312" w:eastAsia="仿宋_GB2312" w:cs="仿宋_GB2312"/>
              <w:sz w:val="24"/>
            </w:rPr>
          </w:rPrChange>
        </w:rPr>
        <w:t>。</w:t>
      </w:r>
    </w:p>
    <w:p>
      <w:pPr>
        <w:spacing w:line="440" w:lineRule="exact"/>
        <w:ind w:firstLine="420" w:firstLineChars="200"/>
        <w:jc w:val="left"/>
        <w:rPr>
          <w:rFonts w:hint="eastAsia" w:ascii="宋体" w:hAnsi="宋体" w:eastAsia="宋体" w:cs="宋体"/>
          <w:sz w:val="21"/>
          <w:szCs w:val="21"/>
          <w:rPrChange w:id="1122" w:author="王雅洁" w:date="2024-12-12T17:26:16Z">
            <w:rPr>
              <w:rFonts w:hint="eastAsia" w:ascii="仿宋_GB2312" w:hAnsi="仿宋_GB2312" w:eastAsia="仿宋_GB2312" w:cs="仿宋_GB2312"/>
              <w:sz w:val="24"/>
            </w:rPr>
          </w:rPrChange>
        </w:rPr>
      </w:pPr>
      <w:r>
        <w:rPr>
          <w:rFonts w:hint="eastAsia" w:ascii="宋体" w:hAnsi="宋体" w:eastAsia="宋体" w:cs="宋体"/>
          <w:sz w:val="21"/>
          <w:szCs w:val="21"/>
          <w:lang w:val="en-US" w:eastAsia="zh-CN"/>
          <w:rPrChange w:id="1123" w:author="王雅洁" w:date="2024-12-12T17:26:16Z">
            <w:rPr>
              <w:rFonts w:hint="eastAsia" w:ascii="仿宋_GB2312" w:hAnsi="仿宋_GB2312" w:eastAsia="仿宋_GB2312" w:cs="仿宋_GB2312"/>
              <w:sz w:val="24"/>
              <w:lang w:val="en-US" w:eastAsia="zh-CN"/>
            </w:rPr>
          </w:rPrChange>
        </w:rPr>
        <w:t xml:space="preserve">[F </w:t>
      </w:r>
      <w:r>
        <w:rPr>
          <w:rFonts w:hint="eastAsia" w:ascii="宋体" w:hAnsi="宋体" w:eastAsia="宋体" w:cs="宋体"/>
          <w:sz w:val="21"/>
          <w:szCs w:val="21"/>
          <w:rPrChange w:id="1124" w:author="王雅洁" w:date="2024-12-12T17:26:16Z">
            <w:rPr>
              <w:rFonts w:hint="eastAsia" w:ascii="仿宋_GB2312" w:hAnsi="仿宋_GB2312" w:eastAsia="仿宋_GB2312" w:cs="仿宋_GB2312"/>
              <w:sz w:val="24"/>
            </w:rPr>
          </w:rPrChange>
        </w:rPr>
        <w:t>合作机构出资占比</w:t>
      </w:r>
      <w:r>
        <w:rPr>
          <w:rFonts w:hint="eastAsia" w:ascii="宋体" w:hAnsi="宋体" w:eastAsia="宋体" w:cs="宋体"/>
          <w:sz w:val="21"/>
          <w:szCs w:val="21"/>
          <w:lang w:val="en-US" w:eastAsia="zh-CN"/>
          <w:rPrChange w:id="1125" w:author="王雅洁" w:date="2024-12-12T17:26:16Z">
            <w:rPr>
              <w:rFonts w:hint="eastAsia" w:ascii="仿宋_GB2312" w:hAnsi="仿宋_GB2312" w:eastAsia="仿宋_GB2312" w:cs="仿宋_GB2312"/>
              <w:sz w:val="24"/>
              <w:lang w:val="en-US" w:eastAsia="zh-CN"/>
            </w:rPr>
          </w:rPrChange>
        </w:rPr>
        <w:t>] 共同出资发放贷款余额中，合作机构出资部分的占比。</w:t>
      </w:r>
      <w:ins w:id="1126" w:author="zhoushijie" w:date="2021-11-15T22:13:19Z">
        <w:r>
          <w:rPr>
            <w:rFonts w:hint="eastAsia" w:ascii="宋体" w:hAnsi="宋体" w:eastAsia="宋体" w:cs="宋体"/>
            <w:sz w:val="21"/>
            <w:szCs w:val="21"/>
            <w:lang w:val="en-US" w:eastAsia="zh-CN"/>
            <w:rPrChange w:id="1127" w:author="王雅洁" w:date="2024-12-12T17:26:16Z">
              <w:rPr>
                <w:rFonts w:hint="eastAsia" w:ascii="仿宋_GB2312" w:hAnsi="仿宋_GB2312" w:eastAsia="仿宋_GB2312" w:cs="仿宋_GB2312"/>
                <w:sz w:val="24"/>
                <w:lang w:val="en-US" w:eastAsia="zh-CN"/>
              </w:rPr>
            </w:rPrChange>
          </w:rPr>
          <w:t>与同一合作机构出资比例发生变化时，应按照存量业务余额，进行加权平均计算总体比例。</w:t>
        </w:r>
      </w:ins>
    </w:p>
    <w:p>
      <w:pPr>
        <w:spacing w:line="440" w:lineRule="exact"/>
        <w:ind w:firstLine="420" w:firstLineChars="200"/>
        <w:jc w:val="left"/>
        <w:rPr>
          <w:rFonts w:hint="eastAsia" w:ascii="宋体" w:hAnsi="宋体" w:eastAsia="宋体" w:cs="宋体"/>
          <w:sz w:val="21"/>
          <w:szCs w:val="21"/>
          <w:rPrChange w:id="1128"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29" w:author="王雅洁" w:date="2024-12-12T17:26:16Z">
            <w:rPr>
              <w:rFonts w:hint="eastAsia" w:ascii="仿宋_GB2312" w:hAnsi="仿宋_GB2312" w:eastAsia="仿宋_GB2312" w:cs="仿宋_GB2312"/>
              <w:sz w:val="24"/>
            </w:rPr>
          </w:rPrChange>
        </w:rPr>
        <w:t>[G 合作机构提供服务类型]填写共同出资发放互联网贷款中，合作机构提供的各类服务情况，包括营销获客、共同出资、支付结算、客户筛选、部分风险评价、担保增信、信息科技、逾期清收和其他服务，按照实际情况填写上述服务中的一项或者几项。此处，将营销获客定义为A,共同出资定义为B,支付结算定义为C,客户筛选定义为D，部分风险评价定义为E,担保增信为F,信息科技G，逾期清收为H,其他服务为I。若合作机构除共同出资外，还提供营销获客服务，此处填AB;若合作机构除提供资金外，还提供客户筛选、部分风险评价服务，此处填BDE,以此类推。如填写其他服务G的，应在备注项中简要说明。</w:t>
      </w:r>
    </w:p>
    <w:p>
      <w:pPr>
        <w:spacing w:line="440" w:lineRule="exact"/>
        <w:ind w:firstLine="420" w:firstLineChars="200"/>
        <w:jc w:val="left"/>
        <w:rPr>
          <w:rFonts w:hint="eastAsia" w:ascii="宋体" w:hAnsi="宋体" w:eastAsia="宋体" w:cs="宋体"/>
          <w:sz w:val="21"/>
          <w:szCs w:val="21"/>
          <w:highlight w:val="none"/>
          <w:rPrChange w:id="1130" w:author="王雅洁" w:date="2024-12-12T17:26:16Z">
            <w:rPr>
              <w:rFonts w:ascii="仿宋_GB2312" w:hAnsi="仿宋_GB2312" w:eastAsia="仿宋_GB2312" w:cs="仿宋_GB2312"/>
              <w:sz w:val="24"/>
              <w:highlight w:val="none"/>
            </w:rPr>
          </w:rPrChange>
        </w:rPr>
      </w:pPr>
      <w:r>
        <w:rPr>
          <w:rFonts w:hint="eastAsia" w:ascii="宋体" w:hAnsi="宋体" w:eastAsia="宋体" w:cs="宋体"/>
          <w:sz w:val="21"/>
          <w:szCs w:val="21"/>
          <w:highlight w:val="none"/>
          <w:rPrChange w:id="1131" w:author="王雅洁" w:date="2024-12-12T17:26:16Z">
            <w:rPr>
              <w:rFonts w:ascii="仿宋_GB2312" w:hAnsi="仿宋_GB2312" w:eastAsia="仿宋_GB2312" w:cs="仿宋_GB2312"/>
              <w:sz w:val="24"/>
              <w:highlight w:val="none"/>
            </w:rPr>
          </w:rPrChange>
        </w:rPr>
        <w:t xml:space="preserve">[H </w:t>
      </w:r>
      <w:r>
        <w:rPr>
          <w:rFonts w:hint="eastAsia" w:ascii="宋体" w:hAnsi="宋体" w:eastAsia="宋体" w:cs="宋体"/>
          <w:sz w:val="21"/>
          <w:szCs w:val="21"/>
          <w:highlight w:val="none"/>
          <w:rPrChange w:id="1132" w:author="王雅洁" w:date="2024-12-12T17:26:16Z">
            <w:rPr>
              <w:rFonts w:hint="eastAsia" w:ascii="仿宋_GB2312" w:hAnsi="仿宋_GB2312" w:eastAsia="仿宋_GB2312" w:cs="仿宋_GB2312"/>
              <w:sz w:val="24"/>
              <w:highlight w:val="none"/>
            </w:rPr>
          </w:rPrChange>
        </w:rPr>
        <w:t>不良贷款率（%）</w:t>
      </w:r>
      <w:r>
        <w:rPr>
          <w:rFonts w:hint="eastAsia" w:ascii="宋体" w:hAnsi="宋体" w:eastAsia="宋体" w:cs="宋体"/>
          <w:sz w:val="21"/>
          <w:szCs w:val="21"/>
          <w:highlight w:val="none"/>
          <w:rPrChange w:id="1133" w:author="王雅洁" w:date="2024-12-12T17:26:16Z">
            <w:rPr>
              <w:rFonts w:ascii="仿宋_GB2312" w:hAnsi="仿宋_GB2312" w:eastAsia="仿宋_GB2312" w:cs="仿宋_GB2312"/>
              <w:sz w:val="24"/>
              <w:highlight w:val="none"/>
            </w:rPr>
          </w:rPrChange>
        </w:rPr>
        <w:t>]</w:t>
      </w:r>
      <w:r>
        <w:rPr>
          <w:rFonts w:hint="eastAsia" w:ascii="宋体" w:hAnsi="宋体" w:eastAsia="宋体" w:cs="宋体"/>
          <w:sz w:val="21"/>
          <w:szCs w:val="21"/>
          <w:highlight w:val="none"/>
          <w:rPrChange w:id="1134" w:author="王雅洁" w:date="2024-12-12T17:26:16Z">
            <w:rPr>
              <w:rFonts w:hint="eastAsia" w:ascii="仿宋_GB2312" w:hAnsi="仿宋_GB2312" w:eastAsia="仿宋_GB2312" w:cs="仿宋_GB2312"/>
              <w:sz w:val="24"/>
              <w:highlight w:val="none"/>
            </w:rPr>
          </w:rPrChange>
        </w:rPr>
        <w:t>填写填报机构与合作机构共同出资发放互联网贷款中，</w:t>
      </w:r>
      <w:r>
        <w:rPr>
          <w:rFonts w:hint="eastAsia" w:ascii="宋体" w:hAnsi="宋体" w:eastAsia="宋体" w:cs="宋体"/>
          <w:sz w:val="21"/>
          <w:szCs w:val="21"/>
          <w:highlight w:val="none"/>
          <w:lang w:eastAsia="zh-CN"/>
          <w:rPrChange w:id="1135" w:author="王雅洁" w:date="2024-12-12T17:26:16Z">
            <w:rPr>
              <w:rFonts w:hint="eastAsia" w:ascii="仿宋_GB2312" w:hAnsi="仿宋_GB2312" w:eastAsia="仿宋_GB2312" w:cs="仿宋_GB2312"/>
              <w:sz w:val="24"/>
              <w:highlight w:val="none"/>
              <w:lang w:eastAsia="zh-CN"/>
            </w:rPr>
          </w:rPrChange>
        </w:rPr>
        <w:t>填报机构</w:t>
      </w:r>
      <w:r>
        <w:rPr>
          <w:rFonts w:hint="eastAsia" w:ascii="宋体" w:hAnsi="宋体" w:eastAsia="宋体" w:cs="宋体"/>
          <w:sz w:val="21"/>
          <w:szCs w:val="21"/>
          <w:highlight w:val="none"/>
          <w:rPrChange w:id="1136" w:author="王雅洁" w:date="2024-12-12T17:26:16Z">
            <w:rPr>
              <w:rFonts w:hint="eastAsia" w:ascii="仿宋_GB2312" w:hAnsi="仿宋_GB2312" w:eastAsia="仿宋_GB2312" w:cs="仿宋_GB2312"/>
              <w:sz w:val="24"/>
              <w:highlight w:val="none"/>
            </w:rPr>
          </w:rPrChange>
        </w:rPr>
        <w:t>不良贷款余额的占比。如填报机构不良贷款率为</w:t>
      </w:r>
      <w:r>
        <w:rPr>
          <w:rFonts w:hint="eastAsia" w:ascii="宋体" w:hAnsi="宋体" w:eastAsia="宋体" w:cs="宋体"/>
          <w:sz w:val="21"/>
          <w:szCs w:val="21"/>
          <w:highlight w:val="none"/>
          <w:rPrChange w:id="1137" w:author="王雅洁" w:date="2024-12-12T17:26:16Z">
            <w:rPr>
              <w:rFonts w:ascii="仿宋_GB2312" w:hAnsi="仿宋_GB2312" w:eastAsia="仿宋_GB2312" w:cs="仿宋_GB2312"/>
              <w:sz w:val="24"/>
              <w:highlight w:val="none"/>
            </w:rPr>
          </w:rPrChange>
        </w:rPr>
        <w:t>1.5%</w:t>
      </w:r>
      <w:r>
        <w:rPr>
          <w:rFonts w:hint="eastAsia" w:ascii="宋体" w:hAnsi="宋体" w:eastAsia="宋体" w:cs="宋体"/>
          <w:sz w:val="21"/>
          <w:szCs w:val="21"/>
          <w:highlight w:val="none"/>
          <w:rPrChange w:id="1138" w:author="王雅洁" w:date="2024-12-12T17:26:16Z">
            <w:rPr>
              <w:rFonts w:hint="eastAsia" w:ascii="仿宋_GB2312" w:hAnsi="仿宋_GB2312" w:eastAsia="仿宋_GB2312" w:cs="仿宋_GB2312"/>
              <w:sz w:val="24"/>
              <w:highlight w:val="none"/>
            </w:rPr>
          </w:rPrChange>
        </w:rPr>
        <w:t>，则填报“</w:t>
      </w:r>
      <w:r>
        <w:rPr>
          <w:rFonts w:hint="eastAsia" w:ascii="宋体" w:hAnsi="宋体" w:eastAsia="宋体" w:cs="宋体"/>
          <w:sz w:val="21"/>
          <w:szCs w:val="21"/>
          <w:highlight w:val="none"/>
          <w:rPrChange w:id="1139" w:author="王雅洁" w:date="2024-12-12T17:26:16Z">
            <w:rPr>
              <w:rFonts w:ascii="仿宋_GB2312" w:hAnsi="仿宋_GB2312" w:eastAsia="仿宋_GB2312" w:cs="仿宋_GB2312"/>
              <w:sz w:val="24"/>
              <w:highlight w:val="none"/>
            </w:rPr>
          </w:rPrChange>
        </w:rPr>
        <w:t>1.5</w:t>
      </w:r>
      <w:r>
        <w:rPr>
          <w:rFonts w:hint="eastAsia" w:ascii="宋体" w:hAnsi="宋体" w:eastAsia="宋体" w:cs="宋体"/>
          <w:sz w:val="21"/>
          <w:szCs w:val="21"/>
          <w:highlight w:val="none"/>
          <w:rPrChange w:id="1140" w:author="王雅洁" w:date="2024-12-12T17:26:16Z">
            <w:rPr>
              <w:rFonts w:hint="eastAsia" w:ascii="仿宋_GB2312" w:hAnsi="仿宋_GB2312" w:eastAsia="仿宋_GB2312" w:cs="仿宋_GB2312"/>
              <w:sz w:val="24"/>
              <w:highlight w:val="none"/>
            </w:rPr>
          </w:rPrChange>
        </w:rPr>
        <w:t>”</w:t>
      </w:r>
    </w:p>
    <w:p>
      <w:pPr>
        <w:spacing w:line="440" w:lineRule="exact"/>
        <w:ind w:firstLine="420" w:firstLineChars="200"/>
        <w:jc w:val="left"/>
        <w:rPr>
          <w:rFonts w:hint="eastAsia" w:ascii="宋体" w:hAnsi="宋体" w:eastAsia="宋体" w:cs="宋体"/>
          <w:sz w:val="21"/>
          <w:szCs w:val="21"/>
          <w:rPrChange w:id="1141"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42" w:author="王雅洁" w:date="2024-12-12T17:26:16Z">
            <w:rPr>
              <w:rFonts w:hint="eastAsia" w:ascii="仿宋_GB2312" w:hAnsi="仿宋_GB2312" w:eastAsia="仿宋_GB2312" w:cs="仿宋_GB2312"/>
              <w:sz w:val="24"/>
            </w:rPr>
          </w:rPrChange>
        </w:rPr>
        <w:t>[I 共同出资发放贷款逾期率（逾期30天以上）（%）]共同出资发放互联网贷款中，逾期30天以上贷款占比。</w:t>
      </w:r>
    </w:p>
    <w:p>
      <w:pPr>
        <w:spacing w:line="440" w:lineRule="exact"/>
        <w:ind w:firstLine="420" w:firstLineChars="200"/>
        <w:jc w:val="left"/>
        <w:rPr>
          <w:rFonts w:hint="eastAsia" w:ascii="宋体" w:hAnsi="宋体" w:eastAsia="宋体" w:cs="宋体"/>
          <w:sz w:val="21"/>
          <w:szCs w:val="21"/>
          <w:rPrChange w:id="1143"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44" w:author="王雅洁" w:date="2024-12-12T17:26:16Z">
            <w:rPr>
              <w:rFonts w:hint="eastAsia" w:ascii="仿宋_GB2312" w:hAnsi="仿宋_GB2312" w:eastAsia="仿宋_GB2312" w:cs="仿宋_GB2312"/>
              <w:sz w:val="24"/>
            </w:rPr>
          </w:rPrChange>
        </w:rPr>
        <w:t>[J 贷款平均利率（%）]填报借款合同约定的贷款利率，按照共同出资贷款余额的加权平均之和。</w:t>
      </w:r>
    </w:p>
    <w:p>
      <w:pPr>
        <w:spacing w:line="440" w:lineRule="exact"/>
        <w:ind w:firstLine="420" w:firstLineChars="200"/>
        <w:jc w:val="left"/>
        <w:rPr>
          <w:rFonts w:hint="eastAsia" w:ascii="宋体" w:hAnsi="宋体" w:eastAsia="宋体" w:cs="宋体"/>
          <w:sz w:val="21"/>
          <w:szCs w:val="21"/>
          <w:rPrChange w:id="1145"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46" w:author="王雅洁" w:date="2024-12-12T17:26:16Z">
            <w:rPr>
              <w:rFonts w:hint="eastAsia" w:ascii="仿宋_GB2312" w:hAnsi="仿宋_GB2312" w:eastAsia="仿宋_GB2312" w:cs="仿宋_GB2312"/>
              <w:sz w:val="24"/>
            </w:rPr>
          </w:rPrChange>
        </w:rPr>
        <w:t>【其他参与合作机构】反映填报机构与合作机构共同出资发放互联网贷款中，其他机构参与合作、提供各类服务的情况。如其他参与合作机构数量超过5家，可在备注栏中列举和简要说明。</w:t>
      </w:r>
    </w:p>
    <w:p>
      <w:pPr>
        <w:spacing w:line="440" w:lineRule="exact"/>
        <w:ind w:firstLine="420" w:firstLineChars="200"/>
        <w:jc w:val="left"/>
        <w:rPr>
          <w:rFonts w:hint="eastAsia" w:ascii="宋体" w:hAnsi="宋体" w:eastAsia="宋体" w:cs="宋体"/>
          <w:sz w:val="21"/>
          <w:szCs w:val="21"/>
          <w:rPrChange w:id="1147"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48" w:author="王雅洁" w:date="2024-12-12T17:26:16Z">
            <w:rPr>
              <w:rFonts w:hint="eastAsia" w:ascii="仿宋_GB2312" w:hAnsi="仿宋_GB2312" w:eastAsia="仿宋_GB2312" w:cs="仿宋_GB2312"/>
              <w:sz w:val="24"/>
            </w:rPr>
          </w:rPrChange>
        </w:rPr>
        <w:t>[K 名称][N 名称][Q 名称][T 名称][W 名称]填写统一社会信用代码对应的主体名称全称。</w:t>
      </w:r>
    </w:p>
    <w:p>
      <w:pPr>
        <w:spacing w:line="440" w:lineRule="exact"/>
        <w:ind w:firstLine="420" w:firstLineChars="200"/>
        <w:jc w:val="left"/>
        <w:rPr>
          <w:rFonts w:hint="eastAsia" w:ascii="宋体" w:hAnsi="宋体" w:eastAsia="宋体" w:cs="宋体"/>
          <w:sz w:val="21"/>
          <w:szCs w:val="21"/>
          <w:rPrChange w:id="1149" w:author="王雅洁" w:date="2024-12-12T17:26:16Z">
            <w:rPr>
              <w:rFonts w:hint="eastAsia" w:ascii="仿宋_GB2312" w:hAnsi="仿宋_GB2312" w:eastAsia="仿宋_GB2312" w:cs="仿宋_GB2312"/>
              <w:sz w:val="24"/>
            </w:rPr>
          </w:rPrChange>
        </w:rPr>
      </w:pPr>
      <w:r>
        <w:rPr>
          <w:rFonts w:hint="eastAsia" w:ascii="宋体" w:hAnsi="宋体" w:eastAsia="宋体" w:cs="宋体"/>
          <w:sz w:val="21"/>
          <w:szCs w:val="21"/>
          <w:rPrChange w:id="1150" w:author="王雅洁" w:date="2024-12-12T17:26:16Z">
            <w:rPr>
              <w:rFonts w:hint="eastAsia" w:ascii="仿宋_GB2312" w:hAnsi="仿宋_GB2312" w:eastAsia="仿宋_GB2312" w:cs="仿宋_GB2312"/>
              <w:sz w:val="24"/>
            </w:rPr>
          </w:rPrChange>
        </w:rPr>
        <w:t>[M 提供服务类型][P 提供服务类型][S 提供服务类型][V 提供服务类型][Y 提供服务类型]填写填写共同出资发放互联网贷款中，其他合作机构提供的各类服务情况，包括提供资金、营销获客、客户筛选、部分风险评价、担保增信、信息系统建设与维护、逾期清收和其他服务，按照实际情况填写上述服务中的一项或者几项。此处，将提供资金定义为A,营销获客定义为B,客户筛选定义为C,部分风险评价服务定义为D，担保增信定义为E,信息系统建设与维护为F,逾期清收G，其他服务为</w:t>
      </w:r>
      <w:del w:id="1151" w:author="zhoushijie" w:date="2021-11-15T22:13:57Z">
        <w:r>
          <w:rPr>
            <w:rFonts w:hint="eastAsia" w:ascii="宋体" w:hAnsi="宋体" w:eastAsia="宋体" w:cs="宋体"/>
            <w:sz w:val="21"/>
            <w:szCs w:val="21"/>
            <w:lang w:val="en-US"/>
            <w:rPrChange w:id="1152" w:author="王雅洁" w:date="2024-12-12T17:26:16Z">
              <w:rPr>
                <w:rFonts w:hint="default" w:ascii="仿宋_GB2312" w:hAnsi="仿宋_GB2312" w:eastAsia="仿宋_GB2312" w:cs="仿宋_GB2312"/>
                <w:sz w:val="24"/>
                <w:lang w:val="en-US"/>
              </w:rPr>
            </w:rPrChange>
          </w:rPr>
          <w:delText>G</w:delText>
        </w:r>
      </w:del>
      <w:ins w:id="1153" w:author="zhoushijie" w:date="2021-11-15T22:13:57Z">
        <w:r>
          <w:rPr>
            <w:rFonts w:hint="eastAsia" w:ascii="宋体" w:hAnsi="宋体" w:eastAsia="宋体" w:cs="宋体"/>
            <w:sz w:val="21"/>
            <w:szCs w:val="21"/>
            <w:lang w:val="en-US" w:eastAsia="zh-CN"/>
            <w:rPrChange w:id="1154" w:author="王雅洁" w:date="2024-12-12T17:26:16Z">
              <w:rPr>
                <w:rFonts w:hint="eastAsia" w:ascii="仿宋_GB2312" w:hAnsi="仿宋_GB2312" w:eastAsia="仿宋_GB2312" w:cs="仿宋_GB2312"/>
                <w:sz w:val="24"/>
                <w:lang w:val="en-US" w:eastAsia="zh-CN"/>
              </w:rPr>
            </w:rPrChange>
          </w:rPr>
          <w:t>H</w:t>
        </w:r>
      </w:ins>
      <w:r>
        <w:rPr>
          <w:rFonts w:hint="eastAsia" w:ascii="宋体" w:hAnsi="宋体" w:eastAsia="宋体" w:cs="宋体"/>
          <w:sz w:val="21"/>
          <w:szCs w:val="21"/>
          <w:rPrChange w:id="1155" w:author="王雅洁" w:date="2024-12-12T17:26:16Z">
            <w:rPr>
              <w:rFonts w:hint="eastAsia" w:ascii="仿宋_GB2312" w:hAnsi="仿宋_GB2312" w:eastAsia="仿宋_GB2312" w:cs="仿宋_GB2312"/>
              <w:sz w:val="24"/>
            </w:rPr>
          </w:rPrChange>
        </w:rPr>
        <w:t>。若合作机构除提供资金外，还提供营销获客服务，此处填AB;若合作机构除提供资金外，还提供客户筛选、部分风险评价服务，此处填ACD,以此类推。</w:t>
      </w:r>
    </w:p>
    <w:p>
      <w:pPr>
        <w:spacing w:line="440" w:lineRule="exact"/>
        <w:ind w:firstLine="420" w:firstLineChars="200"/>
        <w:rPr>
          <w:del w:id="1156" w:author="王雅洁" w:date="2024-12-12T17:29:27Z"/>
          <w:rFonts w:hint="eastAsia" w:ascii="宋体" w:hAnsi="宋体" w:eastAsia="宋体" w:cs="宋体"/>
          <w:sz w:val="21"/>
          <w:szCs w:val="21"/>
          <w:rPrChange w:id="1157" w:author="王雅洁" w:date="2024-12-12T17:26:16Z">
            <w:rPr>
              <w:del w:id="1158" w:author="王雅洁" w:date="2024-12-12T17:29:27Z"/>
              <w:rFonts w:ascii="仿宋_GB2312" w:hAnsi="仿宋_GB2312" w:eastAsia="仿宋_GB2312" w:cs="仿宋_GB2312"/>
              <w:sz w:val="24"/>
            </w:rPr>
          </w:rPrChange>
        </w:rPr>
      </w:pPr>
    </w:p>
    <w:p>
      <w:pPr>
        <w:spacing w:line="440" w:lineRule="exact"/>
        <w:ind w:firstLine="420" w:firstLineChars="200"/>
        <w:rPr>
          <w:rFonts w:hint="eastAsia" w:ascii="宋体" w:hAnsi="宋体" w:eastAsia="宋体" w:cs="宋体"/>
          <w:sz w:val="21"/>
          <w:szCs w:val="21"/>
          <w:rPrChange w:id="1159" w:author="王雅洁" w:date="2024-12-12T17:26:16Z">
            <w:rPr>
              <w:rFonts w:ascii="仿宋_GB2312" w:hAnsi="仿宋_GB2312" w:eastAsia="仿宋_GB2312" w:cs="仿宋_GB2312"/>
              <w:sz w:val="24"/>
            </w:rPr>
          </w:rPrChange>
        </w:rPr>
      </w:pPr>
    </w:p>
    <w:p>
      <w:pPr>
        <w:spacing w:line="440" w:lineRule="exact"/>
        <w:jc w:val="center"/>
        <w:rPr>
          <w:rFonts w:hint="eastAsia" w:ascii="宋体" w:hAnsi="宋体" w:eastAsia="宋体" w:cs="宋体"/>
          <w:sz w:val="21"/>
          <w:szCs w:val="21"/>
          <w:rPrChange w:id="1160" w:author="王雅洁" w:date="2024-12-12T17:26:16Z">
            <w:rPr>
              <w:rFonts w:ascii="仿宋_GB2312" w:hAnsi="仿宋_GB2312" w:eastAsia="仿宋_GB2312" w:cs="仿宋_GB2312"/>
              <w:sz w:val="24"/>
            </w:rPr>
          </w:rPrChange>
        </w:rPr>
      </w:pPr>
      <w:r>
        <w:rPr>
          <w:rFonts w:hint="eastAsia" w:ascii="宋体" w:hAnsi="宋体" w:eastAsia="宋体" w:cs="宋体"/>
          <w:b/>
          <w:bCs/>
          <w:sz w:val="21"/>
          <w:szCs w:val="21"/>
          <w:rPrChange w:id="1161" w:author="王雅洁" w:date="2024-12-12T17:26:16Z">
            <w:rPr>
              <w:rFonts w:hint="eastAsia" w:ascii="黑体" w:hAnsi="黑体" w:eastAsia="黑体" w:cs="黑体"/>
              <w:b/>
              <w:bCs/>
              <w:sz w:val="24"/>
            </w:rPr>
          </w:rPrChange>
        </w:rPr>
        <w:t>第III部分：前十大合作机构合作情况表(不含共同出资发放贷款业务)</w:t>
      </w:r>
    </w:p>
    <w:p>
      <w:pPr>
        <w:spacing w:line="440" w:lineRule="exact"/>
        <w:rPr>
          <w:rFonts w:hint="eastAsia" w:ascii="宋体" w:hAnsi="宋体" w:eastAsia="宋体" w:cs="宋体"/>
          <w:sz w:val="21"/>
          <w:szCs w:val="21"/>
          <w:rPrChange w:id="1162"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63" w:author="王雅洁" w:date="2024-12-12T17:26:16Z">
            <w:rPr>
              <w:rFonts w:hint="eastAsia" w:ascii="仿宋_GB2312" w:hAnsi="仿宋_GB2312" w:eastAsia="仿宋_GB2312" w:cs="仿宋_GB2312"/>
              <w:sz w:val="24"/>
            </w:rPr>
          </w:rPrChange>
        </w:rPr>
        <w:t xml:space="preserve">   本部分用于统计填报机构与合作机构合作情况，</w:t>
      </w:r>
      <w:r>
        <w:rPr>
          <w:rFonts w:hint="eastAsia" w:ascii="宋体" w:hAnsi="宋体" w:eastAsia="宋体" w:cs="宋体"/>
          <w:sz w:val="21"/>
          <w:szCs w:val="21"/>
          <w:highlight w:val="none"/>
          <w:rPrChange w:id="1164" w:author="王雅洁" w:date="2024-12-12T17:26:16Z">
            <w:rPr>
              <w:rFonts w:hint="eastAsia" w:ascii="仿宋_GB2312" w:hAnsi="仿宋_GB2312" w:eastAsia="仿宋_GB2312" w:cs="仿宋_GB2312"/>
              <w:sz w:val="24"/>
              <w:highlight w:val="none"/>
            </w:rPr>
          </w:rPrChange>
        </w:rPr>
        <w:t>即在填报机构出资比例为100%的互联网贷款业务中，接受合作机构提供营销获客</w:t>
      </w:r>
      <w:r>
        <w:rPr>
          <w:rFonts w:hint="eastAsia" w:ascii="宋体" w:hAnsi="宋体" w:eastAsia="宋体" w:cs="宋体"/>
          <w:sz w:val="21"/>
          <w:szCs w:val="21"/>
          <w:rPrChange w:id="1165" w:author="王雅洁" w:date="2024-12-12T17:26:16Z">
            <w:rPr>
              <w:rFonts w:hint="eastAsia" w:ascii="仿宋_GB2312" w:hAnsi="仿宋_GB2312" w:eastAsia="仿宋_GB2312" w:cs="仿宋_GB2312"/>
              <w:sz w:val="24"/>
            </w:rPr>
          </w:rPrChange>
        </w:rPr>
        <w:t>、客户筛选、部分风险评价服务业务情况。本表仅填写在前述情况下，按照互联网贷款业务余额从高至低，前十大合作机构相关情况。若合作机构不足10家，按实际家数填写，剩余部分填0。</w:t>
      </w:r>
    </w:p>
    <w:p>
      <w:pPr>
        <w:spacing w:line="440" w:lineRule="exact"/>
        <w:ind w:firstLine="420" w:firstLineChars="200"/>
        <w:rPr>
          <w:rFonts w:hint="eastAsia" w:ascii="宋体" w:hAnsi="宋体" w:eastAsia="宋体" w:cs="宋体"/>
          <w:sz w:val="21"/>
          <w:szCs w:val="21"/>
          <w:rPrChange w:id="1166" w:author="王雅洁" w:date="2024-12-12T17:26:16Z">
            <w:rPr>
              <w:rFonts w:hint="eastAsia" w:ascii="仿宋_GB2312" w:hAnsi="仿宋_GB2312" w:eastAsia="仿宋_GB2312" w:cs="仿宋_GB2312"/>
              <w:sz w:val="24"/>
            </w:rPr>
          </w:rPrChange>
        </w:rPr>
      </w:pPr>
      <w:r>
        <w:rPr>
          <w:rFonts w:hint="eastAsia" w:ascii="宋体" w:hAnsi="宋体" w:eastAsia="宋体" w:cs="宋体"/>
          <w:sz w:val="21"/>
          <w:szCs w:val="21"/>
          <w:rPrChange w:id="1167" w:author="王雅洁" w:date="2024-12-12T17:26:16Z">
            <w:rPr>
              <w:rFonts w:hint="eastAsia" w:ascii="仿宋_GB2312" w:hAnsi="仿宋_GB2312" w:eastAsia="仿宋_GB2312" w:cs="仿宋_GB2312"/>
              <w:sz w:val="24"/>
            </w:rPr>
          </w:rPrChange>
        </w:rPr>
        <w:t>[B 合作机构名称]填写统一社会信用代码对应的主体名称全称。</w:t>
      </w:r>
    </w:p>
    <w:p>
      <w:pPr>
        <w:spacing w:line="440" w:lineRule="exact"/>
        <w:ind w:firstLine="420" w:firstLineChars="200"/>
        <w:jc w:val="left"/>
        <w:rPr>
          <w:rFonts w:hint="eastAsia" w:ascii="宋体" w:hAnsi="宋体" w:eastAsia="宋体" w:cs="宋体"/>
          <w:sz w:val="21"/>
          <w:szCs w:val="21"/>
          <w:rPrChange w:id="1168" w:author="王雅洁" w:date="2024-12-12T17:26:16Z">
            <w:rPr>
              <w:rFonts w:hint="eastAsia" w:ascii="仿宋_GB2312" w:hAnsi="仿宋_GB2312" w:eastAsia="仿宋_GB2312" w:cs="仿宋_GB2312"/>
              <w:sz w:val="24"/>
            </w:rPr>
          </w:rPrChange>
        </w:rPr>
      </w:pPr>
      <w:r>
        <w:rPr>
          <w:rFonts w:hint="eastAsia" w:ascii="宋体" w:hAnsi="宋体" w:eastAsia="宋体" w:cs="宋体"/>
          <w:sz w:val="21"/>
          <w:szCs w:val="21"/>
          <w:lang w:val="en-US" w:eastAsia="zh-CN"/>
          <w:rPrChange w:id="1169" w:author="王雅洁" w:date="2024-12-12T17:26:16Z">
            <w:rPr>
              <w:rFonts w:hint="eastAsia" w:ascii="仿宋_GB2312" w:hAnsi="仿宋_GB2312" w:eastAsia="仿宋_GB2312" w:cs="仿宋_GB2312"/>
              <w:sz w:val="24"/>
              <w:lang w:val="en-US" w:eastAsia="zh-CN"/>
            </w:rPr>
          </w:rPrChange>
        </w:rPr>
        <w:t>[C</w:t>
      </w:r>
      <w:r>
        <w:rPr>
          <w:rFonts w:hint="eastAsia" w:ascii="宋体" w:hAnsi="宋体" w:eastAsia="宋体" w:cs="宋体"/>
          <w:sz w:val="21"/>
          <w:szCs w:val="21"/>
          <w:rPrChange w:id="1170" w:author="王雅洁" w:date="2024-12-12T17:26:16Z">
            <w:rPr>
              <w:rFonts w:hint="eastAsia" w:ascii="仿宋_GB2312" w:hAnsi="仿宋_GB2312" w:eastAsia="仿宋_GB2312" w:cs="仿宋_GB2312"/>
              <w:sz w:val="24"/>
            </w:rPr>
          </w:rPrChange>
        </w:rPr>
        <w:t>社会信用代码</w:t>
      </w:r>
      <w:r>
        <w:rPr>
          <w:rFonts w:hint="eastAsia" w:ascii="宋体" w:hAnsi="宋体" w:eastAsia="宋体" w:cs="宋体"/>
          <w:sz w:val="21"/>
          <w:szCs w:val="21"/>
          <w:lang w:val="en-US" w:eastAsia="zh-CN"/>
          <w:rPrChange w:id="1171" w:author="王雅洁" w:date="2024-12-12T17:26:16Z">
            <w:rPr>
              <w:rFonts w:hint="eastAsia" w:ascii="仿宋_GB2312" w:hAnsi="仿宋_GB2312" w:eastAsia="仿宋_GB2312" w:cs="仿宋_GB2312"/>
              <w:sz w:val="24"/>
              <w:lang w:val="en-US" w:eastAsia="zh-CN"/>
            </w:rPr>
          </w:rPrChange>
        </w:rPr>
        <w:t>]填报交易对手的法人和其他组织统一社会信用代码。</w:t>
      </w:r>
    </w:p>
    <w:p>
      <w:pPr>
        <w:spacing w:line="440" w:lineRule="exact"/>
        <w:ind w:firstLine="420" w:firstLineChars="200"/>
        <w:rPr>
          <w:rFonts w:hint="eastAsia" w:ascii="宋体" w:hAnsi="宋体" w:eastAsia="宋体" w:cs="宋体"/>
          <w:sz w:val="21"/>
          <w:szCs w:val="21"/>
          <w:rPrChange w:id="1172"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73" w:author="王雅洁" w:date="2024-12-12T17:26:16Z">
            <w:rPr>
              <w:rFonts w:hint="eastAsia" w:ascii="仿宋_GB2312" w:hAnsi="仿宋_GB2312" w:eastAsia="仿宋_GB2312" w:cs="仿宋_GB2312"/>
              <w:sz w:val="24"/>
            </w:rPr>
          </w:rPrChange>
        </w:rPr>
        <w:t>[D合作机构提供服务类型]填写合作机构提供的各类服务情况，包括营销获客、支付结算、客户筛选、部分风险评价</w:t>
      </w:r>
      <w:r>
        <w:rPr>
          <w:rFonts w:hint="eastAsia" w:ascii="宋体" w:hAnsi="宋体" w:eastAsia="宋体" w:cs="宋体"/>
          <w:sz w:val="21"/>
          <w:szCs w:val="21"/>
          <w:highlight w:val="none"/>
          <w:rPrChange w:id="1174" w:author="王雅洁" w:date="2024-12-12T17:26:16Z">
            <w:rPr>
              <w:rFonts w:hint="eastAsia" w:ascii="仿宋_GB2312" w:hAnsi="仿宋_GB2312" w:eastAsia="仿宋_GB2312" w:cs="仿宋_GB2312"/>
              <w:sz w:val="24"/>
              <w:highlight w:val="none"/>
            </w:rPr>
          </w:rPrChange>
        </w:rPr>
        <w:t>、担保增信、信</w:t>
      </w:r>
      <w:r>
        <w:rPr>
          <w:rFonts w:hint="eastAsia" w:ascii="宋体" w:hAnsi="宋体" w:eastAsia="宋体" w:cs="宋体"/>
          <w:sz w:val="21"/>
          <w:szCs w:val="21"/>
          <w:rPrChange w:id="1175" w:author="王雅洁" w:date="2024-12-12T17:26:16Z">
            <w:rPr>
              <w:rFonts w:hint="eastAsia" w:ascii="仿宋_GB2312" w:hAnsi="仿宋_GB2312" w:eastAsia="仿宋_GB2312" w:cs="仿宋_GB2312"/>
              <w:sz w:val="24"/>
            </w:rPr>
          </w:rPrChange>
        </w:rPr>
        <w:t>息科技、逾期清收和其他服务，按照实际情况填写上述服务中的一项或者几项。此处，将营销获客定义为A,支付结算定义为C,客户筛选定义为D，部分风险评价定义为E,担保增信为F,信息科技G，逾期清收为H,其他服务为I。若合作机构仅提供营销获客服务，此处填A;若合作机构除提供营销获客服务，还提供客户筛选、部分风险评价服务，此处填ADE,以此类推。</w:t>
      </w:r>
    </w:p>
    <w:p>
      <w:pPr>
        <w:spacing w:line="440" w:lineRule="exact"/>
        <w:ind w:firstLine="420" w:firstLineChars="200"/>
        <w:rPr>
          <w:rFonts w:hint="eastAsia" w:ascii="宋体" w:hAnsi="宋体" w:eastAsia="宋体" w:cs="宋体"/>
          <w:sz w:val="21"/>
          <w:szCs w:val="21"/>
          <w:rPrChange w:id="1176" w:author="王雅洁" w:date="2024-12-12T17:26:16Z">
            <w:rPr>
              <w:rFonts w:hint="eastAsia" w:ascii="仿宋_GB2312" w:hAnsi="仿宋_GB2312" w:eastAsia="仿宋_GB2312" w:cs="仿宋_GB2312"/>
              <w:sz w:val="24"/>
            </w:rPr>
          </w:rPrChange>
        </w:rPr>
      </w:pPr>
      <w:r>
        <w:rPr>
          <w:rFonts w:hint="eastAsia" w:ascii="宋体" w:hAnsi="宋体" w:eastAsia="宋体" w:cs="宋体"/>
          <w:sz w:val="21"/>
          <w:szCs w:val="21"/>
          <w:rPrChange w:id="1177" w:author="王雅洁" w:date="2024-12-12T17:26:16Z">
            <w:rPr>
              <w:rFonts w:hint="eastAsia" w:ascii="仿宋_GB2312" w:hAnsi="仿宋_GB2312" w:eastAsia="仿宋_GB2312" w:cs="仿宋_GB2312"/>
              <w:sz w:val="24"/>
            </w:rPr>
          </w:rPrChange>
        </w:rPr>
        <w:t>[E 填报机构发放贷款余额]填报机构出资比例为100%，接受合作机构提供营销获客、客户筛选、部分风险评价服务的互联网贷款余额。</w:t>
      </w:r>
    </w:p>
    <w:p>
      <w:pPr>
        <w:spacing w:line="440" w:lineRule="exact"/>
        <w:ind w:firstLine="420" w:firstLineChars="200"/>
        <w:rPr>
          <w:rFonts w:hint="eastAsia" w:ascii="宋体" w:hAnsi="宋体" w:eastAsia="宋体" w:cs="宋体"/>
          <w:sz w:val="21"/>
          <w:szCs w:val="21"/>
          <w:rPrChange w:id="1178" w:author="王雅洁" w:date="2024-12-12T17:26:16Z">
            <w:rPr>
              <w:rFonts w:hint="eastAsia" w:ascii="仿宋_GB2312" w:hAnsi="仿宋_GB2312" w:eastAsia="仿宋_GB2312" w:cs="仿宋_GB2312"/>
              <w:sz w:val="24"/>
            </w:rPr>
          </w:rPrChange>
        </w:rPr>
      </w:pPr>
      <w:r>
        <w:rPr>
          <w:rFonts w:hint="eastAsia" w:ascii="宋体" w:hAnsi="宋体" w:eastAsia="宋体" w:cs="宋体"/>
          <w:sz w:val="21"/>
          <w:szCs w:val="21"/>
          <w:rPrChange w:id="1179" w:author="王雅洁" w:date="2024-12-12T17:26:16Z">
            <w:rPr>
              <w:rFonts w:hint="eastAsia" w:ascii="仿宋_GB2312" w:hAnsi="仿宋_GB2312" w:eastAsia="仿宋_GB2312" w:cs="仿宋_GB2312"/>
              <w:sz w:val="24"/>
            </w:rPr>
          </w:rPrChange>
        </w:rPr>
        <w:t>[H 不良贷款率（%）]填写填报机构与合作机构共同出资发放互联网贷款中，填报机构不良贷款余额的占比。如填报机构不良贷款率为1.5%，则填报“1.5”</w:t>
      </w:r>
    </w:p>
    <w:p>
      <w:pPr>
        <w:spacing w:line="440" w:lineRule="exact"/>
        <w:ind w:firstLine="420" w:firstLineChars="200"/>
        <w:rPr>
          <w:rFonts w:hint="eastAsia" w:ascii="宋体" w:hAnsi="宋体" w:eastAsia="宋体" w:cs="宋体"/>
          <w:sz w:val="21"/>
          <w:szCs w:val="21"/>
          <w:rPrChange w:id="1180"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81" w:author="王雅洁" w:date="2024-12-12T17:26:16Z">
            <w:rPr>
              <w:rFonts w:hint="eastAsia" w:ascii="仿宋_GB2312" w:hAnsi="仿宋_GB2312" w:eastAsia="仿宋_GB2312" w:cs="仿宋_GB2312"/>
              <w:sz w:val="24"/>
            </w:rPr>
          </w:rPrChange>
        </w:rPr>
        <w:t>[G 填报机构发放贷款逾期率（逾期30天以上）（%）]填报机构出资比例为100%，接受合作机构提供营销获客、客户筛选、部分风险评价服务的互联网贷款业务中，逾期30天以上贷款占比。</w:t>
      </w:r>
    </w:p>
    <w:p>
      <w:pPr>
        <w:spacing w:line="440" w:lineRule="exact"/>
        <w:ind w:firstLine="420" w:firstLineChars="200"/>
        <w:rPr>
          <w:rFonts w:hint="eastAsia" w:ascii="宋体" w:hAnsi="宋体" w:eastAsia="宋体" w:cs="宋体"/>
          <w:sz w:val="21"/>
          <w:szCs w:val="21"/>
          <w:rPrChange w:id="1182" w:author="王雅洁" w:date="2024-12-12T17:26:16Z">
            <w:rPr>
              <w:rFonts w:ascii="仿宋_GB2312" w:hAnsi="仿宋_GB2312" w:eastAsia="仿宋_GB2312" w:cs="仿宋_GB2312"/>
              <w:sz w:val="24"/>
            </w:rPr>
          </w:rPrChange>
        </w:rPr>
      </w:pPr>
      <w:r>
        <w:rPr>
          <w:rFonts w:hint="eastAsia" w:ascii="宋体" w:hAnsi="宋体" w:eastAsia="宋体" w:cs="宋体"/>
          <w:sz w:val="21"/>
          <w:szCs w:val="21"/>
          <w:rPrChange w:id="1183" w:author="王雅洁" w:date="2024-12-12T17:26:16Z">
            <w:rPr>
              <w:rFonts w:hint="eastAsia" w:ascii="仿宋_GB2312" w:hAnsi="仿宋_GB2312" w:eastAsia="仿宋_GB2312" w:cs="仿宋_GB2312"/>
              <w:sz w:val="24"/>
            </w:rPr>
          </w:rPrChange>
        </w:rPr>
        <w:t>[H 贷款平均利率]填报借款合同约定的贷款利率，按照共同出资贷款余额的加权平均之和。</w:t>
      </w:r>
    </w:p>
    <w:p>
      <w:pPr>
        <w:spacing w:line="440" w:lineRule="exact"/>
        <w:ind w:firstLine="420" w:firstLineChars="200"/>
        <w:rPr>
          <w:rFonts w:hint="eastAsia" w:ascii="宋体" w:hAnsi="宋体" w:eastAsia="宋体" w:cs="宋体"/>
          <w:sz w:val="21"/>
          <w:szCs w:val="21"/>
          <w:rPrChange w:id="1184" w:author="王雅洁" w:date="2024-12-12T17:26:16Z">
            <w:rPr>
              <w:rFonts w:ascii="仿宋_GB2312" w:hAnsi="仿宋_GB2312" w:eastAsia="仿宋_GB2312" w:cs="仿宋_GB2312"/>
              <w:sz w:val="24"/>
            </w:rPr>
          </w:rPrChange>
        </w:rPr>
      </w:pPr>
    </w:p>
    <w:p>
      <w:pPr>
        <w:spacing w:line="440" w:lineRule="exact"/>
        <w:rPr>
          <w:rFonts w:hint="eastAsia" w:ascii="宋体" w:hAnsi="宋体" w:eastAsia="宋体" w:cs="宋体"/>
          <w:b/>
          <w:szCs w:val="21"/>
          <w:rPrChange w:id="1185" w:author="王雅洁" w:date="2024-12-12T17:26:16Z">
            <w:rPr>
              <w:rFonts w:hint="eastAsia" w:ascii="宋体" w:hAnsi="宋体"/>
              <w:b/>
              <w:szCs w:val="21"/>
            </w:rPr>
          </w:rPrChange>
        </w:rPr>
      </w:pPr>
      <w:r>
        <w:rPr>
          <w:rFonts w:hint="eastAsia" w:ascii="宋体" w:hAnsi="宋体" w:eastAsia="宋体" w:cs="宋体"/>
          <w:b/>
          <w:szCs w:val="21"/>
          <w:rPrChange w:id="1186" w:author="王雅洁" w:date="2024-12-12T17:26:16Z">
            <w:rPr>
              <w:rFonts w:hint="eastAsia" w:ascii="宋体" w:hAnsi="宋体"/>
              <w:b/>
              <w:szCs w:val="21"/>
            </w:rPr>
          </w:rPrChange>
        </w:rPr>
        <w:t>【</w:t>
      </w:r>
      <w:r>
        <w:rPr>
          <w:rFonts w:hint="eastAsia" w:ascii="宋体" w:hAnsi="宋体" w:eastAsia="宋体" w:cs="宋体"/>
          <w:b/>
          <w:szCs w:val="21"/>
          <w:rPrChange w:id="1187" w:author="王雅洁" w:date="2024-12-12T17:26:16Z">
            <w:rPr>
              <w:rFonts w:ascii="宋体" w:hAnsi="宋体"/>
              <w:b/>
              <w:szCs w:val="21"/>
            </w:rPr>
          </w:rPrChange>
        </w:rPr>
        <w:t>核对关系</w:t>
      </w:r>
      <w:r>
        <w:rPr>
          <w:rFonts w:hint="eastAsia" w:ascii="宋体" w:hAnsi="宋体" w:eastAsia="宋体" w:cs="宋体"/>
          <w:b/>
          <w:szCs w:val="21"/>
          <w:rPrChange w:id="1188" w:author="王雅洁" w:date="2024-12-12T17:26:16Z">
            <w:rPr>
              <w:rFonts w:hint="eastAsia" w:ascii="宋体" w:hAnsi="宋体"/>
              <w:b/>
              <w:szCs w:val="21"/>
            </w:rPr>
          </w:rPrChange>
        </w:rPr>
        <w:t>】</w:t>
      </w:r>
    </w:p>
    <w:p>
      <w:pPr>
        <w:spacing w:line="440" w:lineRule="exact"/>
        <w:ind w:firstLine="420" w:firstLineChars="200"/>
        <w:rPr>
          <w:rFonts w:hint="eastAsia" w:ascii="宋体" w:hAnsi="宋体" w:eastAsia="宋体" w:cs="宋体"/>
          <w:szCs w:val="21"/>
          <w:rPrChange w:id="1189" w:author="王雅洁" w:date="2024-12-12T17:26:16Z">
            <w:rPr>
              <w:rFonts w:ascii="宋体" w:hAnsi="宋体"/>
              <w:szCs w:val="21"/>
            </w:rPr>
          </w:rPrChange>
        </w:rPr>
      </w:pPr>
      <w:r>
        <w:rPr>
          <w:rFonts w:hint="eastAsia" w:ascii="宋体" w:hAnsi="宋体" w:eastAsia="宋体" w:cs="宋体"/>
          <w:szCs w:val="21"/>
          <w:rPrChange w:id="1190" w:author="王雅洁" w:date="2024-12-12T17:26:16Z">
            <w:rPr>
              <w:rFonts w:hint="eastAsia" w:ascii="宋体" w:hAnsi="宋体"/>
              <w:szCs w:val="21"/>
            </w:rPr>
          </w:rPrChange>
        </w:rPr>
        <w:t>表1</w:t>
      </w:r>
    </w:p>
    <w:p>
      <w:pPr>
        <w:spacing w:line="440" w:lineRule="exact"/>
        <w:ind w:firstLine="420" w:firstLineChars="200"/>
        <w:rPr>
          <w:rFonts w:hint="eastAsia" w:ascii="宋体" w:hAnsi="宋体" w:eastAsia="宋体" w:cs="宋体"/>
          <w:szCs w:val="21"/>
          <w:rPrChange w:id="1191" w:author="王雅洁" w:date="2024-12-12T17:26:16Z">
            <w:rPr>
              <w:rFonts w:hint="eastAsia" w:ascii="宋体" w:hAnsi="宋体"/>
              <w:szCs w:val="21"/>
            </w:rPr>
          </w:rPrChange>
        </w:rPr>
      </w:pPr>
      <w:r>
        <w:rPr>
          <w:rFonts w:hint="eastAsia" w:ascii="宋体" w:hAnsi="宋体" w:eastAsia="宋体" w:cs="宋体"/>
          <w:szCs w:val="21"/>
          <w:rPrChange w:id="1192" w:author="王雅洁" w:date="2024-12-12T17:26:16Z">
            <w:rPr>
              <w:rFonts w:hint="eastAsia" w:ascii="宋体" w:hAnsi="宋体"/>
              <w:szCs w:val="21"/>
            </w:rPr>
          </w:rPrChange>
        </w:rPr>
        <w:t>行项目</w:t>
      </w:r>
    </w:p>
    <w:p>
      <w:pPr>
        <w:spacing w:line="440" w:lineRule="exact"/>
        <w:ind w:firstLine="420" w:firstLineChars="200"/>
        <w:rPr>
          <w:rFonts w:hint="eastAsia" w:ascii="宋体" w:hAnsi="宋体" w:eastAsia="宋体" w:cs="宋体"/>
          <w:color w:val="auto"/>
          <w:szCs w:val="21"/>
          <w:rPrChange w:id="1193" w:author="王雅洁" w:date="2024-12-12T17:26:16Z">
            <w:rPr>
              <w:rFonts w:hint="eastAsia" w:ascii="宋体" w:hAnsi="宋体"/>
              <w:szCs w:val="21"/>
            </w:rPr>
          </w:rPrChange>
        </w:rPr>
      </w:pPr>
      <w:r>
        <w:rPr>
          <w:rFonts w:hint="eastAsia" w:ascii="宋体" w:hAnsi="宋体" w:eastAsia="宋体" w:cs="宋体"/>
          <w:szCs w:val="21"/>
          <w:rPrChange w:id="1194" w:author="王雅洁" w:date="2024-12-12T17:26:16Z">
            <w:rPr>
              <w:rFonts w:hint="eastAsia" w:ascii="宋体" w:hAnsi="宋体"/>
              <w:szCs w:val="21"/>
            </w:rPr>
          </w:rPrChange>
        </w:rPr>
        <w:t>[1]=[1.1.1]+[1.1.2]+[1.1.3]+[1.1.4]</w:t>
      </w:r>
      <w:r>
        <w:rPr>
          <w:rFonts w:hint="eastAsia" w:ascii="宋体" w:hAnsi="宋体" w:eastAsia="宋体" w:cs="宋体"/>
          <w:color w:val="auto"/>
          <w:szCs w:val="21"/>
          <w:rPrChange w:id="1195" w:author="王雅洁" w:date="2024-12-12T17:26:16Z">
            <w:rPr>
              <w:rFonts w:hint="eastAsia" w:ascii="宋体" w:hAnsi="宋体"/>
              <w:szCs w:val="21"/>
            </w:rPr>
          </w:rPrChange>
        </w:rPr>
        <w:t>+[1.1.5]</w:t>
      </w:r>
    </w:p>
    <w:p>
      <w:pPr>
        <w:spacing w:line="440" w:lineRule="exact"/>
        <w:ind w:firstLine="420" w:firstLineChars="200"/>
        <w:rPr>
          <w:rFonts w:hint="eastAsia" w:ascii="宋体" w:hAnsi="宋体" w:eastAsia="宋体" w:cs="宋体"/>
          <w:color w:val="auto"/>
          <w:szCs w:val="21"/>
          <w:rPrChange w:id="1196" w:author="王雅洁" w:date="2024-12-12T17:26:16Z">
            <w:rPr>
              <w:rFonts w:ascii="宋体" w:hAnsi="宋体"/>
              <w:szCs w:val="21"/>
            </w:rPr>
          </w:rPrChange>
        </w:rPr>
      </w:pPr>
      <w:r>
        <w:rPr>
          <w:rFonts w:hint="eastAsia" w:ascii="宋体" w:hAnsi="宋体" w:eastAsia="宋体" w:cs="宋体"/>
          <w:color w:val="auto"/>
          <w:szCs w:val="21"/>
          <w:rPrChange w:id="1197" w:author="王雅洁" w:date="2024-12-12T17:26:16Z">
            <w:rPr>
              <w:rFonts w:ascii="宋体" w:hAnsi="宋体"/>
              <w:szCs w:val="21"/>
            </w:rPr>
          </w:rPrChange>
        </w:rPr>
        <w:t>[1]=[1.2.1]+[1.2.2]+[1.2.3]+[1.2.4]+[1.2.5]+[1.2.6]</w:t>
      </w:r>
    </w:p>
    <w:p>
      <w:pPr>
        <w:spacing w:line="440" w:lineRule="exact"/>
        <w:ind w:firstLine="420" w:firstLineChars="200"/>
        <w:rPr>
          <w:rFonts w:hint="eastAsia" w:ascii="宋体" w:hAnsi="宋体" w:eastAsia="宋体" w:cs="宋体"/>
          <w:color w:val="auto"/>
          <w:szCs w:val="21"/>
          <w:rPrChange w:id="1198" w:author="王雅洁" w:date="2024-12-12T17:26:16Z">
            <w:rPr>
              <w:rFonts w:ascii="宋体" w:hAnsi="宋体"/>
              <w:szCs w:val="21"/>
            </w:rPr>
          </w:rPrChange>
        </w:rPr>
      </w:pPr>
      <w:del w:id="1199" w:author="周世杰" w:date="2021-11-19T09:26:29Z">
        <w:r>
          <w:rPr>
            <w:rFonts w:hint="eastAsia" w:ascii="宋体" w:hAnsi="宋体" w:eastAsia="宋体" w:cs="宋体"/>
            <w:color w:val="auto"/>
            <w:szCs w:val="21"/>
            <w:rPrChange w:id="1200" w:author="王雅洁" w:date="2024-12-12T17:26:16Z">
              <w:rPr>
                <w:rFonts w:ascii="宋体" w:hAnsi="宋体"/>
                <w:szCs w:val="21"/>
              </w:rPr>
            </w:rPrChange>
          </w:rPr>
          <w:delText xml:space="preserve"> </w:delText>
        </w:r>
      </w:del>
      <w:r>
        <w:rPr>
          <w:rFonts w:hint="eastAsia" w:ascii="宋体" w:hAnsi="宋体" w:eastAsia="宋体" w:cs="宋体"/>
          <w:color w:val="auto"/>
          <w:szCs w:val="21"/>
          <w:rPrChange w:id="1201" w:author="王雅洁" w:date="2024-12-12T17:26:16Z">
            <w:rPr>
              <w:rFonts w:ascii="宋体" w:hAnsi="宋体"/>
              <w:szCs w:val="21"/>
            </w:rPr>
          </w:rPrChange>
        </w:rPr>
        <w:t>[1]=[1.3.1]+[1.3.2]+[1.3.3]</w:t>
      </w:r>
    </w:p>
    <w:p>
      <w:pPr>
        <w:spacing w:line="440" w:lineRule="exact"/>
        <w:ind w:firstLine="420" w:firstLineChars="200"/>
        <w:rPr>
          <w:rFonts w:hint="eastAsia" w:ascii="宋体" w:hAnsi="宋体" w:eastAsia="宋体" w:cs="宋体"/>
          <w:color w:val="auto"/>
          <w:szCs w:val="21"/>
          <w:rPrChange w:id="1202" w:author="王雅洁" w:date="2024-12-12T17:26:16Z">
            <w:rPr>
              <w:rFonts w:ascii="宋体" w:hAnsi="宋体"/>
              <w:szCs w:val="21"/>
            </w:rPr>
          </w:rPrChange>
        </w:rPr>
      </w:pPr>
      <w:del w:id="1203" w:author="周世杰" w:date="2021-11-19T09:26:27Z">
        <w:r>
          <w:rPr>
            <w:rFonts w:hint="eastAsia" w:ascii="宋体" w:hAnsi="宋体" w:eastAsia="宋体" w:cs="宋体"/>
            <w:color w:val="auto"/>
            <w:szCs w:val="21"/>
            <w:rPrChange w:id="1204" w:author="王雅洁" w:date="2024-12-12T17:26:16Z">
              <w:rPr>
                <w:rFonts w:ascii="宋体" w:hAnsi="宋体"/>
                <w:szCs w:val="21"/>
              </w:rPr>
            </w:rPrChange>
          </w:rPr>
          <w:delText xml:space="preserve"> </w:delText>
        </w:r>
      </w:del>
      <w:r>
        <w:rPr>
          <w:rFonts w:hint="eastAsia" w:ascii="宋体" w:hAnsi="宋体" w:eastAsia="宋体" w:cs="宋体"/>
          <w:color w:val="auto"/>
          <w:szCs w:val="21"/>
          <w:rPrChange w:id="1205" w:author="王雅洁" w:date="2024-12-12T17:26:16Z">
            <w:rPr>
              <w:rFonts w:ascii="宋体" w:hAnsi="宋体"/>
              <w:szCs w:val="21"/>
            </w:rPr>
          </w:rPrChange>
        </w:rPr>
        <w:t>[1]=[1.4.1]+[1.4.2]+[1.4.3]+[1.4.4]</w:t>
      </w:r>
    </w:p>
    <w:p>
      <w:pPr>
        <w:spacing w:line="440" w:lineRule="exact"/>
        <w:ind w:firstLine="420" w:firstLineChars="200"/>
        <w:rPr>
          <w:rFonts w:hint="eastAsia" w:ascii="宋体" w:hAnsi="宋体" w:eastAsia="宋体" w:cs="宋体"/>
          <w:color w:val="auto"/>
          <w:szCs w:val="21"/>
          <w:rPrChange w:id="1206" w:author="王雅洁" w:date="2024-12-12T17:26:16Z">
            <w:rPr>
              <w:rFonts w:ascii="宋体" w:hAnsi="宋体"/>
              <w:szCs w:val="21"/>
            </w:rPr>
          </w:rPrChange>
        </w:rPr>
      </w:pPr>
      <w:del w:id="1207" w:author="周世杰" w:date="2021-11-19T09:26:26Z">
        <w:r>
          <w:rPr>
            <w:rFonts w:hint="eastAsia" w:ascii="宋体" w:hAnsi="宋体" w:eastAsia="宋体" w:cs="宋体"/>
            <w:color w:val="auto"/>
            <w:szCs w:val="21"/>
            <w:rPrChange w:id="1208" w:author="王雅洁" w:date="2024-12-12T17:26:16Z">
              <w:rPr>
                <w:rFonts w:ascii="宋体" w:hAnsi="宋体"/>
                <w:szCs w:val="21"/>
              </w:rPr>
            </w:rPrChange>
          </w:rPr>
          <w:delText xml:space="preserve"> </w:delText>
        </w:r>
      </w:del>
      <w:r>
        <w:rPr>
          <w:rFonts w:hint="eastAsia" w:ascii="宋体" w:hAnsi="宋体" w:eastAsia="宋体" w:cs="宋体"/>
          <w:color w:val="auto"/>
          <w:szCs w:val="21"/>
          <w:rPrChange w:id="1209" w:author="王雅洁" w:date="2024-12-12T17:26:16Z">
            <w:rPr>
              <w:rFonts w:ascii="宋体" w:hAnsi="宋体"/>
              <w:szCs w:val="21"/>
            </w:rPr>
          </w:rPrChange>
        </w:rPr>
        <w:t>[1]=[1.5.1]+[1.5.2]+[1.5.3]</w:t>
      </w:r>
      <w:ins w:id="1210" w:author="张海舰" w:date="2021-11-03T18:47:28Z">
        <w:r>
          <w:rPr>
            <w:rFonts w:hint="eastAsia" w:ascii="宋体" w:hAnsi="宋体" w:eastAsia="宋体" w:cs="宋体"/>
            <w:color w:val="auto"/>
            <w:szCs w:val="21"/>
            <w:rPrChange w:id="1211" w:author="王雅洁" w:date="2024-12-12T17:26:16Z">
              <w:rPr>
                <w:rFonts w:ascii="宋体" w:hAnsi="宋体"/>
                <w:szCs w:val="21"/>
              </w:rPr>
            </w:rPrChange>
          </w:rPr>
          <w:t>+</w:t>
        </w:r>
      </w:ins>
      <w:ins w:id="1212" w:author="张海舰" w:date="2021-11-03T18:47:28Z">
        <w:r>
          <w:rPr>
            <w:rFonts w:hint="eastAsia" w:ascii="宋体" w:hAnsi="宋体" w:eastAsia="宋体" w:cs="宋体"/>
            <w:color w:val="auto"/>
            <w:szCs w:val="21"/>
            <w:rPrChange w:id="1213" w:author="王雅洁" w:date="2024-12-12T17:26:16Z">
              <w:rPr>
                <w:rFonts w:ascii="宋体" w:hAnsi="宋体"/>
                <w:szCs w:val="21"/>
              </w:rPr>
            </w:rPrChange>
          </w:rPr>
          <w:t>[1.5.</w:t>
        </w:r>
      </w:ins>
      <w:ins w:id="1214" w:author="张海舰" w:date="2021-11-03T18:47:32Z">
        <w:r>
          <w:rPr>
            <w:rFonts w:hint="eastAsia" w:ascii="宋体" w:hAnsi="宋体" w:eastAsia="宋体" w:cs="宋体"/>
            <w:color w:val="auto"/>
            <w:szCs w:val="21"/>
            <w:lang w:val="en-US" w:eastAsia="zh-CN"/>
            <w:rPrChange w:id="1215" w:author="王雅洁" w:date="2024-12-12T17:26:16Z">
              <w:rPr>
                <w:rFonts w:hint="eastAsia" w:ascii="宋体" w:hAnsi="宋体"/>
                <w:szCs w:val="21"/>
                <w:lang w:val="en-US" w:eastAsia="zh-CN"/>
              </w:rPr>
            </w:rPrChange>
          </w:rPr>
          <w:t>4</w:t>
        </w:r>
      </w:ins>
      <w:ins w:id="1216" w:author="张海舰" w:date="2021-11-03T18:47:28Z">
        <w:r>
          <w:rPr>
            <w:rFonts w:hint="eastAsia" w:ascii="宋体" w:hAnsi="宋体" w:eastAsia="宋体" w:cs="宋体"/>
            <w:color w:val="auto"/>
            <w:szCs w:val="21"/>
            <w:rPrChange w:id="1217" w:author="王雅洁" w:date="2024-12-12T17:26:16Z">
              <w:rPr>
                <w:rFonts w:ascii="宋体" w:hAnsi="宋体"/>
                <w:szCs w:val="21"/>
              </w:rPr>
            </w:rPrChange>
          </w:rPr>
          <w:t>]+[1.5.</w:t>
        </w:r>
      </w:ins>
      <w:ins w:id="1218" w:author="张海舰" w:date="2021-11-03T18:47:34Z">
        <w:r>
          <w:rPr>
            <w:rFonts w:hint="eastAsia" w:ascii="宋体" w:hAnsi="宋体" w:eastAsia="宋体" w:cs="宋体"/>
            <w:color w:val="auto"/>
            <w:szCs w:val="21"/>
            <w:lang w:val="en-US" w:eastAsia="zh-CN"/>
            <w:rPrChange w:id="1219" w:author="王雅洁" w:date="2024-12-12T17:26:16Z">
              <w:rPr>
                <w:rFonts w:hint="eastAsia" w:ascii="宋体" w:hAnsi="宋体"/>
                <w:szCs w:val="21"/>
                <w:lang w:val="en-US" w:eastAsia="zh-CN"/>
              </w:rPr>
            </w:rPrChange>
          </w:rPr>
          <w:t>5</w:t>
        </w:r>
      </w:ins>
      <w:ins w:id="1220" w:author="张海舰" w:date="2021-11-03T18:47:28Z">
        <w:r>
          <w:rPr>
            <w:rFonts w:hint="eastAsia" w:ascii="宋体" w:hAnsi="宋体" w:eastAsia="宋体" w:cs="宋体"/>
            <w:color w:val="auto"/>
            <w:szCs w:val="21"/>
            <w:rPrChange w:id="1221" w:author="王雅洁" w:date="2024-12-12T17:26:16Z">
              <w:rPr>
                <w:rFonts w:ascii="宋体" w:hAnsi="宋体"/>
                <w:szCs w:val="21"/>
              </w:rPr>
            </w:rPrChange>
          </w:rPr>
          <w:t>]</w:t>
        </w:r>
      </w:ins>
      <w:r>
        <w:rPr>
          <w:rFonts w:hint="eastAsia" w:ascii="宋体" w:hAnsi="宋体" w:eastAsia="宋体" w:cs="宋体"/>
          <w:color w:val="auto"/>
          <w:szCs w:val="21"/>
          <w:lang w:val="en-US" w:eastAsia="zh-CN"/>
          <w:rPrChange w:id="1222" w:author="王雅洁" w:date="2024-12-12T17:26:16Z">
            <w:rPr>
              <w:rFonts w:hint="eastAsia" w:ascii="宋体" w:hAnsi="宋体"/>
              <w:szCs w:val="21"/>
              <w:lang w:val="en-US" w:eastAsia="zh-CN"/>
            </w:rPr>
          </w:rPrChange>
        </w:rPr>
        <w:t xml:space="preserve"> 适用于A、B列</w:t>
      </w:r>
    </w:p>
    <w:p>
      <w:pPr>
        <w:spacing w:line="440" w:lineRule="exact"/>
        <w:ind w:firstLine="420" w:firstLineChars="200"/>
        <w:rPr>
          <w:ins w:id="1223" w:author="周世杰" w:date="2021-11-19T09:30:50Z"/>
          <w:rFonts w:hint="eastAsia" w:ascii="宋体" w:hAnsi="宋体" w:eastAsia="宋体" w:cs="宋体"/>
          <w:color w:val="auto"/>
          <w:szCs w:val="21"/>
          <w:rPrChange w:id="1224" w:author="王雅洁" w:date="2024-12-12T17:26:16Z">
            <w:rPr>
              <w:ins w:id="1225" w:author="周世杰" w:date="2021-11-19T09:30:50Z"/>
              <w:rFonts w:ascii="宋体" w:hAnsi="宋体"/>
              <w:szCs w:val="21"/>
            </w:rPr>
          </w:rPrChange>
        </w:rPr>
      </w:pPr>
      <w:del w:id="1226" w:author="周世杰" w:date="2021-11-19T09:26:29Z">
        <w:r>
          <w:rPr>
            <w:rFonts w:hint="eastAsia" w:ascii="宋体" w:hAnsi="宋体" w:eastAsia="宋体" w:cs="宋体"/>
            <w:color w:val="auto"/>
            <w:szCs w:val="21"/>
            <w:rPrChange w:id="1227" w:author="王雅洁" w:date="2024-12-12T17:26:16Z">
              <w:rPr>
                <w:rFonts w:ascii="宋体" w:hAnsi="宋体"/>
                <w:szCs w:val="21"/>
              </w:rPr>
            </w:rPrChange>
          </w:rPr>
          <w:delText xml:space="preserve"> </w:delText>
        </w:r>
      </w:del>
      <w:r>
        <w:rPr>
          <w:rFonts w:hint="eastAsia" w:ascii="宋体" w:hAnsi="宋体" w:eastAsia="宋体" w:cs="宋体"/>
          <w:color w:val="auto"/>
          <w:szCs w:val="21"/>
          <w:rPrChange w:id="1228" w:author="王雅洁" w:date="2024-12-12T17:26:16Z">
            <w:rPr>
              <w:rFonts w:ascii="宋体" w:hAnsi="宋体"/>
              <w:szCs w:val="21"/>
            </w:rPr>
          </w:rPrChange>
        </w:rPr>
        <w:t>[8.1.2]+[8.2.2]</w:t>
      </w:r>
      <w:r>
        <w:rPr>
          <w:rFonts w:hint="eastAsia" w:ascii="宋体" w:hAnsi="宋体" w:eastAsia="宋体" w:cs="宋体"/>
          <w:color w:val="auto"/>
          <w:szCs w:val="21"/>
          <w:rPrChange w:id="1229" w:author="王雅洁" w:date="2024-12-12T17:26:16Z">
            <w:rPr>
              <w:rFonts w:hint="eastAsia" w:ascii="宋体" w:hAnsi="宋体"/>
              <w:szCs w:val="21"/>
            </w:rPr>
          </w:rPrChange>
        </w:rPr>
        <w:t>+</w:t>
      </w:r>
      <w:del w:id="1230" w:author="周世杰" w:date="2021-11-19T09:30:34Z">
        <w:r>
          <w:rPr>
            <w:rFonts w:hint="eastAsia" w:ascii="宋体" w:hAnsi="宋体" w:eastAsia="宋体" w:cs="宋体"/>
            <w:color w:val="auto"/>
            <w:szCs w:val="21"/>
            <w:rPrChange w:id="1231" w:author="王雅洁" w:date="2024-12-12T17:26:16Z">
              <w:rPr>
                <w:rFonts w:ascii="宋体" w:hAnsi="宋体"/>
                <w:szCs w:val="21"/>
              </w:rPr>
            </w:rPrChange>
          </w:rPr>
          <w:delText xml:space="preserve"> </w:delText>
        </w:r>
      </w:del>
      <w:r>
        <w:rPr>
          <w:rFonts w:hint="eastAsia" w:ascii="宋体" w:hAnsi="宋体" w:eastAsia="宋体" w:cs="宋体"/>
          <w:color w:val="auto"/>
          <w:szCs w:val="21"/>
          <w:rPrChange w:id="1232" w:author="王雅洁" w:date="2024-12-12T17:26:16Z">
            <w:rPr>
              <w:rFonts w:ascii="宋体" w:hAnsi="宋体"/>
              <w:szCs w:val="21"/>
            </w:rPr>
          </w:rPrChange>
        </w:rPr>
        <w:t>[8.</w:t>
      </w:r>
      <w:del w:id="1233" w:author="张海舰" w:date="2021-11-03T18:47:58Z">
        <w:r>
          <w:rPr>
            <w:rFonts w:hint="eastAsia" w:ascii="宋体" w:hAnsi="宋体" w:eastAsia="宋体" w:cs="宋体"/>
            <w:color w:val="auto"/>
            <w:szCs w:val="21"/>
            <w:lang w:val="en-US"/>
            <w:rPrChange w:id="1234" w:author="王雅洁" w:date="2024-12-12T17:26:16Z">
              <w:rPr>
                <w:rFonts w:hint="default" w:ascii="宋体" w:hAnsi="宋体"/>
                <w:szCs w:val="21"/>
                <w:lang w:val="en-US"/>
              </w:rPr>
            </w:rPrChange>
          </w:rPr>
          <w:delText>4</w:delText>
        </w:r>
      </w:del>
      <w:ins w:id="1235" w:author="张海舰" w:date="2021-11-03T18:47:58Z">
        <w:r>
          <w:rPr>
            <w:rFonts w:hint="eastAsia" w:ascii="宋体" w:hAnsi="宋体" w:eastAsia="宋体" w:cs="宋体"/>
            <w:color w:val="auto"/>
            <w:szCs w:val="21"/>
            <w:lang w:val="en-US" w:eastAsia="zh-CN"/>
            <w:rPrChange w:id="1236" w:author="王雅洁" w:date="2024-12-12T17:26:16Z">
              <w:rPr>
                <w:rFonts w:hint="eastAsia" w:ascii="宋体" w:hAnsi="宋体"/>
                <w:szCs w:val="21"/>
                <w:lang w:val="en-US" w:eastAsia="zh-CN"/>
              </w:rPr>
            </w:rPrChange>
          </w:rPr>
          <w:t>3</w:t>
        </w:r>
      </w:ins>
      <w:r>
        <w:rPr>
          <w:rFonts w:hint="eastAsia" w:ascii="宋体" w:hAnsi="宋体" w:eastAsia="宋体" w:cs="宋体"/>
          <w:color w:val="auto"/>
          <w:szCs w:val="21"/>
          <w:rPrChange w:id="1237" w:author="王雅洁" w:date="2024-12-12T17:26:16Z">
            <w:rPr>
              <w:rFonts w:ascii="宋体" w:hAnsi="宋体"/>
              <w:szCs w:val="21"/>
            </w:rPr>
          </w:rPrChange>
        </w:rPr>
        <w:t>.2]&lt;=[1]</w:t>
      </w:r>
    </w:p>
    <w:p>
      <w:pPr>
        <w:spacing w:line="440" w:lineRule="exact"/>
        <w:ind w:firstLine="420" w:firstLineChars="200"/>
        <w:rPr>
          <w:del w:id="1238" w:author="周世杰" w:date="2021-11-19T09:31:54Z"/>
          <w:rFonts w:hint="eastAsia" w:ascii="宋体" w:hAnsi="宋体" w:eastAsia="宋体" w:cs="宋体"/>
          <w:color w:val="auto"/>
          <w:szCs w:val="21"/>
          <w:rPrChange w:id="1239" w:author="王雅洁" w:date="2024-12-12T17:26:16Z">
            <w:rPr>
              <w:del w:id="1240" w:author="周世杰" w:date="2021-11-19T09:31:54Z"/>
              <w:rFonts w:ascii="宋体" w:hAnsi="宋体"/>
              <w:szCs w:val="21"/>
            </w:rPr>
          </w:rPrChange>
        </w:rPr>
      </w:pPr>
    </w:p>
    <w:p>
      <w:pPr>
        <w:spacing w:line="440" w:lineRule="exact"/>
        <w:ind w:firstLine="420" w:firstLineChars="200"/>
        <w:rPr>
          <w:rFonts w:hint="eastAsia" w:ascii="宋体" w:hAnsi="宋体" w:eastAsia="宋体" w:cs="宋体"/>
          <w:color w:val="auto"/>
          <w:szCs w:val="21"/>
          <w:rPrChange w:id="1241" w:author="王雅洁" w:date="2024-12-12T17:26:16Z">
            <w:rPr>
              <w:rFonts w:ascii="宋体" w:hAnsi="宋体"/>
              <w:szCs w:val="21"/>
            </w:rPr>
          </w:rPrChange>
        </w:rPr>
      </w:pPr>
      <w:r>
        <w:rPr>
          <w:rFonts w:hint="eastAsia" w:ascii="宋体" w:hAnsi="宋体" w:eastAsia="宋体" w:cs="宋体"/>
          <w:color w:val="auto"/>
          <w:szCs w:val="21"/>
          <w:rPrChange w:id="1242" w:author="王雅洁" w:date="2024-12-12T17:26:16Z">
            <w:rPr>
              <w:rFonts w:ascii="宋体" w:hAnsi="宋体"/>
              <w:szCs w:val="21"/>
            </w:rPr>
          </w:rPrChange>
        </w:rPr>
        <w:t>[8.1.3.1]+[8.1.3.2]</w:t>
      </w:r>
      <w:r>
        <w:rPr>
          <w:rFonts w:hint="eastAsia" w:ascii="宋体" w:hAnsi="宋体" w:eastAsia="宋体" w:cs="宋体"/>
          <w:color w:val="auto"/>
          <w:szCs w:val="21"/>
          <w:rPrChange w:id="1243" w:author="王雅洁" w:date="2024-12-12T17:26:16Z">
            <w:rPr>
              <w:rFonts w:hint="eastAsia" w:ascii="宋体" w:hAnsi="宋体"/>
              <w:szCs w:val="21"/>
            </w:rPr>
          </w:rPrChange>
        </w:rPr>
        <w:t>+</w:t>
      </w:r>
      <w:r>
        <w:rPr>
          <w:rFonts w:hint="eastAsia" w:ascii="宋体" w:hAnsi="宋体" w:eastAsia="宋体" w:cs="宋体"/>
          <w:color w:val="auto"/>
          <w:szCs w:val="21"/>
          <w:rPrChange w:id="1244" w:author="王雅洁" w:date="2024-12-12T17:26:16Z">
            <w:rPr>
              <w:rFonts w:ascii="宋体" w:hAnsi="宋体"/>
              <w:szCs w:val="21"/>
            </w:rPr>
          </w:rPrChange>
        </w:rPr>
        <w:t>[8.1.3.3]</w:t>
      </w:r>
      <w:r>
        <w:rPr>
          <w:rFonts w:hint="eastAsia" w:ascii="宋体" w:hAnsi="宋体" w:eastAsia="宋体" w:cs="宋体"/>
          <w:color w:val="auto"/>
          <w:szCs w:val="21"/>
          <w:rPrChange w:id="1245" w:author="王雅洁" w:date="2024-12-12T17:26:16Z">
            <w:rPr>
              <w:rFonts w:hint="eastAsia" w:ascii="宋体" w:hAnsi="宋体"/>
              <w:szCs w:val="21"/>
            </w:rPr>
          </w:rPrChange>
        </w:rPr>
        <w:t>+</w:t>
      </w:r>
      <w:r>
        <w:rPr>
          <w:rFonts w:hint="eastAsia" w:ascii="宋体" w:hAnsi="宋体" w:eastAsia="宋体" w:cs="宋体"/>
          <w:color w:val="auto"/>
          <w:szCs w:val="21"/>
          <w:rPrChange w:id="1246" w:author="王雅洁" w:date="2024-12-12T17:26:16Z">
            <w:rPr>
              <w:rFonts w:ascii="宋体" w:hAnsi="宋体"/>
              <w:szCs w:val="21"/>
            </w:rPr>
          </w:rPrChange>
        </w:rPr>
        <w:t>[8.1.3.4]&lt;= [8.1.3]</w:t>
      </w:r>
    </w:p>
    <w:p>
      <w:pPr>
        <w:spacing w:line="440" w:lineRule="exact"/>
        <w:ind w:firstLine="420" w:firstLineChars="200"/>
        <w:rPr>
          <w:ins w:id="1247" w:author="周世杰" w:date="2021-11-19T09:31:13Z"/>
          <w:rFonts w:hint="eastAsia" w:ascii="宋体" w:hAnsi="宋体" w:eastAsia="宋体" w:cs="宋体"/>
          <w:color w:val="auto"/>
          <w:szCs w:val="21"/>
          <w:rPrChange w:id="1248" w:author="王雅洁" w:date="2024-12-12T17:26:16Z">
            <w:rPr>
              <w:ins w:id="1249" w:author="周世杰" w:date="2021-11-19T09:31:13Z"/>
              <w:rFonts w:ascii="宋体" w:hAnsi="宋体"/>
              <w:szCs w:val="21"/>
            </w:rPr>
          </w:rPrChange>
        </w:rPr>
      </w:pPr>
      <w:r>
        <w:rPr>
          <w:rFonts w:hint="eastAsia" w:ascii="宋体" w:hAnsi="宋体" w:eastAsia="宋体" w:cs="宋体"/>
          <w:color w:val="auto"/>
          <w:szCs w:val="21"/>
          <w:rPrChange w:id="1250" w:author="王雅洁" w:date="2024-12-12T17:26:16Z">
            <w:rPr>
              <w:rFonts w:ascii="宋体" w:hAnsi="宋体"/>
              <w:szCs w:val="21"/>
            </w:rPr>
          </w:rPrChange>
        </w:rPr>
        <w:t>[8.2.3.1]+[8.2.3.2]</w:t>
      </w:r>
      <w:r>
        <w:rPr>
          <w:rFonts w:hint="eastAsia" w:ascii="宋体" w:hAnsi="宋体" w:eastAsia="宋体" w:cs="宋体"/>
          <w:color w:val="auto"/>
          <w:szCs w:val="21"/>
          <w:rPrChange w:id="1251" w:author="王雅洁" w:date="2024-12-12T17:26:16Z">
            <w:rPr>
              <w:rFonts w:hint="eastAsia" w:ascii="宋体" w:hAnsi="宋体"/>
              <w:szCs w:val="21"/>
            </w:rPr>
          </w:rPrChange>
        </w:rPr>
        <w:t>+</w:t>
      </w:r>
      <w:r>
        <w:rPr>
          <w:rFonts w:hint="eastAsia" w:ascii="宋体" w:hAnsi="宋体" w:eastAsia="宋体" w:cs="宋体"/>
          <w:color w:val="auto"/>
          <w:szCs w:val="21"/>
          <w:rPrChange w:id="1252" w:author="王雅洁" w:date="2024-12-12T17:26:16Z">
            <w:rPr>
              <w:rFonts w:ascii="宋体" w:hAnsi="宋体"/>
              <w:szCs w:val="21"/>
            </w:rPr>
          </w:rPrChange>
        </w:rPr>
        <w:t>[8.2.3.3]</w:t>
      </w:r>
      <w:r>
        <w:rPr>
          <w:rFonts w:hint="eastAsia" w:ascii="宋体" w:hAnsi="宋体" w:eastAsia="宋体" w:cs="宋体"/>
          <w:color w:val="auto"/>
          <w:szCs w:val="21"/>
          <w:rPrChange w:id="1253" w:author="王雅洁" w:date="2024-12-12T17:26:16Z">
            <w:rPr>
              <w:rFonts w:hint="eastAsia" w:ascii="宋体" w:hAnsi="宋体"/>
              <w:szCs w:val="21"/>
            </w:rPr>
          </w:rPrChange>
        </w:rPr>
        <w:t>+</w:t>
      </w:r>
      <w:r>
        <w:rPr>
          <w:rFonts w:hint="eastAsia" w:ascii="宋体" w:hAnsi="宋体" w:eastAsia="宋体" w:cs="宋体"/>
          <w:color w:val="auto"/>
          <w:szCs w:val="21"/>
          <w:rPrChange w:id="1254" w:author="王雅洁" w:date="2024-12-12T17:26:16Z">
            <w:rPr>
              <w:rFonts w:ascii="宋体" w:hAnsi="宋体"/>
              <w:szCs w:val="21"/>
            </w:rPr>
          </w:rPrChange>
        </w:rPr>
        <w:t>[8.2.3.4]&lt;= [8.2.3]</w:t>
      </w:r>
    </w:p>
    <w:p>
      <w:pPr>
        <w:spacing w:line="440" w:lineRule="exact"/>
        <w:ind w:firstLine="420" w:firstLineChars="200"/>
        <w:rPr>
          <w:del w:id="1255" w:author="周世杰" w:date="2021-11-19T09:31:26Z"/>
          <w:rFonts w:hint="eastAsia" w:ascii="宋体" w:hAnsi="宋体" w:eastAsia="宋体" w:cs="宋体"/>
          <w:color w:val="auto"/>
          <w:szCs w:val="21"/>
          <w:rPrChange w:id="1256" w:author="王雅洁" w:date="2024-12-12T17:26:16Z">
            <w:rPr>
              <w:del w:id="1257" w:author="周世杰" w:date="2021-11-19T09:31:26Z"/>
              <w:rFonts w:ascii="宋体" w:hAnsi="宋体"/>
              <w:szCs w:val="21"/>
            </w:rPr>
          </w:rPrChange>
        </w:rPr>
      </w:pPr>
    </w:p>
    <w:p>
      <w:pPr>
        <w:spacing w:line="440" w:lineRule="exact"/>
        <w:ind w:firstLine="420" w:firstLineChars="200"/>
        <w:rPr>
          <w:ins w:id="1258" w:author="周世杰" w:date="2021-11-19T09:35:20Z"/>
          <w:rFonts w:hint="eastAsia" w:ascii="宋体" w:hAnsi="宋体" w:eastAsia="宋体" w:cs="宋体"/>
          <w:color w:val="auto"/>
          <w:szCs w:val="21"/>
          <w:rPrChange w:id="1259" w:author="王雅洁" w:date="2024-12-12T17:26:16Z">
            <w:rPr>
              <w:ins w:id="1260" w:author="周世杰" w:date="2021-11-19T09:35:20Z"/>
              <w:rFonts w:ascii="宋体" w:hAnsi="宋体"/>
              <w:color w:val="FF0000"/>
              <w:szCs w:val="21"/>
            </w:rPr>
          </w:rPrChange>
        </w:rPr>
      </w:pPr>
      <w:ins w:id="1261" w:author="周世杰" w:date="2021-11-19T09:35:20Z">
        <w:r>
          <w:rPr>
            <w:rFonts w:hint="eastAsia" w:ascii="宋体" w:hAnsi="宋体" w:eastAsia="宋体" w:cs="宋体"/>
            <w:color w:val="auto"/>
            <w:szCs w:val="21"/>
            <w:rPrChange w:id="1262" w:author="王雅洁" w:date="2024-12-12T17:26:16Z">
              <w:rPr>
                <w:rFonts w:ascii="宋体" w:hAnsi="宋体"/>
                <w:color w:val="FF0000"/>
                <w:szCs w:val="21"/>
              </w:rPr>
            </w:rPrChange>
          </w:rPr>
          <w:t>[8.1.2</w:t>
        </w:r>
      </w:ins>
      <w:ins w:id="1263" w:author="周世杰" w:date="2021-11-19T09:35:20Z">
        <w:r>
          <w:rPr>
            <w:rFonts w:hint="eastAsia" w:ascii="宋体" w:hAnsi="宋体" w:eastAsia="宋体" w:cs="宋体"/>
            <w:color w:val="auto"/>
            <w:szCs w:val="21"/>
            <w:lang w:val="en-US" w:eastAsia="zh-CN"/>
            <w:rPrChange w:id="1264" w:author="王雅洁" w:date="2024-12-12T17:26:16Z">
              <w:rPr>
                <w:rFonts w:hint="eastAsia" w:ascii="宋体" w:hAnsi="宋体"/>
                <w:color w:val="FF0000"/>
                <w:szCs w:val="21"/>
                <w:lang w:val="en-US" w:eastAsia="zh-CN"/>
              </w:rPr>
            </w:rPrChange>
          </w:rPr>
          <w:t>.1</w:t>
        </w:r>
      </w:ins>
      <w:ins w:id="1265" w:author="周世杰" w:date="2021-11-19T09:35:20Z">
        <w:r>
          <w:rPr>
            <w:rFonts w:hint="eastAsia" w:ascii="宋体" w:hAnsi="宋体" w:eastAsia="宋体" w:cs="宋体"/>
            <w:color w:val="auto"/>
            <w:szCs w:val="21"/>
            <w:rPrChange w:id="1266" w:author="王雅洁" w:date="2024-12-12T17:26:16Z">
              <w:rPr>
                <w:rFonts w:ascii="宋体" w:hAnsi="宋体"/>
                <w:color w:val="FF0000"/>
                <w:szCs w:val="21"/>
              </w:rPr>
            </w:rPrChange>
          </w:rPr>
          <w:t>]&lt;=[8.1.2]</w:t>
        </w:r>
      </w:ins>
    </w:p>
    <w:p>
      <w:pPr>
        <w:spacing w:line="440" w:lineRule="exact"/>
        <w:ind w:firstLine="420" w:firstLineChars="200"/>
        <w:rPr>
          <w:rFonts w:hint="eastAsia" w:ascii="宋体" w:hAnsi="宋体" w:eastAsia="宋体" w:cs="宋体"/>
          <w:color w:val="auto"/>
          <w:szCs w:val="21"/>
          <w:rPrChange w:id="1267" w:author="王雅洁" w:date="2024-12-12T17:26:16Z">
            <w:rPr>
              <w:rFonts w:ascii="宋体" w:hAnsi="宋体"/>
              <w:szCs w:val="21"/>
            </w:rPr>
          </w:rPrChange>
        </w:rPr>
      </w:pPr>
      <w:r>
        <w:rPr>
          <w:rFonts w:hint="eastAsia" w:ascii="宋体" w:hAnsi="宋体" w:eastAsia="宋体" w:cs="宋体"/>
          <w:color w:val="auto"/>
          <w:szCs w:val="21"/>
          <w:rPrChange w:id="1268" w:author="王雅洁" w:date="2024-12-12T17:26:16Z">
            <w:rPr>
              <w:rFonts w:ascii="宋体" w:hAnsi="宋体"/>
              <w:szCs w:val="21"/>
            </w:rPr>
          </w:rPrChange>
        </w:rPr>
        <w:t>[8.1.4.1</w:t>
      </w:r>
      <w:r>
        <w:rPr>
          <w:rFonts w:hint="eastAsia" w:ascii="宋体" w:hAnsi="宋体" w:eastAsia="宋体" w:cs="宋体"/>
          <w:color w:val="auto"/>
          <w:szCs w:val="21"/>
          <w:rPrChange w:id="1269" w:author="王雅洁" w:date="2024-12-12T17:26:16Z">
            <w:rPr>
              <w:rFonts w:hint="eastAsia" w:ascii="宋体" w:hAnsi="宋体"/>
              <w:szCs w:val="21"/>
            </w:rPr>
          </w:rPrChange>
        </w:rPr>
        <w:t>]</w:t>
      </w:r>
      <w:r>
        <w:rPr>
          <w:rFonts w:hint="eastAsia" w:ascii="宋体" w:hAnsi="宋体" w:eastAsia="宋体" w:cs="宋体"/>
          <w:color w:val="auto"/>
          <w:szCs w:val="21"/>
          <w:rPrChange w:id="1270" w:author="王雅洁" w:date="2024-12-12T17:26:16Z">
            <w:rPr>
              <w:rFonts w:ascii="宋体" w:hAnsi="宋体"/>
              <w:szCs w:val="21"/>
            </w:rPr>
          </w:rPrChange>
        </w:rPr>
        <w:t xml:space="preserve"> &lt;=[8.1.4</w:t>
      </w:r>
      <w:r>
        <w:rPr>
          <w:rFonts w:hint="eastAsia" w:ascii="宋体" w:hAnsi="宋体" w:eastAsia="宋体" w:cs="宋体"/>
          <w:color w:val="auto"/>
          <w:szCs w:val="21"/>
          <w:rPrChange w:id="1271" w:author="王雅洁" w:date="2024-12-12T17:26:16Z">
            <w:rPr>
              <w:rFonts w:hint="eastAsia" w:ascii="宋体" w:hAnsi="宋体"/>
              <w:szCs w:val="21"/>
            </w:rPr>
          </w:rPrChange>
        </w:rPr>
        <w:t>]</w:t>
      </w:r>
    </w:p>
    <w:p>
      <w:pPr>
        <w:spacing w:line="440" w:lineRule="exact"/>
        <w:ind w:firstLine="420" w:firstLineChars="200"/>
        <w:rPr>
          <w:ins w:id="1272" w:author="周世杰" w:date="2021-11-19T09:36:11Z"/>
          <w:rFonts w:hint="eastAsia" w:ascii="宋体" w:hAnsi="宋体" w:eastAsia="宋体" w:cs="宋体"/>
          <w:color w:val="auto"/>
          <w:szCs w:val="21"/>
          <w:rPrChange w:id="1273" w:author="王雅洁" w:date="2024-12-12T17:26:16Z">
            <w:rPr>
              <w:ins w:id="1274" w:author="周世杰" w:date="2021-11-19T09:36:11Z"/>
              <w:rFonts w:hint="eastAsia" w:ascii="宋体" w:hAnsi="宋体"/>
              <w:szCs w:val="21"/>
            </w:rPr>
          </w:rPrChange>
        </w:rPr>
      </w:pPr>
      <w:ins w:id="1275" w:author="周世杰" w:date="2021-11-19T09:36:11Z">
        <w:r>
          <w:rPr>
            <w:rFonts w:hint="eastAsia" w:ascii="宋体" w:hAnsi="宋体" w:eastAsia="宋体" w:cs="宋体"/>
            <w:color w:val="auto"/>
            <w:szCs w:val="21"/>
            <w:rPrChange w:id="1276" w:author="王雅洁" w:date="2024-12-12T17:26:16Z">
              <w:rPr>
                <w:rFonts w:hint="eastAsia" w:ascii="宋体" w:hAnsi="宋体"/>
                <w:color w:val="FF0000"/>
                <w:szCs w:val="21"/>
              </w:rPr>
            </w:rPrChange>
          </w:rPr>
          <w:t>[8.</w:t>
        </w:r>
      </w:ins>
      <w:ins w:id="1277" w:author="周世杰" w:date="2021-11-19T09:36:11Z">
        <w:r>
          <w:rPr>
            <w:rFonts w:hint="eastAsia" w:ascii="宋体" w:hAnsi="宋体" w:eastAsia="宋体" w:cs="宋体"/>
            <w:color w:val="auto"/>
            <w:szCs w:val="21"/>
            <w:lang w:val="en-US" w:eastAsia="zh-CN"/>
            <w:rPrChange w:id="1278" w:author="王雅洁" w:date="2024-12-12T17:26:16Z">
              <w:rPr>
                <w:rFonts w:hint="eastAsia" w:ascii="宋体" w:hAnsi="宋体"/>
                <w:color w:val="FF0000"/>
                <w:szCs w:val="21"/>
                <w:lang w:val="en-US" w:eastAsia="zh-CN"/>
              </w:rPr>
            </w:rPrChange>
          </w:rPr>
          <w:t>2</w:t>
        </w:r>
      </w:ins>
      <w:ins w:id="1279" w:author="周世杰" w:date="2021-11-19T09:36:11Z">
        <w:r>
          <w:rPr>
            <w:rFonts w:hint="eastAsia" w:ascii="宋体" w:hAnsi="宋体" w:eastAsia="宋体" w:cs="宋体"/>
            <w:color w:val="auto"/>
            <w:szCs w:val="21"/>
            <w:rPrChange w:id="1280" w:author="王雅洁" w:date="2024-12-12T17:26:16Z">
              <w:rPr>
                <w:rFonts w:hint="eastAsia" w:ascii="宋体" w:hAnsi="宋体"/>
                <w:color w:val="FF0000"/>
                <w:szCs w:val="21"/>
              </w:rPr>
            </w:rPrChange>
          </w:rPr>
          <w:t>.2.1]&lt;=[8.</w:t>
        </w:r>
      </w:ins>
      <w:ins w:id="1281" w:author="周世杰" w:date="2021-11-19T09:36:11Z">
        <w:r>
          <w:rPr>
            <w:rFonts w:hint="eastAsia" w:ascii="宋体" w:hAnsi="宋体" w:eastAsia="宋体" w:cs="宋体"/>
            <w:color w:val="auto"/>
            <w:szCs w:val="21"/>
            <w:lang w:val="en-US" w:eastAsia="zh-CN"/>
            <w:rPrChange w:id="1282" w:author="王雅洁" w:date="2024-12-12T17:26:16Z">
              <w:rPr>
                <w:rFonts w:hint="eastAsia" w:ascii="宋体" w:hAnsi="宋体"/>
                <w:color w:val="FF0000"/>
                <w:szCs w:val="21"/>
                <w:lang w:val="en-US" w:eastAsia="zh-CN"/>
              </w:rPr>
            </w:rPrChange>
          </w:rPr>
          <w:t>2</w:t>
        </w:r>
      </w:ins>
      <w:ins w:id="1283" w:author="周世杰" w:date="2021-11-19T09:36:11Z">
        <w:r>
          <w:rPr>
            <w:rFonts w:hint="eastAsia" w:ascii="宋体" w:hAnsi="宋体" w:eastAsia="宋体" w:cs="宋体"/>
            <w:color w:val="auto"/>
            <w:szCs w:val="21"/>
            <w:rPrChange w:id="1284" w:author="王雅洁" w:date="2024-12-12T17:26:16Z">
              <w:rPr>
                <w:rFonts w:hint="eastAsia" w:ascii="宋体" w:hAnsi="宋体"/>
                <w:color w:val="FF0000"/>
                <w:szCs w:val="21"/>
              </w:rPr>
            </w:rPrChange>
          </w:rPr>
          <w:t>.2]</w:t>
        </w:r>
      </w:ins>
    </w:p>
    <w:p>
      <w:pPr>
        <w:spacing w:line="440" w:lineRule="exact"/>
        <w:ind w:firstLine="420" w:firstLineChars="200"/>
        <w:rPr>
          <w:ins w:id="1285" w:author="周世杰" w:date="2021-11-19T09:37:36Z"/>
          <w:rFonts w:hint="eastAsia" w:ascii="宋体" w:hAnsi="宋体" w:eastAsia="宋体" w:cs="宋体"/>
          <w:color w:val="auto"/>
          <w:szCs w:val="21"/>
          <w:rPrChange w:id="1286" w:author="王雅洁" w:date="2024-12-12T17:26:16Z">
            <w:rPr>
              <w:ins w:id="1287" w:author="周世杰" w:date="2021-11-19T09:37:36Z"/>
              <w:rFonts w:hint="eastAsia" w:ascii="宋体" w:hAnsi="宋体"/>
              <w:szCs w:val="21"/>
            </w:rPr>
          </w:rPrChange>
        </w:rPr>
      </w:pPr>
      <w:r>
        <w:rPr>
          <w:rFonts w:hint="eastAsia" w:ascii="宋体" w:hAnsi="宋体" w:eastAsia="宋体" w:cs="宋体"/>
          <w:color w:val="auto"/>
          <w:szCs w:val="21"/>
          <w:rPrChange w:id="1288" w:author="王雅洁" w:date="2024-12-12T17:26:16Z">
            <w:rPr>
              <w:rFonts w:ascii="宋体" w:hAnsi="宋体"/>
              <w:szCs w:val="21"/>
            </w:rPr>
          </w:rPrChange>
        </w:rPr>
        <w:t>[8.2.4.1</w:t>
      </w:r>
      <w:r>
        <w:rPr>
          <w:rFonts w:hint="eastAsia" w:ascii="宋体" w:hAnsi="宋体" w:eastAsia="宋体" w:cs="宋体"/>
          <w:color w:val="auto"/>
          <w:szCs w:val="21"/>
          <w:rPrChange w:id="1289" w:author="王雅洁" w:date="2024-12-12T17:26:16Z">
            <w:rPr>
              <w:rFonts w:hint="eastAsia" w:ascii="宋体" w:hAnsi="宋体"/>
              <w:szCs w:val="21"/>
            </w:rPr>
          </w:rPrChange>
        </w:rPr>
        <w:t>]</w:t>
      </w:r>
      <w:r>
        <w:rPr>
          <w:rFonts w:hint="eastAsia" w:ascii="宋体" w:hAnsi="宋体" w:eastAsia="宋体" w:cs="宋体"/>
          <w:color w:val="auto"/>
          <w:szCs w:val="21"/>
          <w:rPrChange w:id="1290" w:author="王雅洁" w:date="2024-12-12T17:26:16Z">
            <w:rPr>
              <w:rFonts w:ascii="宋体" w:hAnsi="宋体"/>
              <w:szCs w:val="21"/>
            </w:rPr>
          </w:rPrChange>
        </w:rPr>
        <w:t xml:space="preserve"> &lt;=[8.2.4</w:t>
      </w:r>
      <w:r>
        <w:rPr>
          <w:rFonts w:hint="eastAsia" w:ascii="宋体" w:hAnsi="宋体" w:eastAsia="宋体" w:cs="宋体"/>
          <w:color w:val="auto"/>
          <w:szCs w:val="21"/>
          <w:rPrChange w:id="1291" w:author="王雅洁" w:date="2024-12-12T17:26:16Z">
            <w:rPr>
              <w:rFonts w:hint="eastAsia" w:ascii="宋体" w:hAnsi="宋体"/>
              <w:szCs w:val="21"/>
            </w:rPr>
          </w:rPrChange>
        </w:rPr>
        <w:t>]</w:t>
      </w:r>
    </w:p>
    <w:p>
      <w:pPr>
        <w:spacing w:line="440" w:lineRule="exact"/>
        <w:ind w:firstLine="420" w:firstLineChars="200"/>
        <w:rPr>
          <w:ins w:id="1292" w:author="张海舰" w:date="2021-11-03T18:48:12Z"/>
          <w:rFonts w:hint="eastAsia" w:ascii="宋体" w:hAnsi="宋体" w:eastAsia="宋体" w:cs="宋体"/>
          <w:color w:val="auto"/>
          <w:szCs w:val="21"/>
          <w:rPrChange w:id="1293" w:author="王雅洁" w:date="2024-12-12T17:26:16Z">
            <w:rPr>
              <w:ins w:id="1294" w:author="张海舰" w:date="2021-11-03T18:48:12Z"/>
              <w:rFonts w:hint="eastAsia" w:ascii="宋体" w:hAnsi="宋体"/>
              <w:szCs w:val="21"/>
            </w:rPr>
          </w:rPrChange>
        </w:rPr>
      </w:pPr>
      <w:ins w:id="1295" w:author="周世杰" w:date="2021-11-19T09:37:39Z">
        <w:r>
          <w:rPr>
            <w:rFonts w:hint="eastAsia" w:ascii="宋体" w:hAnsi="宋体" w:eastAsia="宋体" w:cs="宋体"/>
            <w:color w:val="auto"/>
            <w:szCs w:val="21"/>
            <w:rPrChange w:id="1296" w:author="王雅洁" w:date="2024-12-12T17:26:16Z">
              <w:rPr>
                <w:rFonts w:ascii="宋体" w:hAnsi="宋体"/>
                <w:szCs w:val="21"/>
              </w:rPr>
            </w:rPrChange>
          </w:rPr>
          <w:t>[8.</w:t>
        </w:r>
      </w:ins>
      <w:ins w:id="1297" w:author="周世杰" w:date="2021-11-19T09:37:52Z">
        <w:r>
          <w:rPr>
            <w:rFonts w:hint="eastAsia" w:ascii="宋体" w:hAnsi="宋体" w:eastAsia="宋体" w:cs="宋体"/>
            <w:color w:val="auto"/>
            <w:szCs w:val="21"/>
            <w:lang w:val="en-US" w:eastAsia="zh-CN"/>
            <w:rPrChange w:id="1298" w:author="王雅洁" w:date="2024-12-12T17:26:16Z">
              <w:rPr>
                <w:rFonts w:hint="eastAsia" w:ascii="宋体" w:hAnsi="宋体"/>
                <w:szCs w:val="21"/>
                <w:lang w:val="en-US" w:eastAsia="zh-CN"/>
              </w:rPr>
            </w:rPrChange>
          </w:rPr>
          <w:t>3</w:t>
        </w:r>
      </w:ins>
      <w:ins w:id="1299" w:author="周世杰" w:date="2021-11-19T09:37:39Z">
        <w:r>
          <w:rPr>
            <w:rFonts w:hint="eastAsia" w:ascii="宋体" w:hAnsi="宋体" w:eastAsia="宋体" w:cs="宋体"/>
            <w:color w:val="auto"/>
            <w:szCs w:val="21"/>
            <w:rPrChange w:id="1300" w:author="王雅洁" w:date="2024-12-12T17:26:16Z">
              <w:rPr>
                <w:rFonts w:ascii="宋体" w:hAnsi="宋体"/>
                <w:szCs w:val="21"/>
              </w:rPr>
            </w:rPrChange>
          </w:rPr>
          <w:t>.</w:t>
        </w:r>
      </w:ins>
      <w:ins w:id="1301" w:author="周世杰" w:date="2021-11-19T09:37:53Z">
        <w:r>
          <w:rPr>
            <w:rFonts w:hint="eastAsia" w:ascii="宋体" w:hAnsi="宋体" w:eastAsia="宋体" w:cs="宋体"/>
            <w:color w:val="auto"/>
            <w:szCs w:val="21"/>
            <w:lang w:val="en-US" w:eastAsia="zh-CN"/>
            <w:rPrChange w:id="1302" w:author="王雅洁" w:date="2024-12-12T17:26:16Z">
              <w:rPr>
                <w:rFonts w:hint="eastAsia" w:ascii="宋体" w:hAnsi="宋体"/>
                <w:szCs w:val="21"/>
                <w:lang w:val="en-US" w:eastAsia="zh-CN"/>
              </w:rPr>
            </w:rPrChange>
          </w:rPr>
          <w:t>3</w:t>
        </w:r>
      </w:ins>
      <w:ins w:id="1303" w:author="周世杰" w:date="2021-11-19T09:37:39Z">
        <w:r>
          <w:rPr>
            <w:rFonts w:hint="eastAsia" w:ascii="宋体" w:hAnsi="宋体" w:eastAsia="宋体" w:cs="宋体"/>
            <w:color w:val="auto"/>
            <w:szCs w:val="21"/>
            <w:rPrChange w:id="1304" w:author="王雅洁" w:date="2024-12-12T17:26:16Z">
              <w:rPr>
                <w:rFonts w:ascii="宋体" w:hAnsi="宋体"/>
                <w:szCs w:val="21"/>
              </w:rPr>
            </w:rPrChange>
          </w:rPr>
          <w:t>.1</w:t>
        </w:r>
      </w:ins>
      <w:ins w:id="1305" w:author="周世杰" w:date="2021-11-19T09:37:39Z">
        <w:r>
          <w:rPr>
            <w:rFonts w:hint="eastAsia" w:ascii="宋体" w:hAnsi="宋体" w:eastAsia="宋体" w:cs="宋体"/>
            <w:color w:val="auto"/>
            <w:szCs w:val="21"/>
            <w:rPrChange w:id="1306" w:author="王雅洁" w:date="2024-12-12T17:26:16Z">
              <w:rPr>
                <w:rFonts w:hint="eastAsia" w:ascii="宋体" w:hAnsi="宋体"/>
                <w:szCs w:val="21"/>
              </w:rPr>
            </w:rPrChange>
          </w:rPr>
          <w:t>]</w:t>
        </w:r>
      </w:ins>
      <w:ins w:id="1307" w:author="周世杰" w:date="2021-11-19T09:39:10Z">
        <w:r>
          <w:rPr>
            <w:rFonts w:hint="eastAsia" w:ascii="宋体" w:hAnsi="宋体" w:eastAsia="宋体" w:cs="宋体"/>
            <w:color w:val="auto"/>
            <w:szCs w:val="21"/>
            <w:lang w:val="en-US" w:eastAsia="zh-CN"/>
            <w:rPrChange w:id="1308" w:author="王雅洁" w:date="2024-12-12T17:26:16Z">
              <w:rPr>
                <w:rFonts w:hint="eastAsia" w:ascii="宋体" w:hAnsi="宋体"/>
                <w:szCs w:val="21"/>
                <w:lang w:val="en-US" w:eastAsia="zh-CN"/>
              </w:rPr>
            </w:rPrChange>
          </w:rPr>
          <w:t>+</w:t>
        </w:r>
      </w:ins>
      <w:ins w:id="1309" w:author="周世杰" w:date="2021-11-19T09:39:11Z">
        <w:r>
          <w:rPr>
            <w:rFonts w:hint="eastAsia" w:ascii="宋体" w:hAnsi="宋体" w:eastAsia="宋体" w:cs="宋体"/>
            <w:color w:val="auto"/>
            <w:szCs w:val="21"/>
            <w:rPrChange w:id="1310" w:author="王雅洁" w:date="2024-12-12T17:26:16Z">
              <w:rPr>
                <w:rFonts w:ascii="宋体" w:hAnsi="宋体"/>
                <w:szCs w:val="21"/>
              </w:rPr>
            </w:rPrChange>
          </w:rPr>
          <w:t>[8.</w:t>
        </w:r>
      </w:ins>
      <w:ins w:id="1311" w:author="周世杰" w:date="2021-11-19T09:39:11Z">
        <w:r>
          <w:rPr>
            <w:rFonts w:hint="eastAsia" w:ascii="宋体" w:hAnsi="宋体" w:eastAsia="宋体" w:cs="宋体"/>
            <w:color w:val="auto"/>
            <w:szCs w:val="21"/>
            <w:lang w:val="en-US" w:eastAsia="zh-CN"/>
            <w:rPrChange w:id="1312" w:author="王雅洁" w:date="2024-12-12T17:26:16Z">
              <w:rPr>
                <w:rFonts w:hint="eastAsia" w:ascii="宋体" w:hAnsi="宋体"/>
                <w:szCs w:val="21"/>
                <w:lang w:val="en-US" w:eastAsia="zh-CN"/>
              </w:rPr>
            </w:rPrChange>
          </w:rPr>
          <w:t>3</w:t>
        </w:r>
      </w:ins>
      <w:ins w:id="1313" w:author="周世杰" w:date="2021-11-19T09:39:11Z">
        <w:r>
          <w:rPr>
            <w:rFonts w:hint="eastAsia" w:ascii="宋体" w:hAnsi="宋体" w:eastAsia="宋体" w:cs="宋体"/>
            <w:color w:val="auto"/>
            <w:szCs w:val="21"/>
            <w:rPrChange w:id="1314" w:author="王雅洁" w:date="2024-12-12T17:26:16Z">
              <w:rPr>
                <w:rFonts w:ascii="宋体" w:hAnsi="宋体"/>
                <w:szCs w:val="21"/>
              </w:rPr>
            </w:rPrChange>
          </w:rPr>
          <w:t>.</w:t>
        </w:r>
      </w:ins>
      <w:ins w:id="1315" w:author="周世杰" w:date="2021-11-19T09:39:11Z">
        <w:r>
          <w:rPr>
            <w:rFonts w:hint="eastAsia" w:ascii="宋体" w:hAnsi="宋体" w:eastAsia="宋体" w:cs="宋体"/>
            <w:color w:val="auto"/>
            <w:szCs w:val="21"/>
            <w:lang w:val="en-US" w:eastAsia="zh-CN"/>
            <w:rPrChange w:id="1316" w:author="王雅洁" w:date="2024-12-12T17:26:16Z">
              <w:rPr>
                <w:rFonts w:hint="eastAsia" w:ascii="宋体" w:hAnsi="宋体"/>
                <w:szCs w:val="21"/>
                <w:lang w:val="en-US" w:eastAsia="zh-CN"/>
              </w:rPr>
            </w:rPrChange>
          </w:rPr>
          <w:t>3</w:t>
        </w:r>
      </w:ins>
      <w:ins w:id="1317" w:author="周世杰" w:date="2021-11-19T09:39:11Z">
        <w:r>
          <w:rPr>
            <w:rFonts w:hint="eastAsia" w:ascii="宋体" w:hAnsi="宋体" w:eastAsia="宋体" w:cs="宋体"/>
            <w:color w:val="auto"/>
            <w:szCs w:val="21"/>
            <w:rPrChange w:id="1318" w:author="王雅洁" w:date="2024-12-12T17:26:16Z">
              <w:rPr>
                <w:rFonts w:ascii="宋体" w:hAnsi="宋体"/>
                <w:szCs w:val="21"/>
              </w:rPr>
            </w:rPrChange>
          </w:rPr>
          <w:t>.</w:t>
        </w:r>
      </w:ins>
      <w:ins w:id="1319" w:author="周世杰" w:date="2021-11-19T09:39:19Z">
        <w:r>
          <w:rPr>
            <w:rFonts w:hint="eastAsia" w:ascii="宋体" w:hAnsi="宋体" w:eastAsia="宋体" w:cs="宋体"/>
            <w:color w:val="auto"/>
            <w:szCs w:val="21"/>
            <w:lang w:val="en-US" w:eastAsia="zh-CN"/>
            <w:rPrChange w:id="1320" w:author="王雅洁" w:date="2024-12-12T17:26:16Z">
              <w:rPr>
                <w:rFonts w:hint="eastAsia" w:ascii="宋体" w:hAnsi="宋体"/>
                <w:szCs w:val="21"/>
                <w:lang w:val="en-US" w:eastAsia="zh-CN"/>
              </w:rPr>
            </w:rPrChange>
          </w:rPr>
          <w:t>2</w:t>
        </w:r>
      </w:ins>
      <w:ins w:id="1321" w:author="周世杰" w:date="2021-11-19T09:39:11Z">
        <w:r>
          <w:rPr>
            <w:rFonts w:hint="eastAsia" w:ascii="宋体" w:hAnsi="宋体" w:eastAsia="宋体" w:cs="宋体"/>
            <w:color w:val="auto"/>
            <w:szCs w:val="21"/>
            <w:rPrChange w:id="1322" w:author="王雅洁" w:date="2024-12-12T17:26:16Z">
              <w:rPr>
                <w:rFonts w:hint="eastAsia" w:ascii="宋体" w:hAnsi="宋体"/>
                <w:szCs w:val="21"/>
              </w:rPr>
            </w:rPrChange>
          </w:rPr>
          <w:t>]</w:t>
        </w:r>
      </w:ins>
      <w:ins w:id="1323" w:author="周世杰" w:date="2021-11-19T09:39:12Z">
        <w:r>
          <w:rPr>
            <w:rFonts w:hint="eastAsia" w:ascii="宋体" w:hAnsi="宋体" w:eastAsia="宋体" w:cs="宋体"/>
            <w:color w:val="auto"/>
            <w:szCs w:val="21"/>
            <w:lang w:val="en-US" w:eastAsia="zh-CN"/>
            <w:rPrChange w:id="1324" w:author="王雅洁" w:date="2024-12-12T17:26:16Z">
              <w:rPr>
                <w:rFonts w:hint="eastAsia" w:ascii="宋体" w:hAnsi="宋体"/>
                <w:szCs w:val="21"/>
                <w:lang w:val="en-US" w:eastAsia="zh-CN"/>
              </w:rPr>
            </w:rPrChange>
          </w:rPr>
          <w:t>+</w:t>
        </w:r>
      </w:ins>
      <w:ins w:id="1325" w:author="周世杰" w:date="2021-11-19T09:39:12Z">
        <w:r>
          <w:rPr>
            <w:rFonts w:hint="eastAsia" w:ascii="宋体" w:hAnsi="宋体" w:eastAsia="宋体" w:cs="宋体"/>
            <w:color w:val="auto"/>
            <w:szCs w:val="21"/>
            <w:rPrChange w:id="1326" w:author="王雅洁" w:date="2024-12-12T17:26:16Z">
              <w:rPr>
                <w:rFonts w:ascii="宋体" w:hAnsi="宋体"/>
                <w:szCs w:val="21"/>
              </w:rPr>
            </w:rPrChange>
          </w:rPr>
          <w:t>[8.</w:t>
        </w:r>
      </w:ins>
      <w:ins w:id="1327" w:author="周世杰" w:date="2021-11-19T09:39:12Z">
        <w:r>
          <w:rPr>
            <w:rFonts w:hint="eastAsia" w:ascii="宋体" w:hAnsi="宋体" w:eastAsia="宋体" w:cs="宋体"/>
            <w:color w:val="auto"/>
            <w:szCs w:val="21"/>
            <w:lang w:val="en-US" w:eastAsia="zh-CN"/>
            <w:rPrChange w:id="1328" w:author="王雅洁" w:date="2024-12-12T17:26:16Z">
              <w:rPr>
                <w:rFonts w:hint="eastAsia" w:ascii="宋体" w:hAnsi="宋体"/>
                <w:szCs w:val="21"/>
                <w:lang w:val="en-US" w:eastAsia="zh-CN"/>
              </w:rPr>
            </w:rPrChange>
          </w:rPr>
          <w:t>3</w:t>
        </w:r>
      </w:ins>
      <w:ins w:id="1329" w:author="周世杰" w:date="2021-11-19T09:39:12Z">
        <w:r>
          <w:rPr>
            <w:rFonts w:hint="eastAsia" w:ascii="宋体" w:hAnsi="宋体" w:eastAsia="宋体" w:cs="宋体"/>
            <w:color w:val="auto"/>
            <w:szCs w:val="21"/>
            <w:rPrChange w:id="1330" w:author="王雅洁" w:date="2024-12-12T17:26:16Z">
              <w:rPr>
                <w:rFonts w:ascii="宋体" w:hAnsi="宋体"/>
                <w:szCs w:val="21"/>
              </w:rPr>
            </w:rPrChange>
          </w:rPr>
          <w:t>.</w:t>
        </w:r>
      </w:ins>
      <w:ins w:id="1331" w:author="周世杰" w:date="2021-11-19T09:39:12Z">
        <w:r>
          <w:rPr>
            <w:rFonts w:hint="eastAsia" w:ascii="宋体" w:hAnsi="宋体" w:eastAsia="宋体" w:cs="宋体"/>
            <w:color w:val="auto"/>
            <w:szCs w:val="21"/>
            <w:lang w:val="en-US" w:eastAsia="zh-CN"/>
            <w:rPrChange w:id="1332" w:author="王雅洁" w:date="2024-12-12T17:26:16Z">
              <w:rPr>
                <w:rFonts w:hint="eastAsia" w:ascii="宋体" w:hAnsi="宋体"/>
                <w:szCs w:val="21"/>
                <w:lang w:val="en-US" w:eastAsia="zh-CN"/>
              </w:rPr>
            </w:rPrChange>
          </w:rPr>
          <w:t>3</w:t>
        </w:r>
      </w:ins>
      <w:ins w:id="1333" w:author="周世杰" w:date="2021-11-19T09:39:12Z">
        <w:r>
          <w:rPr>
            <w:rFonts w:hint="eastAsia" w:ascii="宋体" w:hAnsi="宋体" w:eastAsia="宋体" w:cs="宋体"/>
            <w:color w:val="auto"/>
            <w:szCs w:val="21"/>
            <w:rPrChange w:id="1334" w:author="王雅洁" w:date="2024-12-12T17:26:16Z">
              <w:rPr>
                <w:rFonts w:ascii="宋体" w:hAnsi="宋体"/>
                <w:szCs w:val="21"/>
              </w:rPr>
            </w:rPrChange>
          </w:rPr>
          <w:t>.</w:t>
        </w:r>
      </w:ins>
      <w:ins w:id="1335" w:author="周世杰" w:date="2021-11-19T09:39:20Z">
        <w:r>
          <w:rPr>
            <w:rFonts w:hint="eastAsia" w:ascii="宋体" w:hAnsi="宋体" w:eastAsia="宋体" w:cs="宋体"/>
            <w:color w:val="auto"/>
            <w:szCs w:val="21"/>
            <w:lang w:val="en-US" w:eastAsia="zh-CN"/>
            <w:rPrChange w:id="1336" w:author="王雅洁" w:date="2024-12-12T17:26:16Z">
              <w:rPr>
                <w:rFonts w:hint="eastAsia" w:ascii="宋体" w:hAnsi="宋体"/>
                <w:szCs w:val="21"/>
                <w:lang w:val="en-US" w:eastAsia="zh-CN"/>
              </w:rPr>
            </w:rPrChange>
          </w:rPr>
          <w:t>3</w:t>
        </w:r>
      </w:ins>
      <w:ins w:id="1337" w:author="周世杰" w:date="2021-11-19T09:39:12Z">
        <w:r>
          <w:rPr>
            <w:rFonts w:hint="eastAsia" w:ascii="宋体" w:hAnsi="宋体" w:eastAsia="宋体" w:cs="宋体"/>
            <w:color w:val="auto"/>
            <w:szCs w:val="21"/>
            <w:rPrChange w:id="1338" w:author="王雅洁" w:date="2024-12-12T17:26:16Z">
              <w:rPr>
                <w:rFonts w:hint="eastAsia" w:ascii="宋体" w:hAnsi="宋体"/>
                <w:szCs w:val="21"/>
              </w:rPr>
            </w:rPrChange>
          </w:rPr>
          <w:t>]</w:t>
        </w:r>
      </w:ins>
      <w:ins w:id="1339" w:author="周世杰" w:date="2021-11-19T09:39:13Z">
        <w:r>
          <w:rPr>
            <w:rFonts w:hint="eastAsia" w:ascii="宋体" w:hAnsi="宋体" w:eastAsia="宋体" w:cs="宋体"/>
            <w:color w:val="auto"/>
            <w:szCs w:val="21"/>
            <w:lang w:val="en-US" w:eastAsia="zh-CN"/>
            <w:rPrChange w:id="1340" w:author="王雅洁" w:date="2024-12-12T17:26:16Z">
              <w:rPr>
                <w:rFonts w:hint="eastAsia" w:ascii="宋体" w:hAnsi="宋体"/>
                <w:szCs w:val="21"/>
                <w:lang w:val="en-US" w:eastAsia="zh-CN"/>
              </w:rPr>
            </w:rPrChange>
          </w:rPr>
          <w:t>+</w:t>
        </w:r>
      </w:ins>
      <w:ins w:id="1341" w:author="周世杰" w:date="2021-11-19T09:39:14Z">
        <w:r>
          <w:rPr>
            <w:rFonts w:hint="eastAsia" w:ascii="宋体" w:hAnsi="宋体" w:eastAsia="宋体" w:cs="宋体"/>
            <w:color w:val="auto"/>
            <w:szCs w:val="21"/>
            <w:rPrChange w:id="1342" w:author="王雅洁" w:date="2024-12-12T17:26:16Z">
              <w:rPr>
                <w:rFonts w:ascii="宋体" w:hAnsi="宋体"/>
                <w:szCs w:val="21"/>
              </w:rPr>
            </w:rPrChange>
          </w:rPr>
          <w:t>[8.</w:t>
        </w:r>
      </w:ins>
      <w:ins w:id="1343" w:author="周世杰" w:date="2021-11-19T09:39:14Z">
        <w:r>
          <w:rPr>
            <w:rFonts w:hint="eastAsia" w:ascii="宋体" w:hAnsi="宋体" w:eastAsia="宋体" w:cs="宋体"/>
            <w:color w:val="auto"/>
            <w:szCs w:val="21"/>
            <w:lang w:val="en-US" w:eastAsia="zh-CN"/>
            <w:rPrChange w:id="1344" w:author="王雅洁" w:date="2024-12-12T17:26:16Z">
              <w:rPr>
                <w:rFonts w:hint="eastAsia" w:ascii="宋体" w:hAnsi="宋体"/>
                <w:szCs w:val="21"/>
                <w:lang w:val="en-US" w:eastAsia="zh-CN"/>
              </w:rPr>
            </w:rPrChange>
          </w:rPr>
          <w:t>3</w:t>
        </w:r>
      </w:ins>
      <w:ins w:id="1345" w:author="周世杰" w:date="2021-11-19T09:39:14Z">
        <w:r>
          <w:rPr>
            <w:rFonts w:hint="eastAsia" w:ascii="宋体" w:hAnsi="宋体" w:eastAsia="宋体" w:cs="宋体"/>
            <w:color w:val="auto"/>
            <w:szCs w:val="21"/>
            <w:rPrChange w:id="1346" w:author="王雅洁" w:date="2024-12-12T17:26:16Z">
              <w:rPr>
                <w:rFonts w:ascii="宋体" w:hAnsi="宋体"/>
                <w:szCs w:val="21"/>
              </w:rPr>
            </w:rPrChange>
          </w:rPr>
          <w:t>.</w:t>
        </w:r>
      </w:ins>
      <w:ins w:id="1347" w:author="周世杰" w:date="2021-11-19T09:39:14Z">
        <w:r>
          <w:rPr>
            <w:rFonts w:hint="eastAsia" w:ascii="宋体" w:hAnsi="宋体" w:eastAsia="宋体" w:cs="宋体"/>
            <w:color w:val="auto"/>
            <w:szCs w:val="21"/>
            <w:lang w:val="en-US" w:eastAsia="zh-CN"/>
            <w:rPrChange w:id="1348" w:author="王雅洁" w:date="2024-12-12T17:26:16Z">
              <w:rPr>
                <w:rFonts w:hint="eastAsia" w:ascii="宋体" w:hAnsi="宋体"/>
                <w:szCs w:val="21"/>
                <w:lang w:val="en-US" w:eastAsia="zh-CN"/>
              </w:rPr>
            </w:rPrChange>
          </w:rPr>
          <w:t>3</w:t>
        </w:r>
      </w:ins>
      <w:ins w:id="1349" w:author="周世杰" w:date="2021-11-19T09:39:14Z">
        <w:r>
          <w:rPr>
            <w:rFonts w:hint="eastAsia" w:ascii="宋体" w:hAnsi="宋体" w:eastAsia="宋体" w:cs="宋体"/>
            <w:color w:val="auto"/>
            <w:szCs w:val="21"/>
            <w:rPrChange w:id="1350" w:author="王雅洁" w:date="2024-12-12T17:26:16Z">
              <w:rPr>
                <w:rFonts w:ascii="宋体" w:hAnsi="宋体"/>
                <w:szCs w:val="21"/>
              </w:rPr>
            </w:rPrChange>
          </w:rPr>
          <w:t>.</w:t>
        </w:r>
      </w:ins>
      <w:ins w:id="1351" w:author="周世杰" w:date="2021-11-19T09:39:22Z">
        <w:r>
          <w:rPr>
            <w:rFonts w:hint="eastAsia" w:ascii="宋体" w:hAnsi="宋体" w:eastAsia="宋体" w:cs="宋体"/>
            <w:color w:val="auto"/>
            <w:szCs w:val="21"/>
            <w:lang w:val="en-US" w:eastAsia="zh-CN"/>
            <w:rPrChange w:id="1352" w:author="王雅洁" w:date="2024-12-12T17:26:16Z">
              <w:rPr>
                <w:rFonts w:hint="eastAsia" w:ascii="宋体" w:hAnsi="宋体"/>
                <w:szCs w:val="21"/>
                <w:lang w:val="en-US" w:eastAsia="zh-CN"/>
              </w:rPr>
            </w:rPrChange>
          </w:rPr>
          <w:t>4</w:t>
        </w:r>
      </w:ins>
      <w:ins w:id="1353" w:author="周世杰" w:date="2021-11-19T09:39:14Z">
        <w:r>
          <w:rPr>
            <w:rFonts w:hint="eastAsia" w:ascii="宋体" w:hAnsi="宋体" w:eastAsia="宋体" w:cs="宋体"/>
            <w:color w:val="auto"/>
            <w:szCs w:val="21"/>
            <w:rPrChange w:id="1354" w:author="王雅洁" w:date="2024-12-12T17:26:16Z">
              <w:rPr>
                <w:rFonts w:hint="eastAsia" w:ascii="宋体" w:hAnsi="宋体"/>
                <w:szCs w:val="21"/>
              </w:rPr>
            </w:rPrChange>
          </w:rPr>
          <w:t>]</w:t>
        </w:r>
      </w:ins>
      <w:ins w:id="1355" w:author="周世杰" w:date="2021-11-19T09:37:39Z">
        <w:r>
          <w:rPr>
            <w:rFonts w:hint="eastAsia" w:ascii="宋体" w:hAnsi="宋体" w:eastAsia="宋体" w:cs="宋体"/>
            <w:color w:val="auto"/>
            <w:szCs w:val="21"/>
            <w:rPrChange w:id="1356" w:author="王雅洁" w:date="2024-12-12T17:26:16Z">
              <w:rPr>
                <w:rFonts w:ascii="宋体" w:hAnsi="宋体"/>
                <w:szCs w:val="21"/>
              </w:rPr>
            </w:rPrChange>
          </w:rPr>
          <w:t xml:space="preserve"> &lt;=[8.</w:t>
        </w:r>
      </w:ins>
      <w:ins w:id="1357" w:author="周世杰" w:date="2021-11-19T09:38:00Z">
        <w:r>
          <w:rPr>
            <w:rFonts w:hint="eastAsia" w:ascii="宋体" w:hAnsi="宋体" w:eastAsia="宋体" w:cs="宋体"/>
            <w:color w:val="auto"/>
            <w:szCs w:val="21"/>
            <w:lang w:val="en-US" w:eastAsia="zh-CN"/>
            <w:rPrChange w:id="1358" w:author="王雅洁" w:date="2024-12-12T17:26:16Z">
              <w:rPr>
                <w:rFonts w:hint="eastAsia" w:ascii="宋体" w:hAnsi="宋体"/>
                <w:szCs w:val="21"/>
                <w:lang w:val="en-US" w:eastAsia="zh-CN"/>
              </w:rPr>
            </w:rPrChange>
          </w:rPr>
          <w:t>3</w:t>
        </w:r>
      </w:ins>
      <w:ins w:id="1359" w:author="周世杰" w:date="2021-11-19T09:37:39Z">
        <w:r>
          <w:rPr>
            <w:rFonts w:hint="eastAsia" w:ascii="宋体" w:hAnsi="宋体" w:eastAsia="宋体" w:cs="宋体"/>
            <w:color w:val="auto"/>
            <w:szCs w:val="21"/>
            <w:rPrChange w:id="1360" w:author="王雅洁" w:date="2024-12-12T17:26:16Z">
              <w:rPr>
                <w:rFonts w:ascii="宋体" w:hAnsi="宋体"/>
                <w:szCs w:val="21"/>
              </w:rPr>
            </w:rPrChange>
          </w:rPr>
          <w:t>.</w:t>
        </w:r>
      </w:ins>
      <w:ins w:id="1361" w:author="周世杰" w:date="2021-11-19T09:37:42Z">
        <w:r>
          <w:rPr>
            <w:rFonts w:hint="eastAsia" w:ascii="宋体" w:hAnsi="宋体" w:eastAsia="宋体" w:cs="宋体"/>
            <w:color w:val="auto"/>
            <w:szCs w:val="21"/>
            <w:lang w:val="en-US" w:eastAsia="zh-CN"/>
            <w:rPrChange w:id="1362" w:author="王雅洁" w:date="2024-12-12T17:26:16Z">
              <w:rPr>
                <w:rFonts w:hint="eastAsia" w:ascii="宋体" w:hAnsi="宋体"/>
                <w:szCs w:val="21"/>
                <w:lang w:val="en-US" w:eastAsia="zh-CN"/>
              </w:rPr>
            </w:rPrChange>
          </w:rPr>
          <w:t>3</w:t>
        </w:r>
      </w:ins>
      <w:ins w:id="1363" w:author="周世杰" w:date="2021-11-19T09:37:39Z">
        <w:r>
          <w:rPr>
            <w:rFonts w:hint="eastAsia" w:ascii="宋体" w:hAnsi="宋体" w:eastAsia="宋体" w:cs="宋体"/>
            <w:color w:val="auto"/>
            <w:szCs w:val="21"/>
            <w:rPrChange w:id="1364" w:author="王雅洁" w:date="2024-12-12T17:26:16Z">
              <w:rPr>
                <w:rFonts w:hint="eastAsia" w:ascii="宋体" w:hAnsi="宋体"/>
                <w:szCs w:val="21"/>
              </w:rPr>
            </w:rPrChange>
          </w:rPr>
          <w:t>]</w:t>
        </w:r>
      </w:ins>
    </w:p>
    <w:p>
      <w:pPr>
        <w:spacing w:line="440" w:lineRule="exact"/>
        <w:ind w:firstLine="420" w:firstLineChars="200"/>
        <w:rPr>
          <w:ins w:id="1365" w:author="张海舰" w:date="2021-11-03T18:49:33Z"/>
          <w:del w:id="1366" w:author="周世杰" w:date="2021-11-19T09:37:13Z"/>
          <w:rFonts w:hint="eastAsia" w:ascii="宋体" w:hAnsi="宋体" w:eastAsia="宋体" w:cs="宋体"/>
          <w:color w:val="auto"/>
          <w:szCs w:val="21"/>
          <w:rPrChange w:id="1367" w:author="王雅洁" w:date="2024-12-12T17:26:16Z">
            <w:rPr>
              <w:ins w:id="1368" w:author="张海舰" w:date="2021-11-03T18:49:33Z"/>
              <w:del w:id="1369" w:author="周世杰" w:date="2021-11-19T09:37:13Z"/>
              <w:rFonts w:hint="eastAsia" w:ascii="宋体" w:hAnsi="宋体"/>
              <w:szCs w:val="21"/>
            </w:rPr>
          </w:rPrChange>
        </w:rPr>
      </w:pPr>
      <w:ins w:id="1370" w:author="张海舰" w:date="2021-11-03T18:49:33Z">
        <w:del w:id="1371" w:author="周世杰" w:date="2021-11-19T09:37:13Z">
          <w:r>
            <w:rPr>
              <w:rFonts w:hint="eastAsia" w:ascii="宋体" w:hAnsi="宋体" w:eastAsia="宋体" w:cs="宋体"/>
              <w:color w:val="auto"/>
              <w:szCs w:val="21"/>
              <w:rPrChange w:id="1372" w:author="王雅洁" w:date="2024-12-12T17:26:16Z">
                <w:rPr>
                  <w:rFonts w:ascii="宋体" w:hAnsi="宋体"/>
                  <w:szCs w:val="21"/>
                </w:rPr>
              </w:rPrChange>
            </w:rPr>
            <w:delText>[8.</w:delText>
          </w:r>
        </w:del>
      </w:ins>
      <w:ins w:id="1373" w:author="张海舰" w:date="2021-11-03T18:49:33Z">
        <w:del w:id="1374" w:author="周世杰" w:date="2021-11-19T09:37:13Z">
          <w:r>
            <w:rPr>
              <w:rFonts w:hint="eastAsia" w:ascii="宋体" w:hAnsi="宋体" w:eastAsia="宋体" w:cs="宋体"/>
              <w:color w:val="auto"/>
              <w:szCs w:val="21"/>
              <w:lang w:val="en-US" w:eastAsia="zh-CN"/>
              <w:rPrChange w:id="1375" w:author="王雅洁" w:date="2024-12-12T17:26:16Z">
                <w:rPr>
                  <w:rFonts w:hint="eastAsia" w:ascii="宋体" w:hAnsi="宋体"/>
                  <w:szCs w:val="21"/>
                  <w:lang w:val="en-US" w:eastAsia="zh-CN"/>
                </w:rPr>
              </w:rPrChange>
            </w:rPr>
            <w:delText>3</w:delText>
          </w:r>
        </w:del>
      </w:ins>
      <w:ins w:id="1376" w:author="张海舰" w:date="2021-11-03T18:49:33Z">
        <w:del w:id="1377" w:author="周世杰" w:date="2021-11-19T09:37:13Z">
          <w:r>
            <w:rPr>
              <w:rFonts w:hint="eastAsia" w:ascii="宋体" w:hAnsi="宋体" w:eastAsia="宋体" w:cs="宋体"/>
              <w:color w:val="auto"/>
              <w:szCs w:val="21"/>
              <w:rPrChange w:id="1378" w:author="王雅洁" w:date="2024-12-12T17:26:16Z">
                <w:rPr>
                  <w:rFonts w:ascii="宋体" w:hAnsi="宋体"/>
                  <w:szCs w:val="21"/>
                </w:rPr>
              </w:rPrChange>
            </w:rPr>
            <w:delText>.</w:delText>
          </w:r>
        </w:del>
      </w:ins>
      <w:ins w:id="1379" w:author="张海舰" w:date="2021-11-03T18:49:52Z">
        <w:del w:id="1380" w:author="周世杰" w:date="2021-11-19T09:37:13Z">
          <w:r>
            <w:rPr>
              <w:rFonts w:hint="eastAsia" w:ascii="宋体" w:hAnsi="宋体" w:eastAsia="宋体" w:cs="宋体"/>
              <w:color w:val="auto"/>
              <w:szCs w:val="21"/>
              <w:lang w:val="en-US" w:eastAsia="zh-CN"/>
              <w:rPrChange w:id="1381" w:author="王雅洁" w:date="2024-12-12T17:26:16Z">
                <w:rPr>
                  <w:rFonts w:hint="eastAsia" w:ascii="宋体" w:hAnsi="宋体"/>
                  <w:szCs w:val="21"/>
                  <w:lang w:val="en-US" w:eastAsia="zh-CN"/>
                </w:rPr>
              </w:rPrChange>
            </w:rPr>
            <w:delText>3</w:delText>
          </w:r>
        </w:del>
      </w:ins>
      <w:ins w:id="1382" w:author="张海舰" w:date="2021-11-03T18:49:33Z">
        <w:del w:id="1383" w:author="周世杰" w:date="2021-11-19T09:37:13Z">
          <w:r>
            <w:rPr>
              <w:rFonts w:hint="eastAsia" w:ascii="宋体" w:hAnsi="宋体" w:eastAsia="宋体" w:cs="宋体"/>
              <w:color w:val="auto"/>
              <w:szCs w:val="21"/>
              <w:rPrChange w:id="1384" w:author="王雅洁" w:date="2024-12-12T17:26:16Z">
                <w:rPr>
                  <w:rFonts w:ascii="宋体" w:hAnsi="宋体"/>
                  <w:szCs w:val="21"/>
                </w:rPr>
              </w:rPrChange>
            </w:rPr>
            <w:delText>.1</w:delText>
          </w:r>
        </w:del>
      </w:ins>
      <w:ins w:id="1385" w:author="张海舰" w:date="2021-11-03T18:49:33Z">
        <w:del w:id="1386" w:author="周世杰" w:date="2021-11-19T09:37:13Z">
          <w:r>
            <w:rPr>
              <w:rFonts w:hint="eastAsia" w:ascii="宋体" w:hAnsi="宋体" w:eastAsia="宋体" w:cs="宋体"/>
              <w:color w:val="auto"/>
              <w:szCs w:val="21"/>
              <w:rPrChange w:id="1387" w:author="王雅洁" w:date="2024-12-12T17:26:16Z">
                <w:rPr>
                  <w:rFonts w:hint="eastAsia" w:ascii="宋体" w:hAnsi="宋体"/>
                  <w:szCs w:val="21"/>
                </w:rPr>
              </w:rPrChange>
            </w:rPr>
            <w:delText>]</w:delText>
          </w:r>
        </w:del>
      </w:ins>
      <w:ins w:id="1388" w:author="张海舰" w:date="2021-11-03T18:49:33Z">
        <w:del w:id="1389" w:author="周世杰" w:date="2021-11-19T09:37:13Z">
          <w:r>
            <w:rPr>
              <w:rFonts w:hint="eastAsia" w:ascii="宋体" w:hAnsi="宋体" w:eastAsia="宋体" w:cs="宋体"/>
              <w:color w:val="auto"/>
              <w:szCs w:val="21"/>
              <w:rPrChange w:id="1390" w:author="王雅洁" w:date="2024-12-12T17:26:16Z">
                <w:rPr>
                  <w:rFonts w:ascii="宋体" w:hAnsi="宋体"/>
                  <w:szCs w:val="21"/>
                </w:rPr>
              </w:rPrChange>
            </w:rPr>
            <w:delText>&lt;=[8.</w:delText>
          </w:r>
        </w:del>
      </w:ins>
      <w:ins w:id="1391" w:author="张海舰" w:date="2021-11-03T18:49:33Z">
        <w:del w:id="1392" w:author="周世杰" w:date="2021-11-19T09:37:13Z">
          <w:r>
            <w:rPr>
              <w:rFonts w:hint="eastAsia" w:ascii="宋体" w:hAnsi="宋体" w:eastAsia="宋体" w:cs="宋体"/>
              <w:color w:val="auto"/>
              <w:szCs w:val="21"/>
              <w:lang w:val="en-US" w:eastAsia="zh-CN"/>
              <w:rPrChange w:id="1393" w:author="王雅洁" w:date="2024-12-12T17:26:16Z">
                <w:rPr>
                  <w:rFonts w:hint="eastAsia" w:ascii="宋体" w:hAnsi="宋体"/>
                  <w:szCs w:val="21"/>
                  <w:lang w:val="en-US" w:eastAsia="zh-CN"/>
                </w:rPr>
              </w:rPrChange>
            </w:rPr>
            <w:delText>3</w:delText>
          </w:r>
        </w:del>
      </w:ins>
      <w:ins w:id="1394" w:author="张海舰" w:date="2021-11-03T18:49:33Z">
        <w:del w:id="1395" w:author="周世杰" w:date="2021-11-19T09:37:13Z">
          <w:r>
            <w:rPr>
              <w:rFonts w:hint="eastAsia" w:ascii="宋体" w:hAnsi="宋体" w:eastAsia="宋体" w:cs="宋体"/>
              <w:color w:val="auto"/>
              <w:szCs w:val="21"/>
              <w:rPrChange w:id="1396" w:author="王雅洁" w:date="2024-12-12T17:26:16Z">
                <w:rPr>
                  <w:rFonts w:ascii="宋体" w:hAnsi="宋体"/>
                  <w:szCs w:val="21"/>
                </w:rPr>
              </w:rPrChange>
            </w:rPr>
            <w:delText>.</w:delText>
          </w:r>
        </w:del>
      </w:ins>
      <w:ins w:id="1397" w:author="张海舰" w:date="2021-11-03T18:49:43Z">
        <w:del w:id="1398" w:author="周世杰" w:date="2021-11-19T09:37:13Z">
          <w:r>
            <w:rPr>
              <w:rFonts w:hint="eastAsia" w:ascii="宋体" w:hAnsi="宋体" w:eastAsia="宋体" w:cs="宋体"/>
              <w:color w:val="auto"/>
              <w:szCs w:val="21"/>
              <w:lang w:val="en-US" w:eastAsia="zh-CN"/>
              <w:rPrChange w:id="1399" w:author="王雅洁" w:date="2024-12-12T17:26:16Z">
                <w:rPr>
                  <w:rFonts w:hint="eastAsia" w:ascii="宋体" w:hAnsi="宋体"/>
                  <w:szCs w:val="21"/>
                  <w:lang w:val="en-US" w:eastAsia="zh-CN"/>
                </w:rPr>
              </w:rPrChange>
            </w:rPr>
            <w:delText>3</w:delText>
          </w:r>
        </w:del>
      </w:ins>
      <w:ins w:id="1400" w:author="张海舰" w:date="2021-11-03T18:49:33Z">
        <w:del w:id="1401" w:author="周世杰" w:date="2021-11-19T09:37:13Z">
          <w:r>
            <w:rPr>
              <w:rFonts w:hint="eastAsia" w:ascii="宋体" w:hAnsi="宋体" w:eastAsia="宋体" w:cs="宋体"/>
              <w:color w:val="auto"/>
              <w:szCs w:val="21"/>
              <w:rPrChange w:id="1402" w:author="王雅洁" w:date="2024-12-12T17:26:16Z">
                <w:rPr>
                  <w:rFonts w:hint="eastAsia" w:ascii="宋体" w:hAnsi="宋体"/>
                  <w:szCs w:val="21"/>
                </w:rPr>
              </w:rPrChange>
            </w:rPr>
            <w:delText>]</w:delText>
          </w:r>
        </w:del>
      </w:ins>
    </w:p>
    <w:p>
      <w:pPr>
        <w:spacing w:line="440" w:lineRule="exact"/>
        <w:ind w:firstLine="420" w:firstLineChars="200"/>
        <w:rPr>
          <w:ins w:id="1403" w:author="周世杰" w:date="2021-11-19T09:31:52Z"/>
          <w:rFonts w:hint="eastAsia" w:ascii="宋体" w:hAnsi="宋体" w:eastAsia="宋体" w:cs="宋体"/>
          <w:color w:val="auto"/>
          <w:szCs w:val="21"/>
          <w:rPrChange w:id="1404" w:author="王雅洁" w:date="2024-12-12T17:26:16Z">
            <w:rPr>
              <w:ins w:id="1405" w:author="周世杰" w:date="2021-11-19T09:31:52Z"/>
              <w:rFonts w:hint="eastAsia" w:ascii="宋体" w:hAnsi="宋体"/>
              <w:szCs w:val="21"/>
            </w:rPr>
          </w:rPrChange>
        </w:rPr>
      </w:pPr>
      <w:ins w:id="1406" w:author="张海舰" w:date="2021-11-03T18:53:21Z">
        <w:r>
          <w:rPr>
            <w:rFonts w:hint="eastAsia" w:ascii="宋体" w:hAnsi="宋体" w:eastAsia="宋体" w:cs="宋体"/>
            <w:color w:val="auto"/>
            <w:szCs w:val="21"/>
            <w:rPrChange w:id="1407" w:author="王雅洁" w:date="2024-12-12T17:26:16Z">
              <w:rPr>
                <w:rFonts w:ascii="宋体" w:hAnsi="宋体"/>
                <w:szCs w:val="21"/>
              </w:rPr>
            </w:rPrChange>
          </w:rPr>
          <w:t>[8.</w:t>
        </w:r>
      </w:ins>
      <w:ins w:id="1408" w:author="张海舰" w:date="2021-11-03T18:53:21Z">
        <w:r>
          <w:rPr>
            <w:rFonts w:hint="eastAsia" w:ascii="宋体" w:hAnsi="宋体" w:eastAsia="宋体" w:cs="宋体"/>
            <w:color w:val="auto"/>
            <w:szCs w:val="21"/>
            <w:lang w:val="en-US" w:eastAsia="zh-CN"/>
            <w:rPrChange w:id="1409" w:author="王雅洁" w:date="2024-12-12T17:26:16Z">
              <w:rPr>
                <w:rFonts w:hint="eastAsia" w:ascii="宋体" w:hAnsi="宋体"/>
                <w:szCs w:val="21"/>
                <w:lang w:val="en-US" w:eastAsia="zh-CN"/>
              </w:rPr>
            </w:rPrChange>
          </w:rPr>
          <w:t>3</w:t>
        </w:r>
      </w:ins>
      <w:ins w:id="1410" w:author="张海舰" w:date="2021-11-03T18:53:21Z">
        <w:r>
          <w:rPr>
            <w:rFonts w:hint="eastAsia" w:ascii="宋体" w:hAnsi="宋体" w:eastAsia="宋体" w:cs="宋体"/>
            <w:color w:val="auto"/>
            <w:szCs w:val="21"/>
            <w:rPrChange w:id="1411" w:author="王雅洁" w:date="2024-12-12T17:26:16Z">
              <w:rPr>
                <w:rFonts w:ascii="宋体" w:hAnsi="宋体"/>
                <w:szCs w:val="21"/>
              </w:rPr>
            </w:rPrChange>
          </w:rPr>
          <w:t>.</w:t>
        </w:r>
      </w:ins>
      <w:ins w:id="1412" w:author="张海舰" w:date="2021-11-03T18:53:26Z">
        <w:r>
          <w:rPr>
            <w:rFonts w:hint="eastAsia" w:ascii="宋体" w:hAnsi="宋体" w:eastAsia="宋体" w:cs="宋体"/>
            <w:color w:val="auto"/>
            <w:szCs w:val="21"/>
            <w:lang w:val="en-US" w:eastAsia="zh-CN"/>
            <w:rPrChange w:id="1413" w:author="王雅洁" w:date="2024-12-12T17:26:16Z">
              <w:rPr>
                <w:rFonts w:hint="eastAsia" w:ascii="宋体" w:hAnsi="宋体"/>
                <w:szCs w:val="21"/>
                <w:lang w:val="en-US" w:eastAsia="zh-CN"/>
              </w:rPr>
            </w:rPrChange>
          </w:rPr>
          <w:t>4</w:t>
        </w:r>
      </w:ins>
      <w:ins w:id="1414" w:author="张海舰" w:date="2021-11-03T18:53:21Z">
        <w:r>
          <w:rPr>
            <w:rFonts w:hint="eastAsia" w:ascii="宋体" w:hAnsi="宋体" w:eastAsia="宋体" w:cs="宋体"/>
            <w:color w:val="auto"/>
            <w:szCs w:val="21"/>
            <w:rPrChange w:id="1415" w:author="王雅洁" w:date="2024-12-12T17:26:16Z">
              <w:rPr>
                <w:rFonts w:ascii="宋体" w:hAnsi="宋体"/>
                <w:szCs w:val="21"/>
              </w:rPr>
            </w:rPrChange>
          </w:rPr>
          <w:t>.1</w:t>
        </w:r>
      </w:ins>
      <w:ins w:id="1416" w:author="张海舰" w:date="2021-11-03T18:53:21Z">
        <w:r>
          <w:rPr>
            <w:rFonts w:hint="eastAsia" w:ascii="宋体" w:hAnsi="宋体" w:eastAsia="宋体" w:cs="宋体"/>
            <w:color w:val="auto"/>
            <w:szCs w:val="21"/>
            <w:rPrChange w:id="1417" w:author="王雅洁" w:date="2024-12-12T17:26:16Z">
              <w:rPr>
                <w:rFonts w:hint="eastAsia" w:ascii="宋体" w:hAnsi="宋体"/>
                <w:szCs w:val="21"/>
              </w:rPr>
            </w:rPrChange>
          </w:rPr>
          <w:t>]</w:t>
        </w:r>
      </w:ins>
      <w:ins w:id="1418" w:author="张海舰" w:date="2021-11-03T18:53:21Z">
        <w:r>
          <w:rPr>
            <w:rFonts w:hint="eastAsia" w:ascii="宋体" w:hAnsi="宋体" w:eastAsia="宋体" w:cs="宋体"/>
            <w:color w:val="auto"/>
            <w:szCs w:val="21"/>
            <w:rPrChange w:id="1419" w:author="王雅洁" w:date="2024-12-12T17:26:16Z">
              <w:rPr>
                <w:rFonts w:ascii="宋体" w:hAnsi="宋体"/>
                <w:szCs w:val="21"/>
              </w:rPr>
            </w:rPrChange>
          </w:rPr>
          <w:t>&lt;=[8.</w:t>
        </w:r>
      </w:ins>
      <w:ins w:id="1420" w:author="张海舰" w:date="2021-11-03T18:53:21Z">
        <w:r>
          <w:rPr>
            <w:rFonts w:hint="eastAsia" w:ascii="宋体" w:hAnsi="宋体" w:eastAsia="宋体" w:cs="宋体"/>
            <w:color w:val="auto"/>
            <w:szCs w:val="21"/>
            <w:lang w:val="en-US" w:eastAsia="zh-CN"/>
            <w:rPrChange w:id="1421" w:author="王雅洁" w:date="2024-12-12T17:26:16Z">
              <w:rPr>
                <w:rFonts w:hint="eastAsia" w:ascii="宋体" w:hAnsi="宋体"/>
                <w:szCs w:val="21"/>
                <w:lang w:val="en-US" w:eastAsia="zh-CN"/>
              </w:rPr>
            </w:rPrChange>
          </w:rPr>
          <w:t>3</w:t>
        </w:r>
      </w:ins>
      <w:ins w:id="1422" w:author="张海舰" w:date="2021-11-03T18:53:21Z">
        <w:r>
          <w:rPr>
            <w:rFonts w:hint="eastAsia" w:ascii="宋体" w:hAnsi="宋体" w:eastAsia="宋体" w:cs="宋体"/>
            <w:color w:val="auto"/>
            <w:szCs w:val="21"/>
            <w:rPrChange w:id="1423" w:author="王雅洁" w:date="2024-12-12T17:26:16Z">
              <w:rPr>
                <w:rFonts w:ascii="宋体" w:hAnsi="宋体"/>
                <w:szCs w:val="21"/>
              </w:rPr>
            </w:rPrChange>
          </w:rPr>
          <w:t>.</w:t>
        </w:r>
      </w:ins>
      <w:ins w:id="1424" w:author="张海舰" w:date="2021-11-03T18:53:30Z">
        <w:r>
          <w:rPr>
            <w:rFonts w:hint="eastAsia" w:ascii="宋体" w:hAnsi="宋体" w:eastAsia="宋体" w:cs="宋体"/>
            <w:color w:val="auto"/>
            <w:szCs w:val="21"/>
            <w:lang w:val="en-US" w:eastAsia="zh-CN"/>
            <w:rPrChange w:id="1425" w:author="王雅洁" w:date="2024-12-12T17:26:16Z">
              <w:rPr>
                <w:rFonts w:hint="eastAsia" w:ascii="宋体" w:hAnsi="宋体"/>
                <w:szCs w:val="21"/>
                <w:lang w:val="en-US" w:eastAsia="zh-CN"/>
              </w:rPr>
            </w:rPrChange>
          </w:rPr>
          <w:t>4</w:t>
        </w:r>
      </w:ins>
      <w:ins w:id="1426" w:author="张海舰" w:date="2021-11-03T18:53:21Z">
        <w:r>
          <w:rPr>
            <w:rFonts w:hint="eastAsia" w:ascii="宋体" w:hAnsi="宋体" w:eastAsia="宋体" w:cs="宋体"/>
            <w:color w:val="auto"/>
            <w:szCs w:val="21"/>
            <w:rPrChange w:id="1427" w:author="王雅洁" w:date="2024-12-12T17:26:16Z">
              <w:rPr>
                <w:rFonts w:hint="eastAsia" w:ascii="宋体" w:hAnsi="宋体"/>
                <w:szCs w:val="21"/>
              </w:rPr>
            </w:rPrChange>
          </w:rPr>
          <w:t>]</w:t>
        </w:r>
      </w:ins>
    </w:p>
    <w:p>
      <w:pPr>
        <w:spacing w:line="440" w:lineRule="exact"/>
        <w:ind w:firstLine="420" w:firstLineChars="200"/>
        <w:rPr>
          <w:ins w:id="1428" w:author="张海舰" w:date="2021-11-03T18:53:21Z"/>
          <w:del w:id="1429" w:author="zhoushijie" w:date="2021-11-15T22:20:40Z"/>
          <w:rFonts w:hint="eastAsia" w:ascii="宋体" w:hAnsi="宋体" w:eastAsia="宋体" w:cs="宋体"/>
          <w:color w:val="auto"/>
          <w:szCs w:val="21"/>
          <w:rPrChange w:id="1430" w:author="王雅洁" w:date="2024-12-12T17:26:16Z">
            <w:rPr>
              <w:ins w:id="1431" w:author="张海舰" w:date="2021-11-03T18:53:21Z"/>
              <w:del w:id="1432" w:author="zhoushijie" w:date="2021-11-15T22:20:40Z"/>
              <w:rFonts w:hint="eastAsia" w:ascii="宋体" w:hAnsi="宋体"/>
              <w:szCs w:val="21"/>
            </w:rPr>
          </w:rPrChange>
        </w:rPr>
      </w:pPr>
    </w:p>
    <w:p>
      <w:pPr>
        <w:spacing w:line="440" w:lineRule="exact"/>
        <w:ind w:firstLine="420" w:firstLineChars="200"/>
        <w:rPr>
          <w:del w:id="1433" w:author="周世杰" w:date="2021-11-19T09:35:17Z"/>
          <w:rFonts w:hint="eastAsia" w:ascii="宋体" w:hAnsi="宋体" w:eastAsia="宋体" w:cs="宋体"/>
          <w:color w:val="auto"/>
          <w:szCs w:val="21"/>
          <w:rPrChange w:id="1434" w:author="王雅洁" w:date="2024-12-12T17:26:16Z">
            <w:rPr>
              <w:del w:id="1435" w:author="周世杰" w:date="2021-11-19T09:35:17Z"/>
              <w:rFonts w:hint="eastAsia" w:ascii="宋体" w:hAnsi="宋体"/>
              <w:szCs w:val="21"/>
            </w:rPr>
          </w:rPrChange>
        </w:rPr>
      </w:pPr>
    </w:p>
    <w:p>
      <w:pPr>
        <w:spacing w:line="440" w:lineRule="exact"/>
        <w:ind w:firstLine="420" w:firstLineChars="200"/>
        <w:rPr>
          <w:ins w:id="1436" w:author="周世杰" w:date="2021-11-19T09:37:13Z"/>
          <w:rFonts w:hint="eastAsia" w:ascii="宋体" w:hAnsi="宋体" w:eastAsia="宋体" w:cs="宋体"/>
          <w:color w:val="auto"/>
          <w:szCs w:val="21"/>
          <w:rPrChange w:id="1437" w:author="王雅洁" w:date="2024-12-12T17:26:16Z">
            <w:rPr>
              <w:ins w:id="1438" w:author="周世杰" w:date="2021-11-19T09:37:13Z"/>
              <w:rFonts w:hint="eastAsia" w:ascii="宋体" w:hAnsi="宋体"/>
              <w:szCs w:val="21"/>
            </w:rPr>
          </w:rPrChange>
        </w:rPr>
      </w:pPr>
      <w:ins w:id="1439" w:author="周世杰" w:date="2021-11-19T09:37:13Z">
        <w:r>
          <w:rPr>
            <w:rFonts w:hint="eastAsia" w:ascii="宋体" w:hAnsi="宋体" w:eastAsia="宋体" w:cs="宋体"/>
            <w:color w:val="auto"/>
            <w:szCs w:val="21"/>
            <w:rPrChange w:id="1440" w:author="王雅洁" w:date="2024-12-12T17:26:16Z">
              <w:rPr>
                <w:rFonts w:ascii="宋体" w:hAnsi="宋体"/>
                <w:szCs w:val="21"/>
              </w:rPr>
            </w:rPrChange>
          </w:rPr>
          <w:t>[8.</w:t>
        </w:r>
      </w:ins>
      <w:ins w:id="1441" w:author="周世杰" w:date="2021-11-19T09:37:13Z">
        <w:r>
          <w:rPr>
            <w:rFonts w:hint="eastAsia" w:ascii="宋体" w:hAnsi="宋体" w:eastAsia="宋体" w:cs="宋体"/>
            <w:color w:val="auto"/>
            <w:szCs w:val="21"/>
            <w:lang w:val="en-US" w:eastAsia="zh-CN"/>
            <w:rPrChange w:id="1442" w:author="王雅洁" w:date="2024-12-12T17:26:16Z">
              <w:rPr>
                <w:rFonts w:hint="eastAsia" w:ascii="宋体" w:hAnsi="宋体"/>
                <w:szCs w:val="21"/>
                <w:lang w:val="en-US" w:eastAsia="zh-CN"/>
              </w:rPr>
            </w:rPrChange>
          </w:rPr>
          <w:t>3</w:t>
        </w:r>
      </w:ins>
      <w:ins w:id="1443" w:author="周世杰" w:date="2021-11-19T09:37:13Z">
        <w:r>
          <w:rPr>
            <w:rFonts w:hint="eastAsia" w:ascii="宋体" w:hAnsi="宋体" w:eastAsia="宋体" w:cs="宋体"/>
            <w:color w:val="auto"/>
            <w:szCs w:val="21"/>
            <w:rPrChange w:id="1444" w:author="王雅洁" w:date="2024-12-12T17:26:16Z">
              <w:rPr>
                <w:rFonts w:ascii="宋体" w:hAnsi="宋体"/>
                <w:szCs w:val="21"/>
              </w:rPr>
            </w:rPrChange>
          </w:rPr>
          <w:t>.</w:t>
        </w:r>
      </w:ins>
      <w:ins w:id="1445" w:author="周世杰" w:date="2021-11-19T09:37:13Z">
        <w:r>
          <w:rPr>
            <w:rFonts w:hint="eastAsia" w:ascii="宋体" w:hAnsi="宋体" w:eastAsia="宋体" w:cs="宋体"/>
            <w:color w:val="auto"/>
            <w:szCs w:val="21"/>
            <w:lang w:val="en-US" w:eastAsia="zh-CN"/>
            <w:rPrChange w:id="1446" w:author="王雅洁" w:date="2024-12-12T17:26:16Z">
              <w:rPr>
                <w:rFonts w:hint="eastAsia" w:ascii="宋体" w:hAnsi="宋体"/>
                <w:szCs w:val="21"/>
                <w:lang w:val="en-US" w:eastAsia="zh-CN"/>
              </w:rPr>
            </w:rPrChange>
          </w:rPr>
          <w:t>5</w:t>
        </w:r>
      </w:ins>
      <w:ins w:id="1447" w:author="周世杰" w:date="2021-11-19T09:37:13Z">
        <w:r>
          <w:rPr>
            <w:rFonts w:hint="eastAsia" w:ascii="宋体" w:hAnsi="宋体" w:eastAsia="宋体" w:cs="宋体"/>
            <w:color w:val="auto"/>
            <w:szCs w:val="21"/>
            <w:rPrChange w:id="1448" w:author="王雅洁" w:date="2024-12-12T17:26:16Z">
              <w:rPr>
                <w:rFonts w:ascii="宋体" w:hAnsi="宋体"/>
                <w:szCs w:val="21"/>
              </w:rPr>
            </w:rPrChange>
          </w:rPr>
          <w:t>.1</w:t>
        </w:r>
      </w:ins>
      <w:ins w:id="1449" w:author="周世杰" w:date="2021-11-19T09:37:13Z">
        <w:r>
          <w:rPr>
            <w:rFonts w:hint="eastAsia" w:ascii="宋体" w:hAnsi="宋体" w:eastAsia="宋体" w:cs="宋体"/>
            <w:color w:val="auto"/>
            <w:szCs w:val="21"/>
            <w:rPrChange w:id="1450" w:author="王雅洁" w:date="2024-12-12T17:26:16Z">
              <w:rPr>
                <w:rFonts w:hint="eastAsia" w:ascii="宋体" w:hAnsi="宋体"/>
                <w:szCs w:val="21"/>
              </w:rPr>
            </w:rPrChange>
          </w:rPr>
          <w:t>]</w:t>
        </w:r>
      </w:ins>
      <w:ins w:id="1451" w:author="周世杰" w:date="2021-11-19T09:37:13Z">
        <w:r>
          <w:rPr>
            <w:rFonts w:hint="eastAsia" w:ascii="宋体" w:hAnsi="宋体" w:eastAsia="宋体" w:cs="宋体"/>
            <w:color w:val="auto"/>
            <w:szCs w:val="21"/>
            <w:rPrChange w:id="1452" w:author="王雅洁" w:date="2024-12-12T17:26:16Z">
              <w:rPr>
                <w:rFonts w:ascii="宋体" w:hAnsi="宋体"/>
                <w:szCs w:val="21"/>
              </w:rPr>
            </w:rPrChange>
          </w:rPr>
          <w:t>&lt;=[8.</w:t>
        </w:r>
      </w:ins>
      <w:ins w:id="1453" w:author="周世杰" w:date="2021-11-19T09:37:13Z">
        <w:r>
          <w:rPr>
            <w:rFonts w:hint="eastAsia" w:ascii="宋体" w:hAnsi="宋体" w:eastAsia="宋体" w:cs="宋体"/>
            <w:color w:val="auto"/>
            <w:szCs w:val="21"/>
            <w:lang w:val="en-US" w:eastAsia="zh-CN"/>
            <w:rPrChange w:id="1454" w:author="王雅洁" w:date="2024-12-12T17:26:16Z">
              <w:rPr>
                <w:rFonts w:hint="eastAsia" w:ascii="宋体" w:hAnsi="宋体"/>
                <w:szCs w:val="21"/>
                <w:lang w:val="en-US" w:eastAsia="zh-CN"/>
              </w:rPr>
            </w:rPrChange>
          </w:rPr>
          <w:t>3</w:t>
        </w:r>
      </w:ins>
      <w:ins w:id="1455" w:author="周世杰" w:date="2021-11-19T09:37:13Z">
        <w:r>
          <w:rPr>
            <w:rFonts w:hint="eastAsia" w:ascii="宋体" w:hAnsi="宋体" w:eastAsia="宋体" w:cs="宋体"/>
            <w:color w:val="auto"/>
            <w:szCs w:val="21"/>
            <w:rPrChange w:id="1456" w:author="王雅洁" w:date="2024-12-12T17:26:16Z">
              <w:rPr>
                <w:rFonts w:ascii="宋体" w:hAnsi="宋体"/>
                <w:szCs w:val="21"/>
              </w:rPr>
            </w:rPrChange>
          </w:rPr>
          <w:t>.</w:t>
        </w:r>
      </w:ins>
      <w:ins w:id="1457" w:author="周世杰" w:date="2021-11-19T09:37:13Z">
        <w:r>
          <w:rPr>
            <w:rFonts w:hint="eastAsia" w:ascii="宋体" w:hAnsi="宋体" w:eastAsia="宋体" w:cs="宋体"/>
            <w:color w:val="auto"/>
            <w:szCs w:val="21"/>
            <w:lang w:val="en-US" w:eastAsia="zh-CN"/>
            <w:rPrChange w:id="1458" w:author="王雅洁" w:date="2024-12-12T17:26:16Z">
              <w:rPr>
                <w:rFonts w:hint="eastAsia" w:ascii="宋体" w:hAnsi="宋体"/>
                <w:szCs w:val="21"/>
                <w:lang w:val="en-US" w:eastAsia="zh-CN"/>
              </w:rPr>
            </w:rPrChange>
          </w:rPr>
          <w:t>5</w:t>
        </w:r>
      </w:ins>
      <w:ins w:id="1459" w:author="周世杰" w:date="2021-11-19T09:37:13Z">
        <w:r>
          <w:rPr>
            <w:rFonts w:hint="eastAsia" w:ascii="宋体" w:hAnsi="宋体" w:eastAsia="宋体" w:cs="宋体"/>
            <w:color w:val="auto"/>
            <w:szCs w:val="21"/>
            <w:rPrChange w:id="1460" w:author="王雅洁" w:date="2024-12-12T17:26:16Z">
              <w:rPr>
                <w:rFonts w:hint="eastAsia" w:ascii="宋体" w:hAnsi="宋体"/>
                <w:szCs w:val="21"/>
              </w:rPr>
            </w:rPrChange>
          </w:rPr>
          <w:t>]</w:t>
        </w:r>
      </w:ins>
    </w:p>
    <w:p>
      <w:pPr>
        <w:spacing w:line="440" w:lineRule="exact"/>
        <w:ind w:firstLine="420" w:firstLineChars="200"/>
        <w:rPr>
          <w:ins w:id="1461" w:author="zhoushijie" w:date="2021-11-15T22:20:42Z"/>
          <w:rFonts w:hint="eastAsia" w:ascii="宋体" w:hAnsi="宋体" w:eastAsia="宋体" w:cs="宋体"/>
          <w:color w:val="auto"/>
          <w:szCs w:val="21"/>
          <w:lang w:val="en-US" w:eastAsia="zh-CN"/>
          <w:rPrChange w:id="1462" w:author="王雅洁" w:date="2024-12-12T17:26:16Z">
            <w:rPr>
              <w:ins w:id="1463" w:author="zhoushijie" w:date="2021-11-15T22:20:42Z"/>
              <w:rFonts w:hint="eastAsia" w:ascii="宋体" w:hAnsi="宋体"/>
              <w:szCs w:val="21"/>
              <w:lang w:val="en-US" w:eastAsia="zh-CN"/>
            </w:rPr>
          </w:rPrChange>
        </w:rPr>
      </w:pPr>
      <w:r>
        <w:rPr>
          <w:rFonts w:hint="eastAsia" w:ascii="宋体" w:hAnsi="宋体" w:eastAsia="宋体" w:cs="宋体"/>
          <w:color w:val="auto"/>
          <w:szCs w:val="21"/>
          <w:rPrChange w:id="1464" w:author="王雅洁" w:date="2024-12-12T17:26:16Z">
            <w:rPr>
              <w:rFonts w:ascii="宋体" w:hAnsi="宋体"/>
              <w:szCs w:val="21"/>
            </w:rPr>
          </w:rPrChange>
        </w:rPr>
        <w:t>[</w:t>
      </w:r>
      <w:r>
        <w:rPr>
          <w:rFonts w:hint="eastAsia" w:ascii="宋体" w:hAnsi="宋体" w:eastAsia="宋体" w:cs="宋体"/>
          <w:color w:val="auto"/>
          <w:szCs w:val="21"/>
          <w:lang w:val="en-US" w:eastAsia="zh-CN"/>
          <w:rPrChange w:id="1465" w:author="王雅洁" w:date="2024-12-12T17:26:16Z">
            <w:rPr>
              <w:rFonts w:hint="eastAsia" w:ascii="宋体" w:hAnsi="宋体"/>
              <w:szCs w:val="21"/>
              <w:lang w:val="en-US" w:eastAsia="zh-CN"/>
            </w:rPr>
          </w:rPrChange>
        </w:rPr>
        <w:t>9</w:t>
      </w:r>
      <w:r>
        <w:rPr>
          <w:rFonts w:hint="eastAsia" w:ascii="宋体" w:hAnsi="宋体" w:eastAsia="宋体" w:cs="宋体"/>
          <w:color w:val="auto"/>
          <w:szCs w:val="21"/>
          <w:rPrChange w:id="1466" w:author="王雅洁" w:date="2024-12-12T17:26:16Z">
            <w:rPr>
              <w:rFonts w:ascii="宋体" w:hAnsi="宋体"/>
              <w:szCs w:val="21"/>
            </w:rPr>
          </w:rPrChange>
        </w:rPr>
        <w:t>.1</w:t>
      </w:r>
      <w:r>
        <w:rPr>
          <w:rFonts w:hint="eastAsia" w:ascii="宋体" w:hAnsi="宋体" w:eastAsia="宋体" w:cs="宋体"/>
          <w:color w:val="auto"/>
          <w:szCs w:val="21"/>
          <w:rPrChange w:id="1467" w:author="王雅洁" w:date="2024-12-12T17:26:16Z">
            <w:rPr>
              <w:rFonts w:hint="eastAsia" w:ascii="宋体" w:hAnsi="宋体"/>
              <w:szCs w:val="21"/>
            </w:rPr>
          </w:rPrChange>
        </w:rPr>
        <w:t>]</w:t>
      </w:r>
      <w:r>
        <w:rPr>
          <w:rFonts w:hint="eastAsia" w:ascii="宋体" w:hAnsi="宋体" w:eastAsia="宋体" w:cs="宋体"/>
          <w:color w:val="auto"/>
          <w:szCs w:val="21"/>
          <w:rPrChange w:id="1468" w:author="王雅洁" w:date="2024-12-12T17:26:16Z">
            <w:rPr>
              <w:rFonts w:ascii="宋体" w:hAnsi="宋体"/>
              <w:szCs w:val="21"/>
            </w:rPr>
          </w:rPrChange>
        </w:rPr>
        <w:t xml:space="preserve"> &lt;=[</w:t>
      </w:r>
      <w:r>
        <w:rPr>
          <w:rFonts w:hint="eastAsia" w:ascii="宋体" w:hAnsi="宋体" w:eastAsia="宋体" w:cs="宋体"/>
          <w:color w:val="auto"/>
          <w:szCs w:val="21"/>
          <w:lang w:val="en-US" w:eastAsia="zh-CN"/>
          <w:rPrChange w:id="1469" w:author="王雅洁" w:date="2024-12-12T17:26:16Z">
            <w:rPr>
              <w:rFonts w:hint="eastAsia" w:ascii="宋体" w:hAnsi="宋体"/>
              <w:szCs w:val="21"/>
              <w:lang w:val="en-US" w:eastAsia="zh-CN"/>
            </w:rPr>
          </w:rPrChange>
        </w:rPr>
        <w:t>9</w:t>
      </w:r>
      <w:r>
        <w:rPr>
          <w:rFonts w:hint="eastAsia" w:ascii="宋体" w:hAnsi="宋体" w:eastAsia="宋体" w:cs="宋体"/>
          <w:color w:val="auto"/>
          <w:szCs w:val="21"/>
          <w:rPrChange w:id="1470" w:author="王雅洁" w:date="2024-12-12T17:26:16Z">
            <w:rPr>
              <w:rFonts w:hint="eastAsia" w:ascii="宋体" w:hAnsi="宋体"/>
              <w:szCs w:val="21"/>
            </w:rPr>
          </w:rPrChange>
        </w:rPr>
        <w:t>]</w:t>
      </w:r>
      <w:r>
        <w:rPr>
          <w:rFonts w:hint="eastAsia" w:ascii="宋体" w:hAnsi="宋体" w:eastAsia="宋体" w:cs="宋体"/>
          <w:color w:val="auto"/>
          <w:szCs w:val="21"/>
          <w:lang w:val="en-US" w:eastAsia="zh-CN"/>
          <w:rPrChange w:id="1471" w:author="王雅洁" w:date="2024-12-12T17:26:16Z">
            <w:rPr>
              <w:rFonts w:hint="eastAsia" w:ascii="宋体" w:hAnsi="宋体"/>
              <w:szCs w:val="21"/>
              <w:lang w:val="en-US" w:eastAsia="zh-CN"/>
            </w:rPr>
          </w:rPrChange>
        </w:rPr>
        <w:t xml:space="preserve"> 适用于D列</w:t>
      </w:r>
    </w:p>
    <w:p>
      <w:pPr>
        <w:spacing w:line="440" w:lineRule="exact"/>
        <w:ind w:firstLine="420" w:firstLineChars="200"/>
        <w:rPr>
          <w:rFonts w:hint="eastAsia" w:ascii="宋体" w:hAnsi="宋体" w:eastAsia="宋体" w:cs="宋体"/>
          <w:color w:val="auto"/>
          <w:szCs w:val="21"/>
          <w:lang w:val="en-US" w:eastAsia="zh-CN"/>
          <w:rPrChange w:id="1472" w:author="王雅洁" w:date="2024-12-12T17:26:16Z">
            <w:rPr>
              <w:rFonts w:hint="eastAsia" w:ascii="宋体" w:hAnsi="宋体"/>
              <w:szCs w:val="21"/>
              <w:lang w:val="en-US" w:eastAsia="zh-CN"/>
            </w:rPr>
          </w:rPrChange>
        </w:rPr>
      </w:pPr>
    </w:p>
    <w:p>
      <w:pPr>
        <w:spacing w:line="440" w:lineRule="exact"/>
        <w:ind w:firstLine="420" w:firstLineChars="200"/>
        <w:rPr>
          <w:rFonts w:hint="eastAsia" w:ascii="宋体" w:hAnsi="宋体" w:eastAsia="宋体" w:cs="宋体"/>
          <w:color w:val="auto"/>
          <w:szCs w:val="21"/>
          <w:rPrChange w:id="1473" w:author="王雅洁" w:date="2024-12-12T17:26:16Z">
            <w:rPr>
              <w:rFonts w:ascii="宋体" w:hAnsi="宋体"/>
              <w:szCs w:val="21"/>
            </w:rPr>
          </w:rPrChange>
        </w:rPr>
      </w:pPr>
      <w:r>
        <w:rPr>
          <w:rFonts w:hint="eastAsia" w:ascii="宋体" w:hAnsi="宋体" w:eastAsia="宋体" w:cs="宋体"/>
          <w:color w:val="auto"/>
          <w:szCs w:val="21"/>
          <w:rPrChange w:id="1474" w:author="王雅洁" w:date="2024-12-12T17:26:16Z">
            <w:rPr>
              <w:rFonts w:hint="eastAsia" w:ascii="宋体" w:hAnsi="宋体"/>
              <w:szCs w:val="21"/>
            </w:rPr>
          </w:rPrChange>
        </w:rPr>
        <w:t>列项目</w:t>
      </w:r>
    </w:p>
    <w:p>
      <w:pPr>
        <w:spacing w:line="440" w:lineRule="exact"/>
        <w:ind w:firstLine="420" w:firstLineChars="200"/>
        <w:rPr>
          <w:rFonts w:hint="eastAsia" w:ascii="宋体" w:hAnsi="宋体" w:eastAsia="宋体" w:cs="宋体"/>
          <w:color w:val="auto"/>
          <w:szCs w:val="21"/>
          <w:lang w:val="en-US" w:eastAsia="zh-CN"/>
          <w:rPrChange w:id="1475" w:author="王雅洁" w:date="2024-12-12T17:26:16Z">
            <w:rPr>
              <w:rFonts w:hint="default" w:ascii="宋体" w:hAnsi="宋体" w:eastAsiaTheme="minorEastAsia"/>
              <w:szCs w:val="21"/>
              <w:lang w:val="en-US" w:eastAsia="zh-CN"/>
            </w:rPr>
          </w:rPrChange>
        </w:rPr>
      </w:pPr>
      <w:r>
        <w:rPr>
          <w:rFonts w:hint="eastAsia" w:ascii="宋体" w:hAnsi="宋体" w:eastAsia="宋体" w:cs="宋体"/>
          <w:color w:val="auto"/>
          <w:szCs w:val="21"/>
          <w:rPrChange w:id="1476" w:author="王雅洁" w:date="2024-12-12T17:26:16Z">
            <w:rPr>
              <w:rFonts w:ascii="宋体" w:hAnsi="宋体"/>
              <w:szCs w:val="21"/>
            </w:rPr>
          </w:rPrChange>
        </w:rPr>
        <w:t xml:space="preserve">[D]=[A]+[B]+[C] </w:t>
      </w:r>
      <w:r>
        <w:rPr>
          <w:rFonts w:hint="eastAsia" w:ascii="宋体" w:hAnsi="宋体" w:eastAsia="宋体" w:cs="宋体"/>
          <w:color w:val="auto"/>
          <w:szCs w:val="21"/>
          <w:rPrChange w:id="1477" w:author="王雅洁" w:date="2024-12-12T17:26:16Z">
            <w:rPr>
              <w:rFonts w:hint="eastAsia" w:ascii="宋体" w:hAnsi="宋体"/>
              <w:szCs w:val="21"/>
            </w:rPr>
          </w:rPrChange>
        </w:rPr>
        <w:t>适用于1-</w:t>
      </w:r>
      <w:del w:id="1478" w:author="周世杰" w:date="2022-03-02T08:35:35Z">
        <w:r>
          <w:rPr>
            <w:rFonts w:hint="eastAsia" w:ascii="宋体" w:hAnsi="宋体" w:eastAsia="宋体" w:cs="宋体"/>
            <w:color w:val="auto"/>
            <w:szCs w:val="21"/>
            <w:lang w:val="en-US"/>
            <w:rPrChange w:id="1479" w:author="王雅洁" w:date="2024-12-12T17:26:16Z">
              <w:rPr>
                <w:rFonts w:ascii="宋体" w:hAnsi="宋体"/>
                <w:szCs w:val="21"/>
                <w:lang w:val="en-US"/>
              </w:rPr>
            </w:rPrChange>
          </w:rPr>
          <w:delText>19</w:delText>
        </w:r>
      </w:del>
      <w:ins w:id="1480" w:author="周世杰" w:date="2022-03-02T08:35:35Z">
        <w:r>
          <w:rPr>
            <w:rFonts w:hint="eastAsia" w:ascii="宋体" w:hAnsi="宋体" w:eastAsia="宋体" w:cs="宋体"/>
            <w:color w:val="auto"/>
            <w:szCs w:val="21"/>
            <w:lang w:val="en-US" w:eastAsia="zh-CN"/>
            <w:rPrChange w:id="1481" w:author="王雅洁" w:date="2024-12-12T17:26:16Z">
              <w:rPr>
                <w:rFonts w:hint="eastAsia" w:ascii="宋体" w:hAnsi="宋体"/>
                <w:szCs w:val="21"/>
                <w:lang w:val="en-US" w:eastAsia="zh-CN"/>
              </w:rPr>
            </w:rPrChange>
          </w:rPr>
          <w:t>26</w:t>
        </w:r>
      </w:ins>
      <w:r>
        <w:rPr>
          <w:rFonts w:hint="eastAsia" w:ascii="宋体" w:hAnsi="宋体" w:eastAsia="宋体" w:cs="宋体"/>
          <w:color w:val="auto"/>
          <w:szCs w:val="21"/>
          <w:rPrChange w:id="1482" w:author="王雅洁" w:date="2024-12-12T17:26:16Z">
            <w:rPr>
              <w:rFonts w:hint="eastAsia" w:ascii="宋体" w:hAnsi="宋体"/>
              <w:szCs w:val="21"/>
            </w:rPr>
          </w:rPrChange>
        </w:rPr>
        <w:t>行、</w:t>
      </w:r>
      <w:del w:id="1483" w:author="周世杰" w:date="2022-03-02T08:35:58Z">
        <w:r>
          <w:rPr>
            <w:rFonts w:hint="eastAsia" w:ascii="宋体" w:hAnsi="宋体" w:eastAsia="宋体" w:cs="宋体"/>
            <w:color w:val="auto"/>
            <w:szCs w:val="21"/>
            <w:lang w:val="en-US" w:eastAsia="zh-CN"/>
            <w:rPrChange w:id="1484" w:author="王雅洁" w:date="2024-12-12T17:26:16Z">
              <w:rPr>
                <w:rFonts w:hint="eastAsia" w:ascii="宋体" w:hAnsi="宋体"/>
                <w:szCs w:val="21"/>
                <w:lang w:val="en-US" w:eastAsia="zh-CN"/>
              </w:rPr>
            </w:rPrChange>
          </w:rPr>
          <w:delText>2</w:delText>
        </w:r>
      </w:del>
      <w:del w:id="1485" w:author="周世杰" w:date="2022-03-02T08:35:58Z">
        <w:r>
          <w:rPr>
            <w:rFonts w:hint="eastAsia" w:ascii="宋体" w:hAnsi="宋体" w:eastAsia="宋体" w:cs="宋体"/>
            <w:color w:val="auto"/>
            <w:szCs w:val="21"/>
            <w:lang w:val="en-US" w:eastAsia="zh-CN"/>
            <w:rPrChange w:id="1486" w:author="王雅洁" w:date="2024-12-12T17:26:16Z">
              <w:rPr>
                <w:rFonts w:hint="default" w:ascii="宋体" w:hAnsi="宋体"/>
                <w:szCs w:val="21"/>
                <w:lang w:val="en-US" w:eastAsia="zh-CN"/>
              </w:rPr>
            </w:rPrChange>
          </w:rPr>
          <w:delText>3</w:delText>
        </w:r>
      </w:del>
      <w:ins w:id="1487" w:author="张海舰" w:date="2021-11-03T18:54:43Z">
        <w:del w:id="1488" w:author="周世杰" w:date="2022-03-02T08:35:58Z">
          <w:r>
            <w:rPr>
              <w:rFonts w:hint="eastAsia" w:ascii="宋体" w:hAnsi="宋体" w:eastAsia="宋体" w:cs="宋体"/>
              <w:color w:val="auto"/>
              <w:szCs w:val="21"/>
              <w:lang w:val="en-US" w:eastAsia="zh-CN"/>
              <w:rPrChange w:id="1489" w:author="王雅洁" w:date="2024-12-12T17:26:16Z">
                <w:rPr>
                  <w:rFonts w:hint="eastAsia" w:ascii="宋体" w:hAnsi="宋体"/>
                  <w:szCs w:val="21"/>
                  <w:lang w:val="en-US" w:eastAsia="zh-CN"/>
                </w:rPr>
              </w:rPrChange>
            </w:rPr>
            <w:delText>5</w:delText>
          </w:r>
        </w:del>
      </w:ins>
      <w:del w:id="1490" w:author="周世杰" w:date="2022-03-02T08:35:58Z">
        <w:r>
          <w:rPr>
            <w:rFonts w:hint="eastAsia" w:ascii="宋体" w:hAnsi="宋体" w:eastAsia="宋体" w:cs="宋体"/>
            <w:color w:val="auto"/>
            <w:szCs w:val="21"/>
            <w:lang w:eastAsia="zh-CN"/>
            <w:rPrChange w:id="1491" w:author="王雅洁" w:date="2024-12-12T17:26:16Z">
              <w:rPr>
                <w:rFonts w:hint="eastAsia" w:ascii="宋体" w:hAnsi="宋体"/>
                <w:szCs w:val="21"/>
                <w:lang w:eastAsia="zh-CN"/>
              </w:rPr>
            </w:rPrChange>
          </w:rPr>
          <w:delText>行、</w:delText>
        </w:r>
      </w:del>
      <w:r>
        <w:rPr>
          <w:rFonts w:hint="eastAsia" w:ascii="宋体" w:hAnsi="宋体" w:eastAsia="宋体" w:cs="宋体"/>
          <w:color w:val="auto"/>
          <w:szCs w:val="21"/>
          <w:rPrChange w:id="1492" w:author="王雅洁" w:date="2024-12-12T17:26:16Z">
            <w:rPr>
              <w:rFonts w:hint="eastAsia" w:ascii="宋体" w:hAnsi="宋体"/>
              <w:szCs w:val="21"/>
            </w:rPr>
          </w:rPrChange>
        </w:rPr>
        <w:t>2</w:t>
      </w:r>
      <w:del w:id="1493" w:author="张海舰" w:date="2021-11-03T18:54:51Z">
        <w:r>
          <w:rPr>
            <w:rFonts w:hint="eastAsia" w:ascii="宋体" w:hAnsi="宋体" w:eastAsia="宋体" w:cs="宋体"/>
            <w:color w:val="auto"/>
            <w:szCs w:val="21"/>
            <w:lang w:val="en-US" w:eastAsia="zh-CN"/>
            <w:rPrChange w:id="1494" w:author="王雅洁" w:date="2024-12-12T17:26:16Z">
              <w:rPr>
                <w:rFonts w:hint="default" w:ascii="宋体" w:hAnsi="宋体"/>
                <w:szCs w:val="21"/>
                <w:lang w:val="en-US" w:eastAsia="zh-CN"/>
              </w:rPr>
            </w:rPrChange>
          </w:rPr>
          <w:delText>5</w:delText>
        </w:r>
      </w:del>
      <w:ins w:id="1495" w:author="周世杰" w:date="2022-03-02T08:35:55Z">
        <w:r>
          <w:rPr>
            <w:rFonts w:hint="eastAsia" w:ascii="宋体" w:hAnsi="宋体" w:eastAsia="宋体" w:cs="宋体"/>
            <w:color w:val="auto"/>
            <w:szCs w:val="21"/>
            <w:lang w:val="en-US" w:eastAsia="zh-CN"/>
            <w:rPrChange w:id="1496" w:author="王雅洁" w:date="2024-12-12T17:26:16Z">
              <w:rPr>
                <w:rFonts w:hint="eastAsia" w:ascii="宋体" w:hAnsi="宋体"/>
                <w:szCs w:val="21"/>
                <w:lang w:val="en-US" w:eastAsia="zh-CN"/>
              </w:rPr>
            </w:rPrChange>
          </w:rPr>
          <w:t>9</w:t>
        </w:r>
      </w:ins>
      <w:ins w:id="1497" w:author="张海舰" w:date="2021-11-03T18:54:51Z">
        <w:del w:id="1498" w:author="周世杰" w:date="2022-03-02T08:35:55Z">
          <w:r>
            <w:rPr>
              <w:rFonts w:hint="eastAsia" w:ascii="宋体" w:hAnsi="宋体" w:eastAsia="宋体" w:cs="宋体"/>
              <w:color w:val="auto"/>
              <w:szCs w:val="21"/>
              <w:lang w:val="en-US" w:eastAsia="zh-CN"/>
              <w:rPrChange w:id="1499" w:author="王雅洁" w:date="2024-12-12T17:26:16Z">
                <w:rPr>
                  <w:rFonts w:hint="eastAsia" w:ascii="宋体" w:hAnsi="宋体"/>
                  <w:szCs w:val="21"/>
                  <w:lang w:val="en-US" w:eastAsia="zh-CN"/>
                </w:rPr>
              </w:rPrChange>
            </w:rPr>
            <w:delText>7</w:delText>
          </w:r>
        </w:del>
      </w:ins>
      <w:r>
        <w:rPr>
          <w:rFonts w:hint="eastAsia" w:ascii="宋体" w:hAnsi="宋体" w:eastAsia="宋体" w:cs="宋体"/>
          <w:color w:val="auto"/>
          <w:szCs w:val="21"/>
          <w:rPrChange w:id="1500" w:author="王雅洁" w:date="2024-12-12T17:26:16Z">
            <w:rPr>
              <w:rFonts w:hint="eastAsia" w:ascii="宋体" w:hAnsi="宋体"/>
              <w:szCs w:val="21"/>
            </w:rPr>
          </w:rPrChange>
        </w:rPr>
        <w:t>-</w:t>
      </w:r>
      <w:del w:id="1501" w:author="张海舰" w:date="2021-11-03T18:54:56Z">
        <w:r>
          <w:rPr>
            <w:rFonts w:hint="eastAsia" w:ascii="宋体" w:hAnsi="宋体" w:eastAsia="宋体" w:cs="宋体"/>
            <w:color w:val="auto"/>
            <w:szCs w:val="21"/>
            <w:lang w:val="en-US"/>
            <w:rPrChange w:id="1502" w:author="王雅洁" w:date="2024-12-12T17:26:16Z">
              <w:rPr>
                <w:rFonts w:hint="default" w:ascii="宋体" w:hAnsi="宋体"/>
                <w:szCs w:val="21"/>
                <w:lang w:val="en-US"/>
              </w:rPr>
            </w:rPrChange>
          </w:rPr>
          <w:delText>5</w:delText>
        </w:r>
      </w:del>
      <w:del w:id="1503" w:author="张海舰" w:date="2021-11-03T18:54:56Z">
        <w:r>
          <w:rPr>
            <w:rFonts w:hint="eastAsia" w:ascii="宋体" w:hAnsi="宋体" w:eastAsia="宋体" w:cs="宋体"/>
            <w:color w:val="auto"/>
            <w:szCs w:val="21"/>
            <w:lang w:val="en-US" w:eastAsia="zh-CN"/>
            <w:rPrChange w:id="1504" w:author="王雅洁" w:date="2024-12-12T17:26:16Z">
              <w:rPr>
                <w:rFonts w:hint="default" w:ascii="宋体" w:hAnsi="宋体"/>
                <w:szCs w:val="21"/>
                <w:lang w:val="en-US" w:eastAsia="zh-CN"/>
              </w:rPr>
            </w:rPrChange>
          </w:rPr>
          <w:delText>7</w:delText>
        </w:r>
      </w:del>
      <w:ins w:id="1505" w:author="zhoushijie" w:date="2021-11-15T22:18:22Z">
        <w:r>
          <w:rPr>
            <w:rFonts w:hint="eastAsia" w:ascii="宋体" w:hAnsi="宋体" w:eastAsia="宋体" w:cs="宋体"/>
            <w:color w:val="auto"/>
            <w:szCs w:val="21"/>
            <w:lang w:val="en-US" w:eastAsia="zh-CN"/>
            <w:rPrChange w:id="1506" w:author="王雅洁" w:date="2024-12-12T17:26:16Z">
              <w:rPr>
                <w:rFonts w:hint="eastAsia" w:ascii="宋体" w:hAnsi="宋体"/>
                <w:szCs w:val="21"/>
                <w:lang w:val="en-US" w:eastAsia="zh-CN"/>
              </w:rPr>
            </w:rPrChange>
          </w:rPr>
          <w:t>3</w:t>
        </w:r>
      </w:ins>
      <w:ins w:id="1507" w:author="张海舰" w:date="2021-11-03T18:54:56Z">
        <w:del w:id="1508" w:author="zhoushijie" w:date="2021-11-15T22:18:22Z">
          <w:r>
            <w:rPr>
              <w:rFonts w:hint="eastAsia" w:ascii="宋体" w:hAnsi="宋体" w:eastAsia="宋体" w:cs="宋体"/>
              <w:color w:val="auto"/>
              <w:szCs w:val="21"/>
              <w:lang w:val="en-US" w:eastAsia="zh-CN"/>
              <w:rPrChange w:id="1509" w:author="王雅洁" w:date="2024-12-12T17:26:16Z">
                <w:rPr>
                  <w:rFonts w:hint="eastAsia" w:ascii="宋体" w:hAnsi="宋体"/>
                  <w:szCs w:val="21"/>
                  <w:lang w:val="en-US" w:eastAsia="zh-CN"/>
                </w:rPr>
              </w:rPrChange>
            </w:rPr>
            <w:delText>6</w:delText>
          </w:r>
        </w:del>
      </w:ins>
      <w:ins w:id="1510" w:author="张海舰" w:date="2021-11-03T18:54:56Z">
        <w:r>
          <w:rPr>
            <w:rFonts w:hint="eastAsia" w:ascii="宋体" w:hAnsi="宋体" w:eastAsia="宋体" w:cs="宋体"/>
            <w:color w:val="auto"/>
            <w:szCs w:val="21"/>
            <w:lang w:val="en-US" w:eastAsia="zh-CN"/>
            <w:rPrChange w:id="1511" w:author="王雅洁" w:date="2024-12-12T17:26:16Z">
              <w:rPr>
                <w:rFonts w:hint="eastAsia" w:ascii="宋体" w:hAnsi="宋体"/>
                <w:szCs w:val="21"/>
                <w:lang w:val="en-US" w:eastAsia="zh-CN"/>
              </w:rPr>
            </w:rPrChange>
          </w:rPr>
          <w:t>3</w:t>
        </w:r>
      </w:ins>
      <w:r>
        <w:rPr>
          <w:rFonts w:hint="eastAsia" w:ascii="宋体" w:hAnsi="宋体" w:eastAsia="宋体" w:cs="宋体"/>
          <w:color w:val="auto"/>
          <w:szCs w:val="21"/>
          <w:rPrChange w:id="1512" w:author="王雅洁" w:date="2024-12-12T17:26:16Z">
            <w:rPr>
              <w:rFonts w:hint="eastAsia" w:ascii="宋体" w:hAnsi="宋体"/>
              <w:szCs w:val="21"/>
            </w:rPr>
          </w:rPrChange>
        </w:rPr>
        <w:t>行</w:t>
      </w:r>
      <w:ins w:id="1513" w:author="张海舰" w:date="2021-11-03T18:55:31Z">
        <w:r>
          <w:rPr>
            <w:rFonts w:hint="eastAsia" w:ascii="宋体" w:hAnsi="宋体" w:eastAsia="宋体" w:cs="宋体"/>
            <w:color w:val="auto"/>
            <w:szCs w:val="21"/>
            <w:lang w:eastAsia="zh-CN"/>
            <w:rPrChange w:id="1514" w:author="王雅洁" w:date="2024-12-12T17:26:16Z">
              <w:rPr>
                <w:rFonts w:hint="eastAsia" w:ascii="宋体" w:hAnsi="宋体"/>
                <w:szCs w:val="21"/>
                <w:lang w:eastAsia="zh-CN"/>
              </w:rPr>
            </w:rPrChange>
          </w:rPr>
          <w:t>、</w:t>
        </w:r>
      </w:ins>
      <w:ins w:id="1515" w:author="张海舰" w:date="2021-11-03T18:55:34Z">
        <w:del w:id="1516" w:author="zhoushijie" w:date="2021-11-15T22:19:22Z">
          <w:r>
            <w:rPr>
              <w:rFonts w:hint="eastAsia" w:ascii="宋体" w:hAnsi="宋体" w:eastAsia="宋体" w:cs="宋体"/>
              <w:color w:val="auto"/>
              <w:szCs w:val="21"/>
              <w:lang w:val="en-US" w:eastAsia="zh-CN"/>
              <w:rPrChange w:id="1517" w:author="王雅洁" w:date="2024-12-12T17:26:16Z">
                <w:rPr>
                  <w:rFonts w:hint="default" w:ascii="宋体" w:hAnsi="宋体"/>
                  <w:szCs w:val="21"/>
                  <w:lang w:val="en-US" w:eastAsia="zh-CN"/>
                </w:rPr>
              </w:rPrChange>
            </w:rPr>
            <w:delText>66</w:delText>
          </w:r>
        </w:del>
      </w:ins>
      <w:ins w:id="1518" w:author="zhoushijie" w:date="2021-11-15T22:19:22Z">
        <w:r>
          <w:rPr>
            <w:rFonts w:hint="eastAsia" w:ascii="宋体" w:hAnsi="宋体" w:eastAsia="宋体" w:cs="宋体"/>
            <w:color w:val="auto"/>
            <w:szCs w:val="21"/>
            <w:lang w:val="en-US" w:eastAsia="zh-CN"/>
            <w:rPrChange w:id="1519" w:author="王雅洁" w:date="2024-12-12T17:26:16Z">
              <w:rPr>
                <w:rFonts w:hint="eastAsia" w:ascii="宋体" w:hAnsi="宋体"/>
                <w:szCs w:val="21"/>
                <w:lang w:val="en-US" w:eastAsia="zh-CN"/>
              </w:rPr>
            </w:rPrChange>
          </w:rPr>
          <w:t>3</w:t>
        </w:r>
      </w:ins>
      <w:ins w:id="1520" w:author="zhoushijie" w:date="2021-11-15T22:19:23Z">
        <w:r>
          <w:rPr>
            <w:rFonts w:hint="eastAsia" w:ascii="宋体" w:hAnsi="宋体" w:eastAsia="宋体" w:cs="宋体"/>
            <w:color w:val="auto"/>
            <w:szCs w:val="21"/>
            <w:lang w:val="en-US" w:eastAsia="zh-CN"/>
            <w:rPrChange w:id="1521" w:author="王雅洁" w:date="2024-12-12T17:26:16Z">
              <w:rPr>
                <w:rFonts w:hint="eastAsia" w:ascii="宋体" w:hAnsi="宋体"/>
                <w:szCs w:val="21"/>
                <w:lang w:val="en-US" w:eastAsia="zh-CN"/>
              </w:rPr>
            </w:rPrChange>
          </w:rPr>
          <w:t>5</w:t>
        </w:r>
      </w:ins>
      <w:ins w:id="1522" w:author="zhoushijie" w:date="2021-11-15T22:19:24Z">
        <w:r>
          <w:rPr>
            <w:rFonts w:hint="eastAsia" w:ascii="宋体" w:hAnsi="宋体" w:eastAsia="宋体" w:cs="宋体"/>
            <w:color w:val="auto"/>
            <w:szCs w:val="21"/>
            <w:lang w:val="en-US" w:eastAsia="zh-CN"/>
            <w:rPrChange w:id="1523" w:author="王雅洁" w:date="2024-12-12T17:26:16Z">
              <w:rPr>
                <w:rFonts w:hint="eastAsia" w:ascii="宋体" w:hAnsi="宋体"/>
                <w:szCs w:val="21"/>
                <w:lang w:val="en-US" w:eastAsia="zh-CN"/>
              </w:rPr>
            </w:rPrChange>
          </w:rPr>
          <w:t>-</w:t>
        </w:r>
      </w:ins>
      <w:ins w:id="1524" w:author="zhoushijie" w:date="2021-11-15T22:19:25Z">
        <w:r>
          <w:rPr>
            <w:rFonts w:hint="eastAsia" w:ascii="宋体" w:hAnsi="宋体" w:eastAsia="宋体" w:cs="宋体"/>
            <w:color w:val="auto"/>
            <w:szCs w:val="21"/>
            <w:lang w:val="en-US" w:eastAsia="zh-CN"/>
            <w:rPrChange w:id="1525" w:author="王雅洁" w:date="2024-12-12T17:26:16Z">
              <w:rPr>
                <w:rFonts w:hint="eastAsia" w:ascii="宋体" w:hAnsi="宋体"/>
                <w:szCs w:val="21"/>
                <w:lang w:val="en-US" w:eastAsia="zh-CN"/>
              </w:rPr>
            </w:rPrChange>
          </w:rPr>
          <w:t>4</w:t>
        </w:r>
      </w:ins>
      <w:ins w:id="1526" w:author="zhoushijie" w:date="2021-11-15T22:19:26Z">
        <w:del w:id="1527" w:author="周世杰" w:date="2022-03-02T08:36:14Z">
          <w:r>
            <w:rPr>
              <w:rFonts w:hint="eastAsia" w:ascii="宋体" w:hAnsi="宋体" w:eastAsia="宋体" w:cs="宋体"/>
              <w:color w:val="auto"/>
              <w:szCs w:val="21"/>
              <w:lang w:val="en-US" w:eastAsia="zh-CN"/>
              <w:rPrChange w:id="1528" w:author="王雅洁" w:date="2024-12-12T17:26:16Z">
                <w:rPr>
                  <w:rFonts w:hint="eastAsia" w:ascii="宋体" w:hAnsi="宋体"/>
                  <w:szCs w:val="21"/>
                  <w:lang w:val="en-US" w:eastAsia="zh-CN"/>
                </w:rPr>
              </w:rPrChange>
            </w:rPr>
            <w:delText>1</w:delText>
          </w:r>
        </w:del>
      </w:ins>
      <w:ins w:id="1529" w:author="周世杰" w:date="2022-03-02T08:36:14Z">
        <w:r>
          <w:rPr>
            <w:rFonts w:hint="eastAsia" w:ascii="宋体" w:hAnsi="宋体" w:eastAsia="宋体" w:cs="宋体"/>
            <w:color w:val="auto"/>
            <w:szCs w:val="21"/>
            <w:lang w:val="en-US" w:eastAsia="zh-CN"/>
            <w:rPrChange w:id="1530" w:author="王雅洁" w:date="2024-12-12T17:26:16Z">
              <w:rPr>
                <w:rFonts w:hint="eastAsia" w:ascii="宋体" w:hAnsi="宋体"/>
                <w:szCs w:val="21"/>
                <w:lang w:val="en-US" w:eastAsia="zh-CN"/>
              </w:rPr>
            </w:rPrChange>
          </w:rPr>
          <w:t>3</w:t>
        </w:r>
      </w:ins>
      <w:ins w:id="1531" w:author="张海舰" w:date="2021-11-03T18:55:37Z">
        <w:r>
          <w:rPr>
            <w:rFonts w:hint="eastAsia" w:ascii="宋体" w:hAnsi="宋体" w:eastAsia="宋体" w:cs="宋体"/>
            <w:color w:val="auto"/>
            <w:szCs w:val="21"/>
            <w:lang w:val="en-US" w:eastAsia="zh-CN"/>
            <w:rPrChange w:id="1532" w:author="王雅洁" w:date="2024-12-12T17:26:16Z">
              <w:rPr>
                <w:rFonts w:hint="eastAsia" w:ascii="宋体" w:hAnsi="宋体"/>
                <w:szCs w:val="21"/>
                <w:lang w:val="en-US" w:eastAsia="zh-CN"/>
              </w:rPr>
            </w:rPrChange>
          </w:rPr>
          <w:t>行</w:t>
        </w:r>
      </w:ins>
      <w:ins w:id="1533" w:author="zhoushijie" w:date="2021-11-15T22:19:28Z">
        <w:r>
          <w:rPr>
            <w:rFonts w:hint="eastAsia" w:ascii="宋体" w:hAnsi="宋体" w:eastAsia="宋体" w:cs="宋体"/>
            <w:color w:val="auto"/>
            <w:szCs w:val="21"/>
            <w:lang w:val="en-US" w:eastAsia="zh-CN"/>
            <w:rPrChange w:id="1534" w:author="王雅洁" w:date="2024-12-12T17:26:16Z">
              <w:rPr>
                <w:rFonts w:hint="eastAsia" w:ascii="宋体" w:hAnsi="宋体"/>
                <w:szCs w:val="21"/>
                <w:lang w:val="en-US" w:eastAsia="zh-CN"/>
              </w:rPr>
            </w:rPrChange>
          </w:rPr>
          <w:t>、</w:t>
        </w:r>
      </w:ins>
      <w:ins w:id="1535" w:author="zhoushijie" w:date="2021-11-15T22:19:47Z">
        <w:r>
          <w:rPr>
            <w:rFonts w:hint="eastAsia" w:ascii="宋体" w:hAnsi="宋体" w:eastAsia="宋体" w:cs="宋体"/>
            <w:color w:val="auto"/>
            <w:szCs w:val="21"/>
            <w:lang w:val="en-US" w:eastAsia="zh-CN"/>
            <w:rPrChange w:id="1536" w:author="王雅洁" w:date="2024-12-12T17:26:16Z">
              <w:rPr>
                <w:rFonts w:hint="eastAsia" w:ascii="宋体" w:hAnsi="宋体"/>
                <w:szCs w:val="21"/>
                <w:lang w:val="en-US" w:eastAsia="zh-CN"/>
              </w:rPr>
            </w:rPrChange>
          </w:rPr>
          <w:t>4</w:t>
        </w:r>
      </w:ins>
      <w:ins w:id="1537" w:author="zhoushijie" w:date="2021-11-15T22:19:48Z">
        <w:r>
          <w:rPr>
            <w:rFonts w:hint="eastAsia" w:ascii="宋体" w:hAnsi="宋体" w:eastAsia="宋体" w:cs="宋体"/>
            <w:color w:val="auto"/>
            <w:szCs w:val="21"/>
            <w:lang w:val="en-US" w:eastAsia="zh-CN"/>
            <w:rPrChange w:id="1538" w:author="王雅洁" w:date="2024-12-12T17:26:16Z">
              <w:rPr>
                <w:rFonts w:hint="eastAsia" w:ascii="宋体" w:hAnsi="宋体"/>
                <w:szCs w:val="21"/>
                <w:lang w:val="en-US" w:eastAsia="zh-CN"/>
              </w:rPr>
            </w:rPrChange>
          </w:rPr>
          <w:t>5-5</w:t>
        </w:r>
      </w:ins>
      <w:ins w:id="1539" w:author="zhoushijie" w:date="2021-11-15T22:19:49Z">
        <w:del w:id="1540" w:author="周世杰" w:date="2022-03-02T08:36:24Z">
          <w:r>
            <w:rPr>
              <w:rFonts w:hint="eastAsia" w:ascii="宋体" w:hAnsi="宋体" w:eastAsia="宋体" w:cs="宋体"/>
              <w:color w:val="auto"/>
              <w:szCs w:val="21"/>
              <w:lang w:val="en-US" w:eastAsia="zh-CN"/>
              <w:rPrChange w:id="1541" w:author="王雅洁" w:date="2024-12-12T17:26:16Z">
                <w:rPr>
                  <w:rFonts w:hint="eastAsia" w:ascii="宋体" w:hAnsi="宋体"/>
                  <w:szCs w:val="21"/>
                  <w:lang w:val="en-US" w:eastAsia="zh-CN"/>
                </w:rPr>
              </w:rPrChange>
            </w:rPr>
            <w:delText>1</w:delText>
          </w:r>
        </w:del>
      </w:ins>
      <w:ins w:id="1542" w:author="周世杰" w:date="2022-03-02T08:36:24Z">
        <w:r>
          <w:rPr>
            <w:rFonts w:hint="eastAsia" w:ascii="宋体" w:hAnsi="宋体" w:eastAsia="宋体" w:cs="宋体"/>
            <w:color w:val="auto"/>
            <w:szCs w:val="21"/>
            <w:lang w:val="en-US" w:eastAsia="zh-CN"/>
            <w:rPrChange w:id="1543" w:author="王雅洁" w:date="2024-12-12T17:26:16Z">
              <w:rPr>
                <w:rFonts w:hint="eastAsia" w:ascii="宋体" w:hAnsi="宋体"/>
                <w:szCs w:val="21"/>
                <w:lang w:val="en-US" w:eastAsia="zh-CN"/>
              </w:rPr>
            </w:rPrChange>
          </w:rPr>
          <w:t>3</w:t>
        </w:r>
      </w:ins>
      <w:ins w:id="1544" w:author="zhoushijie" w:date="2021-11-15T22:19:51Z">
        <w:r>
          <w:rPr>
            <w:rFonts w:hint="eastAsia" w:ascii="宋体" w:hAnsi="宋体" w:eastAsia="宋体" w:cs="宋体"/>
            <w:color w:val="auto"/>
            <w:szCs w:val="21"/>
            <w:lang w:val="en-US" w:eastAsia="zh-CN"/>
            <w:rPrChange w:id="1545" w:author="王雅洁" w:date="2024-12-12T17:26:16Z">
              <w:rPr>
                <w:rFonts w:hint="eastAsia" w:ascii="宋体" w:hAnsi="宋体"/>
                <w:szCs w:val="21"/>
                <w:lang w:val="en-US" w:eastAsia="zh-CN"/>
              </w:rPr>
            </w:rPrChange>
          </w:rPr>
          <w:t>行</w:t>
        </w:r>
      </w:ins>
      <w:ins w:id="1546" w:author="zhoushijie" w:date="2021-11-15T22:19:52Z">
        <w:r>
          <w:rPr>
            <w:rFonts w:hint="eastAsia" w:ascii="宋体" w:hAnsi="宋体" w:eastAsia="宋体" w:cs="宋体"/>
            <w:color w:val="auto"/>
            <w:szCs w:val="21"/>
            <w:lang w:val="en-US" w:eastAsia="zh-CN"/>
            <w:rPrChange w:id="1547" w:author="王雅洁" w:date="2024-12-12T17:26:16Z">
              <w:rPr>
                <w:rFonts w:hint="eastAsia" w:ascii="宋体" w:hAnsi="宋体"/>
                <w:szCs w:val="21"/>
                <w:lang w:val="en-US" w:eastAsia="zh-CN"/>
              </w:rPr>
            </w:rPrChange>
          </w:rPr>
          <w:t>、</w:t>
        </w:r>
      </w:ins>
      <w:ins w:id="1548" w:author="zhoushijie" w:date="2021-11-15T22:20:08Z">
        <w:r>
          <w:rPr>
            <w:rFonts w:hint="eastAsia" w:ascii="宋体" w:hAnsi="宋体" w:eastAsia="宋体" w:cs="宋体"/>
            <w:color w:val="auto"/>
            <w:szCs w:val="21"/>
            <w:lang w:val="en-US" w:eastAsia="zh-CN"/>
            <w:rPrChange w:id="1549" w:author="王雅洁" w:date="2024-12-12T17:26:16Z">
              <w:rPr>
                <w:rFonts w:hint="eastAsia" w:ascii="宋体" w:hAnsi="宋体"/>
                <w:szCs w:val="21"/>
                <w:lang w:val="en-US" w:eastAsia="zh-CN"/>
              </w:rPr>
            </w:rPrChange>
          </w:rPr>
          <w:t>57-</w:t>
        </w:r>
      </w:ins>
      <w:ins w:id="1550" w:author="zhoushijie" w:date="2021-11-15T22:20:09Z">
        <w:r>
          <w:rPr>
            <w:rFonts w:hint="eastAsia" w:ascii="宋体" w:hAnsi="宋体" w:eastAsia="宋体" w:cs="宋体"/>
            <w:color w:val="auto"/>
            <w:szCs w:val="21"/>
            <w:lang w:val="en-US" w:eastAsia="zh-CN"/>
            <w:rPrChange w:id="1551" w:author="王雅洁" w:date="2024-12-12T17:26:16Z">
              <w:rPr>
                <w:rFonts w:hint="eastAsia" w:ascii="宋体" w:hAnsi="宋体"/>
                <w:szCs w:val="21"/>
                <w:lang w:val="en-US" w:eastAsia="zh-CN"/>
              </w:rPr>
            </w:rPrChange>
          </w:rPr>
          <w:t>62</w:t>
        </w:r>
      </w:ins>
      <w:ins w:id="1552" w:author="zhoushijie" w:date="2021-11-15T22:20:11Z">
        <w:r>
          <w:rPr>
            <w:rFonts w:hint="eastAsia" w:ascii="宋体" w:hAnsi="宋体" w:eastAsia="宋体" w:cs="宋体"/>
            <w:color w:val="auto"/>
            <w:szCs w:val="21"/>
            <w:lang w:val="en-US" w:eastAsia="zh-CN"/>
            <w:rPrChange w:id="1553" w:author="王雅洁" w:date="2024-12-12T17:26:16Z">
              <w:rPr>
                <w:rFonts w:hint="eastAsia" w:ascii="宋体" w:hAnsi="宋体"/>
                <w:szCs w:val="21"/>
                <w:lang w:val="en-US" w:eastAsia="zh-CN"/>
              </w:rPr>
            </w:rPrChange>
          </w:rPr>
          <w:t>行</w:t>
        </w:r>
      </w:ins>
      <w:ins w:id="1554" w:author="zhoushijie" w:date="2021-11-15T22:20:31Z">
        <w:r>
          <w:rPr>
            <w:rFonts w:hint="eastAsia" w:ascii="宋体" w:hAnsi="宋体" w:eastAsia="宋体" w:cs="宋体"/>
            <w:color w:val="auto"/>
            <w:szCs w:val="21"/>
            <w:lang w:val="en-US" w:eastAsia="zh-CN"/>
            <w:rPrChange w:id="1555" w:author="王雅洁" w:date="2024-12-12T17:26:16Z">
              <w:rPr>
                <w:rFonts w:hint="eastAsia" w:ascii="宋体" w:hAnsi="宋体"/>
                <w:szCs w:val="21"/>
                <w:lang w:val="en-US" w:eastAsia="zh-CN"/>
              </w:rPr>
            </w:rPrChange>
          </w:rPr>
          <w:t>、</w:t>
        </w:r>
      </w:ins>
      <w:ins w:id="1556" w:author="zhoushijie" w:date="2021-11-15T22:20:23Z">
        <w:r>
          <w:rPr>
            <w:rFonts w:hint="eastAsia" w:ascii="宋体" w:hAnsi="宋体" w:eastAsia="宋体" w:cs="宋体"/>
            <w:color w:val="auto"/>
            <w:szCs w:val="21"/>
            <w:lang w:val="en-US" w:eastAsia="zh-CN"/>
            <w:rPrChange w:id="1557" w:author="王雅洁" w:date="2024-12-12T17:26:16Z">
              <w:rPr>
                <w:rFonts w:hint="eastAsia" w:ascii="宋体" w:hAnsi="宋体"/>
                <w:szCs w:val="21"/>
                <w:lang w:val="en-US" w:eastAsia="zh-CN"/>
              </w:rPr>
            </w:rPrChange>
          </w:rPr>
          <w:t>6</w:t>
        </w:r>
      </w:ins>
      <w:ins w:id="1558" w:author="zhoushijie" w:date="2021-11-15T22:20:24Z">
        <w:r>
          <w:rPr>
            <w:rFonts w:hint="eastAsia" w:ascii="宋体" w:hAnsi="宋体" w:eastAsia="宋体" w:cs="宋体"/>
            <w:color w:val="auto"/>
            <w:szCs w:val="21"/>
            <w:lang w:val="en-US" w:eastAsia="zh-CN"/>
            <w:rPrChange w:id="1559" w:author="王雅洁" w:date="2024-12-12T17:26:16Z">
              <w:rPr>
                <w:rFonts w:hint="eastAsia" w:ascii="宋体" w:hAnsi="宋体"/>
                <w:szCs w:val="21"/>
                <w:lang w:val="en-US" w:eastAsia="zh-CN"/>
              </w:rPr>
            </w:rPrChange>
          </w:rPr>
          <w:t>5</w:t>
        </w:r>
      </w:ins>
      <w:ins w:id="1560" w:author="zhoushijie" w:date="2021-11-15T22:20:25Z">
        <w:r>
          <w:rPr>
            <w:rFonts w:hint="eastAsia" w:ascii="宋体" w:hAnsi="宋体" w:eastAsia="宋体" w:cs="宋体"/>
            <w:color w:val="auto"/>
            <w:szCs w:val="21"/>
            <w:lang w:val="en-US" w:eastAsia="zh-CN"/>
            <w:rPrChange w:id="1561" w:author="王雅洁" w:date="2024-12-12T17:26:16Z">
              <w:rPr>
                <w:rFonts w:hint="eastAsia" w:ascii="宋体" w:hAnsi="宋体"/>
                <w:szCs w:val="21"/>
                <w:lang w:val="en-US" w:eastAsia="zh-CN"/>
              </w:rPr>
            </w:rPrChange>
          </w:rPr>
          <w:t>-6</w:t>
        </w:r>
      </w:ins>
      <w:ins w:id="1562" w:author="周世杰" w:date="2022-03-02T08:36:56Z">
        <w:r>
          <w:rPr>
            <w:rFonts w:hint="eastAsia" w:ascii="宋体" w:hAnsi="宋体" w:eastAsia="宋体" w:cs="宋体"/>
            <w:color w:val="auto"/>
            <w:szCs w:val="21"/>
            <w:lang w:val="en-US" w:eastAsia="zh-CN"/>
            <w:rPrChange w:id="1563" w:author="王雅洁" w:date="2024-12-12T17:26:16Z">
              <w:rPr>
                <w:rFonts w:hint="eastAsia" w:ascii="宋体" w:hAnsi="宋体"/>
                <w:szCs w:val="21"/>
                <w:lang w:val="en-US" w:eastAsia="zh-CN"/>
              </w:rPr>
            </w:rPrChange>
          </w:rPr>
          <w:t>7</w:t>
        </w:r>
      </w:ins>
      <w:ins w:id="1564" w:author="zhoushijie" w:date="2021-11-15T22:20:27Z">
        <w:del w:id="1565" w:author="周世杰" w:date="2022-03-02T08:36:56Z">
          <w:r>
            <w:rPr>
              <w:rFonts w:hint="eastAsia" w:ascii="宋体" w:hAnsi="宋体" w:eastAsia="宋体" w:cs="宋体"/>
              <w:color w:val="auto"/>
              <w:szCs w:val="21"/>
              <w:lang w:val="en-US" w:eastAsia="zh-CN"/>
              <w:rPrChange w:id="1566" w:author="王雅洁" w:date="2024-12-12T17:26:16Z">
                <w:rPr>
                  <w:rFonts w:hint="eastAsia" w:ascii="宋体" w:hAnsi="宋体"/>
                  <w:szCs w:val="21"/>
                  <w:lang w:val="en-US" w:eastAsia="zh-CN"/>
                </w:rPr>
              </w:rPrChange>
            </w:rPr>
            <w:delText>6</w:delText>
          </w:r>
        </w:del>
      </w:ins>
      <w:ins w:id="1567" w:author="zhoushijie" w:date="2021-11-15T22:20:28Z">
        <w:r>
          <w:rPr>
            <w:rFonts w:hint="eastAsia" w:ascii="宋体" w:hAnsi="宋体" w:eastAsia="宋体" w:cs="宋体"/>
            <w:color w:val="auto"/>
            <w:szCs w:val="21"/>
            <w:lang w:val="en-US" w:eastAsia="zh-CN"/>
            <w:rPrChange w:id="1568" w:author="王雅洁" w:date="2024-12-12T17:26:16Z">
              <w:rPr>
                <w:rFonts w:hint="eastAsia" w:ascii="宋体" w:hAnsi="宋体"/>
                <w:szCs w:val="21"/>
                <w:lang w:val="en-US" w:eastAsia="zh-CN"/>
              </w:rPr>
            </w:rPrChange>
          </w:rPr>
          <w:t>行</w:t>
        </w:r>
      </w:ins>
    </w:p>
    <w:p>
      <w:pPr>
        <w:spacing w:line="440" w:lineRule="exact"/>
        <w:ind w:firstLine="420" w:firstLineChars="200"/>
        <w:rPr>
          <w:rFonts w:hint="eastAsia" w:ascii="宋体" w:hAnsi="宋体" w:eastAsia="宋体" w:cs="宋体"/>
          <w:color w:val="auto"/>
          <w:szCs w:val="21"/>
          <w:rPrChange w:id="1569" w:author="王雅洁" w:date="2024-12-12T17:26:16Z">
            <w:rPr>
              <w:rFonts w:ascii="宋体" w:hAnsi="宋体"/>
              <w:szCs w:val="21"/>
            </w:rPr>
          </w:rPrChange>
        </w:rPr>
      </w:pPr>
      <w:r>
        <w:rPr>
          <w:rFonts w:hint="eastAsia" w:ascii="宋体" w:hAnsi="宋体" w:eastAsia="宋体" w:cs="宋体"/>
          <w:color w:val="auto"/>
          <w:szCs w:val="21"/>
          <w:rPrChange w:id="1570" w:author="王雅洁" w:date="2024-12-12T17:26:16Z">
            <w:rPr>
              <w:rFonts w:hint="eastAsia" w:ascii="宋体" w:hAnsi="宋体"/>
              <w:szCs w:val="21"/>
            </w:rPr>
          </w:rPrChange>
        </w:rPr>
        <w:t>[D]=[A]+[B]适用于20-2</w:t>
      </w:r>
      <w:del w:id="1571" w:author="张海舰" w:date="2021-11-03T18:55:13Z">
        <w:r>
          <w:rPr>
            <w:rFonts w:hint="eastAsia" w:ascii="宋体" w:hAnsi="宋体" w:eastAsia="宋体" w:cs="宋体"/>
            <w:color w:val="auto"/>
            <w:szCs w:val="21"/>
            <w:lang w:val="en-US"/>
            <w:rPrChange w:id="1572" w:author="王雅洁" w:date="2024-12-12T17:26:16Z">
              <w:rPr>
                <w:rFonts w:hint="default" w:ascii="宋体" w:hAnsi="宋体"/>
                <w:szCs w:val="21"/>
                <w:lang w:val="en-US"/>
              </w:rPr>
            </w:rPrChange>
          </w:rPr>
          <w:delText>2</w:delText>
        </w:r>
      </w:del>
      <w:ins w:id="1573" w:author="张海舰" w:date="2021-11-03T18:55:13Z">
        <w:r>
          <w:rPr>
            <w:rFonts w:hint="eastAsia" w:ascii="宋体" w:hAnsi="宋体" w:eastAsia="宋体" w:cs="宋体"/>
            <w:color w:val="auto"/>
            <w:szCs w:val="21"/>
            <w:lang w:val="en-US" w:eastAsia="zh-CN"/>
            <w:rPrChange w:id="1574" w:author="王雅洁" w:date="2024-12-12T17:26:16Z">
              <w:rPr>
                <w:rFonts w:hint="eastAsia" w:ascii="宋体" w:hAnsi="宋体"/>
                <w:szCs w:val="21"/>
                <w:lang w:val="en-US" w:eastAsia="zh-CN"/>
              </w:rPr>
            </w:rPrChange>
          </w:rPr>
          <w:t>4</w:t>
        </w:r>
      </w:ins>
      <w:r>
        <w:rPr>
          <w:rFonts w:hint="eastAsia" w:ascii="宋体" w:hAnsi="宋体" w:eastAsia="宋体" w:cs="宋体"/>
          <w:color w:val="auto"/>
          <w:szCs w:val="21"/>
          <w:rPrChange w:id="1575" w:author="王雅洁" w:date="2024-12-12T17:26:16Z">
            <w:rPr>
              <w:rFonts w:hint="eastAsia" w:ascii="宋体" w:hAnsi="宋体"/>
              <w:szCs w:val="21"/>
            </w:rPr>
          </w:rPrChange>
        </w:rPr>
        <w:t>行</w:t>
      </w:r>
    </w:p>
    <w:p>
      <w:pPr>
        <w:spacing w:line="440" w:lineRule="exact"/>
        <w:ind w:firstLine="420" w:firstLineChars="200"/>
        <w:rPr>
          <w:rFonts w:hint="eastAsia" w:ascii="宋体" w:hAnsi="宋体" w:eastAsia="宋体" w:cs="宋体"/>
          <w:color w:val="auto"/>
          <w:szCs w:val="21"/>
          <w:rPrChange w:id="1576" w:author="王雅洁" w:date="2024-12-12T17:26:16Z">
            <w:rPr>
              <w:rFonts w:ascii="宋体" w:hAnsi="宋体"/>
              <w:szCs w:val="21"/>
            </w:rPr>
          </w:rPrChange>
        </w:rPr>
      </w:pPr>
      <w:r>
        <w:rPr>
          <w:rFonts w:hint="eastAsia" w:ascii="宋体" w:hAnsi="宋体" w:eastAsia="宋体" w:cs="宋体"/>
          <w:color w:val="auto"/>
          <w:szCs w:val="21"/>
          <w:rPrChange w:id="1577" w:author="王雅洁" w:date="2024-12-12T17:26:16Z">
            <w:rPr>
              <w:rFonts w:hint="eastAsia" w:ascii="宋体" w:hAnsi="宋体"/>
              <w:szCs w:val="21"/>
            </w:rPr>
          </w:rPrChange>
        </w:rPr>
        <w:t>[D]=[B]+[C]适用于2</w:t>
      </w:r>
      <w:del w:id="1578" w:author="张海舰" w:date="2021-11-03T18:55:18Z">
        <w:r>
          <w:rPr>
            <w:rFonts w:hint="eastAsia" w:ascii="宋体" w:hAnsi="宋体" w:eastAsia="宋体" w:cs="宋体"/>
            <w:color w:val="auto"/>
            <w:szCs w:val="21"/>
            <w:lang w:val="en-US"/>
            <w:rPrChange w:id="1579" w:author="王雅洁" w:date="2024-12-12T17:26:16Z">
              <w:rPr>
                <w:rFonts w:hint="default" w:ascii="宋体" w:hAnsi="宋体"/>
                <w:szCs w:val="21"/>
                <w:lang w:val="en-US"/>
              </w:rPr>
            </w:rPrChange>
          </w:rPr>
          <w:delText>4</w:delText>
        </w:r>
      </w:del>
      <w:ins w:id="1580" w:author="张海舰" w:date="2021-11-03T18:55:18Z">
        <w:r>
          <w:rPr>
            <w:rFonts w:hint="eastAsia" w:ascii="宋体" w:hAnsi="宋体" w:eastAsia="宋体" w:cs="宋体"/>
            <w:color w:val="auto"/>
            <w:szCs w:val="21"/>
            <w:lang w:val="en-US" w:eastAsia="zh-CN"/>
            <w:rPrChange w:id="1581" w:author="王雅洁" w:date="2024-12-12T17:26:16Z">
              <w:rPr>
                <w:rFonts w:hint="eastAsia" w:ascii="宋体" w:hAnsi="宋体"/>
                <w:szCs w:val="21"/>
                <w:lang w:val="en-US" w:eastAsia="zh-CN"/>
              </w:rPr>
            </w:rPrChange>
          </w:rPr>
          <w:t>6</w:t>
        </w:r>
      </w:ins>
      <w:r>
        <w:rPr>
          <w:rFonts w:hint="eastAsia" w:ascii="宋体" w:hAnsi="宋体" w:eastAsia="宋体" w:cs="宋体"/>
          <w:color w:val="auto"/>
          <w:szCs w:val="21"/>
          <w:rPrChange w:id="1582" w:author="王雅洁" w:date="2024-12-12T17:26:16Z">
            <w:rPr>
              <w:rFonts w:hint="eastAsia" w:ascii="宋体" w:hAnsi="宋体"/>
              <w:szCs w:val="21"/>
            </w:rPr>
          </w:rPrChange>
        </w:rPr>
        <w:t xml:space="preserve">行 </w:t>
      </w:r>
    </w:p>
    <w:p>
      <w:pPr>
        <w:spacing w:line="440" w:lineRule="exact"/>
        <w:ind w:firstLine="420" w:firstLineChars="200"/>
        <w:rPr>
          <w:ins w:id="1583" w:author="周世杰" w:date="2021-11-19T09:27:17Z"/>
          <w:rFonts w:hint="eastAsia" w:ascii="宋体" w:hAnsi="宋体" w:eastAsia="宋体" w:cs="宋体"/>
          <w:color w:val="auto"/>
          <w:szCs w:val="21"/>
          <w:rPrChange w:id="1584" w:author="王雅洁" w:date="2024-12-12T17:26:16Z">
            <w:rPr>
              <w:ins w:id="1585" w:author="周世杰" w:date="2021-11-19T09:27:17Z"/>
              <w:rFonts w:hint="eastAsia" w:ascii="宋体" w:hAnsi="宋体"/>
              <w:szCs w:val="21"/>
            </w:rPr>
          </w:rPrChange>
        </w:rPr>
      </w:pPr>
    </w:p>
    <w:p>
      <w:pPr>
        <w:spacing w:line="440" w:lineRule="exact"/>
        <w:ind w:firstLine="420" w:firstLineChars="200"/>
        <w:rPr>
          <w:ins w:id="1586" w:author="周世杰" w:date="2021-11-19T09:27:28Z"/>
          <w:rFonts w:hint="eastAsia" w:ascii="宋体" w:hAnsi="宋体" w:eastAsia="宋体" w:cs="宋体"/>
          <w:color w:val="auto"/>
          <w:szCs w:val="21"/>
          <w:lang w:val="en-US" w:eastAsia="zh-CN"/>
          <w:rPrChange w:id="1587" w:author="王雅洁" w:date="2024-12-12T17:26:16Z">
            <w:rPr>
              <w:ins w:id="1588" w:author="周世杰" w:date="2021-11-19T09:27:28Z"/>
              <w:rFonts w:hint="eastAsia" w:ascii="宋体" w:hAnsi="宋体"/>
              <w:szCs w:val="21"/>
              <w:lang w:val="en-US" w:eastAsia="zh-CN"/>
            </w:rPr>
          </w:rPrChange>
        </w:rPr>
      </w:pPr>
      <w:ins w:id="1589" w:author="周世杰" w:date="2021-11-19T09:27:23Z">
        <w:r>
          <w:rPr>
            <w:rFonts w:hint="eastAsia" w:ascii="宋体" w:hAnsi="宋体" w:eastAsia="宋体" w:cs="宋体"/>
            <w:color w:val="auto"/>
            <w:szCs w:val="21"/>
            <w:lang w:val="en-US" w:eastAsia="zh-CN"/>
            <w:rPrChange w:id="1590" w:author="王雅洁" w:date="2024-12-12T17:26:16Z">
              <w:rPr>
                <w:rFonts w:hint="eastAsia" w:ascii="宋体" w:hAnsi="宋体"/>
                <w:szCs w:val="21"/>
                <w:lang w:val="en-US" w:eastAsia="zh-CN"/>
              </w:rPr>
            </w:rPrChange>
          </w:rPr>
          <w:t>表</w:t>
        </w:r>
      </w:ins>
      <w:ins w:id="1591" w:author="周世杰" w:date="2021-11-19T09:27:24Z">
        <w:r>
          <w:rPr>
            <w:rFonts w:hint="eastAsia" w:ascii="宋体" w:hAnsi="宋体" w:eastAsia="宋体" w:cs="宋体"/>
            <w:color w:val="auto"/>
            <w:szCs w:val="21"/>
            <w:lang w:val="en-US" w:eastAsia="zh-CN"/>
            <w:rPrChange w:id="1592" w:author="王雅洁" w:date="2024-12-12T17:26:16Z">
              <w:rPr>
                <w:rFonts w:hint="eastAsia" w:ascii="宋体" w:hAnsi="宋体"/>
                <w:szCs w:val="21"/>
                <w:lang w:val="en-US" w:eastAsia="zh-CN"/>
              </w:rPr>
            </w:rPrChange>
          </w:rPr>
          <w:t>间</w:t>
        </w:r>
      </w:ins>
      <w:ins w:id="1593" w:author="周世杰" w:date="2021-11-19T09:27:26Z">
        <w:r>
          <w:rPr>
            <w:rFonts w:hint="eastAsia" w:ascii="宋体" w:hAnsi="宋体" w:eastAsia="宋体" w:cs="宋体"/>
            <w:color w:val="auto"/>
            <w:szCs w:val="21"/>
            <w:lang w:val="en-US" w:eastAsia="zh-CN"/>
            <w:rPrChange w:id="1594" w:author="王雅洁" w:date="2024-12-12T17:26:16Z">
              <w:rPr>
                <w:rFonts w:hint="eastAsia" w:ascii="宋体" w:hAnsi="宋体"/>
                <w:szCs w:val="21"/>
                <w:lang w:val="en-US" w:eastAsia="zh-CN"/>
              </w:rPr>
            </w:rPrChange>
          </w:rPr>
          <w:t>校验</w:t>
        </w:r>
      </w:ins>
      <w:ins w:id="1595" w:author="周世杰" w:date="2021-11-19T09:27:27Z">
        <w:r>
          <w:rPr>
            <w:rFonts w:hint="eastAsia" w:ascii="宋体" w:hAnsi="宋体" w:eastAsia="宋体" w:cs="宋体"/>
            <w:color w:val="auto"/>
            <w:szCs w:val="21"/>
            <w:lang w:val="en-US" w:eastAsia="zh-CN"/>
            <w:rPrChange w:id="1596" w:author="王雅洁" w:date="2024-12-12T17:26:16Z">
              <w:rPr>
                <w:rFonts w:hint="eastAsia" w:ascii="宋体" w:hAnsi="宋体"/>
                <w:szCs w:val="21"/>
                <w:lang w:val="en-US" w:eastAsia="zh-CN"/>
              </w:rPr>
            </w:rPrChange>
          </w:rPr>
          <w:t>关系</w:t>
        </w:r>
      </w:ins>
    </w:p>
    <w:p>
      <w:pPr>
        <w:spacing w:line="440" w:lineRule="exact"/>
        <w:ind w:firstLine="420" w:firstLineChars="200"/>
        <w:rPr>
          <w:ins w:id="1597" w:author="周世杰" w:date="2021-11-19T09:28:50Z"/>
          <w:rFonts w:hint="eastAsia" w:ascii="宋体" w:hAnsi="宋体" w:eastAsia="宋体" w:cs="宋体"/>
          <w:color w:val="auto"/>
          <w:szCs w:val="21"/>
          <w:lang w:val="en-US" w:eastAsia="zh-CN"/>
          <w:rPrChange w:id="1598" w:author="王雅洁" w:date="2024-12-12T17:26:16Z">
            <w:rPr>
              <w:ins w:id="1599" w:author="周世杰" w:date="2021-11-19T09:28:50Z"/>
              <w:rFonts w:hint="eastAsia" w:ascii="宋体" w:hAnsi="宋体"/>
              <w:szCs w:val="21"/>
              <w:lang w:val="en-US" w:eastAsia="zh-CN"/>
            </w:rPr>
          </w:rPrChange>
        </w:rPr>
      </w:pPr>
      <w:ins w:id="1600" w:author="周世杰" w:date="2021-11-19T09:28:50Z">
        <w:r>
          <w:rPr>
            <w:rFonts w:hint="eastAsia" w:ascii="宋体" w:hAnsi="宋体" w:eastAsia="宋体" w:cs="宋体"/>
            <w:color w:val="auto"/>
            <w:szCs w:val="21"/>
            <w:lang w:val="en-US" w:eastAsia="zh-CN"/>
            <w:rPrChange w:id="1601" w:author="王雅洁" w:date="2024-12-12T17:26:16Z">
              <w:rPr>
                <w:rFonts w:hint="eastAsia" w:ascii="宋体" w:hAnsi="宋体"/>
                <w:szCs w:val="21"/>
                <w:lang w:val="en-US" w:eastAsia="zh-CN"/>
              </w:rPr>
            </w:rPrChange>
          </w:rPr>
          <w:t>[1.A]</w:t>
        </w:r>
      </w:ins>
      <w:ins w:id="1602" w:author="周世杰" w:date="2021-11-19T09:29:01Z">
        <w:r>
          <w:rPr>
            <w:rFonts w:hint="eastAsia" w:ascii="宋体" w:hAnsi="宋体" w:eastAsia="宋体" w:cs="宋体"/>
            <w:color w:val="auto"/>
            <w:szCs w:val="21"/>
            <w:rPrChange w:id="1603" w:author="王雅洁" w:date="2024-12-12T17:26:16Z">
              <w:rPr>
                <w:rFonts w:ascii="宋体" w:hAnsi="宋体"/>
                <w:szCs w:val="21"/>
              </w:rPr>
            </w:rPrChange>
          </w:rPr>
          <w:t>&lt;=</w:t>
        </w:r>
      </w:ins>
      <w:ins w:id="1604" w:author="周世杰" w:date="2021-11-19T09:28:50Z">
        <w:r>
          <w:rPr>
            <w:rFonts w:hint="eastAsia" w:ascii="宋体" w:hAnsi="宋体" w:eastAsia="宋体" w:cs="宋体"/>
            <w:color w:val="auto"/>
            <w:szCs w:val="21"/>
            <w:lang w:val="en-US" w:eastAsia="zh-CN"/>
            <w:rPrChange w:id="1605" w:author="王雅洁" w:date="2024-12-12T17:26:16Z">
              <w:rPr>
                <w:rFonts w:hint="eastAsia" w:ascii="宋体" w:hAnsi="宋体"/>
                <w:szCs w:val="21"/>
                <w:lang w:val="en-US" w:eastAsia="zh-CN"/>
              </w:rPr>
            </w:rPrChange>
          </w:rPr>
          <w:t>《G01_VII》[2.21.A]</w:t>
        </w:r>
      </w:ins>
    </w:p>
    <w:p>
      <w:pPr>
        <w:spacing w:line="440" w:lineRule="exact"/>
        <w:ind w:firstLine="420" w:firstLineChars="200"/>
        <w:rPr>
          <w:ins w:id="1606" w:author="周世杰" w:date="2021-11-19T09:42:21Z"/>
          <w:rFonts w:hint="eastAsia" w:ascii="宋体" w:hAnsi="宋体" w:eastAsia="宋体" w:cs="宋体"/>
          <w:color w:val="auto"/>
          <w:szCs w:val="21"/>
          <w:lang w:val="en-US" w:eastAsia="zh-CN"/>
          <w:rPrChange w:id="1607" w:author="王雅洁" w:date="2024-12-12T17:26:16Z">
            <w:rPr>
              <w:ins w:id="1608" w:author="周世杰" w:date="2021-11-19T09:42:21Z"/>
              <w:rFonts w:hint="eastAsia" w:ascii="宋体" w:hAnsi="宋体"/>
              <w:color w:val="FF0000"/>
              <w:szCs w:val="21"/>
              <w:lang w:val="en-US" w:eastAsia="zh-CN"/>
            </w:rPr>
          </w:rPrChange>
        </w:rPr>
      </w:pPr>
      <w:ins w:id="1609" w:author="周世杰" w:date="2021-11-19T09:28:50Z">
        <w:r>
          <w:rPr>
            <w:rFonts w:hint="eastAsia" w:ascii="宋体" w:hAnsi="宋体" w:eastAsia="宋体" w:cs="宋体"/>
            <w:color w:val="auto"/>
            <w:szCs w:val="21"/>
            <w:lang w:val="en-US" w:eastAsia="zh-CN"/>
            <w:rPrChange w:id="1610" w:author="王雅洁" w:date="2024-12-12T17:26:16Z">
              <w:rPr>
                <w:rFonts w:hint="eastAsia" w:ascii="宋体" w:hAnsi="宋体"/>
                <w:szCs w:val="21"/>
                <w:lang w:val="en-US" w:eastAsia="zh-CN"/>
              </w:rPr>
            </w:rPrChange>
          </w:rPr>
          <w:t>[</w:t>
        </w:r>
      </w:ins>
      <w:ins w:id="1611" w:author="周世杰" w:date="2021-11-19T09:29:06Z">
        <w:r>
          <w:rPr>
            <w:rFonts w:hint="eastAsia" w:ascii="宋体" w:hAnsi="宋体" w:eastAsia="宋体" w:cs="宋体"/>
            <w:color w:val="auto"/>
            <w:szCs w:val="21"/>
            <w:lang w:val="en-US" w:eastAsia="zh-CN"/>
            <w:rPrChange w:id="1612" w:author="王雅洁" w:date="2024-12-12T17:26:16Z">
              <w:rPr>
                <w:rFonts w:hint="eastAsia" w:ascii="宋体" w:hAnsi="宋体"/>
                <w:szCs w:val="21"/>
                <w:lang w:val="en-US" w:eastAsia="zh-CN"/>
              </w:rPr>
            </w:rPrChange>
          </w:rPr>
          <w:t>1</w:t>
        </w:r>
      </w:ins>
      <w:ins w:id="1613" w:author="周世杰" w:date="2021-11-19T09:28:50Z">
        <w:r>
          <w:rPr>
            <w:rFonts w:hint="eastAsia" w:ascii="宋体" w:hAnsi="宋体" w:eastAsia="宋体" w:cs="宋体"/>
            <w:color w:val="auto"/>
            <w:szCs w:val="21"/>
            <w:lang w:val="en-US" w:eastAsia="zh-CN"/>
            <w:rPrChange w:id="1614" w:author="王雅洁" w:date="2024-12-12T17:26:16Z">
              <w:rPr>
                <w:rFonts w:hint="eastAsia" w:ascii="宋体" w:hAnsi="宋体"/>
                <w:szCs w:val="21"/>
                <w:lang w:val="en-US" w:eastAsia="zh-CN"/>
              </w:rPr>
            </w:rPrChange>
          </w:rPr>
          <w:t>.</w:t>
        </w:r>
      </w:ins>
      <w:ins w:id="1615" w:author="周世杰" w:date="2021-11-19T09:29:09Z">
        <w:r>
          <w:rPr>
            <w:rFonts w:hint="eastAsia" w:ascii="宋体" w:hAnsi="宋体" w:eastAsia="宋体" w:cs="宋体"/>
            <w:color w:val="auto"/>
            <w:szCs w:val="21"/>
            <w:lang w:val="en-US" w:eastAsia="zh-CN"/>
            <w:rPrChange w:id="1616" w:author="王雅洁" w:date="2024-12-12T17:26:16Z">
              <w:rPr>
                <w:rFonts w:hint="eastAsia" w:ascii="宋体" w:hAnsi="宋体"/>
                <w:szCs w:val="21"/>
                <w:lang w:val="en-US" w:eastAsia="zh-CN"/>
              </w:rPr>
            </w:rPrChange>
          </w:rPr>
          <w:t>B</w:t>
        </w:r>
      </w:ins>
      <w:ins w:id="1617" w:author="周世杰" w:date="2021-11-19T09:28:50Z">
        <w:r>
          <w:rPr>
            <w:rFonts w:hint="eastAsia" w:ascii="宋体" w:hAnsi="宋体" w:eastAsia="宋体" w:cs="宋体"/>
            <w:color w:val="auto"/>
            <w:szCs w:val="21"/>
            <w:lang w:val="en-US" w:eastAsia="zh-CN"/>
            <w:rPrChange w:id="1618" w:author="王雅洁" w:date="2024-12-12T17:26:16Z">
              <w:rPr>
                <w:rFonts w:hint="eastAsia" w:ascii="宋体" w:hAnsi="宋体"/>
                <w:szCs w:val="21"/>
                <w:lang w:val="en-US" w:eastAsia="zh-CN"/>
              </w:rPr>
            </w:rPrChange>
          </w:rPr>
          <w:t>]</w:t>
        </w:r>
      </w:ins>
      <w:ins w:id="1619" w:author="周世杰" w:date="2021-11-19T09:29:03Z">
        <w:r>
          <w:rPr>
            <w:rFonts w:hint="eastAsia" w:ascii="宋体" w:hAnsi="宋体" w:eastAsia="宋体" w:cs="宋体"/>
            <w:color w:val="auto"/>
            <w:szCs w:val="21"/>
            <w:rPrChange w:id="1620" w:author="王雅洁" w:date="2024-12-12T17:26:16Z">
              <w:rPr>
                <w:rFonts w:ascii="宋体" w:hAnsi="宋体"/>
                <w:szCs w:val="21"/>
              </w:rPr>
            </w:rPrChange>
          </w:rPr>
          <w:t>&lt;=</w:t>
        </w:r>
      </w:ins>
      <w:ins w:id="1621" w:author="周世杰" w:date="2021-11-19T09:28:50Z">
        <w:r>
          <w:rPr>
            <w:rFonts w:hint="eastAsia" w:ascii="宋体" w:hAnsi="宋体" w:eastAsia="宋体" w:cs="宋体"/>
            <w:color w:val="auto"/>
            <w:szCs w:val="21"/>
            <w:lang w:val="en-US" w:eastAsia="zh-CN"/>
            <w:rPrChange w:id="1622" w:author="王雅洁" w:date="2024-12-12T17:26:16Z">
              <w:rPr>
                <w:rFonts w:hint="eastAsia" w:ascii="宋体" w:hAnsi="宋体"/>
                <w:szCs w:val="21"/>
                <w:lang w:val="en-US" w:eastAsia="zh-CN"/>
              </w:rPr>
            </w:rPrChange>
          </w:rPr>
          <w:t>《S63_III》[1.G]</w:t>
        </w:r>
      </w:ins>
    </w:p>
    <w:p>
      <w:pPr>
        <w:spacing w:line="440" w:lineRule="exact"/>
        <w:ind w:firstLine="420" w:firstLineChars="200"/>
        <w:rPr>
          <w:del w:id="1623" w:author="王雅洁" w:date="2024-12-12T17:29:41Z"/>
          <w:rFonts w:hint="eastAsia" w:ascii="宋体" w:hAnsi="宋体" w:eastAsia="宋体" w:cs="宋体"/>
          <w:color w:val="auto"/>
          <w:szCs w:val="21"/>
          <w:lang w:val="en-US" w:eastAsia="zh-CN"/>
          <w:rPrChange w:id="1624" w:author="王雅洁" w:date="2024-12-12T17:26:16Z">
            <w:rPr>
              <w:del w:id="1625" w:author="王雅洁" w:date="2024-12-12T17:29:41Z"/>
              <w:rFonts w:hint="eastAsia" w:ascii="宋体" w:hAnsi="宋体"/>
              <w:szCs w:val="21"/>
              <w:lang w:val="en-US" w:eastAsia="zh-CN"/>
            </w:rPr>
          </w:rPrChange>
        </w:rPr>
      </w:pPr>
      <w:ins w:id="1626" w:author="周世杰" w:date="2021-11-19T09:42:23Z">
        <w:r>
          <w:rPr>
            <w:rFonts w:hint="eastAsia" w:ascii="宋体" w:hAnsi="宋体" w:eastAsia="宋体" w:cs="宋体"/>
            <w:color w:val="auto"/>
            <w:szCs w:val="21"/>
            <w:rPrChange w:id="1627" w:author="王雅洁" w:date="2024-12-12T17:26:16Z">
              <w:rPr>
                <w:rFonts w:hint="eastAsia"/>
              </w:rPr>
            </w:rPrChange>
          </w:rPr>
          <w:t>[10.D]≤G34[5.A]</w:t>
        </w:r>
      </w:ins>
    </w:p>
    <w:p>
      <w:pPr>
        <w:spacing w:line="440" w:lineRule="exact"/>
        <w:ind w:firstLine="420" w:firstLineChars="200"/>
        <w:rPr>
          <w:rFonts w:hint="eastAsia" w:ascii="宋体" w:hAnsi="宋体" w:eastAsia="宋体" w:cs="宋体"/>
          <w:color w:val="auto"/>
          <w:sz w:val="21"/>
          <w:szCs w:val="21"/>
          <w:rPrChange w:id="1629" w:author="王雅洁" w:date="2024-12-12T17:26:16Z">
            <w:rPr>
              <w:rFonts w:ascii="仿宋_GB2312" w:hAnsi="仿宋_GB2312" w:eastAsia="仿宋_GB2312" w:cs="仿宋_GB2312"/>
              <w:sz w:val="24"/>
            </w:rPr>
          </w:rPrChange>
        </w:rPr>
        <w:pPrChange w:id="1628" w:author="王雅洁" w:date="2024-12-12T17:29:41Z">
          <w:pPr>
            <w:spacing w:line="440" w:lineRule="exact"/>
          </w:pPr>
        </w:pPrChange>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Microsoft YaHei UI">
    <w:altName w:val="宋体"/>
    <w:panose1 w:val="020B0503020204020204"/>
    <w:charset w:val="86"/>
    <w:family w:val="swiss"/>
    <w:pitch w:val="default"/>
    <w:sig w:usb0="00000000" w:usb1="0000000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Tahoma">
    <w:altName w:val="DejaVu Sans"/>
    <w:panose1 w:val="020B0604030504040204"/>
    <w:charset w:val="00"/>
    <w:family w:val="swiss"/>
    <w:pitch w:val="default"/>
    <w:sig w:usb0="00000000" w:usb1="00000000"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M1w58KgIAAFU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gizZlnY6p3lEToq5u3qGCBgp2sUpVdi0ArT1nVmeBlxnP/cd1GPf4P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">
              <v:fill on="f" focussize="0,0"/>
              <v:stroke on="f" weight="0.5pt"/>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323905"/>
    <w:multiLevelType w:val="singleLevel"/>
    <w:tmpl w:val="5F323905"/>
    <w:lvl w:ilvl="0" w:tentative="0">
      <w:start w:val="5"/>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雅洁">
    <w15:presenceInfo w15:providerId="None" w15:userId="王雅洁"/>
  </w15:person>
  <w15:person w15:author="程红莉">
    <w15:presenceInfo w15:providerId="None" w15:userId="程红莉"/>
  </w15:person>
  <w15:person w15:author="陈施霖">
    <w15:presenceInfo w15:providerId="None" w15:userId="陈施霖"/>
  </w15:person>
  <w15:person w15:author="zhoushijie">
    <w15:presenceInfo w15:providerId="None" w15:userId="zhoushijie"/>
  </w15:person>
  <w15:person w15:author="张海舰">
    <w15:presenceInfo w15:providerId="None" w15:userId="张海舰"/>
  </w15:person>
  <w15:person w15:author="周世杰">
    <w15:presenceInfo w15:providerId="None" w15:userId="周世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E0A"/>
    <w:rsid w:val="0000331A"/>
    <w:rsid w:val="00101C35"/>
    <w:rsid w:val="002A2FC2"/>
    <w:rsid w:val="00383E0A"/>
    <w:rsid w:val="004C22AF"/>
    <w:rsid w:val="00617A3D"/>
    <w:rsid w:val="007A0D95"/>
    <w:rsid w:val="007B11EA"/>
    <w:rsid w:val="0080230C"/>
    <w:rsid w:val="008306E5"/>
    <w:rsid w:val="008D3F3F"/>
    <w:rsid w:val="00900524"/>
    <w:rsid w:val="00A22FBA"/>
    <w:rsid w:val="00DC24BC"/>
    <w:rsid w:val="00E01638"/>
    <w:rsid w:val="00E37CBD"/>
    <w:rsid w:val="01466B82"/>
    <w:rsid w:val="01515A71"/>
    <w:rsid w:val="01C729F1"/>
    <w:rsid w:val="02240FD8"/>
    <w:rsid w:val="02A614D8"/>
    <w:rsid w:val="02DF40E2"/>
    <w:rsid w:val="03B94E43"/>
    <w:rsid w:val="03FE3A6E"/>
    <w:rsid w:val="04017A60"/>
    <w:rsid w:val="043E45DD"/>
    <w:rsid w:val="044B0CD7"/>
    <w:rsid w:val="04637232"/>
    <w:rsid w:val="0522314D"/>
    <w:rsid w:val="06337A95"/>
    <w:rsid w:val="06AC2D50"/>
    <w:rsid w:val="071431A1"/>
    <w:rsid w:val="0819375E"/>
    <w:rsid w:val="086201E7"/>
    <w:rsid w:val="0863614F"/>
    <w:rsid w:val="090B6122"/>
    <w:rsid w:val="094149A5"/>
    <w:rsid w:val="097F3748"/>
    <w:rsid w:val="09B24877"/>
    <w:rsid w:val="09B53C87"/>
    <w:rsid w:val="0A026B4F"/>
    <w:rsid w:val="0B052A7C"/>
    <w:rsid w:val="0B264999"/>
    <w:rsid w:val="0B3E713F"/>
    <w:rsid w:val="0B4F1E4A"/>
    <w:rsid w:val="0B5429B4"/>
    <w:rsid w:val="0C0759F6"/>
    <w:rsid w:val="0D0615B2"/>
    <w:rsid w:val="0D6818D4"/>
    <w:rsid w:val="0D7F6F64"/>
    <w:rsid w:val="0D826658"/>
    <w:rsid w:val="0E622C6B"/>
    <w:rsid w:val="0F1E5F3D"/>
    <w:rsid w:val="0F390386"/>
    <w:rsid w:val="0F5952D2"/>
    <w:rsid w:val="0F6200D5"/>
    <w:rsid w:val="10467486"/>
    <w:rsid w:val="11184FC9"/>
    <w:rsid w:val="11555290"/>
    <w:rsid w:val="115A7038"/>
    <w:rsid w:val="116D187D"/>
    <w:rsid w:val="11734631"/>
    <w:rsid w:val="11A96B94"/>
    <w:rsid w:val="11B82A48"/>
    <w:rsid w:val="11DF3C78"/>
    <w:rsid w:val="12922FE7"/>
    <w:rsid w:val="129F509E"/>
    <w:rsid w:val="1462580B"/>
    <w:rsid w:val="152B2256"/>
    <w:rsid w:val="159D0969"/>
    <w:rsid w:val="15AA305B"/>
    <w:rsid w:val="15F310FB"/>
    <w:rsid w:val="15FC733F"/>
    <w:rsid w:val="163A1AF8"/>
    <w:rsid w:val="163F05B9"/>
    <w:rsid w:val="16760FE5"/>
    <w:rsid w:val="170E4657"/>
    <w:rsid w:val="172939ED"/>
    <w:rsid w:val="1892165C"/>
    <w:rsid w:val="18C94D1A"/>
    <w:rsid w:val="190E1CFB"/>
    <w:rsid w:val="192E3B24"/>
    <w:rsid w:val="194B4FD6"/>
    <w:rsid w:val="199073D3"/>
    <w:rsid w:val="1A7205CD"/>
    <w:rsid w:val="1ACB6CF3"/>
    <w:rsid w:val="1B5C52FC"/>
    <w:rsid w:val="1BAD0189"/>
    <w:rsid w:val="1BCF0B1F"/>
    <w:rsid w:val="1CC44E00"/>
    <w:rsid w:val="1CE1630D"/>
    <w:rsid w:val="1D1F2547"/>
    <w:rsid w:val="1D8C6439"/>
    <w:rsid w:val="1E1805EA"/>
    <w:rsid w:val="1EF96A40"/>
    <w:rsid w:val="1FFF271A"/>
    <w:rsid w:val="20263714"/>
    <w:rsid w:val="2081578B"/>
    <w:rsid w:val="212A5964"/>
    <w:rsid w:val="212F409E"/>
    <w:rsid w:val="213F1054"/>
    <w:rsid w:val="21E55E12"/>
    <w:rsid w:val="22DC7D4D"/>
    <w:rsid w:val="22E55C8C"/>
    <w:rsid w:val="23BD09FA"/>
    <w:rsid w:val="23E637B6"/>
    <w:rsid w:val="23EF29DF"/>
    <w:rsid w:val="25DF2F58"/>
    <w:rsid w:val="26914813"/>
    <w:rsid w:val="27240EDC"/>
    <w:rsid w:val="27A35DC2"/>
    <w:rsid w:val="27EB4E53"/>
    <w:rsid w:val="280D562C"/>
    <w:rsid w:val="281571DB"/>
    <w:rsid w:val="291C18CA"/>
    <w:rsid w:val="295D256C"/>
    <w:rsid w:val="29C75742"/>
    <w:rsid w:val="29D7204F"/>
    <w:rsid w:val="29EB3E40"/>
    <w:rsid w:val="2AF56D78"/>
    <w:rsid w:val="2B06384E"/>
    <w:rsid w:val="2C7B04F6"/>
    <w:rsid w:val="2C7E6346"/>
    <w:rsid w:val="2D4D46EE"/>
    <w:rsid w:val="2DF64ED1"/>
    <w:rsid w:val="2E7E0FD3"/>
    <w:rsid w:val="2EA81119"/>
    <w:rsid w:val="2EC95760"/>
    <w:rsid w:val="2F161DB8"/>
    <w:rsid w:val="2F4D1D74"/>
    <w:rsid w:val="30A81DEA"/>
    <w:rsid w:val="30E30C62"/>
    <w:rsid w:val="30E642C0"/>
    <w:rsid w:val="312405E1"/>
    <w:rsid w:val="31337C47"/>
    <w:rsid w:val="314544E2"/>
    <w:rsid w:val="31FE6472"/>
    <w:rsid w:val="32265A54"/>
    <w:rsid w:val="322A6B71"/>
    <w:rsid w:val="32457FFC"/>
    <w:rsid w:val="32F737C5"/>
    <w:rsid w:val="338916A3"/>
    <w:rsid w:val="33AA4AB1"/>
    <w:rsid w:val="33B83FD1"/>
    <w:rsid w:val="341B0843"/>
    <w:rsid w:val="3442113B"/>
    <w:rsid w:val="345225EB"/>
    <w:rsid w:val="35097D1D"/>
    <w:rsid w:val="353537A6"/>
    <w:rsid w:val="356E7431"/>
    <w:rsid w:val="35C35191"/>
    <w:rsid w:val="365E5004"/>
    <w:rsid w:val="36753B7D"/>
    <w:rsid w:val="36C97A24"/>
    <w:rsid w:val="36E76D6B"/>
    <w:rsid w:val="37207CE2"/>
    <w:rsid w:val="37357E14"/>
    <w:rsid w:val="37604575"/>
    <w:rsid w:val="376A529F"/>
    <w:rsid w:val="38055161"/>
    <w:rsid w:val="38DF5FD9"/>
    <w:rsid w:val="395F3DCD"/>
    <w:rsid w:val="3A3640D6"/>
    <w:rsid w:val="3A3861F1"/>
    <w:rsid w:val="3AAA7AE2"/>
    <w:rsid w:val="3B410906"/>
    <w:rsid w:val="3B567FB5"/>
    <w:rsid w:val="3B70098C"/>
    <w:rsid w:val="3B8A299B"/>
    <w:rsid w:val="3C5D7486"/>
    <w:rsid w:val="3E1C0DD6"/>
    <w:rsid w:val="3E266CFD"/>
    <w:rsid w:val="3E436638"/>
    <w:rsid w:val="3E7F1394"/>
    <w:rsid w:val="3E933812"/>
    <w:rsid w:val="3F6A63B6"/>
    <w:rsid w:val="3F983DEB"/>
    <w:rsid w:val="3FC7318A"/>
    <w:rsid w:val="40161F2E"/>
    <w:rsid w:val="4032621E"/>
    <w:rsid w:val="408C23C8"/>
    <w:rsid w:val="41220ECB"/>
    <w:rsid w:val="41346420"/>
    <w:rsid w:val="42244A84"/>
    <w:rsid w:val="426B4D9F"/>
    <w:rsid w:val="427549AF"/>
    <w:rsid w:val="42DB26EC"/>
    <w:rsid w:val="42F7670B"/>
    <w:rsid w:val="4324255B"/>
    <w:rsid w:val="437E7F8A"/>
    <w:rsid w:val="43CD672F"/>
    <w:rsid w:val="44047A2A"/>
    <w:rsid w:val="440771CB"/>
    <w:rsid w:val="445F0299"/>
    <w:rsid w:val="448E7F63"/>
    <w:rsid w:val="454E0179"/>
    <w:rsid w:val="465715A6"/>
    <w:rsid w:val="466A001B"/>
    <w:rsid w:val="46833712"/>
    <w:rsid w:val="46FE48DC"/>
    <w:rsid w:val="47303617"/>
    <w:rsid w:val="4882305F"/>
    <w:rsid w:val="488C061F"/>
    <w:rsid w:val="49C60917"/>
    <w:rsid w:val="49FD1317"/>
    <w:rsid w:val="4A455A6A"/>
    <w:rsid w:val="4AEF32EC"/>
    <w:rsid w:val="4BCD7E00"/>
    <w:rsid w:val="4BFE4579"/>
    <w:rsid w:val="4C364278"/>
    <w:rsid w:val="4C90185C"/>
    <w:rsid w:val="4D2450AE"/>
    <w:rsid w:val="4DD4697A"/>
    <w:rsid w:val="4DF03D6B"/>
    <w:rsid w:val="4EC5074C"/>
    <w:rsid w:val="4EED0B2F"/>
    <w:rsid w:val="4F2A53B8"/>
    <w:rsid w:val="4F2B60AB"/>
    <w:rsid w:val="4F64358D"/>
    <w:rsid w:val="4F944052"/>
    <w:rsid w:val="4F9A2C89"/>
    <w:rsid w:val="4FB03572"/>
    <w:rsid w:val="50E23230"/>
    <w:rsid w:val="50EA6CD8"/>
    <w:rsid w:val="515A5D08"/>
    <w:rsid w:val="51B74BF1"/>
    <w:rsid w:val="51D33250"/>
    <w:rsid w:val="51EC466F"/>
    <w:rsid w:val="51F47027"/>
    <w:rsid w:val="52A224FD"/>
    <w:rsid w:val="535B6E2B"/>
    <w:rsid w:val="53C400C3"/>
    <w:rsid w:val="543B4CEF"/>
    <w:rsid w:val="5446015C"/>
    <w:rsid w:val="556A10C6"/>
    <w:rsid w:val="559D4198"/>
    <w:rsid w:val="56125D6F"/>
    <w:rsid w:val="568D5937"/>
    <w:rsid w:val="57885AC7"/>
    <w:rsid w:val="57F02277"/>
    <w:rsid w:val="58285C3B"/>
    <w:rsid w:val="582F4FEC"/>
    <w:rsid w:val="58D80F2A"/>
    <w:rsid w:val="58D94698"/>
    <w:rsid w:val="58FD28FD"/>
    <w:rsid w:val="594F143E"/>
    <w:rsid w:val="598A3D1D"/>
    <w:rsid w:val="59A542F3"/>
    <w:rsid w:val="59C01597"/>
    <w:rsid w:val="5B355494"/>
    <w:rsid w:val="5B7A078A"/>
    <w:rsid w:val="5BBB4E5B"/>
    <w:rsid w:val="5BE7101E"/>
    <w:rsid w:val="5C3D0336"/>
    <w:rsid w:val="5C5E0F5E"/>
    <w:rsid w:val="5D0E1950"/>
    <w:rsid w:val="5D340211"/>
    <w:rsid w:val="5D946693"/>
    <w:rsid w:val="5DB802D8"/>
    <w:rsid w:val="5E8507BF"/>
    <w:rsid w:val="5E9D09BB"/>
    <w:rsid w:val="5EDC7977"/>
    <w:rsid w:val="5FDF1F3D"/>
    <w:rsid w:val="5FFA383C"/>
    <w:rsid w:val="6006006E"/>
    <w:rsid w:val="600C5002"/>
    <w:rsid w:val="609922F4"/>
    <w:rsid w:val="60CD5561"/>
    <w:rsid w:val="60CF2D3C"/>
    <w:rsid w:val="610546C7"/>
    <w:rsid w:val="617A3BD6"/>
    <w:rsid w:val="617C62C5"/>
    <w:rsid w:val="61FD5329"/>
    <w:rsid w:val="62305934"/>
    <w:rsid w:val="62AA1CE2"/>
    <w:rsid w:val="635A6218"/>
    <w:rsid w:val="638E5C84"/>
    <w:rsid w:val="63980132"/>
    <w:rsid w:val="63BD6BE2"/>
    <w:rsid w:val="647C362C"/>
    <w:rsid w:val="65503AF0"/>
    <w:rsid w:val="65522585"/>
    <w:rsid w:val="655F4BFC"/>
    <w:rsid w:val="656A7318"/>
    <w:rsid w:val="662F79E1"/>
    <w:rsid w:val="6657304B"/>
    <w:rsid w:val="67BF6D87"/>
    <w:rsid w:val="683A76C9"/>
    <w:rsid w:val="68E27C34"/>
    <w:rsid w:val="69074B0B"/>
    <w:rsid w:val="6A154D7A"/>
    <w:rsid w:val="6A4867D4"/>
    <w:rsid w:val="6ACA4079"/>
    <w:rsid w:val="6B056F45"/>
    <w:rsid w:val="6B1B602F"/>
    <w:rsid w:val="6B616269"/>
    <w:rsid w:val="6C6D74A0"/>
    <w:rsid w:val="6C7D0D7B"/>
    <w:rsid w:val="6C7D3EF4"/>
    <w:rsid w:val="6CD174E2"/>
    <w:rsid w:val="6DB463DD"/>
    <w:rsid w:val="6DE40A74"/>
    <w:rsid w:val="6E663D90"/>
    <w:rsid w:val="6F470821"/>
    <w:rsid w:val="70181844"/>
    <w:rsid w:val="70392317"/>
    <w:rsid w:val="70B13082"/>
    <w:rsid w:val="71C85F03"/>
    <w:rsid w:val="71CA7EAE"/>
    <w:rsid w:val="728C1307"/>
    <w:rsid w:val="72971842"/>
    <w:rsid w:val="72A31306"/>
    <w:rsid w:val="72D25878"/>
    <w:rsid w:val="7300688B"/>
    <w:rsid w:val="74676CD4"/>
    <w:rsid w:val="764310F1"/>
    <w:rsid w:val="76F11C4C"/>
    <w:rsid w:val="76F305D7"/>
    <w:rsid w:val="772257EF"/>
    <w:rsid w:val="772335B8"/>
    <w:rsid w:val="77426E36"/>
    <w:rsid w:val="77764005"/>
    <w:rsid w:val="778421D9"/>
    <w:rsid w:val="778A0708"/>
    <w:rsid w:val="781F79A1"/>
    <w:rsid w:val="7826099C"/>
    <w:rsid w:val="786E0B24"/>
    <w:rsid w:val="799F6FC8"/>
    <w:rsid w:val="7A595605"/>
    <w:rsid w:val="7A73735F"/>
    <w:rsid w:val="7A806CC0"/>
    <w:rsid w:val="7AA94AD4"/>
    <w:rsid w:val="7AB270CB"/>
    <w:rsid w:val="7B376B06"/>
    <w:rsid w:val="7B8A2F9D"/>
    <w:rsid w:val="7CCF5DD6"/>
    <w:rsid w:val="7CF412F7"/>
    <w:rsid w:val="7D6901DB"/>
    <w:rsid w:val="7DAB7EA5"/>
    <w:rsid w:val="7DFA3655"/>
    <w:rsid w:val="7DFB4505"/>
    <w:rsid w:val="7E0C2AF8"/>
    <w:rsid w:val="7E5942BB"/>
    <w:rsid w:val="7E8F6538"/>
    <w:rsid w:val="7F103731"/>
    <w:rsid w:val="7FFB51C2"/>
    <w:rsid w:val="7FFFF02D"/>
    <w:rsid w:val="95B42FBD"/>
    <w:rsid w:val="9CB8BED5"/>
    <w:rsid w:val="BFE3538C"/>
    <w:rsid w:val="D7FFA9D3"/>
    <w:rsid w:val="EAFBA901"/>
    <w:rsid w:val="EDFFF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Document Map"/>
    <w:basedOn w:val="1"/>
    <w:link w:val="18"/>
    <w:qFormat/>
    <w:uiPriority w:val="0"/>
    <w:rPr>
      <w:rFonts w:ascii="Microsoft YaHei UI" w:eastAsia="Microsoft YaHei UI"/>
      <w:sz w:val="18"/>
      <w:szCs w:val="18"/>
    </w:rPr>
  </w:style>
  <w:style w:type="paragraph" w:styleId="3">
    <w:name w:val="annotation text"/>
    <w:basedOn w:val="1"/>
    <w:qFormat/>
    <w:uiPriority w:val="0"/>
    <w:pPr>
      <w:jc w:val="left"/>
    </w:pPr>
  </w:style>
  <w:style w:type="paragraph" w:styleId="4">
    <w:name w:val="Body Text Indent"/>
    <w:basedOn w:val="1"/>
    <w:qFormat/>
    <w:uiPriority w:val="0"/>
    <w:pPr>
      <w:tabs>
        <w:tab w:val="left" w:pos="3240"/>
      </w:tabs>
      <w:ind w:firstLine="600" w:firstLineChars="200"/>
    </w:pPr>
    <w:rPr>
      <w:rFonts w:ascii="仿宋_GB2312" w:hAnsi="宋体" w:eastAsia="仿宋_GB2312"/>
      <w:sz w:val="30"/>
      <w:szCs w:val="20"/>
    </w:rPr>
  </w:style>
  <w:style w:type="paragraph" w:styleId="5">
    <w:name w:val="Body Text Indent 2"/>
    <w:basedOn w:val="1"/>
    <w:qFormat/>
    <w:uiPriority w:val="0"/>
    <w:pPr>
      <w:spacing w:after="100" w:line="360" w:lineRule="auto"/>
      <w:ind w:firstLine="600" w:firstLineChars="200"/>
    </w:pPr>
    <w:rPr>
      <w:rFonts w:ascii="仿宋_GB2312" w:eastAsia="仿宋_GB2312"/>
      <w:sz w:val="30"/>
    </w:rPr>
  </w:style>
  <w:style w:type="paragraph" w:styleId="6">
    <w:name w:val="Balloon Text"/>
    <w:basedOn w:val="1"/>
    <w:link w:val="16"/>
    <w:qFormat/>
    <w:uiPriority w:val="0"/>
    <w:rPr>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qFormat/>
    <w:uiPriority w:val="0"/>
    <w:rPr>
      <w:color w:val="323232"/>
      <w:u w:val="none"/>
    </w:rPr>
  </w:style>
  <w:style w:type="character" w:styleId="13">
    <w:name w:val="Hyperlink"/>
    <w:basedOn w:val="11"/>
    <w:qFormat/>
    <w:uiPriority w:val="0"/>
    <w:rPr>
      <w:color w:val="323232"/>
      <w:u w:val="none"/>
    </w:rPr>
  </w:style>
  <w:style w:type="character" w:styleId="14">
    <w:name w:val="annotation reference"/>
    <w:basedOn w:val="11"/>
    <w:qFormat/>
    <w:uiPriority w:val="0"/>
    <w:rPr>
      <w:sz w:val="21"/>
      <w:szCs w:val="21"/>
    </w:rPr>
  </w:style>
  <w:style w:type="paragraph" w:customStyle="1" w:styleId="15">
    <w:name w:val="普通(网站)1"/>
    <w:basedOn w:val="1"/>
    <w:qFormat/>
    <w:uiPriority w:val="0"/>
    <w:pPr>
      <w:widowControl/>
      <w:spacing w:line="440" w:lineRule="exact"/>
      <w:ind w:firstLine="480" w:firstLineChars="200"/>
      <w:jc w:val="left"/>
    </w:pPr>
    <w:rPr>
      <w:rFonts w:hint="eastAsia" w:eastAsia="仿宋_GB2312"/>
      <w:color w:val="000000"/>
      <w:sz w:val="24"/>
      <w:szCs w:val="20"/>
    </w:rPr>
  </w:style>
  <w:style w:type="character" w:customStyle="1" w:styleId="16">
    <w:name w:val="批注框文本 字符"/>
    <w:basedOn w:val="11"/>
    <w:link w:val="6"/>
    <w:qFormat/>
    <w:uiPriority w:val="0"/>
    <w:rPr>
      <w:rFonts w:asciiTheme="minorHAnsi" w:hAnsiTheme="minorHAnsi" w:eastAsiaTheme="minorEastAsia" w:cstheme="minorBidi"/>
      <w:kern w:val="2"/>
      <w:sz w:val="18"/>
      <w:szCs w:val="18"/>
    </w:rPr>
  </w:style>
  <w:style w:type="paragraph" w:customStyle="1" w:styleId="17">
    <w:name w:val="_Style 10"/>
    <w:basedOn w:val="2"/>
    <w:qFormat/>
    <w:uiPriority w:val="0"/>
    <w:pPr>
      <w:shd w:val="clear" w:color="auto" w:fill="000080"/>
      <w:jc w:val="left"/>
    </w:pPr>
    <w:rPr>
      <w:rFonts w:ascii="Tahoma" w:hAnsi="Tahoma" w:eastAsia="宋体" w:cs="Times New Roman"/>
      <w:sz w:val="24"/>
      <w:szCs w:val="28"/>
    </w:rPr>
  </w:style>
  <w:style w:type="character" w:customStyle="1" w:styleId="18">
    <w:name w:val="文档结构图 字符"/>
    <w:basedOn w:val="11"/>
    <w:link w:val="2"/>
    <w:qFormat/>
    <w:uiPriority w:val="0"/>
    <w:rPr>
      <w:rFonts w:ascii="Microsoft YaHei UI" w:eastAsia="Microsoft YaHei UI" w:hAnsiTheme="minorHAnsi" w:cstheme="minorBidi"/>
      <w:kern w:val="2"/>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1214</Words>
  <Characters>6922</Characters>
  <Lines>57</Lines>
  <Paragraphs>16</Paragraphs>
  <TotalTime>4</TotalTime>
  <ScaleCrop>false</ScaleCrop>
  <LinksUpToDate>false</LinksUpToDate>
  <CharactersWithSpaces>8120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2014-10-31T20:08:00Z</dcterms:created>
  <dc:creator>Administrator</dc:creator>
  <cp:lastModifiedBy>陈施霖</cp:lastModifiedBy>
  <cp:lastPrinted>2020-10-22T16:11:00Z</cp:lastPrinted>
  <dcterms:modified xsi:type="dcterms:W3CDTF">2024-12-16T19:18:20Z</dcterms:modified>
  <dc:title>商业银行互联网贷款业务情况表填报说明</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4D1BF12E95B64515B492BDF6743A61DC</vt:lpwstr>
  </property>
</Properties>
</file>