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Lines w:val="0"/>
        <w:pageBreakBefore w:val="0"/>
        <w:widowControl w:val="0"/>
        <w:kinsoku/>
        <w:wordWrap/>
        <w:overflowPunct/>
        <w:topLinePunct w:val="0"/>
        <w:autoSpaceDE/>
        <w:autoSpaceDN/>
        <w:bidi w:val="0"/>
        <w:adjustRightInd/>
        <w:snapToGrid/>
        <w:spacing w:line="590" w:lineRule="exact"/>
        <w:jc w:val="center"/>
        <w:textAlignment w:val="auto"/>
        <w:rPr>
          <w:rFonts w:hint="eastAsia" w:asciiTheme="majorEastAsia" w:hAnsiTheme="majorEastAsia" w:eastAsiaTheme="majorEastAsia" w:cstheme="majorEastAsia"/>
          <w:color w:val="auto"/>
          <w:sz w:val="44"/>
          <w:szCs w:val="44"/>
          <w:highlight w:val="none"/>
          <w:rPrChange w:id="12" w:author="周世杰" w:date="2024-11-22T16:17:54Z">
            <w:rPr>
              <w:rFonts w:hint="eastAsia" w:asciiTheme="majorEastAsia" w:hAnsiTheme="majorEastAsia" w:eastAsiaTheme="majorEastAsia" w:cstheme="majorEastAsia"/>
              <w:sz w:val="44"/>
              <w:szCs w:val="44"/>
            </w:rPr>
          </w:rPrChange>
        </w:rPr>
      </w:pPr>
      <w:del w:id="13" w:author="陈施霖" w:date="2024-12-13T08:43:09Z">
        <w:bookmarkStart w:id="0" w:name="_Toc379555403"/>
        <w:bookmarkStart w:id="1" w:name="_Toc352575081"/>
        <w:bookmarkStart w:id="2" w:name="_Toc349141632"/>
        <w:r>
          <w:rPr>
            <w:rFonts w:hint="eastAsia" w:ascii="黑体" w:hAnsi="黑体" w:eastAsia="黑体" w:cs="黑体"/>
            <w:color w:val="auto"/>
            <w:sz w:val="30"/>
            <w:szCs w:val="30"/>
            <w:highlight w:val="none"/>
            <w:lang w:val="en-US" w:eastAsia="zh-CN"/>
            <w:rPrChange w:id="14" w:author="周世杰" w:date="2024-11-22T16:17:54Z">
              <w:rPr>
                <w:rFonts w:hint="eastAsia" w:ascii="黑体" w:hAnsi="黑体" w:eastAsia="黑体" w:cs="黑体"/>
                <w:sz w:val="30"/>
                <w:szCs w:val="30"/>
                <w:lang w:val="en-US" w:eastAsia="zh-CN"/>
              </w:rPr>
            </w:rPrChange>
          </w:rPr>
          <w:delText>S</w:delText>
        </w:r>
      </w:del>
      <w:del w:id="15" w:author="陈施霖" w:date="2024-12-13T08:43:09Z">
        <w:r>
          <w:rPr>
            <w:rFonts w:hint="eastAsia" w:ascii="黑体" w:hAnsi="黑体" w:cs="黑体"/>
            <w:color w:val="auto"/>
            <w:sz w:val="30"/>
            <w:szCs w:val="30"/>
            <w:highlight w:val="none"/>
            <w:lang w:val="en-US" w:eastAsia="zh-CN"/>
            <w:rPrChange w:id="16" w:author="周世杰" w:date="2024-11-22T16:17:54Z">
              <w:rPr>
                <w:rFonts w:hint="eastAsia" w:ascii="黑体" w:hAnsi="黑体" w:cs="黑体"/>
                <w:sz w:val="30"/>
                <w:szCs w:val="30"/>
                <w:lang w:val="en-US" w:eastAsia="zh-CN"/>
              </w:rPr>
            </w:rPrChange>
          </w:rPr>
          <w:delText>73</w:delText>
        </w:r>
      </w:del>
      <w:r>
        <w:rPr>
          <w:rFonts w:hint="eastAsia" w:ascii="黑体" w:hAnsi="黑体" w:eastAsia="黑体" w:cs="黑体"/>
          <w:color w:val="auto"/>
          <w:sz w:val="30"/>
          <w:szCs w:val="30"/>
          <w:highlight w:val="none"/>
          <w:rPrChange w:id="17" w:author="周世杰" w:date="2024-11-22T16:17:54Z">
            <w:rPr>
              <w:rFonts w:hint="eastAsia" w:ascii="黑体" w:hAnsi="黑体" w:eastAsia="黑体" w:cs="黑体"/>
              <w:sz w:val="30"/>
              <w:szCs w:val="30"/>
            </w:rPr>
          </w:rPrChange>
        </w:rPr>
        <w:t>《</w:t>
      </w:r>
      <w:ins w:id="18" w:author="陈施霖" w:date="2024-12-13T08:43:09Z">
        <w:r>
          <w:rPr>
            <w:rFonts w:hint="eastAsia" w:ascii="黑体" w:hAnsi="黑体" w:eastAsia="黑体" w:cs="黑体"/>
            <w:color w:val="auto"/>
            <w:sz w:val="30"/>
            <w:szCs w:val="30"/>
            <w:highlight w:val="none"/>
            <w:lang w:val="en-US" w:eastAsia="zh-CN"/>
          </w:rPr>
          <w:t>S</w:t>
        </w:r>
      </w:ins>
      <w:ins w:id="19" w:author="陈施霖" w:date="2024-12-13T08:43:09Z">
        <w:r>
          <w:rPr>
            <w:rFonts w:hint="eastAsia" w:ascii="黑体" w:hAnsi="黑体" w:cs="黑体"/>
            <w:color w:val="auto"/>
            <w:sz w:val="30"/>
            <w:szCs w:val="30"/>
            <w:highlight w:val="none"/>
            <w:lang w:val="en-US" w:eastAsia="zh-CN"/>
          </w:rPr>
          <w:t>73</w:t>
        </w:r>
      </w:ins>
      <w:r>
        <w:rPr>
          <w:rFonts w:hint="eastAsia" w:ascii="黑体" w:hAnsi="黑体" w:eastAsia="黑体" w:cs="黑体"/>
          <w:color w:val="auto"/>
          <w:sz w:val="30"/>
          <w:szCs w:val="30"/>
          <w:highlight w:val="none"/>
          <w:lang w:eastAsia="zh-CN"/>
          <w:rPrChange w:id="20" w:author="周世杰" w:date="2024-11-22T16:17:54Z">
            <w:rPr>
              <w:rFonts w:hint="eastAsia" w:ascii="黑体" w:hAnsi="黑体" w:eastAsia="黑体" w:cs="黑体"/>
              <w:sz w:val="30"/>
              <w:szCs w:val="30"/>
              <w:lang w:eastAsia="zh-CN"/>
            </w:rPr>
          </w:rPrChange>
        </w:rPr>
        <w:t>养老</w:t>
      </w:r>
      <w:del w:id="21" w:author="陈施霖" w:date="2024-12-12T17:41:55Z">
        <w:r>
          <w:rPr>
            <w:rFonts w:hint="eastAsia" w:ascii="黑体" w:hAnsi="黑体" w:eastAsia="黑体" w:cs="黑体"/>
            <w:color w:val="auto"/>
            <w:sz w:val="30"/>
            <w:szCs w:val="30"/>
            <w:highlight w:val="none"/>
            <w:lang w:eastAsia="zh-CN"/>
            <w:rPrChange w:id="22" w:author="周世杰" w:date="2024-11-22T16:17:54Z">
              <w:rPr>
                <w:rFonts w:hint="eastAsia" w:ascii="黑体" w:hAnsi="黑体" w:eastAsia="黑体" w:cs="黑体"/>
                <w:sz w:val="30"/>
                <w:szCs w:val="30"/>
                <w:lang w:eastAsia="zh-CN"/>
              </w:rPr>
            </w:rPrChange>
          </w:rPr>
          <w:delText>金</w:delText>
        </w:r>
      </w:del>
      <w:del w:id="23" w:author="陈施霖" w:date="2024-12-12T17:41:55Z">
        <w:r>
          <w:rPr>
            <w:rFonts w:hint="eastAsia" w:ascii="黑体" w:hAnsi="黑体" w:eastAsia="黑体" w:cs="黑体"/>
            <w:color w:val="auto"/>
            <w:sz w:val="30"/>
            <w:szCs w:val="30"/>
            <w:highlight w:val="none"/>
            <w:lang w:eastAsia="zh-CN"/>
            <w:rPrChange w:id="24" w:author="周世杰" w:date="2024-11-22T16:17:54Z">
              <w:rPr>
                <w:rFonts w:hint="eastAsia" w:ascii="黑体" w:hAnsi="黑体" w:eastAsia="黑体" w:cs="黑体"/>
                <w:sz w:val="30"/>
                <w:szCs w:val="30"/>
                <w:lang w:eastAsia="zh-CN"/>
              </w:rPr>
            </w:rPrChange>
          </w:rPr>
          <w:delText>融</w:delText>
        </w:r>
      </w:del>
      <w:ins w:id="25" w:author="陈施霖" w:date="2024-12-12T15:03:04Z">
        <w:r>
          <w:rPr>
            <w:rFonts w:hint="eastAsia" w:ascii="黑体" w:hAnsi="黑体" w:cs="黑体"/>
            <w:color w:val="auto"/>
            <w:sz w:val="30"/>
            <w:szCs w:val="30"/>
            <w:highlight w:val="none"/>
            <w:lang w:eastAsia="zh-CN"/>
          </w:rPr>
          <w:t>领域</w:t>
        </w:r>
      </w:ins>
      <w:ins w:id="26" w:author="陈施霖" w:date="2024-12-12T15:03:05Z">
        <w:r>
          <w:rPr>
            <w:rFonts w:hint="eastAsia" w:ascii="黑体" w:hAnsi="黑体" w:cs="黑体"/>
            <w:color w:val="auto"/>
            <w:sz w:val="30"/>
            <w:szCs w:val="30"/>
            <w:highlight w:val="none"/>
            <w:lang w:eastAsia="zh-CN"/>
          </w:rPr>
          <w:t>相关</w:t>
        </w:r>
      </w:ins>
      <w:r>
        <w:rPr>
          <w:rFonts w:hint="eastAsia" w:ascii="黑体" w:hAnsi="黑体" w:eastAsia="黑体" w:cs="黑体"/>
          <w:color w:val="auto"/>
          <w:sz w:val="30"/>
          <w:szCs w:val="30"/>
          <w:highlight w:val="none"/>
          <w:lang w:eastAsia="zh-CN"/>
          <w:rPrChange w:id="27" w:author="周世杰" w:date="2024-11-22T16:17:54Z">
            <w:rPr>
              <w:rFonts w:hint="eastAsia" w:ascii="黑体" w:hAnsi="黑体" w:eastAsia="黑体" w:cs="黑体"/>
              <w:sz w:val="30"/>
              <w:szCs w:val="30"/>
              <w:lang w:eastAsia="zh-CN"/>
            </w:rPr>
          </w:rPrChange>
        </w:rPr>
        <w:t>情况</w:t>
      </w:r>
      <w:ins w:id="28" w:author="陈施霖" w:date="2024-12-12T15:03:08Z">
        <w:r>
          <w:rPr>
            <w:rFonts w:hint="eastAsia" w:ascii="黑体" w:hAnsi="黑体" w:cs="黑体"/>
            <w:color w:val="auto"/>
            <w:sz w:val="30"/>
            <w:szCs w:val="30"/>
            <w:highlight w:val="none"/>
            <w:lang w:eastAsia="zh-CN"/>
          </w:rPr>
          <w:t>统计</w:t>
        </w:r>
      </w:ins>
      <w:r>
        <w:rPr>
          <w:rFonts w:hint="eastAsia" w:ascii="黑体" w:hAnsi="黑体" w:eastAsia="黑体" w:cs="黑体"/>
          <w:color w:val="auto"/>
          <w:sz w:val="30"/>
          <w:szCs w:val="30"/>
          <w:highlight w:val="none"/>
          <w:rPrChange w:id="29" w:author="周世杰" w:date="2024-11-22T16:17:54Z">
            <w:rPr>
              <w:rFonts w:hint="eastAsia" w:ascii="黑体" w:hAnsi="黑体" w:eastAsia="黑体" w:cs="黑体"/>
              <w:sz w:val="30"/>
              <w:szCs w:val="30"/>
            </w:rPr>
          </w:rPrChange>
        </w:rPr>
        <w:t>表》</w:t>
      </w:r>
      <w:r>
        <w:rPr>
          <w:rFonts w:hint="eastAsia" w:ascii="黑体" w:hAnsi="黑体" w:eastAsia="黑体" w:cs="黑体"/>
          <w:color w:val="auto"/>
          <w:sz w:val="30"/>
          <w:szCs w:val="30"/>
          <w:highlight w:val="none"/>
          <w:rPrChange w:id="30" w:author="周世杰" w:date="2024-11-22T16:17:54Z">
            <w:rPr>
              <w:rFonts w:hint="eastAsia" w:ascii="黑体" w:hAnsi="黑体" w:eastAsia="黑体" w:cs="黑体"/>
              <w:sz w:val="30"/>
              <w:szCs w:val="30"/>
            </w:rPr>
          </w:rPrChange>
        </w:rPr>
        <w:t>填报说明</w:t>
      </w:r>
    </w:p>
    <w:bookmarkEnd w:id="0"/>
    <w:bookmarkEnd w:id="1"/>
    <w:bookmarkEnd w:id="2"/>
    <w:p>
      <w:pPr>
        <w:spacing w:line="440" w:lineRule="exact"/>
        <w:jc w:val="center"/>
        <w:rPr>
          <w:rFonts w:ascii="宋体" w:hAnsi="宋体"/>
          <w:b/>
          <w:color w:val="auto"/>
          <w:szCs w:val="21"/>
          <w:highlight w:val="none"/>
          <w:rPrChange w:id="31" w:author="周世杰" w:date="2024-11-22T16:17:54Z">
            <w:rPr>
              <w:rFonts w:ascii="宋体" w:hAnsi="宋体"/>
              <w:b/>
              <w:szCs w:val="21"/>
            </w:rPr>
          </w:rPrChange>
        </w:rPr>
      </w:pPr>
    </w:p>
    <w:p>
      <w:pPr>
        <w:spacing w:line="440" w:lineRule="exact"/>
        <w:jc w:val="both"/>
        <w:outlineLvl w:val="1"/>
        <w:rPr>
          <w:rFonts w:hint="eastAsia" w:asciiTheme="minorEastAsia" w:hAnsiTheme="minorEastAsia" w:eastAsiaTheme="minorEastAsia" w:cstheme="minorEastAsia"/>
          <w:b w:val="0"/>
          <w:bCs/>
          <w:color w:val="auto"/>
          <w:sz w:val="21"/>
          <w:szCs w:val="21"/>
          <w:highlight w:val="none"/>
          <w:rPrChange w:id="32" w:author="周世杰" w:date="2024-11-22T16:17:54Z">
            <w:rPr>
              <w:rFonts w:hint="eastAsia" w:asciiTheme="minorEastAsia" w:hAnsiTheme="minorEastAsia" w:eastAsiaTheme="minorEastAsia" w:cstheme="minorEastAsia"/>
              <w:b w:val="0"/>
              <w:bCs/>
              <w:sz w:val="21"/>
              <w:szCs w:val="21"/>
            </w:rPr>
          </w:rPrChange>
        </w:rPr>
      </w:pPr>
      <w:r>
        <w:rPr>
          <w:rFonts w:hint="eastAsia" w:asciiTheme="minorEastAsia" w:hAnsiTheme="minorEastAsia" w:eastAsiaTheme="minorEastAsia" w:cstheme="minorEastAsia"/>
          <w:b/>
          <w:bCs w:val="0"/>
          <w:color w:val="auto"/>
          <w:sz w:val="21"/>
          <w:szCs w:val="21"/>
          <w:highlight w:val="none"/>
          <w:rPrChange w:id="33" w:author="周世杰" w:date="2024-11-22T16:17:54Z">
            <w:rPr>
              <w:rFonts w:hint="eastAsia" w:asciiTheme="minorEastAsia" w:hAnsiTheme="minorEastAsia" w:eastAsiaTheme="minorEastAsia" w:cstheme="minorEastAsia"/>
              <w:b/>
              <w:bCs w:val="0"/>
              <w:sz w:val="21"/>
              <w:szCs w:val="21"/>
            </w:rPr>
          </w:rPrChange>
        </w:rPr>
        <w:t>第一部分：引言</w:t>
      </w:r>
    </w:p>
    <w:p>
      <w:pPr>
        <w:keepNext w:val="0"/>
        <w:keepLines w:val="0"/>
        <w:pageBreakBefore w:val="0"/>
        <w:kinsoku/>
        <w:wordWrap/>
        <w:overflowPunct/>
        <w:topLinePunct w:val="0"/>
        <w:autoSpaceDE/>
        <w:autoSpaceDN/>
        <w:bidi w:val="0"/>
        <w:adjustRightInd/>
        <w:snapToGrid/>
        <w:spacing w:line="590" w:lineRule="exact"/>
        <w:ind w:firstLine="420" w:firstLineChars="200"/>
        <w:jc w:val="both"/>
        <w:textAlignment w:val="auto"/>
        <w:rPr>
          <w:rFonts w:hint="eastAsia" w:asciiTheme="minorEastAsia" w:hAnsiTheme="minorEastAsia" w:eastAsiaTheme="minorEastAsia" w:cstheme="minorEastAsia"/>
          <w:color w:val="auto"/>
          <w:sz w:val="21"/>
          <w:szCs w:val="21"/>
          <w:highlight w:val="none"/>
          <w:rPrChange w:id="34" w:author="周世杰" w:date="2024-11-22T16:17:54Z">
            <w:rPr>
              <w:rFonts w:hint="eastAsia" w:asciiTheme="minorEastAsia" w:hAnsiTheme="minorEastAsia" w:eastAsiaTheme="minorEastAsia" w:cstheme="minorEastAsia"/>
              <w:sz w:val="21"/>
              <w:szCs w:val="21"/>
            </w:rPr>
          </w:rPrChange>
        </w:rPr>
      </w:pPr>
      <w:r>
        <w:rPr>
          <w:rFonts w:hint="eastAsia" w:asciiTheme="minorEastAsia" w:hAnsiTheme="minorEastAsia" w:eastAsiaTheme="minorEastAsia" w:cstheme="minorEastAsia"/>
          <w:color w:val="auto"/>
          <w:sz w:val="21"/>
          <w:szCs w:val="21"/>
          <w:highlight w:val="none"/>
          <w:rPrChange w:id="35" w:author="周世杰" w:date="2024-11-22T16:17:54Z">
            <w:rPr>
              <w:rFonts w:hint="eastAsia" w:asciiTheme="minorEastAsia" w:hAnsiTheme="minorEastAsia" w:eastAsiaTheme="minorEastAsia" w:cstheme="minorEastAsia"/>
              <w:sz w:val="21"/>
              <w:szCs w:val="21"/>
            </w:rPr>
          </w:rPrChange>
        </w:rPr>
        <w:t>本表由</w:t>
      </w:r>
      <w:r>
        <w:rPr>
          <w:rFonts w:hint="eastAsia" w:asciiTheme="minorEastAsia" w:hAnsiTheme="minorEastAsia" w:eastAsiaTheme="minorEastAsia" w:cstheme="minorEastAsia"/>
          <w:color w:val="auto"/>
          <w:sz w:val="21"/>
          <w:szCs w:val="21"/>
          <w:highlight w:val="none"/>
          <w:lang w:eastAsia="zh-CN"/>
          <w:rPrChange w:id="36" w:author="周世杰" w:date="2024-11-22T16:17:54Z">
            <w:rPr>
              <w:rFonts w:hint="eastAsia" w:asciiTheme="minorEastAsia" w:hAnsiTheme="minorEastAsia" w:eastAsiaTheme="minorEastAsia" w:cstheme="minorEastAsia"/>
              <w:sz w:val="21"/>
              <w:szCs w:val="21"/>
              <w:lang w:eastAsia="zh-CN"/>
            </w:rPr>
          </w:rPrChange>
        </w:rPr>
        <w:t>三部分</w:t>
      </w:r>
      <w:r>
        <w:rPr>
          <w:rFonts w:hint="eastAsia" w:asciiTheme="minorEastAsia" w:hAnsiTheme="minorEastAsia" w:eastAsiaTheme="minorEastAsia" w:cstheme="minorEastAsia"/>
          <w:color w:val="auto"/>
          <w:sz w:val="21"/>
          <w:szCs w:val="21"/>
          <w:highlight w:val="none"/>
          <w:rPrChange w:id="37" w:author="周世杰" w:date="2024-11-22T16:17:54Z">
            <w:rPr>
              <w:rFonts w:hint="eastAsia" w:asciiTheme="minorEastAsia" w:hAnsiTheme="minorEastAsia" w:eastAsiaTheme="minorEastAsia" w:cstheme="minorEastAsia"/>
              <w:sz w:val="21"/>
              <w:szCs w:val="21"/>
            </w:rPr>
          </w:rPrChange>
        </w:rPr>
        <w:t>组成。第Ⅰ部分：</w:t>
      </w:r>
      <w:r>
        <w:rPr>
          <w:rFonts w:hint="eastAsia" w:asciiTheme="minorEastAsia" w:hAnsiTheme="minorEastAsia" w:eastAsiaTheme="minorEastAsia" w:cstheme="minorEastAsia"/>
          <w:color w:val="auto"/>
          <w:sz w:val="21"/>
          <w:szCs w:val="21"/>
          <w:highlight w:val="none"/>
          <w:lang w:eastAsia="zh-CN"/>
          <w:rPrChange w:id="38" w:author="周世杰" w:date="2024-11-22T16:17:54Z">
            <w:rPr>
              <w:rFonts w:hint="eastAsia" w:asciiTheme="minorEastAsia" w:hAnsiTheme="minorEastAsia" w:eastAsiaTheme="minorEastAsia" w:cstheme="minorEastAsia"/>
              <w:sz w:val="21"/>
              <w:szCs w:val="21"/>
              <w:lang w:eastAsia="zh-CN"/>
            </w:rPr>
          </w:rPrChange>
        </w:rPr>
        <w:t>养老产业贷款情况表</w:t>
      </w:r>
      <w:r>
        <w:rPr>
          <w:rFonts w:hint="eastAsia" w:asciiTheme="minorEastAsia" w:hAnsiTheme="minorEastAsia" w:eastAsiaTheme="minorEastAsia" w:cstheme="minorEastAsia"/>
          <w:color w:val="auto"/>
          <w:sz w:val="21"/>
          <w:szCs w:val="21"/>
          <w:highlight w:val="none"/>
          <w:rPrChange w:id="39" w:author="周世杰" w:date="2024-11-22T16:17:54Z">
            <w:rPr>
              <w:rFonts w:hint="eastAsia" w:asciiTheme="minorEastAsia" w:hAnsiTheme="minorEastAsia" w:eastAsiaTheme="minorEastAsia" w:cstheme="minorEastAsia"/>
              <w:sz w:val="21"/>
              <w:szCs w:val="21"/>
            </w:rPr>
          </w:rPrChange>
        </w:rPr>
        <w:t>；第Ⅱ部分：</w:t>
      </w:r>
      <w:r>
        <w:rPr>
          <w:rFonts w:hint="eastAsia" w:asciiTheme="minorEastAsia" w:hAnsiTheme="minorEastAsia" w:eastAsiaTheme="minorEastAsia" w:cstheme="minorEastAsia"/>
          <w:color w:val="auto"/>
          <w:sz w:val="21"/>
          <w:szCs w:val="21"/>
          <w:highlight w:val="none"/>
          <w:lang w:eastAsia="zh-CN"/>
          <w:rPrChange w:id="40" w:author="周世杰" w:date="2024-11-22T16:17:54Z">
            <w:rPr>
              <w:rFonts w:hint="eastAsia" w:asciiTheme="minorEastAsia" w:hAnsiTheme="minorEastAsia" w:eastAsiaTheme="minorEastAsia" w:cstheme="minorEastAsia"/>
              <w:sz w:val="21"/>
              <w:szCs w:val="21"/>
              <w:lang w:eastAsia="zh-CN"/>
            </w:rPr>
          </w:rPrChange>
        </w:rPr>
        <w:t>养老金金融情况表</w:t>
      </w:r>
      <w:r>
        <w:rPr>
          <w:rFonts w:hint="eastAsia" w:asciiTheme="minorEastAsia" w:hAnsiTheme="minorEastAsia" w:eastAsiaTheme="minorEastAsia" w:cstheme="minorEastAsia"/>
          <w:color w:val="auto"/>
          <w:sz w:val="21"/>
          <w:szCs w:val="21"/>
          <w:highlight w:val="none"/>
          <w:rPrChange w:id="41" w:author="周世杰" w:date="2024-11-22T16:17:54Z">
            <w:rPr>
              <w:rFonts w:hint="eastAsia" w:asciiTheme="minorEastAsia" w:hAnsiTheme="minorEastAsia" w:eastAsiaTheme="minorEastAsia" w:cstheme="minorEastAsia"/>
              <w:sz w:val="21"/>
              <w:szCs w:val="21"/>
            </w:rPr>
          </w:rPrChange>
        </w:rPr>
        <w:t>；第III部分：</w:t>
      </w:r>
      <w:r>
        <w:rPr>
          <w:rFonts w:hint="eastAsia" w:asciiTheme="minorEastAsia" w:hAnsiTheme="minorEastAsia" w:eastAsiaTheme="minorEastAsia" w:cstheme="minorEastAsia"/>
          <w:color w:val="auto"/>
          <w:sz w:val="21"/>
          <w:szCs w:val="21"/>
          <w:highlight w:val="none"/>
          <w:lang w:eastAsia="zh-CN"/>
          <w:rPrChange w:id="42" w:author="周世杰" w:date="2024-11-22T16:17:54Z">
            <w:rPr>
              <w:rFonts w:hint="eastAsia" w:asciiTheme="minorEastAsia" w:hAnsiTheme="minorEastAsia" w:eastAsiaTheme="minorEastAsia" w:cstheme="minorEastAsia"/>
              <w:sz w:val="21"/>
              <w:szCs w:val="21"/>
              <w:lang w:eastAsia="zh-CN"/>
            </w:rPr>
          </w:rPrChange>
        </w:rPr>
        <w:t>养老服务金融情况表。</w:t>
      </w:r>
    </w:p>
    <w:p>
      <w:pPr>
        <w:keepNext w:val="0"/>
        <w:keepLines w:val="0"/>
        <w:pageBreakBefore w:val="0"/>
        <w:kinsoku/>
        <w:wordWrap/>
        <w:overflowPunct/>
        <w:topLinePunct w:val="0"/>
        <w:autoSpaceDE/>
        <w:autoSpaceDN/>
        <w:bidi w:val="0"/>
        <w:adjustRightInd/>
        <w:snapToGrid/>
        <w:spacing w:line="590" w:lineRule="exact"/>
        <w:jc w:val="both"/>
        <w:textAlignment w:val="auto"/>
        <w:outlineLvl w:val="1"/>
        <w:rPr>
          <w:rFonts w:hint="eastAsia" w:asciiTheme="minorEastAsia" w:hAnsiTheme="minorEastAsia" w:eastAsiaTheme="minorEastAsia" w:cstheme="minorEastAsia"/>
          <w:b w:val="0"/>
          <w:bCs/>
          <w:color w:val="auto"/>
          <w:sz w:val="21"/>
          <w:szCs w:val="21"/>
          <w:highlight w:val="none"/>
          <w:rPrChange w:id="43" w:author="周世杰" w:date="2024-11-22T16:17:54Z">
            <w:rPr>
              <w:rFonts w:hint="eastAsia" w:asciiTheme="minorEastAsia" w:hAnsiTheme="minorEastAsia" w:eastAsiaTheme="minorEastAsia" w:cstheme="minorEastAsia"/>
              <w:b w:val="0"/>
              <w:bCs/>
              <w:sz w:val="21"/>
              <w:szCs w:val="21"/>
            </w:rPr>
          </w:rPrChange>
        </w:rPr>
      </w:pPr>
      <w:r>
        <w:rPr>
          <w:rFonts w:hint="eastAsia" w:asciiTheme="minorEastAsia" w:hAnsiTheme="minorEastAsia" w:eastAsiaTheme="minorEastAsia" w:cstheme="minorEastAsia"/>
          <w:b/>
          <w:bCs w:val="0"/>
          <w:color w:val="auto"/>
          <w:sz w:val="21"/>
          <w:szCs w:val="21"/>
          <w:highlight w:val="none"/>
          <w:rPrChange w:id="44" w:author="周世杰" w:date="2024-11-22T16:17:54Z">
            <w:rPr>
              <w:rFonts w:hint="eastAsia" w:asciiTheme="minorEastAsia" w:hAnsiTheme="minorEastAsia" w:eastAsiaTheme="minorEastAsia" w:cstheme="minorEastAsia"/>
              <w:b/>
              <w:bCs w:val="0"/>
              <w:sz w:val="21"/>
              <w:szCs w:val="21"/>
            </w:rPr>
          </w:rPrChange>
        </w:rPr>
        <w:t>第二部分：一般说明</w:t>
      </w:r>
    </w:p>
    <w:p>
      <w:pPr>
        <w:keepNext w:val="0"/>
        <w:keepLines w:val="0"/>
        <w:pageBreakBefore w:val="0"/>
        <w:numPr>
          <w:ilvl w:val="0"/>
          <w:numId w:val="1"/>
        </w:numPr>
        <w:kinsoku/>
        <w:wordWrap/>
        <w:overflowPunct/>
        <w:topLinePunct w:val="0"/>
        <w:autoSpaceDE/>
        <w:autoSpaceDN/>
        <w:bidi w:val="0"/>
        <w:adjustRightInd/>
        <w:snapToGrid/>
        <w:spacing w:line="590" w:lineRule="exact"/>
        <w:ind w:firstLine="420" w:firstLineChars="200"/>
        <w:jc w:val="both"/>
        <w:textAlignment w:val="auto"/>
        <w:rPr>
          <w:rFonts w:hint="eastAsia" w:asciiTheme="minorEastAsia" w:hAnsiTheme="minorEastAsia" w:eastAsiaTheme="minorEastAsia" w:cstheme="minorEastAsia"/>
          <w:color w:val="auto"/>
          <w:sz w:val="21"/>
          <w:szCs w:val="21"/>
          <w:highlight w:val="none"/>
          <w:rPrChange w:id="45" w:author="周世杰" w:date="2024-11-22T16:17:54Z">
            <w:rPr>
              <w:rFonts w:hint="eastAsia" w:asciiTheme="minorEastAsia" w:hAnsiTheme="minorEastAsia" w:eastAsiaTheme="minorEastAsia" w:cstheme="minorEastAsia"/>
              <w:sz w:val="21"/>
              <w:szCs w:val="21"/>
            </w:rPr>
          </w:rPrChange>
        </w:rPr>
      </w:pPr>
      <w:r>
        <w:rPr>
          <w:rFonts w:hint="eastAsia" w:asciiTheme="minorEastAsia" w:hAnsiTheme="minorEastAsia" w:eastAsiaTheme="minorEastAsia" w:cstheme="minorEastAsia"/>
          <w:bCs/>
          <w:color w:val="auto"/>
          <w:sz w:val="21"/>
          <w:szCs w:val="21"/>
          <w:highlight w:val="none"/>
          <w:rPrChange w:id="46" w:author="周世杰" w:date="2024-11-22T16:17:54Z">
            <w:rPr>
              <w:rFonts w:hint="eastAsia" w:asciiTheme="minorEastAsia" w:hAnsiTheme="minorEastAsia" w:eastAsiaTheme="minorEastAsia" w:cstheme="minorEastAsia"/>
              <w:bCs/>
              <w:sz w:val="21"/>
              <w:szCs w:val="21"/>
            </w:rPr>
          </w:rPrChange>
        </w:rPr>
        <w:t>报表名称：</w:t>
      </w:r>
      <w:ins w:id="47" w:author="陈施霖" w:date="2024-12-13T15:11:35Z">
        <w:r>
          <w:rPr>
            <w:rFonts w:hint="eastAsia" w:asciiTheme="minorEastAsia" w:hAnsiTheme="minorEastAsia" w:eastAsiaTheme="minorEastAsia" w:cstheme="minorEastAsia"/>
            <w:bCs/>
            <w:color w:val="auto"/>
            <w:sz w:val="21"/>
            <w:szCs w:val="21"/>
            <w:highlight w:val="none"/>
            <w:lang w:eastAsia="zh-CN"/>
          </w:rPr>
          <w:t>养老领域相关情况统计</w:t>
        </w:r>
      </w:ins>
      <w:ins w:id="48" w:author="陈施霖" w:date="2024-12-13T15:11:35Z">
        <w:r>
          <w:rPr>
            <w:rFonts w:hint="eastAsia" w:asciiTheme="minorEastAsia" w:hAnsiTheme="minorEastAsia" w:eastAsiaTheme="minorEastAsia" w:cstheme="minorEastAsia"/>
            <w:bCs/>
            <w:color w:val="auto"/>
            <w:sz w:val="21"/>
            <w:szCs w:val="21"/>
            <w:highlight w:val="none"/>
          </w:rPr>
          <w:t>表</w:t>
        </w:r>
      </w:ins>
      <w:r>
        <w:rPr>
          <w:rFonts w:hint="eastAsia" w:asciiTheme="minorEastAsia" w:hAnsiTheme="minorEastAsia" w:eastAsiaTheme="minorEastAsia" w:cstheme="minorEastAsia"/>
          <w:color w:val="auto"/>
          <w:sz w:val="21"/>
          <w:szCs w:val="21"/>
          <w:highlight w:val="none"/>
          <w:lang w:eastAsia="zh-CN"/>
          <w:rPrChange w:id="49" w:author="周世杰" w:date="2024-11-22T16:17:54Z">
            <w:rPr>
              <w:rFonts w:hint="eastAsia" w:asciiTheme="minorEastAsia" w:hAnsiTheme="minorEastAsia" w:eastAsiaTheme="minorEastAsia" w:cstheme="minorEastAsia"/>
              <w:sz w:val="21"/>
              <w:szCs w:val="21"/>
              <w:lang w:eastAsia="zh-CN"/>
            </w:rPr>
          </w:rPrChange>
        </w:rPr>
        <w:t>。</w:t>
      </w:r>
    </w:p>
    <w:p>
      <w:pPr>
        <w:keepNext w:val="0"/>
        <w:keepLines w:val="0"/>
        <w:pageBreakBefore w:val="0"/>
        <w:numPr>
          <w:ilvl w:val="0"/>
          <w:numId w:val="2"/>
        </w:numPr>
        <w:kinsoku/>
        <w:wordWrap/>
        <w:overflowPunct/>
        <w:topLinePunct w:val="0"/>
        <w:autoSpaceDE/>
        <w:autoSpaceDN/>
        <w:bidi w:val="0"/>
        <w:adjustRightInd/>
        <w:snapToGrid/>
        <w:spacing w:line="590" w:lineRule="exact"/>
        <w:ind w:firstLine="420" w:firstLineChars="200"/>
        <w:jc w:val="both"/>
        <w:textAlignment w:val="auto"/>
        <w:rPr>
          <w:rFonts w:hint="eastAsia" w:asciiTheme="minorEastAsia" w:hAnsiTheme="minorEastAsia" w:eastAsiaTheme="minorEastAsia" w:cstheme="minorEastAsia"/>
          <w:color w:val="auto"/>
          <w:sz w:val="21"/>
          <w:szCs w:val="21"/>
          <w:highlight w:val="none"/>
          <w:rPrChange w:id="50" w:author="周世杰" w:date="2024-11-22T16:17:54Z">
            <w:rPr>
              <w:rFonts w:hint="eastAsia" w:asciiTheme="minorEastAsia" w:hAnsiTheme="minorEastAsia" w:eastAsiaTheme="minorEastAsia" w:cstheme="minorEastAsia"/>
              <w:sz w:val="21"/>
              <w:szCs w:val="21"/>
            </w:rPr>
          </w:rPrChange>
        </w:rPr>
      </w:pPr>
      <w:r>
        <w:rPr>
          <w:rFonts w:hint="eastAsia" w:asciiTheme="minorEastAsia" w:hAnsiTheme="minorEastAsia" w:eastAsiaTheme="minorEastAsia" w:cstheme="minorEastAsia"/>
          <w:bCs/>
          <w:color w:val="auto"/>
          <w:sz w:val="21"/>
          <w:szCs w:val="21"/>
          <w:highlight w:val="none"/>
          <w:rPrChange w:id="51" w:author="周世杰" w:date="2024-11-22T16:17:54Z">
            <w:rPr>
              <w:rFonts w:hint="eastAsia" w:asciiTheme="minorEastAsia" w:hAnsiTheme="minorEastAsia" w:eastAsiaTheme="minorEastAsia" w:cstheme="minorEastAsia"/>
              <w:bCs/>
              <w:sz w:val="21"/>
              <w:szCs w:val="21"/>
            </w:rPr>
          </w:rPrChange>
        </w:rPr>
        <w:t>报表编码：</w:t>
      </w:r>
      <w:ins w:id="52" w:author="陈施霖" w:date="2024-12-12T17:42:04Z">
        <w:r>
          <w:rPr>
            <w:rFonts w:hint="eastAsia" w:asciiTheme="minorEastAsia" w:hAnsiTheme="minorEastAsia" w:eastAsiaTheme="minorEastAsia" w:cstheme="minorEastAsia"/>
            <w:bCs/>
            <w:color w:val="auto"/>
            <w:sz w:val="21"/>
            <w:szCs w:val="21"/>
            <w:highlight w:val="none"/>
            <w:lang w:eastAsia="zh-CN"/>
          </w:rPr>
          <w:t>金</w:t>
        </w:r>
      </w:ins>
      <w:ins w:id="53" w:author="陈施霖" w:date="2024-12-12T19:50:09Z">
        <w:r>
          <w:rPr>
            <w:rFonts w:hint="eastAsia" w:asciiTheme="minorEastAsia" w:hAnsiTheme="minorEastAsia" w:eastAsiaTheme="minorEastAsia" w:cstheme="minorEastAsia"/>
            <w:bCs/>
            <w:color w:val="auto"/>
            <w:sz w:val="21"/>
            <w:szCs w:val="21"/>
            <w:highlight w:val="none"/>
            <w:lang w:eastAsia="zh-CN"/>
          </w:rPr>
          <w:t>监</w:t>
        </w:r>
      </w:ins>
      <w:ins w:id="54" w:author="陈施霖" w:date="2024-12-12T17:42:04Z">
        <w:r>
          <w:rPr>
            <w:rFonts w:hint="eastAsia" w:asciiTheme="minorEastAsia" w:hAnsiTheme="minorEastAsia" w:eastAsiaTheme="minorEastAsia" w:cstheme="minorEastAsia"/>
            <w:bCs/>
            <w:color w:val="auto"/>
            <w:sz w:val="21"/>
            <w:szCs w:val="21"/>
            <w:highlight w:val="none"/>
            <w:lang w:eastAsia="zh-CN"/>
          </w:rPr>
          <w:t>统</w:t>
        </w:r>
      </w:ins>
      <w:ins w:id="55" w:author="陈施霖" w:date="2024-12-12T17:42:07Z">
        <w:r>
          <w:rPr>
            <w:rFonts w:hint="eastAsia" w:asciiTheme="minorEastAsia" w:hAnsiTheme="minorEastAsia" w:eastAsiaTheme="minorEastAsia" w:cstheme="minorEastAsia"/>
            <w:bCs/>
            <w:color w:val="auto"/>
            <w:sz w:val="21"/>
            <w:szCs w:val="21"/>
            <w:highlight w:val="none"/>
            <w:lang w:val="en-US" w:eastAsia="zh-CN"/>
          </w:rPr>
          <w:t>S7</w:t>
        </w:r>
      </w:ins>
      <w:ins w:id="56" w:author="陈施霖" w:date="2024-12-12T17:42:08Z">
        <w:r>
          <w:rPr>
            <w:rFonts w:hint="eastAsia" w:asciiTheme="minorEastAsia" w:hAnsiTheme="minorEastAsia" w:eastAsiaTheme="minorEastAsia" w:cstheme="minorEastAsia"/>
            <w:bCs/>
            <w:color w:val="auto"/>
            <w:sz w:val="21"/>
            <w:szCs w:val="21"/>
            <w:highlight w:val="none"/>
            <w:lang w:val="en-US" w:eastAsia="zh-CN"/>
          </w:rPr>
          <w:t>3</w:t>
        </w:r>
      </w:ins>
      <w:ins w:id="57" w:author="陈施霖" w:date="2024-12-13T15:22:52Z">
        <w:r>
          <w:rPr>
            <w:rFonts w:hint="eastAsia" w:asciiTheme="minorEastAsia" w:hAnsiTheme="minorEastAsia" w:eastAsiaTheme="minorEastAsia" w:cstheme="minorEastAsia"/>
            <w:bCs/>
            <w:color w:val="auto"/>
            <w:sz w:val="21"/>
            <w:szCs w:val="21"/>
            <w:highlight w:val="none"/>
            <w:lang w:val="en-US" w:eastAsia="zh-CN"/>
          </w:rPr>
          <w:t>。</w:t>
        </w:r>
      </w:ins>
    </w:p>
    <w:p>
      <w:pPr>
        <w:keepNext w:val="0"/>
        <w:keepLines w:val="0"/>
        <w:pageBreakBefore w:val="0"/>
        <w:kinsoku/>
        <w:wordWrap/>
        <w:overflowPunct/>
        <w:topLinePunct w:val="0"/>
        <w:autoSpaceDE/>
        <w:autoSpaceDN/>
        <w:bidi w:val="0"/>
        <w:adjustRightInd/>
        <w:snapToGrid/>
        <w:spacing w:line="590" w:lineRule="exact"/>
        <w:ind w:firstLine="420" w:firstLineChars="200"/>
        <w:jc w:val="both"/>
        <w:textAlignment w:val="auto"/>
        <w:rPr>
          <w:rFonts w:hint="eastAsia" w:asciiTheme="minorEastAsia" w:hAnsiTheme="minorEastAsia" w:eastAsiaTheme="minorEastAsia" w:cstheme="minorEastAsia"/>
          <w:color w:val="0000FF"/>
          <w:sz w:val="21"/>
          <w:szCs w:val="21"/>
          <w:highlight w:val="none"/>
          <w:lang w:eastAsia="zh-CN"/>
          <w:rPrChange w:id="58" w:author="周世杰" w:date="2024-11-22T16:17:54Z">
            <w:rPr>
              <w:rFonts w:hint="eastAsia" w:asciiTheme="minorEastAsia" w:hAnsiTheme="minorEastAsia" w:eastAsiaTheme="minorEastAsia" w:cstheme="minorEastAsia"/>
              <w:color w:val="0000FF"/>
              <w:sz w:val="21"/>
              <w:szCs w:val="21"/>
              <w:lang w:eastAsia="zh-CN"/>
            </w:rPr>
          </w:rPrChange>
        </w:rPr>
      </w:pPr>
      <w:r>
        <w:rPr>
          <w:rFonts w:hint="eastAsia" w:asciiTheme="minorEastAsia" w:hAnsiTheme="minorEastAsia" w:eastAsiaTheme="minorEastAsia" w:cstheme="minorEastAsia"/>
          <w:color w:val="auto"/>
          <w:sz w:val="21"/>
          <w:szCs w:val="21"/>
          <w:highlight w:val="none"/>
          <w:rPrChange w:id="59" w:author="周世杰" w:date="2024-11-22T16:17:54Z">
            <w:rPr>
              <w:rFonts w:hint="eastAsia" w:asciiTheme="minorEastAsia" w:hAnsiTheme="minorEastAsia" w:eastAsiaTheme="minorEastAsia" w:cstheme="minorEastAsia"/>
              <w:sz w:val="21"/>
              <w:szCs w:val="21"/>
            </w:rPr>
          </w:rPrChange>
        </w:rPr>
        <w:t>3．填报机构：</w:t>
      </w:r>
      <w:r>
        <w:rPr>
          <w:rFonts w:hint="eastAsia" w:asciiTheme="minorEastAsia" w:hAnsiTheme="minorEastAsia" w:eastAsiaTheme="minorEastAsia" w:cstheme="minorEastAsia"/>
          <w:color w:val="0000FF"/>
          <w:sz w:val="21"/>
          <w:szCs w:val="21"/>
          <w:highlight w:val="none"/>
          <w:rPrChange w:id="60" w:author="周世杰" w:date="2024-11-22T16:17:54Z">
            <w:rPr>
              <w:rFonts w:hint="eastAsia" w:asciiTheme="minorEastAsia" w:hAnsiTheme="minorEastAsia" w:eastAsiaTheme="minorEastAsia" w:cstheme="minorEastAsia"/>
              <w:color w:val="0000FF"/>
              <w:sz w:val="21"/>
              <w:szCs w:val="21"/>
            </w:rPr>
          </w:rPrChange>
        </w:rPr>
        <w:t>政策性银行(含开发银行)、大型银行（含邮储银行）、股份制商业银行、城市商业银行、民营银行、农村商业银行、农村合作银行、外资法人银行、外国银行分行、</w:t>
      </w:r>
      <w:ins w:id="61" w:author="陈施霖" w:date="2024-12-16T19:12:17Z">
        <w:r>
          <w:rPr>
            <w:rFonts w:hint="eastAsia" w:asciiTheme="minorEastAsia" w:hAnsiTheme="minorEastAsia" w:eastAsiaTheme="minorEastAsia" w:cstheme="minorEastAsia"/>
            <w:color w:val="0000FF"/>
            <w:sz w:val="21"/>
            <w:szCs w:val="21"/>
            <w:highlight w:val="none"/>
            <w:lang w:eastAsia="zh-CN"/>
          </w:rPr>
          <w:t>直销银行</w:t>
        </w:r>
      </w:ins>
      <w:ins w:id="62" w:author="陈施霖" w:date="2024-12-16T19:12:19Z">
        <w:r>
          <w:rPr>
            <w:rFonts w:hint="eastAsia" w:asciiTheme="minorEastAsia" w:hAnsiTheme="minorEastAsia" w:eastAsiaTheme="minorEastAsia" w:cstheme="minorEastAsia"/>
            <w:color w:val="0000FF"/>
            <w:sz w:val="21"/>
            <w:szCs w:val="21"/>
            <w:highlight w:val="none"/>
            <w:lang w:eastAsia="zh-CN"/>
          </w:rPr>
          <w:t>、</w:t>
        </w:r>
      </w:ins>
      <w:r>
        <w:rPr>
          <w:rFonts w:hint="eastAsia" w:asciiTheme="minorEastAsia" w:hAnsiTheme="minorEastAsia" w:eastAsiaTheme="minorEastAsia" w:cstheme="minorEastAsia"/>
          <w:color w:val="0000FF"/>
          <w:sz w:val="21"/>
          <w:szCs w:val="21"/>
          <w:highlight w:val="none"/>
          <w:rPrChange w:id="63" w:author="周世杰" w:date="2024-11-22T16:17:54Z">
            <w:rPr>
              <w:rFonts w:hint="eastAsia" w:asciiTheme="minorEastAsia" w:hAnsiTheme="minorEastAsia" w:eastAsiaTheme="minorEastAsia" w:cstheme="minorEastAsia"/>
              <w:color w:val="0000FF"/>
              <w:sz w:val="21"/>
              <w:szCs w:val="21"/>
            </w:rPr>
          </w:rPrChange>
        </w:rPr>
        <w:t>农村信用合作社、村镇银行、信托公司</w:t>
      </w:r>
      <w:ins w:id="64" w:author="陈施霖" w:date="2024-12-12T15:10:11Z">
        <w:r>
          <w:rPr>
            <w:rFonts w:hint="eastAsia" w:asciiTheme="minorEastAsia" w:hAnsiTheme="minorEastAsia" w:eastAsiaTheme="minorEastAsia" w:cstheme="minorEastAsia"/>
            <w:color w:val="auto"/>
            <w:sz w:val="21"/>
            <w:szCs w:val="21"/>
            <w:highlight w:val="none"/>
            <w:lang w:eastAsia="zh-CN"/>
          </w:rPr>
          <w:t>、</w:t>
        </w:r>
      </w:ins>
      <w:ins w:id="65" w:author="陈施霖" w:date="2024-12-12T15:10:13Z">
        <w:r>
          <w:rPr>
            <w:rFonts w:hint="eastAsia" w:asciiTheme="minorEastAsia" w:hAnsiTheme="minorEastAsia" w:eastAsiaTheme="minorEastAsia" w:cstheme="minorEastAsia"/>
            <w:color w:val="auto"/>
            <w:sz w:val="21"/>
            <w:szCs w:val="21"/>
            <w:highlight w:val="none"/>
            <w:lang w:eastAsia="zh-CN"/>
          </w:rPr>
          <w:t>理财公司</w:t>
        </w:r>
      </w:ins>
      <w:r>
        <w:rPr>
          <w:rFonts w:hint="eastAsia" w:asciiTheme="minorEastAsia" w:hAnsiTheme="minorEastAsia" w:eastAsiaTheme="minorEastAsia" w:cstheme="minorEastAsia"/>
          <w:color w:val="0000FF"/>
          <w:sz w:val="21"/>
          <w:szCs w:val="21"/>
          <w:highlight w:val="none"/>
          <w:rPrChange w:id="66" w:author="周世杰" w:date="2024-11-22T16:17:54Z">
            <w:rPr>
              <w:rFonts w:hint="eastAsia" w:asciiTheme="minorEastAsia" w:hAnsiTheme="minorEastAsia" w:eastAsiaTheme="minorEastAsia" w:cstheme="minorEastAsia"/>
              <w:color w:val="0000FF"/>
              <w:sz w:val="21"/>
              <w:szCs w:val="21"/>
            </w:rPr>
          </w:rPrChange>
        </w:rPr>
        <w:t>。</w:t>
      </w:r>
    </w:p>
    <w:p>
      <w:pPr>
        <w:keepNext w:val="0"/>
        <w:keepLines w:val="0"/>
        <w:pageBreakBefore w:val="0"/>
        <w:kinsoku/>
        <w:wordWrap/>
        <w:overflowPunct/>
        <w:topLinePunct w:val="0"/>
        <w:autoSpaceDE/>
        <w:autoSpaceDN/>
        <w:bidi w:val="0"/>
        <w:adjustRightInd/>
        <w:snapToGrid/>
        <w:spacing w:line="590" w:lineRule="exact"/>
        <w:ind w:firstLine="420" w:firstLineChars="200"/>
        <w:jc w:val="both"/>
        <w:textAlignment w:val="auto"/>
        <w:rPr>
          <w:rFonts w:hint="eastAsia" w:asciiTheme="minorEastAsia" w:hAnsiTheme="minorEastAsia" w:eastAsiaTheme="minorEastAsia" w:cstheme="minorEastAsia"/>
          <w:bCs/>
          <w:color w:val="auto"/>
          <w:sz w:val="21"/>
          <w:szCs w:val="21"/>
          <w:highlight w:val="none"/>
          <w:lang w:eastAsia="zh-CN"/>
          <w:rPrChange w:id="67" w:author="周世杰" w:date="2024-11-22T16:17:54Z">
            <w:rPr>
              <w:rFonts w:hint="eastAsia" w:asciiTheme="minorEastAsia" w:hAnsiTheme="minorEastAsia" w:eastAsiaTheme="minorEastAsia" w:cstheme="minorEastAsia"/>
              <w:bCs/>
              <w:sz w:val="21"/>
              <w:szCs w:val="21"/>
              <w:lang w:eastAsia="zh-CN"/>
            </w:rPr>
          </w:rPrChange>
        </w:rPr>
      </w:pPr>
      <w:r>
        <w:rPr>
          <w:rFonts w:hint="eastAsia" w:asciiTheme="minorEastAsia" w:hAnsiTheme="minorEastAsia" w:eastAsiaTheme="minorEastAsia" w:cstheme="minorEastAsia"/>
          <w:color w:val="auto"/>
          <w:sz w:val="21"/>
          <w:szCs w:val="21"/>
          <w:highlight w:val="none"/>
          <w:rPrChange w:id="68" w:author="周世杰" w:date="2024-11-22T16:17:54Z">
            <w:rPr>
              <w:rFonts w:hint="eastAsia" w:asciiTheme="minorEastAsia" w:hAnsiTheme="minorEastAsia" w:eastAsiaTheme="minorEastAsia" w:cstheme="minorEastAsia"/>
              <w:sz w:val="21"/>
              <w:szCs w:val="21"/>
            </w:rPr>
          </w:rPrChange>
        </w:rPr>
        <w:t>4．报送口径、频度及时间：按季报送境内汇总口径数据，报送时间为季报第</w:t>
      </w:r>
      <w:del w:id="69" w:author="陈施霖" w:date="2024-12-13T15:10:43Z">
        <w:r>
          <w:rPr>
            <w:rFonts w:hint="eastAsia" w:asciiTheme="minorEastAsia" w:hAnsiTheme="minorEastAsia" w:eastAsiaTheme="minorEastAsia" w:cstheme="minorEastAsia"/>
            <w:color w:val="auto"/>
            <w:sz w:val="21"/>
            <w:szCs w:val="21"/>
            <w:highlight w:val="none"/>
            <w:lang w:eastAsia="zh-CN"/>
            <w:rPrChange w:id="70" w:author="周世杰" w:date="2024-11-22T16:17:54Z">
              <w:rPr>
                <w:rFonts w:hint="eastAsia" w:asciiTheme="minorEastAsia" w:hAnsiTheme="minorEastAsia" w:eastAsiaTheme="minorEastAsia" w:cstheme="minorEastAsia"/>
                <w:sz w:val="21"/>
                <w:szCs w:val="21"/>
                <w:lang w:eastAsia="zh-CN"/>
              </w:rPr>
            </w:rPrChange>
          </w:rPr>
          <w:delText>二</w:delText>
        </w:r>
      </w:del>
      <w:ins w:id="71" w:author="陈施霖" w:date="2024-12-13T15:10:43Z">
        <w:r>
          <w:rPr>
            <w:rFonts w:hint="eastAsia" w:asciiTheme="minorEastAsia" w:hAnsiTheme="minorEastAsia" w:eastAsiaTheme="minorEastAsia" w:cstheme="minorEastAsia"/>
            <w:color w:val="auto"/>
            <w:sz w:val="21"/>
            <w:szCs w:val="21"/>
            <w:highlight w:val="none"/>
            <w:lang w:eastAsia="zh-CN"/>
          </w:rPr>
          <w:t>一</w:t>
        </w:r>
      </w:ins>
      <w:r>
        <w:rPr>
          <w:rFonts w:hint="eastAsia" w:asciiTheme="minorEastAsia" w:hAnsiTheme="minorEastAsia" w:eastAsiaTheme="minorEastAsia" w:cstheme="minorEastAsia"/>
          <w:color w:val="auto"/>
          <w:sz w:val="21"/>
          <w:szCs w:val="21"/>
          <w:highlight w:val="none"/>
          <w:rPrChange w:id="72" w:author="周世杰" w:date="2024-11-22T16:17:54Z">
            <w:rPr>
              <w:rFonts w:hint="eastAsia" w:asciiTheme="minorEastAsia" w:hAnsiTheme="minorEastAsia" w:eastAsiaTheme="minorEastAsia" w:cstheme="minorEastAsia"/>
              <w:sz w:val="21"/>
              <w:szCs w:val="21"/>
            </w:rPr>
          </w:rPrChange>
        </w:rPr>
        <w:t>批次（季后</w:t>
      </w:r>
      <w:r>
        <w:rPr>
          <w:rFonts w:hint="eastAsia" w:asciiTheme="minorEastAsia" w:hAnsiTheme="minorEastAsia" w:eastAsiaTheme="minorEastAsia" w:cstheme="minorEastAsia"/>
          <w:color w:val="auto"/>
          <w:sz w:val="21"/>
          <w:szCs w:val="21"/>
          <w:highlight w:val="none"/>
          <w:lang w:val="en-US" w:eastAsia="zh-CN"/>
          <w:rPrChange w:id="73" w:author="周世杰" w:date="2024-11-22T16:17:54Z">
            <w:rPr>
              <w:rFonts w:hint="eastAsia" w:asciiTheme="minorEastAsia" w:hAnsiTheme="minorEastAsia" w:eastAsiaTheme="minorEastAsia" w:cstheme="minorEastAsia"/>
              <w:sz w:val="21"/>
              <w:szCs w:val="21"/>
              <w:lang w:val="en-US" w:eastAsia="zh-CN"/>
            </w:rPr>
          </w:rPrChange>
        </w:rPr>
        <w:t>1</w:t>
      </w:r>
      <w:ins w:id="74" w:author="陈施霖" w:date="2024-12-13T15:10:45Z">
        <w:r>
          <w:rPr>
            <w:rFonts w:hint="eastAsia" w:asciiTheme="minorEastAsia" w:hAnsiTheme="minorEastAsia" w:eastAsiaTheme="minorEastAsia" w:cstheme="minorEastAsia"/>
            <w:color w:val="auto"/>
            <w:sz w:val="21"/>
            <w:szCs w:val="21"/>
            <w:highlight w:val="none"/>
            <w:lang w:val="en-US" w:eastAsia="zh-CN"/>
          </w:rPr>
          <w:t>3</w:t>
        </w:r>
      </w:ins>
      <w:del w:id="75" w:author="陈施霖" w:date="2024-12-13T15:10:45Z">
        <w:r>
          <w:rPr>
            <w:rFonts w:hint="eastAsia" w:asciiTheme="minorEastAsia" w:hAnsiTheme="minorEastAsia" w:eastAsiaTheme="minorEastAsia" w:cstheme="minorEastAsia"/>
            <w:color w:val="auto"/>
            <w:sz w:val="21"/>
            <w:szCs w:val="21"/>
            <w:highlight w:val="none"/>
            <w:lang w:val="en-US" w:eastAsia="zh-CN"/>
            <w:rPrChange w:id="76" w:author="周世杰" w:date="2024-11-22T16:17:54Z">
              <w:rPr>
                <w:rFonts w:hint="eastAsia" w:asciiTheme="minorEastAsia" w:hAnsiTheme="minorEastAsia" w:eastAsiaTheme="minorEastAsia" w:cstheme="minorEastAsia"/>
                <w:sz w:val="21"/>
                <w:szCs w:val="21"/>
                <w:lang w:val="en-US" w:eastAsia="zh-CN"/>
              </w:rPr>
            </w:rPrChange>
          </w:rPr>
          <w:delText>8</w:delText>
        </w:r>
      </w:del>
      <w:r>
        <w:rPr>
          <w:rFonts w:hint="eastAsia" w:asciiTheme="minorEastAsia" w:hAnsiTheme="minorEastAsia" w:eastAsiaTheme="minorEastAsia" w:cstheme="minorEastAsia"/>
          <w:color w:val="auto"/>
          <w:sz w:val="21"/>
          <w:szCs w:val="21"/>
          <w:highlight w:val="none"/>
          <w:rPrChange w:id="77" w:author="周世杰" w:date="2024-11-22T16:17:54Z">
            <w:rPr>
              <w:rFonts w:hint="eastAsia" w:asciiTheme="minorEastAsia" w:hAnsiTheme="minorEastAsia" w:eastAsiaTheme="minorEastAsia" w:cstheme="minorEastAsia"/>
              <w:sz w:val="21"/>
              <w:szCs w:val="21"/>
            </w:rPr>
          </w:rPrChange>
        </w:rPr>
        <w:t>日）</w:t>
      </w:r>
      <w:r>
        <w:rPr>
          <w:rFonts w:hint="eastAsia" w:asciiTheme="minorEastAsia" w:hAnsiTheme="minorEastAsia" w:eastAsiaTheme="minorEastAsia" w:cstheme="minorEastAsia"/>
          <w:color w:val="auto"/>
          <w:sz w:val="21"/>
          <w:szCs w:val="21"/>
          <w:highlight w:val="none"/>
          <w:lang w:eastAsia="zh-CN"/>
          <w:rPrChange w:id="78" w:author="周世杰" w:date="2024-11-22T16:17:54Z">
            <w:rPr>
              <w:rFonts w:hint="eastAsia" w:asciiTheme="minorEastAsia" w:hAnsiTheme="minorEastAsia" w:eastAsiaTheme="minorEastAsia" w:cstheme="minorEastAsia"/>
              <w:sz w:val="21"/>
              <w:szCs w:val="21"/>
              <w:lang w:eastAsia="zh-CN"/>
            </w:rPr>
          </w:rPrChange>
        </w:rPr>
        <w:t>。</w:t>
      </w:r>
    </w:p>
    <w:p>
      <w:pPr>
        <w:keepNext w:val="0"/>
        <w:keepLines w:val="0"/>
        <w:pageBreakBefore w:val="0"/>
        <w:numPr>
          <w:ilvl w:val="0"/>
          <w:numId w:val="3"/>
        </w:numPr>
        <w:kinsoku/>
        <w:wordWrap/>
        <w:overflowPunct/>
        <w:topLinePunct w:val="0"/>
        <w:autoSpaceDE/>
        <w:autoSpaceDN/>
        <w:bidi w:val="0"/>
        <w:adjustRightInd/>
        <w:snapToGrid/>
        <w:spacing w:line="590" w:lineRule="exact"/>
        <w:ind w:firstLine="420" w:firstLineChars="200"/>
        <w:jc w:val="both"/>
        <w:textAlignment w:val="auto"/>
        <w:rPr>
          <w:rFonts w:hint="eastAsia" w:asciiTheme="minorEastAsia" w:hAnsiTheme="minorEastAsia" w:eastAsiaTheme="minorEastAsia" w:cstheme="minorEastAsia"/>
          <w:color w:val="auto"/>
          <w:sz w:val="21"/>
          <w:szCs w:val="21"/>
          <w:highlight w:val="none"/>
          <w:rPrChange w:id="79" w:author="周世杰" w:date="2024-11-22T16:17:54Z">
            <w:rPr>
              <w:rFonts w:hint="eastAsia" w:asciiTheme="minorEastAsia" w:hAnsiTheme="minorEastAsia" w:eastAsiaTheme="minorEastAsia" w:cstheme="minorEastAsia"/>
              <w:sz w:val="21"/>
              <w:szCs w:val="21"/>
            </w:rPr>
          </w:rPrChange>
        </w:rPr>
      </w:pPr>
      <w:r>
        <w:rPr>
          <w:rFonts w:hint="eastAsia" w:asciiTheme="minorEastAsia" w:hAnsiTheme="minorEastAsia" w:eastAsiaTheme="minorEastAsia" w:cstheme="minorEastAsia"/>
          <w:color w:val="auto"/>
          <w:sz w:val="21"/>
          <w:szCs w:val="21"/>
          <w:highlight w:val="none"/>
          <w:rPrChange w:id="80" w:author="周世杰" w:date="2024-11-22T16:17:54Z">
            <w:rPr>
              <w:rFonts w:hint="eastAsia" w:asciiTheme="minorEastAsia" w:hAnsiTheme="minorEastAsia" w:eastAsiaTheme="minorEastAsia" w:cstheme="minorEastAsia"/>
              <w:sz w:val="21"/>
              <w:szCs w:val="21"/>
            </w:rPr>
          </w:rPrChange>
        </w:rPr>
        <w:t>报送方式：以电子报表形式报送国家金融监督管理总局。</w:t>
      </w:r>
    </w:p>
    <w:p>
      <w:pPr>
        <w:keepNext w:val="0"/>
        <w:keepLines w:val="0"/>
        <w:pageBreakBefore w:val="0"/>
        <w:kinsoku/>
        <w:wordWrap/>
        <w:overflowPunct/>
        <w:topLinePunct w:val="0"/>
        <w:autoSpaceDE/>
        <w:autoSpaceDN/>
        <w:bidi w:val="0"/>
        <w:adjustRightInd/>
        <w:snapToGrid/>
        <w:spacing w:line="590" w:lineRule="exact"/>
        <w:ind w:firstLine="420" w:firstLineChars="200"/>
        <w:jc w:val="both"/>
        <w:textAlignment w:val="auto"/>
        <w:rPr>
          <w:rFonts w:hint="eastAsia" w:asciiTheme="minorEastAsia" w:hAnsiTheme="minorEastAsia" w:eastAsiaTheme="minorEastAsia" w:cstheme="minorEastAsia"/>
          <w:color w:val="auto"/>
          <w:sz w:val="21"/>
          <w:szCs w:val="21"/>
          <w:highlight w:val="none"/>
          <w:rPrChange w:id="81" w:author="周世杰" w:date="2024-11-22T16:17:54Z">
            <w:rPr>
              <w:rFonts w:hint="eastAsia" w:asciiTheme="minorEastAsia" w:hAnsiTheme="minorEastAsia" w:eastAsiaTheme="minorEastAsia" w:cstheme="minorEastAsia"/>
              <w:sz w:val="21"/>
              <w:szCs w:val="21"/>
            </w:rPr>
          </w:rPrChange>
        </w:rPr>
      </w:pPr>
      <w:r>
        <w:rPr>
          <w:rFonts w:hint="eastAsia" w:asciiTheme="minorEastAsia" w:hAnsiTheme="minorEastAsia" w:eastAsiaTheme="minorEastAsia" w:cstheme="minorEastAsia"/>
          <w:color w:val="auto"/>
          <w:sz w:val="21"/>
          <w:szCs w:val="21"/>
          <w:highlight w:val="none"/>
          <w:rPrChange w:id="82" w:author="周世杰" w:date="2024-11-22T16:17:54Z">
            <w:rPr>
              <w:rFonts w:hint="eastAsia" w:asciiTheme="minorEastAsia" w:hAnsiTheme="minorEastAsia" w:eastAsiaTheme="minorEastAsia" w:cstheme="minorEastAsia"/>
              <w:sz w:val="21"/>
              <w:szCs w:val="21"/>
            </w:rPr>
          </w:rPrChange>
        </w:rPr>
        <w:t>6．数据单位：万元</w:t>
      </w:r>
      <w:r>
        <w:rPr>
          <w:rFonts w:hint="eastAsia" w:asciiTheme="minorEastAsia" w:hAnsiTheme="minorEastAsia" w:eastAsiaTheme="minorEastAsia" w:cstheme="minorEastAsia"/>
          <w:color w:val="auto"/>
          <w:sz w:val="21"/>
          <w:szCs w:val="21"/>
          <w:highlight w:val="none"/>
          <w:lang w:eastAsia="zh-CN"/>
          <w:rPrChange w:id="83" w:author="周世杰" w:date="2024-11-22T16:17:54Z">
            <w:rPr>
              <w:rFonts w:hint="eastAsia" w:asciiTheme="minorEastAsia" w:hAnsiTheme="minorEastAsia" w:eastAsiaTheme="minorEastAsia" w:cstheme="minorEastAsia"/>
              <w:sz w:val="21"/>
              <w:szCs w:val="21"/>
              <w:lang w:eastAsia="zh-CN"/>
            </w:rPr>
          </w:rPrChange>
        </w:rPr>
        <w:t>，户</w:t>
      </w:r>
      <w:r>
        <w:rPr>
          <w:rFonts w:hint="eastAsia" w:asciiTheme="minorEastAsia" w:hAnsiTheme="minorEastAsia" w:eastAsiaTheme="minorEastAsia" w:cstheme="minorEastAsia"/>
          <w:color w:val="auto"/>
          <w:sz w:val="21"/>
          <w:szCs w:val="21"/>
          <w:highlight w:val="none"/>
          <w:rPrChange w:id="84" w:author="周世杰" w:date="2024-11-22T16:17:54Z">
            <w:rPr>
              <w:rFonts w:hint="eastAsia" w:asciiTheme="minorEastAsia" w:hAnsiTheme="minorEastAsia" w:eastAsiaTheme="minorEastAsia" w:cstheme="minorEastAsia"/>
              <w:sz w:val="21"/>
              <w:szCs w:val="21"/>
            </w:rPr>
          </w:rPrChange>
        </w:rPr>
        <w:t>。</w:t>
      </w:r>
    </w:p>
    <w:p>
      <w:pPr>
        <w:keepNext w:val="0"/>
        <w:keepLines w:val="0"/>
        <w:pageBreakBefore w:val="0"/>
        <w:kinsoku/>
        <w:wordWrap/>
        <w:overflowPunct/>
        <w:topLinePunct w:val="0"/>
        <w:autoSpaceDE/>
        <w:autoSpaceDN/>
        <w:bidi w:val="0"/>
        <w:adjustRightInd/>
        <w:snapToGrid/>
        <w:spacing w:line="590" w:lineRule="exact"/>
        <w:ind w:firstLine="420" w:firstLineChars="200"/>
        <w:jc w:val="both"/>
        <w:textAlignment w:val="auto"/>
        <w:rPr>
          <w:rFonts w:hint="eastAsia" w:asciiTheme="minorEastAsia" w:hAnsiTheme="minorEastAsia" w:eastAsiaTheme="minorEastAsia" w:cstheme="minorEastAsia"/>
          <w:color w:val="auto"/>
          <w:sz w:val="21"/>
          <w:szCs w:val="21"/>
          <w:highlight w:val="none"/>
          <w:rPrChange w:id="85" w:author="周世杰" w:date="2024-11-22T16:17:54Z">
            <w:rPr>
              <w:rFonts w:hint="eastAsia" w:asciiTheme="minorEastAsia" w:hAnsiTheme="minorEastAsia" w:eastAsiaTheme="minorEastAsia" w:cstheme="minorEastAsia"/>
              <w:sz w:val="21"/>
              <w:szCs w:val="21"/>
            </w:rPr>
          </w:rPrChange>
        </w:rPr>
      </w:pPr>
      <w:r>
        <w:rPr>
          <w:rFonts w:hint="eastAsia" w:asciiTheme="minorEastAsia" w:hAnsiTheme="minorEastAsia" w:eastAsiaTheme="minorEastAsia" w:cstheme="minorEastAsia"/>
          <w:color w:val="auto"/>
          <w:sz w:val="21"/>
          <w:szCs w:val="21"/>
          <w:highlight w:val="none"/>
          <w:rPrChange w:id="86" w:author="周世杰" w:date="2024-11-22T16:17:54Z">
            <w:rPr>
              <w:rFonts w:hint="eastAsia" w:asciiTheme="minorEastAsia" w:hAnsiTheme="minorEastAsia" w:eastAsiaTheme="minorEastAsia" w:cstheme="minorEastAsia"/>
              <w:sz w:val="21"/>
              <w:szCs w:val="21"/>
            </w:rPr>
          </w:rPrChange>
        </w:rPr>
        <w:t>7．四舍五入要求：金额保留两位小数。</w:t>
      </w:r>
    </w:p>
    <w:p>
      <w:pPr>
        <w:keepNext w:val="0"/>
        <w:keepLines w:val="0"/>
        <w:pageBreakBefore w:val="0"/>
        <w:kinsoku/>
        <w:wordWrap/>
        <w:overflowPunct/>
        <w:topLinePunct w:val="0"/>
        <w:autoSpaceDE/>
        <w:autoSpaceDN/>
        <w:bidi w:val="0"/>
        <w:adjustRightInd/>
        <w:snapToGrid/>
        <w:spacing w:line="590" w:lineRule="exact"/>
        <w:ind w:firstLine="420" w:firstLineChars="200"/>
        <w:jc w:val="both"/>
        <w:textAlignment w:val="auto"/>
        <w:rPr>
          <w:rFonts w:hint="eastAsia" w:asciiTheme="minorEastAsia" w:hAnsiTheme="minorEastAsia" w:eastAsiaTheme="minorEastAsia" w:cstheme="minorEastAsia"/>
          <w:color w:val="auto"/>
          <w:sz w:val="21"/>
          <w:szCs w:val="21"/>
          <w:highlight w:val="none"/>
          <w:rPrChange w:id="87" w:author="周世杰" w:date="2024-11-22T16:17:54Z">
            <w:rPr>
              <w:rFonts w:hint="eastAsia" w:asciiTheme="minorEastAsia" w:hAnsiTheme="minorEastAsia" w:eastAsiaTheme="minorEastAsia" w:cstheme="minorEastAsia"/>
              <w:sz w:val="21"/>
              <w:szCs w:val="21"/>
            </w:rPr>
          </w:rPrChange>
        </w:rPr>
      </w:pPr>
      <w:r>
        <w:rPr>
          <w:rFonts w:hint="eastAsia" w:asciiTheme="minorEastAsia" w:hAnsiTheme="minorEastAsia" w:eastAsiaTheme="minorEastAsia" w:cstheme="minorEastAsia"/>
          <w:color w:val="auto"/>
          <w:sz w:val="21"/>
          <w:szCs w:val="21"/>
          <w:highlight w:val="none"/>
          <w:rPrChange w:id="88" w:author="周世杰" w:date="2024-11-22T16:17:54Z">
            <w:rPr>
              <w:rFonts w:hint="eastAsia" w:asciiTheme="minorEastAsia" w:hAnsiTheme="minorEastAsia" w:eastAsiaTheme="minorEastAsia" w:cstheme="minorEastAsia"/>
              <w:sz w:val="21"/>
              <w:szCs w:val="21"/>
            </w:rPr>
          </w:rPrChange>
        </w:rPr>
        <w:t>8．填报币种：按本外币合计人民币填报。银行业金融机构将外币折算为人民币时，应按照报告期末最后一天国家外汇管理局公布的人民币兑美元、欧元、日元和港币的基准汇价进行折算。美元、欧元、日元和港币等四种主要货币以</w:t>
      </w:r>
      <w:r>
        <w:rPr>
          <w:rFonts w:hint="eastAsia" w:asciiTheme="minorEastAsia" w:hAnsiTheme="minorEastAsia" w:eastAsiaTheme="minorEastAsia" w:cstheme="minorEastAsia"/>
          <w:color w:val="auto"/>
          <w:sz w:val="21"/>
          <w:szCs w:val="21"/>
          <w:highlight w:val="none"/>
          <w:rPrChange w:id="89" w:author="周世杰" w:date="2024-11-22T16:17:54Z">
            <w:rPr>
              <w:rFonts w:hint="eastAsia" w:asciiTheme="minorEastAsia" w:hAnsiTheme="minorEastAsia" w:eastAsiaTheme="minorEastAsia" w:cstheme="minorEastAsia"/>
              <w:sz w:val="21"/>
              <w:szCs w:val="21"/>
            </w:rPr>
          </w:rPrChange>
        </w:rPr>
        <w:t>外的其他货币对人民币的折算汇率，以报告期末最后一天美元对人民币的基准汇率与同一天上午9时国际外汇市场其他货币兑美元汇率套算确定。</w:t>
      </w:r>
    </w:p>
    <w:p>
      <w:pPr>
        <w:keepNext w:val="0"/>
        <w:keepLines w:val="0"/>
        <w:pageBreakBefore w:val="0"/>
        <w:kinsoku/>
        <w:wordWrap/>
        <w:overflowPunct/>
        <w:topLinePunct w:val="0"/>
        <w:autoSpaceDE/>
        <w:autoSpaceDN/>
        <w:bidi w:val="0"/>
        <w:adjustRightInd/>
        <w:snapToGrid/>
        <w:spacing w:line="590" w:lineRule="exact"/>
        <w:jc w:val="both"/>
        <w:textAlignment w:val="auto"/>
        <w:outlineLvl w:val="1"/>
        <w:rPr>
          <w:rFonts w:hint="eastAsia" w:asciiTheme="minorEastAsia" w:hAnsiTheme="minorEastAsia" w:eastAsiaTheme="minorEastAsia" w:cstheme="minorEastAsia"/>
          <w:b w:val="0"/>
          <w:bCs/>
          <w:color w:val="auto"/>
          <w:sz w:val="21"/>
          <w:szCs w:val="21"/>
          <w:highlight w:val="none"/>
          <w:rPrChange w:id="90" w:author="周世杰" w:date="2024-11-22T16:17:54Z">
            <w:rPr>
              <w:rFonts w:hint="eastAsia" w:asciiTheme="minorEastAsia" w:hAnsiTheme="minorEastAsia" w:eastAsiaTheme="minorEastAsia" w:cstheme="minorEastAsia"/>
              <w:b w:val="0"/>
              <w:bCs/>
              <w:sz w:val="21"/>
              <w:szCs w:val="21"/>
            </w:rPr>
          </w:rPrChange>
        </w:rPr>
      </w:pPr>
      <w:r>
        <w:rPr>
          <w:rFonts w:hint="eastAsia" w:asciiTheme="minorEastAsia" w:hAnsiTheme="minorEastAsia" w:eastAsiaTheme="minorEastAsia" w:cstheme="minorEastAsia"/>
          <w:b/>
          <w:bCs w:val="0"/>
          <w:color w:val="auto"/>
          <w:sz w:val="21"/>
          <w:szCs w:val="21"/>
          <w:highlight w:val="none"/>
          <w:rPrChange w:id="91" w:author="周世杰" w:date="2024-11-22T16:17:54Z">
            <w:rPr>
              <w:rFonts w:hint="eastAsia" w:asciiTheme="minorEastAsia" w:hAnsiTheme="minorEastAsia" w:eastAsiaTheme="minorEastAsia" w:cstheme="minorEastAsia"/>
              <w:b/>
              <w:bCs w:val="0"/>
              <w:sz w:val="21"/>
              <w:szCs w:val="21"/>
            </w:rPr>
          </w:rPrChange>
        </w:rPr>
        <w:t>第三部分：具体说明及核对关系</w:t>
      </w:r>
    </w:p>
    <w:p>
      <w:pPr>
        <w:keepNext w:val="0"/>
        <w:keepLines w:val="0"/>
        <w:pageBreakBefore w:val="0"/>
        <w:kinsoku/>
        <w:wordWrap/>
        <w:overflowPunct/>
        <w:topLinePunct w:val="0"/>
        <w:autoSpaceDE/>
        <w:autoSpaceDN/>
        <w:bidi w:val="0"/>
        <w:adjustRightInd/>
        <w:snapToGrid/>
        <w:spacing w:line="590" w:lineRule="exact"/>
        <w:jc w:val="both"/>
        <w:textAlignment w:val="auto"/>
        <w:rPr>
          <w:rFonts w:hint="eastAsia" w:asciiTheme="minorEastAsia" w:hAnsiTheme="minorEastAsia" w:eastAsiaTheme="minorEastAsia" w:cstheme="minorEastAsia"/>
          <w:b/>
          <w:bCs w:val="0"/>
          <w:color w:val="auto"/>
          <w:sz w:val="21"/>
          <w:szCs w:val="21"/>
          <w:highlight w:val="none"/>
          <w:rPrChange w:id="92" w:author="周世杰" w:date="2024-11-22T16:17:54Z">
            <w:rPr>
              <w:rFonts w:hint="eastAsia" w:asciiTheme="minorEastAsia" w:hAnsiTheme="minorEastAsia" w:eastAsiaTheme="minorEastAsia" w:cstheme="minorEastAsia"/>
              <w:b/>
              <w:bCs w:val="0"/>
              <w:sz w:val="21"/>
              <w:szCs w:val="21"/>
            </w:rPr>
          </w:rPrChange>
        </w:rPr>
      </w:pPr>
    </w:p>
    <w:p>
      <w:pPr>
        <w:keepNext w:val="0"/>
        <w:keepLines w:val="0"/>
        <w:pageBreakBefore w:val="0"/>
        <w:kinsoku/>
        <w:wordWrap/>
        <w:overflowPunct/>
        <w:topLinePunct w:val="0"/>
        <w:autoSpaceDE/>
        <w:autoSpaceDN/>
        <w:bidi w:val="0"/>
        <w:adjustRightInd/>
        <w:snapToGrid/>
        <w:spacing w:line="590" w:lineRule="exact"/>
        <w:ind w:leftChars="0" w:firstLine="421" w:firstLineChars="200"/>
        <w:jc w:val="both"/>
        <w:textAlignment w:val="auto"/>
        <w:outlineLvl w:val="2"/>
        <w:rPr>
          <w:rFonts w:hint="eastAsia" w:asciiTheme="minorEastAsia" w:hAnsiTheme="minorEastAsia" w:eastAsiaTheme="minorEastAsia" w:cstheme="minorEastAsia"/>
          <w:b/>
          <w:bCs/>
          <w:color w:val="auto"/>
          <w:sz w:val="21"/>
          <w:szCs w:val="21"/>
          <w:highlight w:val="none"/>
          <w:lang w:eastAsia="zh-CN"/>
          <w:rPrChange w:id="93" w:author="周世杰" w:date="2024-11-22T16:17:54Z">
            <w:rPr>
              <w:rFonts w:hint="eastAsia" w:asciiTheme="minorEastAsia" w:hAnsiTheme="minorEastAsia" w:eastAsiaTheme="minorEastAsia" w:cstheme="minorEastAsia"/>
              <w:b/>
              <w:bCs/>
              <w:sz w:val="21"/>
              <w:szCs w:val="21"/>
              <w:lang w:eastAsia="zh-CN"/>
            </w:rPr>
          </w:rPrChange>
        </w:rPr>
      </w:pPr>
      <w:r>
        <w:rPr>
          <w:rFonts w:hint="eastAsia" w:asciiTheme="minorEastAsia" w:hAnsiTheme="minorEastAsia" w:eastAsiaTheme="minorEastAsia" w:cstheme="minorEastAsia"/>
          <w:b/>
          <w:bCs/>
          <w:color w:val="auto"/>
          <w:sz w:val="21"/>
          <w:szCs w:val="21"/>
          <w:highlight w:val="none"/>
          <w:rPrChange w:id="94" w:author="周世杰" w:date="2024-11-22T16:17:54Z">
            <w:rPr>
              <w:rFonts w:hint="eastAsia" w:asciiTheme="minorEastAsia" w:hAnsiTheme="minorEastAsia" w:eastAsiaTheme="minorEastAsia" w:cstheme="minorEastAsia"/>
              <w:b/>
              <w:bCs/>
              <w:sz w:val="21"/>
              <w:szCs w:val="21"/>
            </w:rPr>
          </w:rPrChange>
        </w:rPr>
        <w:t>第Ⅰ部分：</w:t>
      </w:r>
      <w:r>
        <w:rPr>
          <w:rFonts w:hint="eastAsia" w:asciiTheme="minorEastAsia" w:hAnsiTheme="minorEastAsia" w:eastAsiaTheme="minorEastAsia" w:cstheme="minorEastAsia"/>
          <w:b/>
          <w:bCs/>
          <w:color w:val="auto"/>
          <w:sz w:val="21"/>
          <w:szCs w:val="21"/>
          <w:highlight w:val="none"/>
          <w:lang w:eastAsia="zh-CN"/>
          <w:rPrChange w:id="95" w:author="周世杰" w:date="2024-11-22T16:17:54Z">
            <w:rPr>
              <w:rFonts w:hint="eastAsia" w:asciiTheme="minorEastAsia" w:hAnsiTheme="minorEastAsia" w:eastAsiaTheme="minorEastAsia" w:cstheme="minorEastAsia"/>
              <w:b/>
              <w:bCs/>
              <w:sz w:val="21"/>
              <w:szCs w:val="21"/>
              <w:lang w:eastAsia="zh-CN"/>
            </w:rPr>
          </w:rPrChange>
        </w:rPr>
        <w:t>养老产业贷款情况表</w:t>
      </w:r>
    </w:p>
    <w:p>
      <w:pPr>
        <w:spacing w:line="440" w:lineRule="exact"/>
        <w:ind w:firstLine="420" w:firstLineChars="200"/>
        <w:rPr>
          <w:rFonts w:hint="eastAsia" w:asciiTheme="minorEastAsia" w:hAnsiTheme="minorEastAsia" w:eastAsiaTheme="minorEastAsia" w:cstheme="minorEastAsia"/>
          <w:bCs/>
          <w:color w:val="auto"/>
          <w:szCs w:val="21"/>
          <w:highlight w:val="none"/>
          <w:lang w:eastAsia="zh-CN"/>
          <w:rPrChange w:id="96" w:author="周世杰" w:date="2024-11-22T16:17:54Z">
            <w:rPr>
              <w:rFonts w:hint="eastAsia" w:asciiTheme="minorEastAsia" w:hAnsiTheme="minorEastAsia" w:eastAsiaTheme="minorEastAsia" w:cstheme="minorEastAsia"/>
              <w:bCs/>
              <w:szCs w:val="21"/>
              <w:lang w:eastAsia="zh-CN"/>
            </w:rPr>
          </w:rPrChange>
        </w:rPr>
      </w:pPr>
      <w:r>
        <w:rPr>
          <w:rFonts w:hint="eastAsia" w:asciiTheme="minorEastAsia" w:hAnsiTheme="minorEastAsia" w:eastAsiaTheme="minorEastAsia" w:cstheme="minorEastAsia"/>
          <w:bCs/>
          <w:color w:val="auto"/>
          <w:szCs w:val="21"/>
          <w:highlight w:val="none"/>
          <w:lang w:eastAsia="zh-CN"/>
          <w:rPrChange w:id="97" w:author="周世杰" w:date="2024-11-22T16:17:54Z">
            <w:rPr>
              <w:rFonts w:hint="eastAsia" w:asciiTheme="minorEastAsia" w:hAnsiTheme="minorEastAsia" w:eastAsiaTheme="minorEastAsia" w:cstheme="minorEastAsia"/>
              <w:bCs/>
              <w:szCs w:val="21"/>
              <w:lang w:eastAsia="zh-CN"/>
            </w:rPr>
          </w:rPrChange>
        </w:rPr>
        <w:t>列项目：</w:t>
      </w:r>
    </w:p>
    <w:p>
      <w:pPr>
        <w:spacing w:line="440" w:lineRule="exact"/>
        <w:ind w:firstLine="420" w:firstLineChars="200"/>
        <w:rPr>
          <w:rFonts w:hint="eastAsia" w:asciiTheme="minorEastAsia" w:hAnsiTheme="minorEastAsia" w:eastAsiaTheme="minorEastAsia" w:cstheme="minorEastAsia"/>
          <w:bCs/>
          <w:color w:val="auto"/>
          <w:szCs w:val="21"/>
          <w:highlight w:val="none"/>
          <w:rPrChange w:id="98" w:author="周世杰" w:date="2024-11-22T16:17:54Z">
            <w:rPr>
              <w:rFonts w:hint="eastAsia" w:asciiTheme="minorEastAsia" w:hAnsiTheme="minorEastAsia" w:eastAsiaTheme="minorEastAsia" w:cstheme="minorEastAsia"/>
              <w:bCs/>
              <w:szCs w:val="21"/>
            </w:rPr>
          </w:rPrChange>
        </w:rPr>
      </w:pPr>
      <w:r>
        <w:rPr>
          <w:rFonts w:hint="eastAsia" w:asciiTheme="minorEastAsia" w:hAnsiTheme="minorEastAsia" w:eastAsiaTheme="minorEastAsia" w:cstheme="minorEastAsia"/>
          <w:bCs/>
          <w:color w:val="auto"/>
          <w:szCs w:val="21"/>
          <w:highlight w:val="none"/>
          <w:rPrChange w:id="99" w:author="周世杰" w:date="2024-11-22T16:17:54Z">
            <w:rPr>
              <w:rFonts w:hint="eastAsia" w:asciiTheme="minorEastAsia" w:hAnsiTheme="minorEastAsia" w:eastAsiaTheme="minorEastAsia" w:cstheme="minorEastAsia"/>
              <w:bCs/>
              <w:szCs w:val="21"/>
            </w:rPr>
          </w:rPrChange>
        </w:rPr>
        <w:t>[</w:t>
      </w:r>
      <w:r>
        <w:rPr>
          <w:rFonts w:hint="eastAsia" w:asciiTheme="minorEastAsia" w:hAnsiTheme="minorEastAsia" w:eastAsiaTheme="minorEastAsia" w:cstheme="minorEastAsia"/>
          <w:bCs/>
          <w:color w:val="auto"/>
          <w:szCs w:val="21"/>
          <w:highlight w:val="none"/>
          <w:lang w:val="en-US" w:eastAsia="zh-CN"/>
          <w:rPrChange w:id="100" w:author="周世杰" w:date="2024-11-22T16:17:54Z">
            <w:rPr>
              <w:rFonts w:hint="eastAsia" w:asciiTheme="minorEastAsia" w:hAnsiTheme="minorEastAsia" w:eastAsiaTheme="minorEastAsia" w:cstheme="minorEastAsia"/>
              <w:bCs/>
              <w:szCs w:val="21"/>
              <w:lang w:val="en-US" w:eastAsia="zh-CN"/>
            </w:rPr>
          </w:rPrChange>
        </w:rPr>
        <w:t>A</w:t>
      </w:r>
      <w:r>
        <w:rPr>
          <w:rFonts w:hint="eastAsia" w:asciiTheme="minorEastAsia" w:hAnsiTheme="minorEastAsia" w:eastAsiaTheme="minorEastAsia" w:cstheme="minorEastAsia"/>
          <w:bCs/>
          <w:color w:val="auto"/>
          <w:szCs w:val="21"/>
          <w:highlight w:val="none"/>
          <w:rPrChange w:id="101" w:author="周世杰" w:date="2024-11-22T16:17:54Z">
            <w:rPr>
              <w:rFonts w:hint="eastAsia" w:asciiTheme="minorEastAsia" w:hAnsiTheme="minorEastAsia" w:eastAsiaTheme="minorEastAsia" w:cstheme="minorEastAsia"/>
              <w:bCs/>
              <w:szCs w:val="21"/>
            </w:rPr>
          </w:rPrChange>
        </w:rPr>
        <w:t>.当年累放贷款户数]:反映年初至报告期末，填报机构发放过贷款的客户数。年初有贷款余额而在年中又新发放过贷款的客户也纳入此项统计范围。</w:t>
      </w:r>
    </w:p>
    <w:p>
      <w:pPr>
        <w:spacing w:line="440" w:lineRule="exact"/>
        <w:ind w:firstLine="420" w:firstLineChars="200"/>
        <w:rPr>
          <w:rFonts w:hint="eastAsia" w:asciiTheme="minorEastAsia" w:hAnsiTheme="minorEastAsia" w:eastAsiaTheme="minorEastAsia" w:cstheme="minorEastAsia"/>
          <w:bCs/>
          <w:color w:val="auto"/>
          <w:szCs w:val="21"/>
          <w:highlight w:val="none"/>
          <w:rPrChange w:id="102" w:author="周世杰" w:date="2024-11-22T16:17:54Z">
            <w:rPr>
              <w:rFonts w:hint="eastAsia" w:asciiTheme="minorEastAsia" w:hAnsiTheme="minorEastAsia" w:eastAsiaTheme="minorEastAsia" w:cstheme="minorEastAsia"/>
              <w:bCs/>
              <w:szCs w:val="21"/>
            </w:rPr>
          </w:rPrChange>
        </w:rPr>
      </w:pPr>
      <w:r>
        <w:rPr>
          <w:rFonts w:hint="eastAsia" w:asciiTheme="minorEastAsia" w:hAnsiTheme="minorEastAsia" w:eastAsiaTheme="minorEastAsia" w:cstheme="minorEastAsia"/>
          <w:bCs/>
          <w:color w:val="auto"/>
          <w:szCs w:val="21"/>
          <w:highlight w:val="none"/>
          <w:rPrChange w:id="103" w:author="周世杰" w:date="2024-11-22T16:17:54Z">
            <w:rPr>
              <w:rFonts w:hint="eastAsia" w:asciiTheme="minorEastAsia" w:hAnsiTheme="minorEastAsia" w:eastAsiaTheme="minorEastAsia" w:cstheme="minorEastAsia"/>
              <w:bCs/>
              <w:szCs w:val="21"/>
            </w:rPr>
          </w:rPrChange>
        </w:rPr>
        <w:t>[</w:t>
      </w:r>
      <w:r>
        <w:rPr>
          <w:rFonts w:hint="eastAsia" w:asciiTheme="minorEastAsia" w:hAnsiTheme="minorEastAsia" w:eastAsiaTheme="minorEastAsia" w:cstheme="minorEastAsia"/>
          <w:bCs/>
          <w:color w:val="auto"/>
          <w:szCs w:val="21"/>
          <w:highlight w:val="none"/>
          <w:lang w:val="en-US" w:eastAsia="zh-CN"/>
          <w:rPrChange w:id="104" w:author="周世杰" w:date="2024-11-22T16:17:54Z">
            <w:rPr>
              <w:rFonts w:hint="eastAsia" w:asciiTheme="minorEastAsia" w:hAnsiTheme="minorEastAsia" w:eastAsiaTheme="minorEastAsia" w:cstheme="minorEastAsia"/>
              <w:bCs/>
              <w:szCs w:val="21"/>
              <w:lang w:val="en-US" w:eastAsia="zh-CN"/>
            </w:rPr>
          </w:rPrChange>
        </w:rPr>
        <w:t>B</w:t>
      </w:r>
      <w:r>
        <w:rPr>
          <w:rFonts w:hint="eastAsia" w:asciiTheme="minorEastAsia" w:hAnsiTheme="minorEastAsia" w:eastAsiaTheme="minorEastAsia" w:cstheme="minorEastAsia"/>
          <w:bCs/>
          <w:color w:val="auto"/>
          <w:szCs w:val="21"/>
          <w:highlight w:val="none"/>
          <w:rPrChange w:id="105" w:author="周世杰" w:date="2024-11-22T16:17:54Z">
            <w:rPr>
              <w:rFonts w:hint="eastAsia" w:asciiTheme="minorEastAsia" w:hAnsiTheme="minorEastAsia" w:eastAsiaTheme="minorEastAsia" w:cstheme="minorEastAsia"/>
              <w:bCs/>
              <w:szCs w:val="21"/>
            </w:rPr>
          </w:rPrChange>
        </w:rPr>
        <w:t>.当年累计发放贷款</w:t>
      </w:r>
      <w:r>
        <w:rPr>
          <w:rFonts w:hint="eastAsia" w:asciiTheme="minorEastAsia" w:hAnsiTheme="minorEastAsia" w:eastAsiaTheme="minorEastAsia" w:cstheme="minorEastAsia"/>
          <w:bCs/>
          <w:color w:val="auto"/>
          <w:szCs w:val="21"/>
          <w:highlight w:val="none"/>
          <w:lang w:val="en-US" w:eastAsia="zh-CN"/>
          <w:rPrChange w:id="106" w:author="周世杰" w:date="2024-11-22T16:17:54Z">
            <w:rPr>
              <w:rFonts w:hint="eastAsia" w:asciiTheme="minorEastAsia" w:hAnsiTheme="minorEastAsia" w:eastAsiaTheme="minorEastAsia" w:cstheme="minorEastAsia"/>
              <w:bCs/>
              <w:szCs w:val="21"/>
              <w:lang w:val="en-US" w:eastAsia="zh-CN"/>
            </w:rPr>
          </w:rPrChange>
        </w:rPr>
        <w:t>金</w:t>
      </w:r>
      <w:r>
        <w:rPr>
          <w:rFonts w:hint="eastAsia" w:asciiTheme="minorEastAsia" w:hAnsiTheme="minorEastAsia" w:eastAsiaTheme="minorEastAsia" w:cstheme="minorEastAsia"/>
          <w:bCs/>
          <w:color w:val="auto"/>
          <w:szCs w:val="21"/>
          <w:highlight w:val="none"/>
          <w:rPrChange w:id="107" w:author="周世杰" w:date="2024-11-22T16:17:54Z">
            <w:rPr>
              <w:rFonts w:hint="eastAsia" w:asciiTheme="minorEastAsia" w:hAnsiTheme="minorEastAsia" w:eastAsiaTheme="minorEastAsia" w:cstheme="minorEastAsia"/>
              <w:bCs/>
              <w:szCs w:val="21"/>
            </w:rPr>
          </w:rPrChange>
        </w:rPr>
        <w:t>额]:反映年初至报告期末，填报机构累计向客户发放的贷款金额。</w:t>
      </w:r>
    </w:p>
    <w:p>
      <w:pPr>
        <w:spacing w:line="440" w:lineRule="exact"/>
        <w:ind w:firstLine="420" w:firstLineChars="200"/>
        <w:rPr>
          <w:del w:id="108" w:author="陈施霖" w:date="2024-12-12T15:03:35Z"/>
          <w:rFonts w:hint="eastAsia" w:asciiTheme="minorEastAsia" w:hAnsiTheme="minorEastAsia" w:eastAsiaTheme="minorEastAsia" w:cstheme="minorEastAsia"/>
          <w:bCs/>
          <w:color w:val="auto"/>
          <w:szCs w:val="21"/>
          <w:highlight w:val="none"/>
          <w:rPrChange w:id="109" w:author="周世杰" w:date="2024-11-22T16:17:54Z">
            <w:rPr>
              <w:del w:id="110" w:author="陈施霖" w:date="2024-12-12T15:03:35Z"/>
              <w:rFonts w:hint="eastAsia" w:asciiTheme="minorEastAsia" w:hAnsiTheme="minorEastAsia" w:eastAsiaTheme="minorEastAsia" w:cstheme="minorEastAsia"/>
              <w:bCs/>
              <w:szCs w:val="21"/>
            </w:rPr>
          </w:rPrChange>
        </w:rPr>
      </w:pPr>
      <w:del w:id="111" w:author="陈施霖" w:date="2024-12-12T15:03:35Z">
        <w:r>
          <w:rPr>
            <w:rFonts w:hint="eastAsia" w:asciiTheme="minorEastAsia" w:hAnsiTheme="minorEastAsia" w:eastAsiaTheme="minorEastAsia" w:cstheme="minorEastAsia"/>
            <w:bCs/>
            <w:color w:val="auto"/>
            <w:szCs w:val="21"/>
            <w:highlight w:val="none"/>
            <w:rPrChange w:id="112" w:author="周世杰" w:date="2024-11-22T16:17:54Z">
              <w:rPr>
                <w:rFonts w:hint="eastAsia" w:asciiTheme="minorEastAsia" w:hAnsiTheme="minorEastAsia" w:eastAsiaTheme="minorEastAsia" w:cstheme="minorEastAsia"/>
                <w:bCs/>
                <w:szCs w:val="21"/>
              </w:rPr>
            </w:rPrChange>
          </w:rPr>
          <w:delText>[</w:delText>
        </w:r>
      </w:del>
      <w:del w:id="113" w:author="陈施霖" w:date="2024-12-12T15:03:35Z">
        <w:r>
          <w:rPr>
            <w:rFonts w:hint="eastAsia" w:asciiTheme="minorEastAsia" w:hAnsiTheme="minorEastAsia" w:eastAsiaTheme="minorEastAsia" w:cstheme="minorEastAsia"/>
            <w:bCs/>
            <w:color w:val="auto"/>
            <w:szCs w:val="21"/>
            <w:highlight w:val="none"/>
            <w:lang w:val="en-US" w:eastAsia="zh-CN"/>
            <w:rPrChange w:id="114" w:author="周世杰" w:date="2024-11-22T16:17:54Z">
              <w:rPr>
                <w:rFonts w:hint="eastAsia" w:asciiTheme="minorEastAsia" w:hAnsiTheme="minorEastAsia" w:eastAsiaTheme="minorEastAsia" w:cstheme="minorEastAsia"/>
                <w:bCs/>
                <w:szCs w:val="21"/>
                <w:lang w:val="en-US" w:eastAsia="zh-CN"/>
              </w:rPr>
            </w:rPrChange>
          </w:rPr>
          <w:delText>C.存量</w:delText>
        </w:r>
      </w:del>
      <w:del w:id="115" w:author="陈施霖" w:date="2024-12-12T15:03:35Z">
        <w:r>
          <w:rPr>
            <w:rFonts w:hint="eastAsia" w:asciiTheme="minorEastAsia" w:hAnsiTheme="minorEastAsia" w:eastAsiaTheme="minorEastAsia" w:cstheme="minorEastAsia"/>
            <w:bCs/>
            <w:color w:val="auto"/>
            <w:szCs w:val="21"/>
            <w:highlight w:val="none"/>
            <w:rPrChange w:id="116" w:author="周世杰" w:date="2024-11-22T16:17:54Z">
              <w:rPr>
                <w:rFonts w:hint="eastAsia" w:asciiTheme="minorEastAsia" w:hAnsiTheme="minorEastAsia" w:eastAsiaTheme="minorEastAsia" w:cstheme="minorEastAsia"/>
                <w:bCs/>
                <w:szCs w:val="21"/>
              </w:rPr>
            </w:rPrChange>
          </w:rPr>
          <w:delText>贷款户数]：指报告期末有贷款余额的贷款户数。同一笔贷款存在共同还款人情形的，应视为同一贷款客户，不作区别计算。</w:delText>
        </w:r>
      </w:del>
    </w:p>
    <w:p>
      <w:pPr>
        <w:spacing w:line="440" w:lineRule="exact"/>
        <w:ind w:firstLine="420" w:firstLineChars="200"/>
        <w:rPr>
          <w:rFonts w:hint="eastAsia" w:asciiTheme="minorEastAsia" w:hAnsiTheme="minorEastAsia" w:eastAsiaTheme="minorEastAsia" w:cstheme="minorEastAsia"/>
          <w:bCs/>
          <w:color w:val="auto"/>
          <w:szCs w:val="21"/>
          <w:highlight w:val="none"/>
          <w:rPrChange w:id="117" w:author="周世杰" w:date="2024-11-22T16:17:54Z">
            <w:rPr>
              <w:rFonts w:hint="eastAsia" w:asciiTheme="minorEastAsia" w:hAnsiTheme="minorEastAsia" w:eastAsiaTheme="minorEastAsia" w:cstheme="minorEastAsia"/>
              <w:bCs/>
              <w:szCs w:val="21"/>
            </w:rPr>
          </w:rPrChange>
        </w:rPr>
      </w:pPr>
      <w:r>
        <w:rPr>
          <w:rFonts w:hint="eastAsia" w:asciiTheme="minorEastAsia" w:hAnsiTheme="minorEastAsia" w:eastAsiaTheme="minorEastAsia" w:cstheme="minorEastAsia"/>
          <w:bCs/>
          <w:color w:val="auto"/>
          <w:szCs w:val="21"/>
          <w:highlight w:val="none"/>
          <w:rPrChange w:id="118" w:author="周世杰" w:date="2024-11-22T16:17:54Z">
            <w:rPr>
              <w:rFonts w:hint="eastAsia" w:asciiTheme="minorEastAsia" w:hAnsiTheme="minorEastAsia" w:eastAsiaTheme="minorEastAsia" w:cstheme="minorEastAsia"/>
              <w:bCs/>
              <w:szCs w:val="21"/>
            </w:rPr>
          </w:rPrChange>
        </w:rPr>
        <w:t>[</w:t>
      </w:r>
      <w:ins w:id="119" w:author="陈施霖" w:date="2024-12-12T15:03:47Z">
        <w:r>
          <w:rPr>
            <w:rFonts w:hint="eastAsia" w:asciiTheme="minorEastAsia" w:hAnsiTheme="minorEastAsia" w:eastAsiaTheme="minorEastAsia" w:cstheme="minorEastAsia"/>
            <w:bCs/>
            <w:color w:val="auto"/>
            <w:szCs w:val="21"/>
            <w:highlight w:val="none"/>
            <w:lang w:val="en-US" w:eastAsia="zh-CN"/>
          </w:rPr>
          <w:t>C</w:t>
        </w:r>
      </w:ins>
      <w:del w:id="120" w:author="陈施霖" w:date="2024-12-12T15:03:45Z">
        <w:r>
          <w:rPr>
            <w:rFonts w:hint="eastAsia" w:asciiTheme="minorEastAsia" w:hAnsiTheme="minorEastAsia" w:eastAsiaTheme="minorEastAsia" w:cstheme="minorEastAsia"/>
            <w:bCs/>
            <w:color w:val="auto"/>
            <w:szCs w:val="21"/>
            <w:highlight w:val="none"/>
            <w:lang w:val="en-US" w:eastAsia="zh-CN"/>
            <w:rPrChange w:id="121" w:author="周世杰" w:date="2024-11-22T16:17:54Z">
              <w:rPr>
                <w:rFonts w:hint="eastAsia" w:asciiTheme="minorEastAsia" w:hAnsiTheme="minorEastAsia" w:eastAsiaTheme="minorEastAsia" w:cstheme="minorEastAsia"/>
                <w:bCs/>
                <w:szCs w:val="21"/>
                <w:lang w:val="en-US" w:eastAsia="zh-CN"/>
              </w:rPr>
            </w:rPrChange>
          </w:rPr>
          <w:delText>D</w:delText>
        </w:r>
      </w:del>
      <w:r>
        <w:rPr>
          <w:rFonts w:hint="eastAsia" w:asciiTheme="minorEastAsia" w:hAnsiTheme="minorEastAsia" w:eastAsiaTheme="minorEastAsia" w:cstheme="minorEastAsia"/>
          <w:bCs/>
          <w:color w:val="auto"/>
          <w:szCs w:val="21"/>
          <w:highlight w:val="none"/>
          <w:lang w:val="en-US" w:eastAsia="zh-CN"/>
          <w:rPrChange w:id="122" w:author="周世杰" w:date="2024-11-22T16:17:54Z">
            <w:rPr>
              <w:rFonts w:hint="eastAsia" w:asciiTheme="minorEastAsia" w:hAnsiTheme="minorEastAsia" w:eastAsiaTheme="minorEastAsia" w:cstheme="minorEastAsia"/>
              <w:bCs/>
              <w:szCs w:val="21"/>
              <w:lang w:val="en-US" w:eastAsia="zh-CN"/>
            </w:rPr>
          </w:rPrChange>
        </w:rPr>
        <w:t>.</w:t>
      </w:r>
      <w:r>
        <w:rPr>
          <w:rFonts w:hint="eastAsia" w:asciiTheme="minorEastAsia" w:hAnsiTheme="minorEastAsia" w:eastAsiaTheme="minorEastAsia" w:cstheme="minorEastAsia"/>
          <w:bCs/>
          <w:color w:val="auto"/>
          <w:szCs w:val="21"/>
          <w:highlight w:val="none"/>
          <w:rPrChange w:id="123" w:author="周世杰" w:date="2024-11-22T16:17:54Z">
            <w:rPr>
              <w:rFonts w:hint="eastAsia" w:asciiTheme="minorEastAsia" w:hAnsiTheme="minorEastAsia" w:eastAsiaTheme="minorEastAsia" w:cstheme="minorEastAsia"/>
              <w:bCs/>
              <w:szCs w:val="21"/>
            </w:rPr>
          </w:rPrChange>
        </w:rPr>
        <w:t>贷款余额]：反映填报机构报告期末发放的使用地为除香港、澳门和台湾地区以外的中华人民共和国境内的</w:t>
      </w:r>
      <w:ins w:id="124" w:author="陈施霖" w:date="2024-12-23T08:44:55Z">
        <w:r>
          <w:rPr>
            <w:rFonts w:hint="eastAsia" w:asciiTheme="minorEastAsia" w:hAnsiTheme="minorEastAsia" w:eastAsiaTheme="minorEastAsia" w:cstheme="minorEastAsia"/>
            <w:bCs/>
            <w:color w:val="auto"/>
            <w:szCs w:val="21"/>
            <w:highlight w:val="none"/>
            <w:lang w:eastAsia="zh-CN"/>
          </w:rPr>
          <w:t>各项</w:t>
        </w:r>
      </w:ins>
      <w:del w:id="125" w:author="陈施霖" w:date="2024-12-23T08:44:52Z">
        <w:r>
          <w:rPr>
            <w:rFonts w:hint="eastAsia" w:asciiTheme="minorEastAsia" w:hAnsiTheme="minorEastAsia" w:eastAsiaTheme="minorEastAsia" w:cstheme="minorEastAsia"/>
            <w:bCs/>
            <w:color w:val="auto"/>
            <w:szCs w:val="21"/>
            <w:highlight w:val="none"/>
            <w:lang w:val="en-US" w:eastAsia="zh-CN"/>
            <w:rPrChange w:id="126" w:author="周世杰" w:date="2024-11-22T16:17:54Z">
              <w:rPr>
                <w:rFonts w:hint="eastAsia" w:asciiTheme="minorEastAsia" w:hAnsiTheme="minorEastAsia" w:eastAsiaTheme="minorEastAsia" w:cstheme="minorEastAsia"/>
                <w:bCs/>
                <w:szCs w:val="21"/>
                <w:lang w:val="en-US" w:eastAsia="zh-CN"/>
              </w:rPr>
            </w:rPrChange>
          </w:rPr>
          <w:delText>数字经济核心产业相关</w:delText>
        </w:r>
      </w:del>
      <w:r>
        <w:rPr>
          <w:rFonts w:hint="eastAsia" w:asciiTheme="minorEastAsia" w:hAnsiTheme="minorEastAsia" w:eastAsiaTheme="minorEastAsia" w:cstheme="minorEastAsia"/>
          <w:bCs/>
          <w:color w:val="auto"/>
          <w:szCs w:val="21"/>
          <w:highlight w:val="none"/>
          <w:rPrChange w:id="128" w:author="周世杰" w:date="2024-11-22T16:17:54Z">
            <w:rPr>
              <w:rFonts w:hint="eastAsia" w:asciiTheme="minorEastAsia" w:hAnsiTheme="minorEastAsia" w:eastAsiaTheme="minorEastAsia" w:cstheme="minorEastAsia"/>
              <w:bCs/>
              <w:szCs w:val="21"/>
            </w:rPr>
          </w:rPrChange>
        </w:rPr>
        <w:t>贷款余额。</w:t>
      </w:r>
    </w:p>
    <w:p>
      <w:pPr>
        <w:spacing w:line="440" w:lineRule="exact"/>
        <w:ind w:firstLine="420" w:firstLineChars="200"/>
        <w:rPr>
          <w:rFonts w:hint="eastAsia" w:asciiTheme="minorEastAsia" w:hAnsiTheme="minorEastAsia" w:eastAsiaTheme="minorEastAsia" w:cstheme="minorEastAsia"/>
          <w:bCs/>
          <w:color w:val="auto"/>
          <w:szCs w:val="21"/>
          <w:highlight w:val="none"/>
          <w:rPrChange w:id="129" w:author="周世杰" w:date="2024-11-22T16:17:54Z">
            <w:rPr>
              <w:rFonts w:hint="eastAsia" w:asciiTheme="minorEastAsia" w:hAnsiTheme="minorEastAsia" w:eastAsiaTheme="minorEastAsia" w:cstheme="minorEastAsia"/>
              <w:bCs/>
              <w:szCs w:val="21"/>
            </w:rPr>
          </w:rPrChange>
        </w:rPr>
      </w:pPr>
      <w:r>
        <w:rPr>
          <w:rFonts w:hint="eastAsia" w:asciiTheme="minorEastAsia" w:hAnsiTheme="minorEastAsia" w:eastAsiaTheme="minorEastAsia" w:cstheme="minorEastAsia"/>
          <w:bCs/>
          <w:color w:val="auto"/>
          <w:szCs w:val="21"/>
          <w:highlight w:val="none"/>
          <w:rPrChange w:id="130" w:author="周世杰" w:date="2024-11-22T16:17:54Z">
            <w:rPr>
              <w:rFonts w:hint="eastAsia" w:asciiTheme="minorEastAsia" w:hAnsiTheme="minorEastAsia" w:eastAsiaTheme="minorEastAsia" w:cstheme="minorEastAsia"/>
              <w:bCs/>
              <w:szCs w:val="21"/>
            </w:rPr>
          </w:rPrChange>
        </w:rPr>
        <w:t>[</w:t>
      </w:r>
      <w:ins w:id="131" w:author="陈施霖" w:date="2024-12-12T15:03:50Z">
        <w:r>
          <w:rPr>
            <w:rFonts w:hint="eastAsia" w:asciiTheme="minorEastAsia" w:hAnsiTheme="minorEastAsia" w:eastAsiaTheme="minorEastAsia" w:cstheme="minorEastAsia"/>
            <w:bCs/>
            <w:color w:val="auto"/>
            <w:szCs w:val="21"/>
            <w:highlight w:val="none"/>
            <w:lang w:val="en-US" w:eastAsia="zh-CN"/>
          </w:rPr>
          <w:t>D</w:t>
        </w:r>
      </w:ins>
      <w:del w:id="132" w:author="陈施霖" w:date="2024-12-12T15:03:49Z">
        <w:r>
          <w:rPr>
            <w:rFonts w:hint="eastAsia" w:asciiTheme="minorEastAsia" w:hAnsiTheme="minorEastAsia" w:eastAsiaTheme="minorEastAsia" w:cstheme="minorEastAsia"/>
            <w:bCs/>
            <w:color w:val="auto"/>
            <w:szCs w:val="21"/>
            <w:highlight w:val="none"/>
            <w:lang w:val="en-US" w:eastAsia="zh-CN"/>
            <w:rPrChange w:id="133" w:author="周世杰" w:date="2024-11-22T16:17:54Z">
              <w:rPr>
                <w:rFonts w:hint="eastAsia" w:asciiTheme="minorEastAsia" w:hAnsiTheme="minorEastAsia" w:eastAsiaTheme="minorEastAsia" w:cstheme="minorEastAsia"/>
                <w:bCs/>
                <w:szCs w:val="21"/>
                <w:lang w:val="en-US" w:eastAsia="zh-CN"/>
              </w:rPr>
            </w:rPrChange>
          </w:rPr>
          <w:delText>E</w:delText>
        </w:r>
      </w:del>
      <w:r>
        <w:rPr>
          <w:rFonts w:hint="eastAsia" w:asciiTheme="minorEastAsia" w:hAnsiTheme="minorEastAsia" w:eastAsiaTheme="minorEastAsia" w:cstheme="minorEastAsia"/>
          <w:bCs/>
          <w:color w:val="auto"/>
          <w:szCs w:val="21"/>
          <w:highlight w:val="none"/>
          <w:lang w:val="en-US" w:eastAsia="zh-CN"/>
          <w:rPrChange w:id="134" w:author="周世杰" w:date="2024-11-22T16:17:54Z">
            <w:rPr>
              <w:rFonts w:hint="eastAsia" w:asciiTheme="minorEastAsia" w:hAnsiTheme="minorEastAsia" w:eastAsiaTheme="minorEastAsia" w:cstheme="minorEastAsia"/>
              <w:bCs/>
              <w:szCs w:val="21"/>
              <w:lang w:val="en-US" w:eastAsia="zh-CN"/>
            </w:rPr>
          </w:rPrChange>
        </w:rPr>
        <w:t>.</w:t>
      </w:r>
      <w:r>
        <w:rPr>
          <w:rFonts w:hint="eastAsia" w:asciiTheme="minorEastAsia" w:hAnsiTheme="minorEastAsia" w:eastAsiaTheme="minorEastAsia" w:cstheme="minorEastAsia"/>
          <w:bCs/>
          <w:color w:val="auto"/>
          <w:szCs w:val="21"/>
          <w:highlight w:val="none"/>
          <w:rPrChange w:id="135" w:author="周世杰" w:date="2024-11-22T16:17:54Z">
            <w:rPr>
              <w:rFonts w:hint="eastAsia" w:asciiTheme="minorEastAsia" w:hAnsiTheme="minorEastAsia" w:eastAsiaTheme="minorEastAsia" w:cstheme="minorEastAsia"/>
              <w:bCs/>
              <w:szCs w:val="21"/>
            </w:rPr>
          </w:rPrChange>
        </w:rPr>
        <w:t>中长期贷款</w:t>
      </w:r>
      <w:r>
        <w:rPr>
          <w:rFonts w:hint="eastAsia" w:asciiTheme="minorEastAsia" w:hAnsiTheme="minorEastAsia" w:eastAsiaTheme="minorEastAsia" w:cstheme="minorEastAsia"/>
          <w:bCs/>
          <w:color w:val="auto"/>
          <w:szCs w:val="21"/>
          <w:highlight w:val="none"/>
          <w:lang w:eastAsia="zh-CN"/>
          <w:rPrChange w:id="136" w:author="周世杰" w:date="2024-11-22T16:17:54Z">
            <w:rPr>
              <w:rFonts w:hint="eastAsia" w:asciiTheme="minorEastAsia" w:hAnsiTheme="minorEastAsia" w:eastAsiaTheme="minorEastAsia" w:cstheme="minorEastAsia"/>
              <w:bCs/>
              <w:szCs w:val="21"/>
              <w:lang w:eastAsia="zh-CN"/>
            </w:rPr>
          </w:rPrChange>
        </w:rPr>
        <w:t>余额</w:t>
      </w:r>
      <w:r>
        <w:rPr>
          <w:rFonts w:hint="eastAsia" w:asciiTheme="minorEastAsia" w:hAnsiTheme="minorEastAsia" w:eastAsiaTheme="minorEastAsia" w:cstheme="minorEastAsia"/>
          <w:bCs/>
          <w:color w:val="auto"/>
          <w:szCs w:val="21"/>
          <w:highlight w:val="none"/>
          <w:rPrChange w:id="137" w:author="周世杰" w:date="2024-11-22T16:17:54Z">
            <w:rPr>
              <w:rFonts w:hint="eastAsia" w:asciiTheme="minorEastAsia" w:hAnsiTheme="minorEastAsia" w:eastAsiaTheme="minorEastAsia" w:cstheme="minorEastAsia"/>
              <w:bCs/>
              <w:szCs w:val="21"/>
            </w:rPr>
          </w:rPrChange>
        </w:rPr>
        <w:t>]：指填报机构发放的原始期限在一年以上的使用地在境内的各项贷款，不含买断式转贴现。</w:t>
      </w:r>
    </w:p>
    <w:p>
      <w:pPr>
        <w:spacing w:line="440" w:lineRule="exact"/>
        <w:ind w:firstLine="420" w:firstLineChars="200"/>
        <w:rPr>
          <w:del w:id="138" w:author="陈施霖" w:date="2024-12-12T15:03:41Z"/>
          <w:rFonts w:hint="eastAsia" w:asciiTheme="minorEastAsia" w:hAnsiTheme="minorEastAsia" w:eastAsiaTheme="minorEastAsia" w:cstheme="minorEastAsia"/>
          <w:bCs/>
          <w:color w:val="auto"/>
          <w:szCs w:val="21"/>
          <w:highlight w:val="none"/>
          <w:rPrChange w:id="139" w:author="周世杰" w:date="2024-11-22T16:17:54Z">
            <w:rPr>
              <w:del w:id="140" w:author="陈施霖" w:date="2024-12-12T15:03:41Z"/>
              <w:rFonts w:hint="eastAsia" w:asciiTheme="minorEastAsia" w:hAnsiTheme="minorEastAsia" w:eastAsiaTheme="minorEastAsia" w:cstheme="minorEastAsia"/>
              <w:bCs/>
              <w:szCs w:val="21"/>
            </w:rPr>
          </w:rPrChange>
        </w:rPr>
      </w:pPr>
      <w:del w:id="141" w:author="陈施霖" w:date="2024-12-12T15:03:41Z">
        <w:r>
          <w:rPr>
            <w:rFonts w:hint="eastAsia" w:asciiTheme="minorEastAsia" w:hAnsiTheme="minorEastAsia" w:eastAsiaTheme="minorEastAsia" w:cstheme="minorEastAsia"/>
            <w:bCs/>
            <w:color w:val="auto"/>
            <w:szCs w:val="21"/>
            <w:highlight w:val="none"/>
            <w:rPrChange w:id="142" w:author="周世杰" w:date="2024-11-22T16:17:54Z">
              <w:rPr>
                <w:rFonts w:hint="eastAsia" w:asciiTheme="minorEastAsia" w:hAnsiTheme="minorEastAsia" w:eastAsiaTheme="minorEastAsia" w:cstheme="minorEastAsia"/>
                <w:bCs/>
                <w:szCs w:val="21"/>
              </w:rPr>
            </w:rPrChange>
          </w:rPr>
          <w:delText>[</w:delText>
        </w:r>
      </w:del>
      <w:del w:id="143" w:author="陈施霖" w:date="2024-12-12T15:03:41Z">
        <w:r>
          <w:rPr>
            <w:rFonts w:hint="eastAsia" w:asciiTheme="minorEastAsia" w:hAnsiTheme="minorEastAsia" w:eastAsiaTheme="minorEastAsia" w:cstheme="minorEastAsia"/>
            <w:bCs/>
            <w:color w:val="auto"/>
            <w:szCs w:val="21"/>
            <w:highlight w:val="none"/>
            <w:lang w:val="en-US" w:eastAsia="zh-CN"/>
            <w:rPrChange w:id="144" w:author="周世杰" w:date="2024-11-22T16:17:54Z">
              <w:rPr>
                <w:rFonts w:hint="eastAsia" w:asciiTheme="minorEastAsia" w:hAnsiTheme="minorEastAsia" w:eastAsiaTheme="minorEastAsia" w:cstheme="minorEastAsia"/>
                <w:bCs/>
                <w:szCs w:val="21"/>
                <w:lang w:val="en-US" w:eastAsia="zh-CN"/>
              </w:rPr>
            </w:rPrChange>
          </w:rPr>
          <w:delText>F.</w:delText>
        </w:r>
      </w:del>
      <w:del w:id="145" w:author="陈施霖" w:date="2024-12-12T15:03:41Z">
        <w:r>
          <w:rPr>
            <w:rFonts w:hint="eastAsia" w:asciiTheme="minorEastAsia" w:hAnsiTheme="minorEastAsia" w:eastAsiaTheme="minorEastAsia" w:cstheme="minorEastAsia"/>
            <w:bCs/>
            <w:color w:val="auto"/>
            <w:szCs w:val="21"/>
            <w:highlight w:val="none"/>
            <w:rPrChange w:id="146" w:author="周世杰" w:date="2024-11-22T16:17:54Z">
              <w:rPr>
                <w:rFonts w:hint="eastAsia" w:asciiTheme="minorEastAsia" w:hAnsiTheme="minorEastAsia" w:eastAsiaTheme="minorEastAsia" w:cstheme="minorEastAsia"/>
                <w:bCs/>
                <w:szCs w:val="21"/>
              </w:rPr>
            </w:rPrChange>
          </w:rPr>
          <w:delText>信用贷款余额]：指填报机构向借款人</w:delText>
        </w:r>
      </w:del>
      <w:del w:id="147" w:author="陈施霖" w:date="2024-12-12T15:03:41Z">
        <w:r>
          <w:rPr>
            <w:rFonts w:hint="eastAsia" w:asciiTheme="minorEastAsia" w:hAnsiTheme="minorEastAsia" w:eastAsiaTheme="minorEastAsia" w:cstheme="minorEastAsia"/>
            <w:bCs/>
            <w:color w:val="auto"/>
            <w:szCs w:val="21"/>
            <w:highlight w:val="none"/>
            <w:lang w:eastAsia="zh-CN"/>
            <w:rPrChange w:id="148" w:author="周世杰" w:date="2024-11-22T16:17:54Z">
              <w:rPr>
                <w:rFonts w:hint="eastAsia" w:asciiTheme="minorEastAsia" w:hAnsiTheme="minorEastAsia" w:eastAsiaTheme="minorEastAsia" w:cstheme="minorEastAsia"/>
                <w:bCs/>
                <w:szCs w:val="21"/>
                <w:lang w:eastAsia="zh-CN"/>
              </w:rPr>
            </w:rPrChange>
          </w:rPr>
          <w:delText>提供的无任何担保方式的贷款业务</w:delText>
        </w:r>
      </w:del>
      <w:del w:id="149" w:author="陈施霖" w:date="2024-12-12T15:03:41Z">
        <w:r>
          <w:rPr>
            <w:rFonts w:hint="eastAsia" w:asciiTheme="minorEastAsia" w:hAnsiTheme="minorEastAsia" w:eastAsiaTheme="minorEastAsia" w:cstheme="minorEastAsia"/>
            <w:bCs/>
            <w:color w:val="auto"/>
            <w:szCs w:val="21"/>
            <w:highlight w:val="none"/>
            <w:rPrChange w:id="150" w:author="周世杰" w:date="2024-11-22T16:17:54Z">
              <w:rPr>
                <w:rFonts w:hint="eastAsia" w:asciiTheme="minorEastAsia" w:hAnsiTheme="minorEastAsia" w:eastAsiaTheme="minorEastAsia" w:cstheme="minorEastAsia"/>
                <w:bCs/>
                <w:szCs w:val="21"/>
              </w:rPr>
            </w:rPrChange>
          </w:rPr>
          <w:delText>。</w:delText>
        </w:r>
      </w:del>
    </w:p>
    <w:p>
      <w:pPr>
        <w:spacing w:line="440" w:lineRule="exact"/>
        <w:ind w:firstLine="420" w:firstLineChars="200"/>
        <w:rPr>
          <w:rFonts w:hint="eastAsia" w:asciiTheme="minorEastAsia" w:hAnsiTheme="minorEastAsia" w:eastAsiaTheme="minorEastAsia" w:cstheme="minorEastAsia"/>
          <w:bCs/>
          <w:color w:val="auto"/>
          <w:szCs w:val="21"/>
          <w:highlight w:val="none"/>
          <w:rPrChange w:id="151" w:author="周世杰" w:date="2024-11-22T16:17:54Z">
            <w:rPr>
              <w:rFonts w:hint="eastAsia" w:asciiTheme="minorEastAsia" w:hAnsiTheme="minorEastAsia" w:eastAsiaTheme="minorEastAsia" w:cstheme="minorEastAsia"/>
              <w:bCs/>
              <w:szCs w:val="21"/>
            </w:rPr>
          </w:rPrChange>
        </w:rPr>
      </w:pPr>
      <w:r>
        <w:rPr>
          <w:rFonts w:hint="eastAsia" w:asciiTheme="minorEastAsia" w:hAnsiTheme="minorEastAsia" w:eastAsiaTheme="minorEastAsia" w:cstheme="minorEastAsia"/>
          <w:bCs/>
          <w:color w:val="auto"/>
          <w:szCs w:val="21"/>
          <w:highlight w:val="none"/>
          <w:rPrChange w:id="152" w:author="周世杰" w:date="2024-11-22T16:17:54Z">
            <w:rPr>
              <w:rFonts w:hint="eastAsia" w:asciiTheme="minorEastAsia" w:hAnsiTheme="minorEastAsia" w:eastAsiaTheme="minorEastAsia" w:cstheme="minorEastAsia"/>
              <w:bCs/>
              <w:szCs w:val="21"/>
            </w:rPr>
          </w:rPrChange>
        </w:rPr>
        <w:t>[</w:t>
      </w:r>
      <w:ins w:id="153" w:author="陈施霖" w:date="2024-12-12T15:03:53Z">
        <w:r>
          <w:rPr>
            <w:rFonts w:hint="eastAsia" w:asciiTheme="minorEastAsia" w:hAnsiTheme="minorEastAsia" w:eastAsiaTheme="minorEastAsia" w:cstheme="minorEastAsia"/>
            <w:bCs/>
            <w:color w:val="auto"/>
            <w:szCs w:val="21"/>
            <w:highlight w:val="none"/>
            <w:lang w:val="en-US" w:eastAsia="zh-CN"/>
          </w:rPr>
          <w:t>E</w:t>
        </w:r>
      </w:ins>
      <w:del w:id="154" w:author="陈施霖" w:date="2024-12-12T15:03:52Z">
        <w:r>
          <w:rPr>
            <w:rFonts w:hint="eastAsia" w:asciiTheme="minorEastAsia" w:hAnsiTheme="minorEastAsia" w:eastAsiaTheme="minorEastAsia" w:cstheme="minorEastAsia"/>
            <w:bCs/>
            <w:color w:val="auto"/>
            <w:szCs w:val="21"/>
            <w:highlight w:val="none"/>
            <w:lang w:val="en-US" w:eastAsia="zh-CN"/>
            <w:rPrChange w:id="155" w:author="周世杰" w:date="2024-11-22T16:17:54Z">
              <w:rPr>
                <w:rFonts w:hint="eastAsia" w:asciiTheme="minorEastAsia" w:hAnsiTheme="minorEastAsia" w:eastAsiaTheme="minorEastAsia" w:cstheme="minorEastAsia"/>
                <w:bCs/>
                <w:szCs w:val="21"/>
                <w:lang w:val="en-US" w:eastAsia="zh-CN"/>
              </w:rPr>
            </w:rPrChange>
          </w:rPr>
          <w:delText>G</w:delText>
        </w:r>
      </w:del>
      <w:r>
        <w:rPr>
          <w:rFonts w:hint="eastAsia" w:asciiTheme="minorEastAsia" w:hAnsiTheme="minorEastAsia" w:eastAsiaTheme="minorEastAsia" w:cstheme="minorEastAsia"/>
          <w:bCs/>
          <w:color w:val="auto"/>
          <w:szCs w:val="21"/>
          <w:highlight w:val="none"/>
          <w:lang w:val="en-US" w:eastAsia="zh-CN"/>
          <w:rPrChange w:id="156" w:author="周世杰" w:date="2024-11-22T16:17:54Z">
            <w:rPr>
              <w:rFonts w:hint="eastAsia" w:asciiTheme="minorEastAsia" w:hAnsiTheme="minorEastAsia" w:eastAsiaTheme="minorEastAsia" w:cstheme="minorEastAsia"/>
              <w:bCs/>
              <w:szCs w:val="21"/>
              <w:lang w:val="en-US" w:eastAsia="zh-CN"/>
            </w:rPr>
          </w:rPrChange>
        </w:rPr>
        <w:t>.</w:t>
      </w:r>
      <w:r>
        <w:rPr>
          <w:rFonts w:hint="eastAsia" w:asciiTheme="minorEastAsia" w:hAnsiTheme="minorEastAsia" w:eastAsiaTheme="minorEastAsia" w:cstheme="minorEastAsia"/>
          <w:bCs/>
          <w:color w:val="auto"/>
          <w:szCs w:val="21"/>
          <w:highlight w:val="none"/>
          <w:rPrChange w:id="157" w:author="周世杰" w:date="2024-11-22T16:17:54Z">
            <w:rPr>
              <w:rFonts w:hint="eastAsia" w:asciiTheme="minorEastAsia" w:hAnsiTheme="minorEastAsia" w:eastAsiaTheme="minorEastAsia" w:cstheme="minorEastAsia"/>
              <w:bCs/>
              <w:szCs w:val="21"/>
            </w:rPr>
          </w:rPrChange>
        </w:rPr>
        <w:t>不良贷款余额]:填报次级类、可疑类和损失类贷款余额。</w:t>
      </w:r>
    </w:p>
    <w:p>
      <w:pPr>
        <w:spacing w:line="440" w:lineRule="exact"/>
        <w:ind w:firstLine="420" w:firstLineChars="200"/>
        <w:rPr>
          <w:rFonts w:hint="eastAsia" w:asciiTheme="minorEastAsia" w:hAnsiTheme="minorEastAsia" w:eastAsiaTheme="minorEastAsia" w:cstheme="minorEastAsia"/>
          <w:bCs/>
          <w:color w:val="auto"/>
          <w:szCs w:val="21"/>
          <w:highlight w:val="none"/>
          <w:rPrChange w:id="158" w:author="周世杰" w:date="2024-11-22T16:17:54Z">
            <w:rPr>
              <w:rFonts w:hint="eastAsia" w:asciiTheme="minorEastAsia" w:hAnsiTheme="minorEastAsia" w:eastAsiaTheme="minorEastAsia" w:cstheme="minorEastAsia"/>
              <w:bCs/>
              <w:szCs w:val="21"/>
            </w:rPr>
          </w:rPrChange>
        </w:rPr>
      </w:pPr>
      <w:r>
        <w:rPr>
          <w:rFonts w:hint="eastAsia" w:asciiTheme="minorEastAsia" w:hAnsiTheme="minorEastAsia" w:eastAsiaTheme="minorEastAsia" w:cstheme="minorEastAsia"/>
          <w:bCs/>
          <w:color w:val="auto"/>
          <w:szCs w:val="21"/>
          <w:highlight w:val="none"/>
          <w:rPrChange w:id="159" w:author="周世杰" w:date="2024-11-22T16:17:54Z">
            <w:rPr>
              <w:rFonts w:hint="eastAsia" w:asciiTheme="minorEastAsia" w:hAnsiTheme="minorEastAsia" w:eastAsiaTheme="minorEastAsia" w:cstheme="minorEastAsia"/>
              <w:bCs/>
              <w:szCs w:val="21"/>
            </w:rPr>
          </w:rPrChange>
        </w:rPr>
        <w:t>[</w:t>
      </w:r>
      <w:ins w:id="160" w:author="陈施霖" w:date="2024-12-12T15:04:00Z">
        <w:r>
          <w:rPr>
            <w:rFonts w:hint="eastAsia" w:asciiTheme="minorEastAsia" w:hAnsiTheme="minorEastAsia" w:eastAsiaTheme="minorEastAsia" w:cstheme="minorEastAsia"/>
            <w:bCs/>
            <w:color w:val="auto"/>
            <w:szCs w:val="21"/>
            <w:highlight w:val="none"/>
            <w:lang w:val="en-US" w:eastAsia="zh-CN"/>
          </w:rPr>
          <w:t>F</w:t>
        </w:r>
      </w:ins>
      <w:del w:id="161" w:author="陈施霖" w:date="2024-12-12T15:03:58Z">
        <w:r>
          <w:rPr>
            <w:rFonts w:hint="eastAsia" w:asciiTheme="minorEastAsia" w:hAnsiTheme="minorEastAsia" w:eastAsiaTheme="minorEastAsia" w:cstheme="minorEastAsia"/>
            <w:bCs/>
            <w:color w:val="auto"/>
            <w:szCs w:val="21"/>
            <w:highlight w:val="none"/>
            <w:lang w:val="en-US" w:eastAsia="zh-CN"/>
            <w:rPrChange w:id="162" w:author="周世杰" w:date="2024-11-22T16:17:54Z">
              <w:rPr>
                <w:rFonts w:hint="eastAsia" w:asciiTheme="minorEastAsia" w:hAnsiTheme="minorEastAsia" w:eastAsiaTheme="minorEastAsia" w:cstheme="minorEastAsia"/>
                <w:bCs/>
                <w:szCs w:val="21"/>
                <w:lang w:val="en-US" w:eastAsia="zh-CN"/>
              </w:rPr>
            </w:rPrChange>
          </w:rPr>
          <w:delText>H</w:delText>
        </w:r>
      </w:del>
      <w:r>
        <w:rPr>
          <w:rFonts w:hint="eastAsia" w:asciiTheme="minorEastAsia" w:hAnsiTheme="minorEastAsia" w:eastAsiaTheme="minorEastAsia" w:cstheme="minorEastAsia"/>
          <w:bCs/>
          <w:color w:val="auto"/>
          <w:szCs w:val="21"/>
          <w:highlight w:val="none"/>
          <w:lang w:val="en-US" w:eastAsia="zh-CN"/>
          <w:rPrChange w:id="163" w:author="周世杰" w:date="2024-11-22T16:17:54Z">
            <w:rPr>
              <w:rFonts w:hint="eastAsia" w:asciiTheme="minorEastAsia" w:hAnsiTheme="minorEastAsia" w:eastAsiaTheme="minorEastAsia" w:cstheme="minorEastAsia"/>
              <w:bCs/>
              <w:szCs w:val="21"/>
              <w:lang w:val="en-US" w:eastAsia="zh-CN"/>
            </w:rPr>
          </w:rPrChange>
        </w:rPr>
        <w:t>.</w:t>
      </w:r>
      <w:r>
        <w:rPr>
          <w:rFonts w:hint="eastAsia" w:asciiTheme="minorEastAsia" w:hAnsiTheme="minorEastAsia" w:eastAsiaTheme="minorEastAsia" w:cstheme="minorEastAsia"/>
          <w:bCs/>
          <w:color w:val="auto"/>
          <w:szCs w:val="21"/>
          <w:highlight w:val="none"/>
          <w:rPrChange w:id="164" w:author="周世杰" w:date="2024-11-22T16:17:54Z">
            <w:rPr>
              <w:rFonts w:hint="eastAsia" w:asciiTheme="minorEastAsia" w:hAnsiTheme="minorEastAsia" w:eastAsiaTheme="minorEastAsia" w:cstheme="minorEastAsia"/>
              <w:bCs/>
              <w:szCs w:val="21"/>
            </w:rPr>
          </w:rPrChange>
        </w:rPr>
        <w:t>当年累放贷款年化利息收益]:反映当年累计发放贷款所获得的利息收入按年折算后的金额。例如：填报机构当年发放了一笔10万元的贷款，两个月该贷款产生了1000元的利息收入，则年化后的利息收入为0.1*12/2=0.6万元。往年发放贷款的利息收入不在此项填报。</w:t>
      </w:r>
    </w:p>
    <w:p>
      <w:pPr>
        <w:keepNext w:val="0"/>
        <w:keepLines w:val="0"/>
        <w:pageBreakBefore w:val="0"/>
        <w:kinsoku/>
        <w:wordWrap/>
        <w:overflowPunct/>
        <w:topLinePunct w:val="0"/>
        <w:autoSpaceDE/>
        <w:autoSpaceDN/>
        <w:bidi w:val="0"/>
        <w:adjustRightInd/>
        <w:snapToGrid/>
        <w:spacing w:line="590" w:lineRule="exact"/>
        <w:ind w:firstLine="420" w:firstLineChars="200"/>
        <w:jc w:val="both"/>
        <w:textAlignment w:val="auto"/>
        <w:outlineLvl w:val="2"/>
        <w:rPr>
          <w:rFonts w:hint="default" w:asciiTheme="minorEastAsia" w:hAnsiTheme="minorEastAsia" w:eastAsiaTheme="minorEastAsia" w:cstheme="minorEastAsia"/>
          <w:b/>
          <w:bCs/>
          <w:color w:val="auto"/>
          <w:sz w:val="21"/>
          <w:szCs w:val="21"/>
          <w:highlight w:val="none"/>
          <w:lang w:eastAsia="zh-CN"/>
          <w:rPrChange w:id="165" w:author="周世杰" w:date="2024-11-22T16:17:54Z">
            <w:rPr>
              <w:rFonts w:hint="default" w:asciiTheme="minorEastAsia" w:hAnsiTheme="minorEastAsia" w:eastAsiaTheme="minorEastAsia" w:cstheme="minorEastAsia"/>
              <w:b/>
              <w:bCs/>
              <w:sz w:val="21"/>
              <w:szCs w:val="21"/>
              <w:lang w:eastAsia="zh-CN"/>
            </w:rPr>
          </w:rPrChange>
        </w:rPr>
      </w:pPr>
      <w:r>
        <w:rPr>
          <w:rFonts w:hint="eastAsia" w:asciiTheme="minorEastAsia" w:hAnsiTheme="minorEastAsia" w:eastAsiaTheme="minorEastAsia" w:cstheme="minorEastAsia"/>
          <w:b w:val="0"/>
          <w:bCs w:val="0"/>
          <w:color w:val="auto"/>
          <w:sz w:val="21"/>
          <w:szCs w:val="21"/>
          <w:highlight w:val="none"/>
          <w:lang w:val="en-US" w:eastAsia="zh-CN"/>
          <w:rPrChange w:id="166" w:author="周世杰" w:date="2024-11-22T16:17:54Z">
            <w:rPr>
              <w:rFonts w:hint="eastAsia" w:asciiTheme="minorEastAsia" w:hAnsiTheme="minorEastAsia" w:eastAsiaTheme="minorEastAsia" w:cstheme="minorEastAsia"/>
              <w:b w:val="0"/>
              <w:bCs w:val="0"/>
              <w:sz w:val="21"/>
              <w:szCs w:val="21"/>
              <w:lang w:val="en-US" w:eastAsia="zh-CN"/>
            </w:rPr>
          </w:rPrChange>
        </w:rPr>
        <w:t>行项目：</w:t>
      </w:r>
    </w:p>
    <w:p>
      <w:pPr>
        <w:keepNext w:val="0"/>
        <w:keepLines w:val="0"/>
        <w:pageBreakBefore w:val="0"/>
        <w:numPr>
          <w:ilvl w:val="-1"/>
          <w:numId w:val="0"/>
        </w:numPr>
        <w:tabs>
          <w:tab w:val="left" w:pos="3240"/>
        </w:tabs>
        <w:kinsoku/>
        <w:wordWrap/>
        <w:overflowPunct/>
        <w:topLinePunct w:val="0"/>
        <w:autoSpaceDE/>
        <w:autoSpaceDN/>
        <w:bidi w:val="0"/>
        <w:adjustRightInd/>
        <w:snapToGrid/>
        <w:spacing w:line="590" w:lineRule="exact"/>
        <w:ind w:firstLine="420" w:firstLineChars="200"/>
        <w:jc w:val="both"/>
        <w:textAlignment w:val="auto"/>
        <w:rPr>
          <w:rFonts w:hint="eastAsia" w:asciiTheme="minorEastAsia" w:hAnsiTheme="minorEastAsia" w:eastAsiaTheme="minorEastAsia" w:cstheme="minorEastAsia"/>
          <w:iCs/>
          <w:color w:val="auto"/>
          <w:sz w:val="21"/>
          <w:szCs w:val="21"/>
          <w:highlight w:val="none"/>
          <w:lang w:val="en-US" w:eastAsia="zh-CN"/>
          <w:rPrChange w:id="167" w:author="周世杰" w:date="2024-11-22T16:17:54Z">
            <w:rPr>
              <w:rFonts w:hint="eastAsia" w:asciiTheme="minorEastAsia" w:hAnsiTheme="minorEastAsia" w:eastAsiaTheme="minorEastAsia" w:cstheme="minorEastAsia"/>
              <w:iCs/>
              <w:sz w:val="21"/>
              <w:szCs w:val="21"/>
              <w:lang w:val="en-US" w:eastAsia="zh-CN"/>
            </w:rPr>
          </w:rPrChange>
        </w:rPr>
      </w:pPr>
      <w:r>
        <w:rPr>
          <w:rFonts w:hint="eastAsia" w:asciiTheme="minorEastAsia" w:hAnsiTheme="minorEastAsia" w:eastAsiaTheme="minorEastAsia" w:cstheme="minorEastAsia"/>
          <w:b w:val="0"/>
          <w:bCs w:val="0"/>
          <w:iCs/>
          <w:color w:val="auto"/>
          <w:sz w:val="21"/>
          <w:szCs w:val="21"/>
          <w:highlight w:val="none"/>
          <w:lang w:val="en-US" w:eastAsia="zh-CN"/>
          <w:rPrChange w:id="168" w:author="周世杰" w:date="2024-11-22T16:17:54Z">
            <w:rPr>
              <w:rFonts w:hint="eastAsia" w:asciiTheme="minorEastAsia" w:hAnsiTheme="minorEastAsia" w:eastAsiaTheme="minorEastAsia" w:cstheme="minorEastAsia"/>
              <w:b w:val="0"/>
              <w:bCs w:val="0"/>
              <w:iCs/>
              <w:sz w:val="21"/>
              <w:szCs w:val="21"/>
              <w:lang w:val="en-US" w:eastAsia="zh-CN"/>
            </w:rPr>
          </w:rPrChange>
        </w:rPr>
        <w:t>[1.养老产业贷款]:</w:t>
      </w:r>
      <w:ins w:id="169" w:author="陈施霖" w:date="2024-12-23T08:47:04Z">
        <w:r>
          <w:rPr>
            <w:rFonts w:hint="eastAsia" w:asciiTheme="minorEastAsia" w:hAnsiTheme="minorEastAsia" w:eastAsiaTheme="minorEastAsia" w:cstheme="minorEastAsia"/>
            <w:b w:val="0"/>
            <w:bCs w:val="0"/>
            <w:iCs/>
            <w:color w:val="auto"/>
            <w:sz w:val="21"/>
            <w:szCs w:val="21"/>
            <w:highlight w:val="none"/>
            <w:lang w:val="en-US" w:eastAsia="zh-CN"/>
          </w:rPr>
          <w:t>指金融机构发放给养老产业的贷款。</w:t>
        </w:r>
      </w:ins>
      <w:ins w:id="170" w:author="陈施霖" w:date="2024-12-23T08:47:20Z">
        <w:r>
          <w:rPr>
            <w:rFonts w:hint="eastAsia" w:asciiTheme="minorEastAsia" w:hAnsiTheme="minorEastAsia" w:eastAsiaTheme="minorEastAsia" w:cstheme="minorEastAsia"/>
            <w:b w:val="0"/>
            <w:bCs w:val="0"/>
            <w:iCs/>
            <w:color w:val="auto"/>
            <w:sz w:val="21"/>
            <w:szCs w:val="21"/>
            <w:highlight w:val="none"/>
            <w:lang w:val="en-US" w:eastAsia="zh-CN"/>
          </w:rPr>
          <w:t>养老产业</w:t>
        </w:r>
      </w:ins>
      <w:bookmarkStart w:id="3" w:name="_GoBack"/>
      <w:bookmarkEnd w:id="3"/>
      <w:r>
        <w:rPr>
          <w:rFonts w:hint="eastAsia" w:asciiTheme="minorEastAsia" w:hAnsiTheme="minorEastAsia" w:eastAsiaTheme="minorEastAsia" w:cstheme="minorEastAsia"/>
          <w:iCs/>
          <w:color w:val="auto"/>
          <w:sz w:val="21"/>
          <w:szCs w:val="21"/>
          <w:highlight w:val="none"/>
          <w:lang w:val="en-US" w:eastAsia="zh-CN"/>
          <w:rPrChange w:id="171" w:author="周世杰" w:date="2024-11-22T16:17:54Z">
            <w:rPr>
              <w:rFonts w:hint="eastAsia" w:asciiTheme="minorEastAsia" w:hAnsiTheme="minorEastAsia" w:eastAsiaTheme="minorEastAsia" w:cstheme="minorEastAsia"/>
              <w:iCs/>
              <w:sz w:val="21"/>
              <w:szCs w:val="21"/>
              <w:lang w:val="en-US" w:eastAsia="zh-CN"/>
            </w:rPr>
          </w:rPrChange>
        </w:rPr>
        <w:t>按照国家统计局《养老产业统计分类（2020）》（国家统计局令第30号）》中明确的国民经济行业</w:t>
      </w:r>
      <w:ins w:id="172" w:author="程红莉" w:date="2024-12-14T12:25:06Z">
        <w:r>
          <w:rPr>
            <w:rFonts w:hint="eastAsia" w:asciiTheme="minorEastAsia" w:hAnsiTheme="minorEastAsia" w:eastAsiaTheme="minorEastAsia" w:cstheme="minorEastAsia"/>
            <w:iCs/>
            <w:color w:val="auto"/>
            <w:sz w:val="21"/>
            <w:szCs w:val="21"/>
            <w:highlight w:val="none"/>
            <w:lang w:val="en-US" w:eastAsia="zh-CN"/>
          </w:rPr>
          <w:t>及</w:t>
        </w:r>
      </w:ins>
      <w:ins w:id="173" w:author="程红莉" w:date="2024-12-14T12:25:13Z">
        <w:r>
          <w:rPr>
            <w:rFonts w:hint="eastAsia" w:asciiTheme="minorEastAsia" w:hAnsiTheme="minorEastAsia" w:eastAsiaTheme="minorEastAsia" w:cstheme="minorEastAsia"/>
            <w:iCs/>
            <w:color w:val="auto"/>
            <w:sz w:val="21"/>
            <w:szCs w:val="21"/>
            <w:highlight w:val="none"/>
            <w:lang w:val="en-US" w:eastAsia="zh-CN"/>
          </w:rPr>
          <w:t>相关</w:t>
        </w:r>
      </w:ins>
      <w:ins w:id="174" w:author="程红莉" w:date="2024-12-14T12:25:14Z">
        <w:r>
          <w:rPr>
            <w:rFonts w:hint="eastAsia" w:asciiTheme="minorEastAsia" w:hAnsiTheme="minorEastAsia" w:eastAsiaTheme="minorEastAsia" w:cstheme="minorEastAsia"/>
            <w:iCs/>
            <w:color w:val="auto"/>
            <w:sz w:val="21"/>
            <w:szCs w:val="21"/>
            <w:highlight w:val="none"/>
            <w:lang w:val="en-US" w:eastAsia="zh-CN"/>
          </w:rPr>
          <w:t>金融</w:t>
        </w:r>
      </w:ins>
      <w:ins w:id="175" w:author="程红莉" w:date="2024-12-14T12:25:15Z">
        <w:r>
          <w:rPr>
            <w:rFonts w:hint="eastAsia" w:asciiTheme="minorEastAsia" w:hAnsiTheme="minorEastAsia" w:eastAsiaTheme="minorEastAsia" w:cstheme="minorEastAsia"/>
            <w:iCs/>
            <w:color w:val="auto"/>
            <w:sz w:val="21"/>
            <w:szCs w:val="21"/>
            <w:highlight w:val="none"/>
            <w:lang w:val="en-US" w:eastAsia="zh-CN"/>
          </w:rPr>
          <w:t>行业</w:t>
        </w:r>
      </w:ins>
      <w:ins w:id="176" w:author="程红莉" w:date="2024-12-14T12:25:17Z">
        <w:r>
          <w:rPr>
            <w:rFonts w:hint="eastAsia" w:asciiTheme="minorEastAsia" w:hAnsiTheme="minorEastAsia" w:eastAsiaTheme="minorEastAsia" w:cstheme="minorEastAsia"/>
            <w:iCs/>
            <w:color w:val="auto"/>
            <w:sz w:val="21"/>
            <w:szCs w:val="21"/>
            <w:highlight w:val="none"/>
            <w:lang w:val="en-US" w:eastAsia="zh-CN"/>
          </w:rPr>
          <w:t>统一</w:t>
        </w:r>
      </w:ins>
      <w:ins w:id="177" w:author="程红莉" w:date="2024-12-14T12:25:18Z">
        <w:r>
          <w:rPr>
            <w:rFonts w:hint="eastAsia" w:asciiTheme="minorEastAsia" w:hAnsiTheme="minorEastAsia" w:eastAsiaTheme="minorEastAsia" w:cstheme="minorEastAsia"/>
            <w:iCs/>
            <w:color w:val="auto"/>
            <w:sz w:val="21"/>
            <w:szCs w:val="21"/>
            <w:highlight w:val="none"/>
            <w:lang w:val="en-US" w:eastAsia="zh-CN"/>
          </w:rPr>
          <w:t>标准</w:t>
        </w:r>
      </w:ins>
      <w:ins w:id="178" w:author="程红莉" w:date="2024-12-14T12:25:19Z">
        <w:r>
          <w:rPr>
            <w:rFonts w:hint="eastAsia" w:asciiTheme="minorEastAsia" w:hAnsiTheme="minorEastAsia" w:eastAsiaTheme="minorEastAsia" w:cstheme="minorEastAsia"/>
            <w:iCs/>
            <w:color w:val="auto"/>
            <w:sz w:val="21"/>
            <w:szCs w:val="21"/>
            <w:highlight w:val="none"/>
            <w:lang w:val="en-US" w:eastAsia="zh-CN"/>
          </w:rPr>
          <w:t>填报</w:t>
        </w:r>
      </w:ins>
      <w:del w:id="179" w:author="程红莉" w:date="2024-12-14T12:25:01Z">
        <w:r>
          <w:rPr>
            <w:rFonts w:hint="eastAsia" w:asciiTheme="minorEastAsia" w:hAnsiTheme="minorEastAsia" w:eastAsiaTheme="minorEastAsia" w:cstheme="minorEastAsia"/>
            <w:iCs/>
            <w:color w:val="auto"/>
            <w:sz w:val="21"/>
            <w:szCs w:val="21"/>
            <w:highlight w:val="none"/>
            <w:lang w:val="en-US" w:eastAsia="zh-CN"/>
            <w:rPrChange w:id="180" w:author="周世杰" w:date="2024-11-22T16:17:54Z">
              <w:rPr>
                <w:rFonts w:hint="eastAsia" w:asciiTheme="minorEastAsia" w:hAnsiTheme="minorEastAsia" w:eastAsiaTheme="minorEastAsia" w:cstheme="minorEastAsia"/>
                <w:iCs/>
                <w:sz w:val="21"/>
                <w:szCs w:val="21"/>
                <w:lang w:val="en-US" w:eastAsia="zh-CN"/>
              </w:rPr>
            </w:rPrChange>
          </w:rPr>
          <w:delText>填</w:delText>
        </w:r>
      </w:del>
      <w:del w:id="181" w:author="程红莉" w:date="2024-12-14T12:25:00Z">
        <w:r>
          <w:rPr>
            <w:rFonts w:hint="eastAsia" w:asciiTheme="minorEastAsia" w:hAnsiTheme="minorEastAsia" w:eastAsiaTheme="minorEastAsia" w:cstheme="minorEastAsia"/>
            <w:iCs/>
            <w:color w:val="auto"/>
            <w:sz w:val="21"/>
            <w:szCs w:val="21"/>
            <w:highlight w:val="none"/>
            <w:lang w:val="en-US" w:eastAsia="zh-CN"/>
            <w:rPrChange w:id="182" w:author="周世杰" w:date="2024-11-22T16:17:54Z">
              <w:rPr>
                <w:rFonts w:hint="eastAsia" w:asciiTheme="minorEastAsia" w:hAnsiTheme="minorEastAsia" w:eastAsiaTheme="minorEastAsia" w:cstheme="minorEastAsia"/>
                <w:iCs/>
                <w:sz w:val="21"/>
                <w:szCs w:val="21"/>
                <w:lang w:val="en-US" w:eastAsia="zh-CN"/>
              </w:rPr>
            </w:rPrChange>
          </w:rPr>
          <w:delText>报</w:delText>
        </w:r>
      </w:del>
      <w:r>
        <w:rPr>
          <w:rFonts w:hint="eastAsia" w:asciiTheme="minorEastAsia" w:hAnsiTheme="minorEastAsia" w:eastAsiaTheme="minorEastAsia" w:cstheme="minorEastAsia"/>
          <w:iCs/>
          <w:color w:val="auto"/>
          <w:sz w:val="21"/>
          <w:szCs w:val="21"/>
          <w:highlight w:val="none"/>
          <w:lang w:val="en-US" w:eastAsia="zh-CN"/>
          <w:rPrChange w:id="183" w:author="周世杰" w:date="2024-11-22T16:17:54Z">
            <w:rPr>
              <w:rFonts w:hint="eastAsia" w:asciiTheme="minorEastAsia" w:hAnsiTheme="minorEastAsia" w:eastAsiaTheme="minorEastAsia" w:cstheme="minorEastAsia"/>
              <w:iCs/>
              <w:sz w:val="21"/>
              <w:szCs w:val="21"/>
              <w:lang w:val="en-US" w:eastAsia="zh-CN"/>
            </w:rPr>
          </w:rPrChange>
        </w:rPr>
        <w:t>。</w:t>
      </w:r>
      <w:del w:id="184" w:author="程红莉" w:date="2024-12-14T12:23:07Z">
        <w:r>
          <w:rPr>
            <w:rFonts w:hint="eastAsia" w:asciiTheme="minorEastAsia" w:hAnsiTheme="minorEastAsia" w:eastAsiaTheme="minorEastAsia" w:cstheme="minorEastAsia"/>
            <w:iCs/>
            <w:color w:val="auto"/>
            <w:sz w:val="21"/>
            <w:szCs w:val="21"/>
            <w:highlight w:val="none"/>
            <w:lang w:val="en-US" w:eastAsia="zh-CN"/>
            <w:rPrChange w:id="185" w:author="周世杰" w:date="2024-11-22T16:17:54Z">
              <w:rPr>
                <w:rFonts w:hint="eastAsia" w:asciiTheme="minorEastAsia" w:hAnsiTheme="minorEastAsia" w:eastAsiaTheme="minorEastAsia" w:cstheme="minorEastAsia"/>
                <w:iCs/>
                <w:sz w:val="21"/>
                <w:szCs w:val="21"/>
                <w:lang w:val="en-US" w:eastAsia="zh-CN"/>
              </w:rPr>
            </w:rPrChange>
          </w:rPr>
          <w:delText>其中带*行业表示该类别仅对应国民经济行业分类小类中的部分活动，如无法准确区分，暂不纳入统计范围</w:delText>
        </w:r>
      </w:del>
      <w:del w:id="186" w:author="程红莉" w:date="2024-12-14T12:23:08Z">
        <w:r>
          <w:rPr>
            <w:rFonts w:hint="eastAsia" w:asciiTheme="minorEastAsia" w:hAnsiTheme="minorEastAsia" w:eastAsiaTheme="minorEastAsia" w:cstheme="minorEastAsia"/>
            <w:iCs/>
            <w:color w:val="auto"/>
            <w:sz w:val="21"/>
            <w:szCs w:val="21"/>
            <w:highlight w:val="none"/>
            <w:lang w:val="en-US" w:eastAsia="zh-CN"/>
            <w:rPrChange w:id="187" w:author="周世杰" w:date="2024-11-22T16:17:54Z">
              <w:rPr>
                <w:rFonts w:hint="eastAsia" w:asciiTheme="minorEastAsia" w:hAnsiTheme="minorEastAsia" w:eastAsiaTheme="minorEastAsia" w:cstheme="minorEastAsia"/>
                <w:iCs/>
                <w:sz w:val="21"/>
                <w:szCs w:val="21"/>
                <w:lang w:val="en-US" w:eastAsia="zh-CN"/>
              </w:rPr>
            </w:rPrChange>
          </w:rPr>
          <w:delText>。</w:delText>
        </w:r>
      </w:del>
    </w:p>
    <w:p>
      <w:pPr>
        <w:keepNext w:val="0"/>
        <w:keepLines w:val="0"/>
        <w:pageBreakBefore w:val="0"/>
        <w:numPr>
          <w:ilvl w:val="-1"/>
          <w:numId w:val="0"/>
        </w:numPr>
        <w:tabs>
          <w:tab w:val="left" w:pos="3240"/>
        </w:tabs>
        <w:kinsoku/>
        <w:wordWrap/>
        <w:overflowPunct/>
        <w:topLinePunct w:val="0"/>
        <w:autoSpaceDE/>
        <w:autoSpaceDN/>
        <w:bidi w:val="0"/>
        <w:adjustRightInd/>
        <w:snapToGrid/>
        <w:spacing w:line="590" w:lineRule="exact"/>
        <w:ind w:firstLine="420" w:firstLineChars="200"/>
        <w:jc w:val="both"/>
        <w:textAlignment w:val="auto"/>
        <w:rPr>
          <w:rFonts w:hint="eastAsia" w:asciiTheme="minorEastAsia" w:hAnsiTheme="minorEastAsia" w:eastAsiaTheme="minorEastAsia" w:cstheme="minorEastAsia"/>
          <w:b/>
          <w:bCs/>
          <w:iCs/>
          <w:color w:val="auto"/>
          <w:sz w:val="21"/>
          <w:szCs w:val="21"/>
          <w:highlight w:val="none"/>
          <w:lang w:val="en-US" w:eastAsia="zh-CN"/>
          <w:rPrChange w:id="188" w:author="周世杰" w:date="2024-11-22T16:17:54Z">
            <w:rPr>
              <w:rFonts w:hint="eastAsia" w:asciiTheme="minorEastAsia" w:hAnsiTheme="minorEastAsia" w:eastAsiaTheme="minorEastAsia" w:cstheme="minorEastAsia"/>
              <w:b/>
              <w:bCs/>
              <w:iCs/>
              <w:sz w:val="21"/>
              <w:szCs w:val="21"/>
              <w:lang w:val="en-US" w:eastAsia="zh-CN"/>
            </w:rPr>
          </w:rPrChange>
        </w:rPr>
      </w:pPr>
      <w:r>
        <w:rPr>
          <w:rFonts w:hint="eastAsia" w:asciiTheme="minorEastAsia" w:hAnsiTheme="minorEastAsia" w:eastAsiaTheme="minorEastAsia" w:cstheme="minorEastAsia"/>
          <w:iCs/>
          <w:color w:val="auto"/>
          <w:sz w:val="21"/>
          <w:szCs w:val="21"/>
          <w:highlight w:val="none"/>
          <w:lang w:val="en-US" w:eastAsia="zh-CN"/>
          <w:rPrChange w:id="189" w:author="周世杰" w:date="2024-11-22T16:17:54Z">
            <w:rPr>
              <w:rFonts w:hint="eastAsia" w:asciiTheme="minorEastAsia" w:hAnsiTheme="minorEastAsia" w:eastAsiaTheme="minorEastAsia" w:cstheme="minorEastAsia"/>
              <w:iCs/>
              <w:sz w:val="21"/>
              <w:szCs w:val="21"/>
              <w:lang w:val="en-US" w:eastAsia="zh-CN"/>
            </w:rPr>
          </w:rPrChange>
        </w:rPr>
        <w:t>[2.</w:t>
      </w:r>
      <w:r>
        <w:rPr>
          <w:rFonts w:hint="eastAsia" w:asciiTheme="minorEastAsia" w:hAnsiTheme="minorEastAsia" w:eastAsiaTheme="minorEastAsia" w:cstheme="minorEastAsia"/>
          <w:b w:val="0"/>
          <w:bCs w:val="0"/>
          <w:iCs/>
          <w:color w:val="auto"/>
          <w:sz w:val="21"/>
          <w:szCs w:val="21"/>
          <w:highlight w:val="none"/>
          <w:lang w:val="en-US" w:eastAsia="zh-CN"/>
          <w:rPrChange w:id="190" w:author="周世杰" w:date="2024-11-22T16:17:54Z">
            <w:rPr>
              <w:rFonts w:hint="eastAsia" w:asciiTheme="minorEastAsia" w:hAnsiTheme="minorEastAsia" w:eastAsiaTheme="minorEastAsia" w:cstheme="minorEastAsia"/>
              <w:b w:val="0"/>
              <w:bCs w:val="0"/>
              <w:iCs/>
              <w:sz w:val="21"/>
              <w:szCs w:val="21"/>
              <w:lang w:val="en-US" w:eastAsia="zh-CN"/>
            </w:rPr>
          </w:rPrChange>
        </w:rPr>
        <w:t>全国养老机构贷款</w:t>
      </w:r>
      <w:r>
        <w:rPr>
          <w:rFonts w:hint="eastAsia" w:asciiTheme="minorEastAsia" w:hAnsiTheme="minorEastAsia" w:eastAsiaTheme="minorEastAsia" w:cstheme="minorEastAsia"/>
          <w:iCs/>
          <w:color w:val="auto"/>
          <w:sz w:val="21"/>
          <w:szCs w:val="21"/>
          <w:highlight w:val="none"/>
          <w:lang w:val="en-US" w:eastAsia="zh-CN"/>
          <w:rPrChange w:id="191" w:author="周世杰" w:date="2024-11-22T16:17:54Z">
            <w:rPr>
              <w:rFonts w:hint="eastAsia" w:asciiTheme="minorEastAsia" w:hAnsiTheme="minorEastAsia" w:eastAsiaTheme="minorEastAsia" w:cstheme="minorEastAsia"/>
              <w:iCs/>
              <w:sz w:val="21"/>
              <w:szCs w:val="21"/>
              <w:lang w:val="en-US" w:eastAsia="zh-CN"/>
            </w:rPr>
          </w:rPrChange>
        </w:rPr>
        <w:t>]:</w:t>
      </w:r>
      <w:ins w:id="192" w:author="陈施霖" w:date="2024-12-23T08:46:45Z">
        <w:r>
          <w:rPr>
            <w:rFonts w:hint="eastAsia" w:asciiTheme="minorEastAsia" w:hAnsiTheme="minorEastAsia" w:eastAsiaTheme="minorEastAsia" w:cstheme="minorEastAsia"/>
            <w:iCs/>
            <w:color w:val="auto"/>
            <w:sz w:val="21"/>
            <w:szCs w:val="21"/>
            <w:highlight w:val="none"/>
            <w:lang w:val="en-US" w:eastAsia="zh-CN"/>
          </w:rPr>
          <w:t>指金融机构发放给全国养老机构的贷款。</w:t>
        </w:r>
      </w:ins>
      <w:r>
        <w:rPr>
          <w:rFonts w:hint="eastAsia" w:asciiTheme="minorEastAsia" w:hAnsiTheme="minorEastAsia" w:eastAsiaTheme="minorEastAsia" w:cstheme="minorEastAsia"/>
          <w:b w:val="0"/>
          <w:bCs w:val="0"/>
          <w:iCs/>
          <w:color w:val="auto"/>
          <w:sz w:val="21"/>
          <w:szCs w:val="21"/>
          <w:highlight w:val="none"/>
          <w:lang w:val="en-US" w:eastAsia="zh-CN"/>
          <w:rPrChange w:id="193" w:author="周世杰" w:date="2024-11-22T16:17:54Z">
            <w:rPr>
              <w:rFonts w:hint="eastAsia" w:asciiTheme="minorEastAsia" w:hAnsiTheme="minorEastAsia" w:eastAsiaTheme="minorEastAsia" w:cstheme="minorEastAsia"/>
              <w:b w:val="0"/>
              <w:bCs w:val="0"/>
              <w:iCs/>
              <w:sz w:val="21"/>
              <w:szCs w:val="21"/>
              <w:lang w:val="en-US" w:eastAsia="zh-CN"/>
            </w:rPr>
          </w:rPrChange>
        </w:rPr>
        <w:t>全国养老机构指民政部“民政一体化政务服务平台”中发布的全国养老机构。</w:t>
      </w:r>
    </w:p>
    <w:p>
      <w:pPr>
        <w:keepNext w:val="0"/>
        <w:keepLines w:val="0"/>
        <w:pageBreakBefore w:val="0"/>
        <w:kinsoku/>
        <w:wordWrap/>
        <w:overflowPunct/>
        <w:topLinePunct w:val="0"/>
        <w:autoSpaceDE/>
        <w:autoSpaceDN/>
        <w:bidi w:val="0"/>
        <w:adjustRightInd/>
        <w:snapToGrid/>
        <w:spacing w:line="590" w:lineRule="exact"/>
        <w:ind w:firstLine="421" w:firstLineChars="200"/>
        <w:jc w:val="both"/>
        <w:textAlignment w:val="auto"/>
        <w:outlineLvl w:val="2"/>
        <w:rPr>
          <w:rFonts w:hint="default" w:asciiTheme="minorEastAsia" w:hAnsiTheme="minorEastAsia" w:eastAsiaTheme="minorEastAsia" w:cstheme="minorEastAsia"/>
          <w:iCs/>
          <w:color w:val="auto"/>
          <w:sz w:val="21"/>
          <w:szCs w:val="21"/>
          <w:highlight w:val="none"/>
          <w:lang w:val="en-US" w:eastAsia="zh-CN"/>
          <w:rPrChange w:id="194" w:author="周世杰" w:date="2024-11-22T16:17:54Z">
            <w:rPr>
              <w:rFonts w:hint="default" w:asciiTheme="minorEastAsia" w:hAnsiTheme="minorEastAsia" w:eastAsiaTheme="minorEastAsia" w:cstheme="minorEastAsia"/>
              <w:iCs/>
              <w:sz w:val="21"/>
              <w:szCs w:val="21"/>
              <w:lang w:val="en-US" w:eastAsia="zh-CN"/>
            </w:rPr>
          </w:rPrChange>
        </w:rPr>
      </w:pPr>
      <w:r>
        <w:rPr>
          <w:rFonts w:hint="eastAsia" w:asciiTheme="minorEastAsia" w:hAnsiTheme="minorEastAsia" w:eastAsiaTheme="minorEastAsia" w:cstheme="minorEastAsia"/>
          <w:b/>
          <w:bCs/>
          <w:color w:val="auto"/>
          <w:sz w:val="21"/>
          <w:szCs w:val="21"/>
          <w:highlight w:val="none"/>
          <w:rPrChange w:id="195" w:author="周世杰" w:date="2024-11-22T16:17:54Z">
            <w:rPr>
              <w:rFonts w:hint="eastAsia" w:asciiTheme="minorEastAsia" w:hAnsiTheme="minorEastAsia" w:eastAsiaTheme="minorEastAsia" w:cstheme="minorEastAsia"/>
              <w:b/>
              <w:bCs/>
              <w:sz w:val="21"/>
              <w:szCs w:val="21"/>
            </w:rPr>
          </w:rPrChange>
        </w:rPr>
        <w:t>第Ⅱ部分：</w:t>
      </w:r>
      <w:r>
        <w:rPr>
          <w:rFonts w:hint="eastAsia" w:asciiTheme="minorEastAsia" w:hAnsiTheme="minorEastAsia" w:eastAsiaTheme="minorEastAsia" w:cstheme="minorEastAsia"/>
          <w:b/>
          <w:bCs/>
          <w:color w:val="auto"/>
          <w:sz w:val="21"/>
          <w:szCs w:val="21"/>
          <w:highlight w:val="none"/>
          <w:lang w:eastAsia="zh-CN"/>
          <w:rPrChange w:id="196" w:author="周世杰" w:date="2024-11-22T16:17:54Z">
            <w:rPr>
              <w:rFonts w:hint="eastAsia" w:asciiTheme="minorEastAsia" w:hAnsiTheme="minorEastAsia" w:eastAsiaTheme="minorEastAsia" w:cstheme="minorEastAsia"/>
              <w:b/>
              <w:bCs/>
              <w:sz w:val="21"/>
              <w:szCs w:val="21"/>
              <w:lang w:eastAsia="zh-CN"/>
            </w:rPr>
          </w:rPrChange>
        </w:rPr>
        <w:t>养老金金融情况表</w:t>
      </w:r>
    </w:p>
    <w:p>
      <w:pPr>
        <w:keepNext w:val="0"/>
        <w:keepLines w:val="0"/>
        <w:pageBreakBefore w:val="0"/>
        <w:tabs>
          <w:tab w:val="left" w:pos="3240"/>
        </w:tabs>
        <w:kinsoku/>
        <w:wordWrap/>
        <w:overflowPunct/>
        <w:topLinePunct w:val="0"/>
        <w:autoSpaceDE/>
        <w:autoSpaceDN/>
        <w:bidi w:val="0"/>
        <w:adjustRightInd/>
        <w:snapToGrid/>
        <w:spacing w:line="590" w:lineRule="exact"/>
        <w:ind w:firstLine="421" w:firstLineChars="200"/>
        <w:jc w:val="both"/>
        <w:textAlignment w:val="auto"/>
        <w:rPr>
          <w:rFonts w:hint="eastAsia" w:asciiTheme="minorEastAsia" w:hAnsiTheme="minorEastAsia" w:eastAsiaTheme="minorEastAsia" w:cstheme="minorEastAsia"/>
          <w:b/>
          <w:bCs/>
          <w:iCs/>
          <w:color w:val="auto"/>
          <w:sz w:val="21"/>
          <w:szCs w:val="21"/>
          <w:highlight w:val="none"/>
          <w:lang w:val="en-US" w:eastAsia="zh-CN"/>
          <w:rPrChange w:id="197" w:author="周世杰" w:date="2024-11-22T16:17:54Z">
            <w:rPr>
              <w:rFonts w:hint="eastAsia" w:asciiTheme="minorEastAsia" w:hAnsiTheme="minorEastAsia" w:eastAsiaTheme="minorEastAsia" w:cstheme="minorEastAsia"/>
              <w:b/>
              <w:bCs/>
              <w:iCs/>
              <w:sz w:val="21"/>
              <w:szCs w:val="21"/>
              <w:lang w:val="en-US" w:eastAsia="zh-CN"/>
            </w:rPr>
          </w:rPrChange>
        </w:rPr>
      </w:pPr>
      <w:r>
        <w:rPr>
          <w:rFonts w:hint="eastAsia" w:asciiTheme="minorEastAsia" w:hAnsiTheme="minorEastAsia" w:eastAsiaTheme="minorEastAsia" w:cstheme="minorEastAsia"/>
          <w:b/>
          <w:bCs/>
          <w:iCs/>
          <w:color w:val="auto"/>
          <w:sz w:val="21"/>
          <w:szCs w:val="21"/>
          <w:highlight w:val="none"/>
          <w:lang w:val="en-US" w:eastAsia="zh-CN"/>
          <w:rPrChange w:id="198" w:author="周世杰" w:date="2024-11-22T16:17:54Z">
            <w:rPr>
              <w:rFonts w:hint="eastAsia" w:asciiTheme="minorEastAsia" w:hAnsiTheme="minorEastAsia" w:eastAsiaTheme="minorEastAsia" w:cstheme="minorEastAsia"/>
              <w:b/>
              <w:bCs/>
              <w:iCs/>
              <w:sz w:val="21"/>
              <w:szCs w:val="21"/>
              <w:lang w:val="en-US" w:eastAsia="zh-CN"/>
            </w:rPr>
          </w:rPrChange>
        </w:rPr>
        <w:t>3.基本养老保险</w:t>
      </w:r>
    </w:p>
    <w:p>
      <w:pPr>
        <w:keepNext w:val="0"/>
        <w:keepLines w:val="0"/>
        <w:pageBreakBefore w:val="0"/>
        <w:tabs>
          <w:tab w:val="left" w:pos="3240"/>
        </w:tabs>
        <w:kinsoku/>
        <w:wordWrap/>
        <w:overflowPunct/>
        <w:topLinePunct w:val="0"/>
        <w:autoSpaceDE/>
        <w:autoSpaceDN/>
        <w:bidi w:val="0"/>
        <w:adjustRightInd/>
        <w:snapToGrid/>
        <w:spacing w:line="590" w:lineRule="exact"/>
        <w:ind w:firstLine="420" w:firstLineChars="200"/>
        <w:jc w:val="both"/>
        <w:textAlignment w:val="auto"/>
        <w:rPr>
          <w:rFonts w:hint="eastAsia" w:asciiTheme="minorEastAsia" w:hAnsiTheme="minorEastAsia" w:eastAsiaTheme="minorEastAsia" w:cstheme="minorEastAsia"/>
          <w:iCs/>
          <w:color w:val="auto"/>
          <w:sz w:val="21"/>
          <w:szCs w:val="21"/>
          <w:highlight w:val="none"/>
          <w:lang w:eastAsia="zh-CN"/>
          <w:rPrChange w:id="199" w:author="周世杰" w:date="2024-11-22T16:17:54Z">
            <w:rPr>
              <w:rFonts w:hint="eastAsia" w:asciiTheme="minorEastAsia" w:hAnsiTheme="minorEastAsia" w:eastAsiaTheme="minorEastAsia" w:cstheme="minorEastAsia"/>
              <w:iCs/>
              <w:sz w:val="21"/>
              <w:szCs w:val="21"/>
              <w:lang w:eastAsia="zh-CN"/>
            </w:rPr>
          </w:rPrChange>
        </w:rPr>
      </w:pPr>
      <w:r>
        <w:rPr>
          <w:rFonts w:hint="eastAsia" w:asciiTheme="minorEastAsia" w:hAnsiTheme="minorEastAsia" w:eastAsiaTheme="minorEastAsia" w:cstheme="minorEastAsia"/>
          <w:iCs/>
          <w:color w:val="auto"/>
          <w:sz w:val="21"/>
          <w:szCs w:val="21"/>
          <w:highlight w:val="none"/>
          <w:rPrChange w:id="200" w:author="周世杰" w:date="2024-11-22T16:17:54Z">
            <w:rPr>
              <w:rFonts w:hint="eastAsia" w:asciiTheme="minorEastAsia" w:hAnsiTheme="minorEastAsia" w:eastAsiaTheme="minorEastAsia" w:cstheme="minorEastAsia"/>
              <w:iCs/>
              <w:sz w:val="21"/>
              <w:szCs w:val="21"/>
            </w:rPr>
          </w:rPrChange>
        </w:rPr>
        <w:t>[</w:t>
      </w:r>
      <w:r>
        <w:rPr>
          <w:rFonts w:hint="eastAsia" w:asciiTheme="minorEastAsia" w:hAnsiTheme="minorEastAsia" w:eastAsiaTheme="minorEastAsia" w:cstheme="minorEastAsia"/>
          <w:iCs/>
          <w:color w:val="auto"/>
          <w:sz w:val="21"/>
          <w:szCs w:val="21"/>
          <w:highlight w:val="none"/>
          <w:lang w:val="en-US" w:eastAsia="zh-CN"/>
          <w:rPrChange w:id="201" w:author="周世杰" w:date="2024-11-22T16:17:54Z">
            <w:rPr>
              <w:rFonts w:hint="eastAsia" w:asciiTheme="minorEastAsia" w:hAnsiTheme="minorEastAsia" w:eastAsiaTheme="minorEastAsia" w:cstheme="minorEastAsia"/>
              <w:iCs/>
              <w:sz w:val="21"/>
              <w:szCs w:val="21"/>
              <w:lang w:val="en-US" w:eastAsia="zh-CN"/>
            </w:rPr>
          </w:rPrChange>
        </w:rPr>
        <w:t>3</w:t>
      </w:r>
      <w:r>
        <w:rPr>
          <w:rFonts w:hint="eastAsia" w:asciiTheme="minorEastAsia" w:hAnsiTheme="minorEastAsia" w:eastAsiaTheme="minorEastAsia" w:cstheme="minorEastAsia"/>
          <w:iCs/>
          <w:color w:val="auto"/>
          <w:sz w:val="21"/>
          <w:szCs w:val="21"/>
          <w:highlight w:val="none"/>
          <w:rPrChange w:id="202" w:author="周世杰" w:date="2024-11-22T16:17:54Z">
            <w:rPr>
              <w:rFonts w:hint="eastAsia" w:asciiTheme="minorEastAsia" w:hAnsiTheme="minorEastAsia" w:eastAsiaTheme="minorEastAsia" w:cstheme="minorEastAsia"/>
              <w:iCs/>
              <w:sz w:val="21"/>
              <w:szCs w:val="21"/>
            </w:rPr>
          </w:rPrChange>
        </w:rPr>
        <w:t>.</w:t>
      </w:r>
      <w:r>
        <w:rPr>
          <w:rFonts w:hint="eastAsia" w:asciiTheme="minorEastAsia" w:hAnsiTheme="minorEastAsia" w:eastAsiaTheme="minorEastAsia" w:cstheme="minorEastAsia"/>
          <w:iCs/>
          <w:color w:val="auto"/>
          <w:sz w:val="21"/>
          <w:szCs w:val="21"/>
          <w:highlight w:val="none"/>
          <w:lang w:val="en-US" w:eastAsia="zh-CN"/>
          <w:rPrChange w:id="203" w:author="周世杰" w:date="2024-11-22T16:17:54Z">
            <w:rPr>
              <w:rFonts w:hint="eastAsia" w:asciiTheme="minorEastAsia" w:hAnsiTheme="minorEastAsia" w:eastAsiaTheme="minorEastAsia" w:cstheme="minorEastAsia"/>
              <w:iCs/>
              <w:sz w:val="21"/>
              <w:szCs w:val="21"/>
              <w:lang w:val="en-US" w:eastAsia="zh-CN"/>
            </w:rPr>
          </w:rPrChange>
        </w:rPr>
        <w:t>A</w:t>
      </w:r>
      <w:r>
        <w:rPr>
          <w:rFonts w:hint="eastAsia" w:asciiTheme="minorEastAsia" w:hAnsiTheme="minorEastAsia" w:eastAsiaTheme="minorEastAsia" w:cstheme="minorEastAsia"/>
          <w:iCs/>
          <w:color w:val="auto"/>
          <w:sz w:val="21"/>
          <w:szCs w:val="21"/>
          <w:highlight w:val="none"/>
          <w:rPrChange w:id="204" w:author="周世杰" w:date="2024-11-22T16:17:54Z">
            <w:rPr>
              <w:rFonts w:hint="eastAsia" w:asciiTheme="minorEastAsia" w:hAnsiTheme="minorEastAsia" w:eastAsiaTheme="minorEastAsia" w:cstheme="minorEastAsia"/>
              <w:iCs/>
              <w:sz w:val="21"/>
              <w:szCs w:val="21"/>
            </w:rPr>
          </w:rPrChange>
        </w:rPr>
        <w:t>基本养老保险</w:t>
      </w:r>
      <w:r>
        <w:rPr>
          <w:rFonts w:hint="eastAsia" w:asciiTheme="minorEastAsia" w:hAnsiTheme="minorEastAsia" w:eastAsiaTheme="minorEastAsia" w:cstheme="minorEastAsia"/>
          <w:iCs/>
          <w:color w:val="auto"/>
          <w:sz w:val="21"/>
          <w:szCs w:val="21"/>
          <w:highlight w:val="none"/>
          <w:lang w:eastAsia="zh-CN"/>
          <w:rPrChange w:id="205" w:author="周世杰" w:date="2024-11-22T16:17:54Z">
            <w:rPr>
              <w:rFonts w:hint="eastAsia" w:asciiTheme="minorEastAsia" w:hAnsiTheme="minorEastAsia" w:eastAsiaTheme="minorEastAsia" w:cstheme="minorEastAsia"/>
              <w:iCs/>
              <w:sz w:val="21"/>
              <w:szCs w:val="21"/>
              <w:lang w:eastAsia="zh-CN"/>
            </w:rPr>
          </w:rPrChange>
        </w:rPr>
        <w:t>用户数</w:t>
      </w:r>
      <w:r>
        <w:rPr>
          <w:rFonts w:hint="eastAsia" w:asciiTheme="minorEastAsia" w:hAnsiTheme="minorEastAsia" w:eastAsiaTheme="minorEastAsia" w:cstheme="minorEastAsia"/>
          <w:iCs/>
          <w:color w:val="auto"/>
          <w:sz w:val="21"/>
          <w:szCs w:val="21"/>
          <w:highlight w:val="none"/>
          <w:lang w:val="en-US" w:eastAsia="zh-CN"/>
          <w:rPrChange w:id="206" w:author="周世杰" w:date="2024-11-22T16:17:54Z">
            <w:rPr>
              <w:rFonts w:hint="eastAsia" w:asciiTheme="minorEastAsia" w:hAnsiTheme="minorEastAsia" w:eastAsiaTheme="minorEastAsia" w:cstheme="minorEastAsia"/>
              <w:iCs/>
              <w:sz w:val="21"/>
              <w:szCs w:val="21"/>
              <w:lang w:val="en-US" w:eastAsia="zh-CN"/>
            </w:rPr>
          </w:rPrChange>
        </w:rPr>
        <w:t>/发卡量</w:t>
      </w:r>
      <w:r>
        <w:rPr>
          <w:rFonts w:hint="eastAsia" w:asciiTheme="minorEastAsia" w:hAnsiTheme="minorEastAsia" w:eastAsiaTheme="minorEastAsia" w:cstheme="minorEastAsia"/>
          <w:iCs/>
          <w:color w:val="auto"/>
          <w:sz w:val="21"/>
          <w:szCs w:val="21"/>
          <w:highlight w:val="none"/>
          <w:rPrChange w:id="207" w:author="周世杰" w:date="2024-11-22T16:17:54Z">
            <w:rPr>
              <w:rFonts w:hint="eastAsia" w:asciiTheme="minorEastAsia" w:hAnsiTheme="minorEastAsia" w:eastAsiaTheme="minorEastAsia" w:cstheme="minorEastAsia"/>
              <w:iCs/>
              <w:sz w:val="21"/>
              <w:szCs w:val="21"/>
            </w:rPr>
          </w:rPrChange>
        </w:rPr>
        <w:t>]</w:t>
      </w:r>
      <w:r>
        <w:rPr>
          <w:rFonts w:hint="eastAsia" w:asciiTheme="minorEastAsia" w:hAnsiTheme="minorEastAsia" w:eastAsiaTheme="minorEastAsia" w:cstheme="minorEastAsia"/>
          <w:iCs/>
          <w:color w:val="auto"/>
          <w:sz w:val="21"/>
          <w:szCs w:val="21"/>
          <w:highlight w:val="none"/>
          <w:lang w:eastAsia="zh-CN"/>
          <w:rPrChange w:id="208" w:author="周世杰" w:date="2024-11-22T16:17:54Z">
            <w:rPr>
              <w:rFonts w:hint="eastAsia" w:asciiTheme="minorEastAsia" w:hAnsiTheme="minorEastAsia" w:eastAsiaTheme="minorEastAsia" w:cstheme="minorEastAsia"/>
              <w:iCs/>
              <w:sz w:val="21"/>
              <w:szCs w:val="21"/>
              <w:lang w:eastAsia="zh-CN"/>
            </w:rPr>
          </w:rPrChange>
        </w:rPr>
        <w:t>：</w:t>
      </w:r>
      <w:r>
        <w:rPr>
          <w:rFonts w:hint="eastAsia" w:asciiTheme="minorEastAsia" w:hAnsiTheme="minorEastAsia" w:eastAsiaTheme="minorEastAsia" w:cstheme="minorEastAsia"/>
          <w:iCs/>
          <w:color w:val="auto"/>
          <w:sz w:val="21"/>
          <w:szCs w:val="21"/>
          <w:highlight w:val="none"/>
          <w:rPrChange w:id="209" w:author="周世杰" w:date="2024-11-22T16:17:54Z">
            <w:rPr>
              <w:rFonts w:hint="eastAsia" w:asciiTheme="minorEastAsia" w:hAnsiTheme="minorEastAsia" w:eastAsiaTheme="minorEastAsia" w:cstheme="minorEastAsia"/>
              <w:iCs/>
              <w:sz w:val="21"/>
              <w:szCs w:val="21"/>
            </w:rPr>
          </w:rPrChange>
        </w:rPr>
        <w:t>指</w:t>
      </w:r>
      <w:r>
        <w:rPr>
          <w:rFonts w:hint="eastAsia" w:asciiTheme="minorEastAsia" w:hAnsiTheme="minorEastAsia" w:eastAsiaTheme="minorEastAsia" w:cstheme="minorEastAsia"/>
          <w:iCs/>
          <w:color w:val="auto"/>
          <w:sz w:val="21"/>
          <w:szCs w:val="21"/>
          <w:highlight w:val="none"/>
          <w:lang w:eastAsia="zh-CN"/>
          <w:rPrChange w:id="210" w:author="周世杰" w:date="2024-11-22T16:17:54Z">
            <w:rPr>
              <w:rFonts w:hint="eastAsia" w:asciiTheme="minorEastAsia" w:hAnsiTheme="minorEastAsia" w:eastAsiaTheme="minorEastAsia" w:cstheme="minorEastAsia"/>
              <w:iCs/>
              <w:sz w:val="21"/>
              <w:szCs w:val="21"/>
              <w:lang w:eastAsia="zh-CN"/>
            </w:rPr>
          </w:rPrChange>
        </w:rPr>
        <w:t>报告期末，填报机构</w:t>
      </w:r>
      <w:r>
        <w:rPr>
          <w:rFonts w:hint="eastAsia" w:asciiTheme="minorEastAsia" w:hAnsiTheme="minorEastAsia" w:eastAsiaTheme="minorEastAsia" w:cstheme="minorEastAsia"/>
          <w:iCs/>
          <w:color w:val="auto"/>
          <w:sz w:val="21"/>
          <w:szCs w:val="21"/>
          <w:highlight w:val="none"/>
          <w:rPrChange w:id="211" w:author="周世杰" w:date="2024-11-22T16:17:54Z">
            <w:rPr>
              <w:rFonts w:hint="eastAsia" w:asciiTheme="minorEastAsia" w:hAnsiTheme="minorEastAsia" w:eastAsiaTheme="minorEastAsia" w:cstheme="minorEastAsia"/>
              <w:iCs/>
              <w:sz w:val="21"/>
              <w:szCs w:val="21"/>
            </w:rPr>
          </w:rPrChange>
        </w:rPr>
        <w:t>与人力资源与社会保障部</w:t>
      </w:r>
      <w:r>
        <w:rPr>
          <w:rFonts w:hint="eastAsia" w:asciiTheme="minorEastAsia" w:hAnsiTheme="minorEastAsia" w:eastAsiaTheme="minorEastAsia" w:cstheme="minorEastAsia"/>
          <w:iCs/>
          <w:color w:val="auto"/>
          <w:sz w:val="21"/>
          <w:szCs w:val="21"/>
          <w:highlight w:val="none"/>
          <w:rPrChange w:id="212" w:author="周世杰" w:date="2024-11-22T16:17:52Z">
            <w:rPr>
              <w:rFonts w:hint="eastAsia" w:asciiTheme="minorEastAsia" w:hAnsiTheme="minorEastAsia" w:eastAsiaTheme="minorEastAsia" w:cstheme="minorEastAsia"/>
              <w:iCs/>
              <w:sz w:val="21"/>
              <w:szCs w:val="21"/>
              <w:highlight w:val="none"/>
            </w:rPr>
          </w:rPrChange>
        </w:rPr>
        <w:t>门联合发行</w:t>
      </w:r>
      <w:r>
        <w:rPr>
          <w:rFonts w:hint="eastAsia" w:asciiTheme="minorEastAsia" w:hAnsiTheme="minorEastAsia" w:eastAsiaTheme="minorEastAsia" w:cstheme="minorEastAsia"/>
          <w:iCs/>
          <w:color w:val="auto"/>
          <w:sz w:val="21"/>
          <w:szCs w:val="21"/>
          <w:highlight w:val="none"/>
          <w:lang w:eastAsia="zh-CN"/>
          <w:rPrChange w:id="213" w:author="周世杰" w:date="2024-11-22T16:17:52Z">
            <w:rPr>
              <w:rFonts w:hint="eastAsia" w:asciiTheme="minorEastAsia" w:hAnsiTheme="minorEastAsia" w:eastAsiaTheme="minorEastAsia" w:cstheme="minorEastAsia"/>
              <w:iCs/>
              <w:sz w:val="21"/>
              <w:szCs w:val="21"/>
              <w:highlight w:val="none"/>
              <w:lang w:eastAsia="zh-CN"/>
            </w:rPr>
          </w:rPrChange>
        </w:rPr>
        <w:t>的</w:t>
      </w:r>
      <w:r>
        <w:rPr>
          <w:rFonts w:hint="eastAsia" w:asciiTheme="minorEastAsia" w:hAnsiTheme="minorEastAsia" w:eastAsiaTheme="minorEastAsia" w:cstheme="minorEastAsia"/>
          <w:iCs/>
          <w:color w:val="auto"/>
          <w:sz w:val="21"/>
          <w:szCs w:val="21"/>
          <w:highlight w:val="none"/>
          <w:rPrChange w:id="214" w:author="周世杰" w:date="2024-11-22T16:17:54Z">
            <w:rPr>
              <w:rFonts w:hint="eastAsia" w:asciiTheme="minorEastAsia" w:hAnsiTheme="minorEastAsia" w:eastAsiaTheme="minorEastAsia" w:cstheme="minorEastAsia"/>
              <w:iCs/>
              <w:sz w:val="21"/>
              <w:szCs w:val="21"/>
            </w:rPr>
          </w:rPrChange>
        </w:rPr>
        <w:t>，同时具有金融功能和社会保障功能的联名卡的发卡存量。</w:t>
      </w:r>
    </w:p>
    <w:p>
      <w:pPr>
        <w:keepNext w:val="0"/>
        <w:keepLines w:val="0"/>
        <w:pageBreakBefore w:val="0"/>
        <w:tabs>
          <w:tab w:val="left" w:pos="3240"/>
        </w:tabs>
        <w:kinsoku/>
        <w:wordWrap/>
        <w:overflowPunct/>
        <w:topLinePunct w:val="0"/>
        <w:autoSpaceDE/>
        <w:autoSpaceDN/>
        <w:bidi w:val="0"/>
        <w:adjustRightInd/>
        <w:snapToGrid/>
        <w:spacing w:line="590" w:lineRule="exact"/>
        <w:ind w:firstLine="421" w:firstLineChars="200"/>
        <w:jc w:val="both"/>
        <w:textAlignment w:val="auto"/>
        <w:rPr>
          <w:rFonts w:hint="eastAsia" w:asciiTheme="minorEastAsia" w:hAnsiTheme="minorEastAsia" w:eastAsiaTheme="minorEastAsia" w:cstheme="minorEastAsia"/>
          <w:b/>
          <w:bCs/>
          <w:iCs/>
          <w:color w:val="auto"/>
          <w:sz w:val="21"/>
          <w:szCs w:val="21"/>
          <w:highlight w:val="none"/>
          <w:lang w:val="en-US" w:eastAsia="zh-CN"/>
          <w:rPrChange w:id="215" w:author="周世杰" w:date="2024-11-22T16:17:54Z">
            <w:rPr>
              <w:rFonts w:hint="eastAsia" w:asciiTheme="minorEastAsia" w:hAnsiTheme="minorEastAsia" w:eastAsiaTheme="minorEastAsia" w:cstheme="minorEastAsia"/>
              <w:b/>
              <w:bCs/>
              <w:iCs/>
              <w:sz w:val="21"/>
              <w:szCs w:val="21"/>
              <w:lang w:val="en-US" w:eastAsia="zh-CN"/>
            </w:rPr>
          </w:rPrChange>
        </w:rPr>
      </w:pPr>
      <w:r>
        <w:rPr>
          <w:rFonts w:hint="eastAsia" w:asciiTheme="minorEastAsia" w:hAnsiTheme="minorEastAsia" w:eastAsiaTheme="minorEastAsia" w:cstheme="minorEastAsia"/>
          <w:b/>
          <w:bCs/>
          <w:iCs/>
          <w:color w:val="auto"/>
          <w:sz w:val="21"/>
          <w:szCs w:val="21"/>
          <w:highlight w:val="none"/>
          <w:lang w:val="en-US" w:eastAsia="zh-CN"/>
          <w:rPrChange w:id="216" w:author="周世杰" w:date="2024-11-22T16:17:54Z">
            <w:rPr>
              <w:rFonts w:hint="eastAsia" w:asciiTheme="minorEastAsia" w:hAnsiTheme="minorEastAsia" w:eastAsiaTheme="minorEastAsia" w:cstheme="minorEastAsia"/>
              <w:b/>
              <w:bCs/>
              <w:iCs/>
              <w:sz w:val="21"/>
              <w:szCs w:val="21"/>
              <w:lang w:val="en-US" w:eastAsia="zh-CN"/>
            </w:rPr>
          </w:rPrChange>
        </w:rPr>
        <w:t>4.企业年金基金</w:t>
      </w:r>
    </w:p>
    <w:p>
      <w:pPr>
        <w:keepNext w:val="0"/>
        <w:keepLines w:val="0"/>
        <w:pageBreakBefore w:val="0"/>
        <w:tabs>
          <w:tab w:val="left" w:pos="3240"/>
        </w:tabs>
        <w:kinsoku/>
        <w:wordWrap/>
        <w:overflowPunct/>
        <w:topLinePunct w:val="0"/>
        <w:autoSpaceDE/>
        <w:autoSpaceDN/>
        <w:bidi w:val="0"/>
        <w:adjustRightInd/>
        <w:snapToGrid/>
        <w:spacing w:line="590" w:lineRule="exact"/>
        <w:ind w:firstLine="420" w:firstLineChars="200"/>
        <w:jc w:val="both"/>
        <w:textAlignment w:val="auto"/>
        <w:rPr>
          <w:ins w:id="217" w:author="陈施霖" w:date="2024-12-06T18:09:39Z"/>
          <w:rFonts w:hint="eastAsia" w:asciiTheme="minorEastAsia" w:hAnsiTheme="minorEastAsia" w:eastAsiaTheme="minorEastAsia" w:cstheme="minorEastAsia"/>
          <w:iCs/>
          <w:color w:val="auto"/>
          <w:sz w:val="21"/>
          <w:szCs w:val="21"/>
          <w:highlight w:val="none"/>
          <w:lang w:eastAsia="zh-CN"/>
        </w:rPr>
      </w:pPr>
      <w:ins w:id="218" w:author="陈施霖" w:date="2024-12-06T18:09:39Z">
        <w:r>
          <w:rPr>
            <w:rFonts w:hint="eastAsia" w:asciiTheme="minorEastAsia" w:hAnsiTheme="minorEastAsia" w:eastAsiaTheme="minorEastAsia" w:cstheme="minorEastAsia"/>
            <w:iCs/>
            <w:color w:val="auto"/>
            <w:sz w:val="21"/>
            <w:szCs w:val="21"/>
            <w:highlight w:val="none"/>
          </w:rPr>
          <w:t>[</w:t>
        </w:r>
      </w:ins>
      <w:ins w:id="219" w:author="陈施霖" w:date="2024-12-06T18:09:39Z">
        <w:r>
          <w:rPr>
            <w:rFonts w:hint="eastAsia" w:asciiTheme="minorEastAsia" w:hAnsiTheme="minorEastAsia" w:eastAsiaTheme="minorEastAsia" w:cstheme="minorEastAsia"/>
            <w:iCs/>
            <w:color w:val="auto"/>
            <w:sz w:val="21"/>
            <w:szCs w:val="21"/>
            <w:highlight w:val="none"/>
            <w:lang w:val="en-US" w:eastAsia="zh-CN"/>
          </w:rPr>
          <w:t>4</w:t>
        </w:r>
      </w:ins>
      <w:ins w:id="220" w:author="陈施霖" w:date="2024-12-06T18:09:39Z">
        <w:r>
          <w:rPr>
            <w:rFonts w:hint="eastAsia" w:asciiTheme="minorEastAsia" w:hAnsiTheme="minorEastAsia" w:eastAsiaTheme="minorEastAsia" w:cstheme="minorEastAsia"/>
            <w:iCs/>
            <w:color w:val="auto"/>
            <w:sz w:val="21"/>
            <w:szCs w:val="21"/>
            <w:highlight w:val="none"/>
          </w:rPr>
          <w:t>.</w:t>
        </w:r>
      </w:ins>
      <w:ins w:id="221" w:author="陈施霖" w:date="2024-12-06T18:09:39Z">
        <w:r>
          <w:rPr>
            <w:rFonts w:hint="eastAsia" w:asciiTheme="minorEastAsia" w:hAnsiTheme="minorEastAsia" w:eastAsiaTheme="minorEastAsia" w:cstheme="minorEastAsia"/>
            <w:iCs/>
            <w:color w:val="auto"/>
            <w:sz w:val="21"/>
            <w:szCs w:val="21"/>
            <w:highlight w:val="none"/>
            <w:lang w:val="en-US" w:eastAsia="zh-CN"/>
          </w:rPr>
          <w:t>A</w:t>
        </w:r>
      </w:ins>
      <w:ins w:id="222" w:author="陈施霖" w:date="2024-12-06T18:09:39Z">
        <w:r>
          <w:rPr>
            <w:rFonts w:hint="eastAsia" w:asciiTheme="minorEastAsia" w:hAnsiTheme="minorEastAsia" w:eastAsiaTheme="minorEastAsia" w:cstheme="minorEastAsia"/>
            <w:iCs/>
            <w:color w:val="auto"/>
            <w:sz w:val="21"/>
            <w:szCs w:val="21"/>
            <w:highlight w:val="none"/>
          </w:rPr>
          <w:t>企业年金基金</w:t>
        </w:r>
      </w:ins>
      <w:ins w:id="223" w:author="陈施霖" w:date="2024-12-06T18:09:39Z">
        <w:r>
          <w:rPr>
            <w:rFonts w:hint="eastAsia" w:asciiTheme="minorEastAsia" w:hAnsiTheme="minorEastAsia" w:eastAsiaTheme="minorEastAsia" w:cstheme="minorEastAsia"/>
            <w:iCs/>
            <w:color w:val="auto"/>
            <w:sz w:val="21"/>
            <w:szCs w:val="21"/>
            <w:highlight w:val="none"/>
            <w:lang w:eastAsia="zh-CN"/>
          </w:rPr>
          <w:t>个人账户数</w:t>
        </w:r>
      </w:ins>
      <w:ins w:id="224" w:author="陈施霖" w:date="2024-12-06T18:09:39Z">
        <w:r>
          <w:rPr>
            <w:rFonts w:hint="eastAsia" w:asciiTheme="minorEastAsia" w:hAnsiTheme="minorEastAsia" w:eastAsiaTheme="minorEastAsia" w:cstheme="minorEastAsia"/>
            <w:iCs/>
            <w:color w:val="auto"/>
            <w:sz w:val="21"/>
            <w:szCs w:val="21"/>
            <w:highlight w:val="none"/>
          </w:rPr>
          <w:t>]</w:t>
        </w:r>
      </w:ins>
      <w:ins w:id="225" w:author="陈施霖" w:date="2024-12-06T18:09:39Z">
        <w:r>
          <w:rPr>
            <w:rFonts w:hint="eastAsia" w:asciiTheme="minorEastAsia" w:hAnsiTheme="minorEastAsia" w:eastAsiaTheme="minorEastAsia" w:cstheme="minorEastAsia"/>
            <w:iCs/>
            <w:color w:val="auto"/>
            <w:sz w:val="21"/>
            <w:szCs w:val="21"/>
            <w:highlight w:val="none"/>
            <w:lang w:eastAsia="zh-CN"/>
          </w:rPr>
          <w:t>：</w:t>
        </w:r>
      </w:ins>
      <w:ins w:id="226" w:author="陈施霖" w:date="2024-12-06T18:09:39Z">
        <w:r>
          <w:rPr>
            <w:rFonts w:hint="eastAsia" w:asciiTheme="minorEastAsia" w:hAnsiTheme="minorEastAsia" w:eastAsiaTheme="minorEastAsia" w:cstheme="minorEastAsia"/>
            <w:iCs/>
            <w:color w:val="auto"/>
            <w:sz w:val="21"/>
            <w:szCs w:val="21"/>
            <w:highlight w:val="none"/>
          </w:rPr>
          <w:t>指</w:t>
        </w:r>
      </w:ins>
      <w:ins w:id="227" w:author="陈施霖" w:date="2024-12-06T18:09:39Z">
        <w:r>
          <w:rPr>
            <w:rFonts w:hint="eastAsia" w:asciiTheme="minorEastAsia" w:hAnsiTheme="minorEastAsia" w:eastAsiaTheme="minorEastAsia" w:cstheme="minorEastAsia"/>
            <w:iCs/>
            <w:color w:val="auto"/>
            <w:sz w:val="21"/>
            <w:szCs w:val="21"/>
            <w:highlight w:val="none"/>
            <w:lang w:eastAsia="zh-CN"/>
          </w:rPr>
          <w:t>报告期末，填报机构</w:t>
        </w:r>
      </w:ins>
      <w:ins w:id="228" w:author="陈施霖" w:date="2024-12-06T18:09:39Z">
        <w:r>
          <w:rPr>
            <w:rFonts w:hint="eastAsia" w:asciiTheme="minorEastAsia" w:hAnsiTheme="minorEastAsia" w:eastAsiaTheme="minorEastAsia" w:cstheme="minorEastAsia"/>
            <w:iCs/>
            <w:color w:val="auto"/>
            <w:sz w:val="21"/>
            <w:szCs w:val="21"/>
            <w:highlight w:val="none"/>
          </w:rPr>
          <w:t>作为账户管理人，管理的企业年金个人账户总数</w:t>
        </w:r>
      </w:ins>
      <w:ins w:id="229" w:author="陈施霖" w:date="2024-12-06T18:09:39Z">
        <w:r>
          <w:rPr>
            <w:rFonts w:hint="eastAsia" w:asciiTheme="minorEastAsia" w:hAnsiTheme="minorEastAsia" w:eastAsiaTheme="minorEastAsia" w:cstheme="minorEastAsia"/>
            <w:iCs/>
            <w:color w:val="auto"/>
            <w:sz w:val="21"/>
            <w:szCs w:val="21"/>
            <w:highlight w:val="none"/>
            <w:lang w:eastAsia="zh-CN"/>
          </w:rPr>
          <w:t>。</w:t>
        </w:r>
      </w:ins>
    </w:p>
    <w:p>
      <w:pPr>
        <w:keepNext w:val="0"/>
        <w:keepLines w:val="0"/>
        <w:pageBreakBefore w:val="0"/>
        <w:tabs>
          <w:tab w:val="left" w:pos="3240"/>
        </w:tabs>
        <w:kinsoku/>
        <w:wordWrap/>
        <w:overflowPunct/>
        <w:topLinePunct w:val="0"/>
        <w:autoSpaceDE/>
        <w:autoSpaceDN/>
        <w:bidi w:val="0"/>
        <w:adjustRightInd/>
        <w:snapToGrid/>
        <w:spacing w:line="590" w:lineRule="exact"/>
        <w:ind w:firstLine="420" w:firstLineChars="200"/>
        <w:jc w:val="both"/>
        <w:textAlignment w:val="auto"/>
        <w:rPr>
          <w:ins w:id="231" w:author="陈施霖" w:date="2024-12-06T18:09:35Z"/>
          <w:rFonts w:hint="eastAsia" w:asciiTheme="minorEastAsia" w:hAnsiTheme="minorEastAsia" w:eastAsiaTheme="minorEastAsia" w:cstheme="minorEastAsia"/>
          <w:iCs/>
          <w:color w:val="auto"/>
          <w:sz w:val="21"/>
          <w:szCs w:val="21"/>
          <w:highlight w:val="none"/>
        </w:rPr>
        <w:pPrChange w:id="230" w:author="陈施霖" w:date="2024-12-06T18:09:41Z">
          <w:pPr>
            <w:keepNext w:val="0"/>
            <w:keepLines w:val="0"/>
            <w:pageBreakBefore w:val="0"/>
            <w:tabs>
              <w:tab w:val="left" w:pos="3240"/>
            </w:tabs>
            <w:kinsoku/>
            <w:wordWrap/>
            <w:overflowPunct/>
            <w:topLinePunct w:val="0"/>
            <w:autoSpaceDE/>
            <w:autoSpaceDN/>
            <w:bidi w:val="0"/>
            <w:adjustRightInd/>
            <w:snapToGrid/>
            <w:spacing w:line="590" w:lineRule="exact"/>
            <w:ind w:firstLine="420" w:firstLineChars="200"/>
            <w:jc w:val="both"/>
            <w:textAlignment w:val="auto"/>
          </w:pPr>
        </w:pPrChange>
      </w:pPr>
      <w:ins w:id="232" w:author="陈施霖" w:date="2024-12-06T18:09:39Z">
        <w:r>
          <w:rPr>
            <w:rFonts w:hint="eastAsia" w:asciiTheme="minorEastAsia" w:hAnsiTheme="minorEastAsia" w:eastAsiaTheme="minorEastAsia" w:cstheme="minorEastAsia"/>
            <w:iCs/>
            <w:color w:val="auto"/>
            <w:sz w:val="21"/>
            <w:szCs w:val="21"/>
            <w:highlight w:val="none"/>
          </w:rPr>
          <w:t>[</w:t>
        </w:r>
      </w:ins>
      <w:ins w:id="233" w:author="陈施霖" w:date="2024-12-06T18:09:39Z">
        <w:r>
          <w:rPr>
            <w:rFonts w:hint="eastAsia" w:asciiTheme="minorEastAsia" w:hAnsiTheme="minorEastAsia" w:eastAsiaTheme="minorEastAsia" w:cstheme="minorEastAsia"/>
            <w:iCs/>
            <w:color w:val="auto"/>
            <w:sz w:val="21"/>
            <w:szCs w:val="21"/>
            <w:highlight w:val="none"/>
            <w:lang w:val="en-US" w:eastAsia="zh-CN"/>
          </w:rPr>
          <w:t>4</w:t>
        </w:r>
      </w:ins>
      <w:ins w:id="234" w:author="陈施霖" w:date="2024-12-06T18:09:39Z">
        <w:r>
          <w:rPr>
            <w:rFonts w:hint="eastAsia" w:asciiTheme="minorEastAsia" w:hAnsiTheme="minorEastAsia" w:eastAsiaTheme="minorEastAsia" w:cstheme="minorEastAsia"/>
            <w:iCs/>
            <w:color w:val="auto"/>
            <w:sz w:val="21"/>
            <w:szCs w:val="21"/>
            <w:highlight w:val="none"/>
          </w:rPr>
          <w:t>.</w:t>
        </w:r>
      </w:ins>
      <w:ins w:id="235" w:author="陈施霖" w:date="2024-12-06T18:09:39Z">
        <w:r>
          <w:rPr>
            <w:rFonts w:hint="eastAsia" w:asciiTheme="minorEastAsia" w:hAnsiTheme="minorEastAsia" w:eastAsiaTheme="minorEastAsia" w:cstheme="minorEastAsia"/>
            <w:iCs/>
            <w:color w:val="auto"/>
            <w:sz w:val="21"/>
            <w:szCs w:val="21"/>
            <w:highlight w:val="none"/>
            <w:lang w:val="en-US" w:eastAsia="zh-CN"/>
          </w:rPr>
          <w:t>C</w:t>
        </w:r>
      </w:ins>
      <w:ins w:id="236" w:author="陈施霖" w:date="2024-12-06T18:09:39Z">
        <w:r>
          <w:rPr>
            <w:rFonts w:hint="eastAsia" w:asciiTheme="minorEastAsia" w:hAnsiTheme="minorEastAsia" w:eastAsiaTheme="minorEastAsia" w:cstheme="minorEastAsia"/>
            <w:iCs/>
            <w:color w:val="auto"/>
            <w:sz w:val="21"/>
            <w:szCs w:val="21"/>
            <w:highlight w:val="none"/>
          </w:rPr>
          <w:t>企业年金基金</w:t>
        </w:r>
      </w:ins>
      <w:ins w:id="237" w:author="陈施霖" w:date="2024-12-06T18:09:39Z">
        <w:r>
          <w:rPr>
            <w:rFonts w:hint="eastAsia" w:asciiTheme="minorEastAsia" w:hAnsiTheme="minorEastAsia" w:eastAsiaTheme="minorEastAsia" w:cstheme="minorEastAsia"/>
            <w:iCs/>
            <w:color w:val="auto"/>
            <w:sz w:val="21"/>
            <w:szCs w:val="21"/>
            <w:highlight w:val="none"/>
            <w:lang w:eastAsia="zh-CN"/>
          </w:rPr>
          <w:t>受托管理规模</w:t>
        </w:r>
      </w:ins>
      <w:ins w:id="238" w:author="陈施霖" w:date="2024-12-06T18:09:39Z">
        <w:r>
          <w:rPr>
            <w:rFonts w:hint="eastAsia" w:asciiTheme="minorEastAsia" w:hAnsiTheme="minorEastAsia" w:eastAsiaTheme="minorEastAsia" w:cstheme="minorEastAsia"/>
            <w:iCs/>
            <w:color w:val="auto"/>
            <w:sz w:val="21"/>
            <w:szCs w:val="21"/>
            <w:highlight w:val="none"/>
          </w:rPr>
          <w:t>]</w:t>
        </w:r>
      </w:ins>
      <w:ins w:id="239" w:author="陈施霖" w:date="2024-12-06T18:09:39Z">
        <w:r>
          <w:rPr>
            <w:rFonts w:hint="eastAsia" w:asciiTheme="minorEastAsia" w:hAnsiTheme="minorEastAsia" w:eastAsiaTheme="minorEastAsia" w:cstheme="minorEastAsia"/>
            <w:iCs/>
            <w:color w:val="auto"/>
            <w:sz w:val="21"/>
            <w:szCs w:val="21"/>
            <w:highlight w:val="none"/>
            <w:lang w:eastAsia="zh-CN"/>
          </w:rPr>
          <w:t>：</w:t>
        </w:r>
      </w:ins>
      <w:ins w:id="240" w:author="陈施霖" w:date="2024-12-06T18:09:39Z">
        <w:r>
          <w:rPr>
            <w:rFonts w:hint="eastAsia" w:asciiTheme="minorEastAsia" w:hAnsiTheme="minorEastAsia" w:eastAsiaTheme="minorEastAsia" w:cstheme="minorEastAsia"/>
            <w:iCs/>
            <w:color w:val="auto"/>
            <w:sz w:val="21"/>
            <w:szCs w:val="21"/>
            <w:highlight w:val="none"/>
          </w:rPr>
          <w:t>指</w:t>
        </w:r>
      </w:ins>
      <w:ins w:id="241" w:author="陈施霖" w:date="2024-12-06T18:09:39Z">
        <w:r>
          <w:rPr>
            <w:rFonts w:hint="eastAsia" w:asciiTheme="minorEastAsia" w:hAnsiTheme="minorEastAsia" w:eastAsiaTheme="minorEastAsia" w:cstheme="minorEastAsia"/>
            <w:iCs/>
            <w:color w:val="auto"/>
            <w:sz w:val="21"/>
            <w:szCs w:val="21"/>
            <w:highlight w:val="none"/>
            <w:lang w:eastAsia="zh-CN"/>
          </w:rPr>
          <w:t>报告期末，填报机构作为受托管理人，受托管理的企业年金基金资产在统计时点以市值计算的总额</w:t>
        </w:r>
      </w:ins>
      <w:ins w:id="242" w:author="陈施霖" w:date="2024-12-06T18:09:39Z">
        <w:r>
          <w:rPr>
            <w:rFonts w:hint="eastAsia" w:asciiTheme="minorEastAsia" w:hAnsiTheme="minorEastAsia" w:eastAsiaTheme="minorEastAsia" w:cstheme="minorEastAsia"/>
            <w:iCs/>
            <w:color w:val="auto"/>
            <w:sz w:val="21"/>
            <w:szCs w:val="21"/>
            <w:highlight w:val="none"/>
          </w:rPr>
          <w:t>。</w:t>
        </w:r>
      </w:ins>
    </w:p>
    <w:p>
      <w:pPr>
        <w:keepNext w:val="0"/>
        <w:keepLines w:val="0"/>
        <w:pageBreakBefore w:val="0"/>
        <w:tabs>
          <w:tab w:val="left" w:pos="3240"/>
        </w:tabs>
        <w:kinsoku/>
        <w:wordWrap/>
        <w:overflowPunct/>
        <w:topLinePunct w:val="0"/>
        <w:autoSpaceDE/>
        <w:autoSpaceDN/>
        <w:bidi w:val="0"/>
        <w:adjustRightInd/>
        <w:snapToGrid/>
        <w:spacing w:line="590" w:lineRule="exact"/>
        <w:ind w:firstLine="420" w:firstLineChars="200"/>
        <w:jc w:val="both"/>
        <w:textAlignment w:val="auto"/>
        <w:rPr>
          <w:rFonts w:hint="eastAsia" w:asciiTheme="minorEastAsia" w:hAnsiTheme="minorEastAsia" w:eastAsiaTheme="minorEastAsia" w:cstheme="minorEastAsia"/>
          <w:iCs/>
          <w:color w:val="auto"/>
          <w:sz w:val="21"/>
          <w:szCs w:val="21"/>
          <w:highlight w:val="none"/>
          <w:rPrChange w:id="243" w:author="周世杰" w:date="2024-11-22T16:17:54Z">
            <w:rPr>
              <w:rFonts w:hint="eastAsia" w:asciiTheme="minorEastAsia" w:hAnsiTheme="minorEastAsia" w:eastAsiaTheme="minorEastAsia" w:cstheme="minorEastAsia"/>
              <w:iCs/>
              <w:sz w:val="21"/>
              <w:szCs w:val="21"/>
            </w:rPr>
          </w:rPrChange>
        </w:rPr>
      </w:pPr>
      <w:r>
        <w:rPr>
          <w:rFonts w:hint="eastAsia" w:asciiTheme="minorEastAsia" w:hAnsiTheme="minorEastAsia" w:eastAsiaTheme="minorEastAsia" w:cstheme="minorEastAsia"/>
          <w:iCs/>
          <w:color w:val="auto"/>
          <w:sz w:val="21"/>
          <w:szCs w:val="21"/>
          <w:highlight w:val="none"/>
          <w:rPrChange w:id="244" w:author="周世杰" w:date="2024-11-22T16:17:54Z">
            <w:rPr>
              <w:rFonts w:hint="eastAsia" w:asciiTheme="minorEastAsia" w:hAnsiTheme="minorEastAsia" w:eastAsiaTheme="minorEastAsia" w:cstheme="minorEastAsia"/>
              <w:iCs/>
              <w:sz w:val="21"/>
              <w:szCs w:val="21"/>
            </w:rPr>
          </w:rPrChange>
        </w:rPr>
        <w:t>[</w:t>
      </w:r>
      <w:r>
        <w:rPr>
          <w:rFonts w:hint="eastAsia" w:asciiTheme="minorEastAsia" w:hAnsiTheme="minorEastAsia" w:eastAsiaTheme="minorEastAsia" w:cstheme="minorEastAsia"/>
          <w:iCs/>
          <w:color w:val="auto"/>
          <w:sz w:val="21"/>
          <w:szCs w:val="21"/>
          <w:highlight w:val="none"/>
          <w:lang w:val="en-US" w:eastAsia="zh-CN"/>
          <w:rPrChange w:id="245" w:author="周世杰" w:date="2024-11-22T16:17:54Z">
            <w:rPr>
              <w:rFonts w:hint="eastAsia" w:asciiTheme="minorEastAsia" w:hAnsiTheme="minorEastAsia" w:eastAsiaTheme="minorEastAsia" w:cstheme="minorEastAsia"/>
              <w:iCs/>
              <w:sz w:val="21"/>
              <w:szCs w:val="21"/>
              <w:lang w:val="en-US" w:eastAsia="zh-CN"/>
            </w:rPr>
          </w:rPrChange>
        </w:rPr>
        <w:t>4</w:t>
      </w:r>
      <w:r>
        <w:rPr>
          <w:rFonts w:hint="eastAsia" w:asciiTheme="minorEastAsia" w:hAnsiTheme="minorEastAsia" w:eastAsiaTheme="minorEastAsia" w:cstheme="minorEastAsia"/>
          <w:iCs/>
          <w:color w:val="auto"/>
          <w:sz w:val="21"/>
          <w:szCs w:val="21"/>
          <w:highlight w:val="none"/>
          <w:rPrChange w:id="246" w:author="周世杰" w:date="2024-11-22T16:17:54Z">
            <w:rPr>
              <w:rFonts w:hint="eastAsia" w:asciiTheme="minorEastAsia" w:hAnsiTheme="minorEastAsia" w:eastAsiaTheme="minorEastAsia" w:cstheme="minorEastAsia"/>
              <w:iCs/>
              <w:sz w:val="21"/>
              <w:szCs w:val="21"/>
            </w:rPr>
          </w:rPrChange>
        </w:rPr>
        <w:t>.</w:t>
      </w:r>
      <w:r>
        <w:rPr>
          <w:rFonts w:hint="eastAsia" w:asciiTheme="minorEastAsia" w:hAnsiTheme="minorEastAsia" w:eastAsiaTheme="minorEastAsia" w:cstheme="minorEastAsia"/>
          <w:iCs/>
          <w:color w:val="auto"/>
          <w:sz w:val="21"/>
          <w:szCs w:val="21"/>
          <w:highlight w:val="none"/>
          <w:lang w:val="en-US" w:eastAsia="zh-CN"/>
          <w:rPrChange w:id="247" w:author="周世杰" w:date="2024-11-22T16:17:54Z">
            <w:rPr>
              <w:rFonts w:hint="eastAsia" w:asciiTheme="minorEastAsia" w:hAnsiTheme="minorEastAsia" w:eastAsiaTheme="minorEastAsia" w:cstheme="minorEastAsia"/>
              <w:iCs/>
              <w:sz w:val="21"/>
              <w:szCs w:val="21"/>
              <w:lang w:val="en-US" w:eastAsia="zh-CN"/>
            </w:rPr>
          </w:rPrChange>
        </w:rPr>
        <w:t>D</w:t>
      </w:r>
      <w:r>
        <w:rPr>
          <w:rFonts w:hint="eastAsia" w:asciiTheme="minorEastAsia" w:hAnsiTheme="minorEastAsia" w:eastAsiaTheme="minorEastAsia" w:cstheme="minorEastAsia"/>
          <w:iCs/>
          <w:color w:val="auto"/>
          <w:sz w:val="21"/>
          <w:szCs w:val="21"/>
          <w:highlight w:val="none"/>
          <w:rPrChange w:id="248" w:author="周世杰" w:date="2024-11-22T16:17:54Z">
            <w:rPr>
              <w:rFonts w:hint="eastAsia" w:asciiTheme="minorEastAsia" w:hAnsiTheme="minorEastAsia" w:eastAsiaTheme="minorEastAsia" w:cstheme="minorEastAsia"/>
              <w:iCs/>
              <w:sz w:val="21"/>
              <w:szCs w:val="21"/>
            </w:rPr>
          </w:rPrChange>
        </w:rPr>
        <w:t>企业年金基金</w:t>
      </w:r>
      <w:r>
        <w:rPr>
          <w:rFonts w:hint="eastAsia" w:asciiTheme="minorEastAsia" w:hAnsiTheme="minorEastAsia" w:eastAsiaTheme="minorEastAsia" w:cstheme="minorEastAsia"/>
          <w:iCs/>
          <w:color w:val="auto"/>
          <w:sz w:val="21"/>
          <w:szCs w:val="21"/>
          <w:highlight w:val="none"/>
          <w:lang w:eastAsia="zh-CN"/>
          <w:rPrChange w:id="249" w:author="周世杰" w:date="2024-11-22T16:17:54Z">
            <w:rPr>
              <w:rFonts w:hint="eastAsia" w:asciiTheme="minorEastAsia" w:hAnsiTheme="minorEastAsia" w:eastAsiaTheme="minorEastAsia" w:cstheme="minorEastAsia"/>
              <w:iCs/>
              <w:sz w:val="21"/>
              <w:szCs w:val="21"/>
              <w:lang w:eastAsia="zh-CN"/>
            </w:rPr>
          </w:rPrChange>
        </w:rPr>
        <w:t>托管规模</w:t>
      </w:r>
      <w:r>
        <w:rPr>
          <w:rFonts w:hint="eastAsia" w:asciiTheme="minorEastAsia" w:hAnsiTheme="minorEastAsia" w:eastAsiaTheme="minorEastAsia" w:cstheme="minorEastAsia"/>
          <w:iCs/>
          <w:color w:val="auto"/>
          <w:sz w:val="21"/>
          <w:szCs w:val="21"/>
          <w:highlight w:val="none"/>
          <w:rPrChange w:id="250" w:author="周世杰" w:date="2024-11-22T16:17:54Z">
            <w:rPr>
              <w:rFonts w:hint="eastAsia" w:asciiTheme="minorEastAsia" w:hAnsiTheme="minorEastAsia" w:eastAsiaTheme="minorEastAsia" w:cstheme="minorEastAsia"/>
              <w:iCs/>
              <w:sz w:val="21"/>
              <w:szCs w:val="21"/>
            </w:rPr>
          </w:rPrChange>
        </w:rPr>
        <w:t>]</w:t>
      </w:r>
      <w:r>
        <w:rPr>
          <w:rFonts w:hint="eastAsia" w:asciiTheme="minorEastAsia" w:hAnsiTheme="minorEastAsia" w:eastAsiaTheme="minorEastAsia" w:cstheme="minorEastAsia"/>
          <w:iCs/>
          <w:color w:val="auto"/>
          <w:sz w:val="21"/>
          <w:szCs w:val="21"/>
          <w:highlight w:val="none"/>
          <w:lang w:eastAsia="zh-CN"/>
          <w:rPrChange w:id="251" w:author="周世杰" w:date="2024-11-22T16:17:54Z">
            <w:rPr>
              <w:rFonts w:hint="eastAsia" w:asciiTheme="minorEastAsia" w:hAnsiTheme="minorEastAsia" w:eastAsiaTheme="minorEastAsia" w:cstheme="minorEastAsia"/>
              <w:iCs/>
              <w:sz w:val="21"/>
              <w:szCs w:val="21"/>
              <w:lang w:eastAsia="zh-CN"/>
            </w:rPr>
          </w:rPrChange>
        </w:rPr>
        <w:t>：</w:t>
      </w:r>
      <w:r>
        <w:rPr>
          <w:rFonts w:hint="eastAsia" w:asciiTheme="minorEastAsia" w:hAnsiTheme="minorEastAsia" w:eastAsiaTheme="minorEastAsia" w:cstheme="minorEastAsia"/>
          <w:iCs/>
          <w:color w:val="auto"/>
          <w:sz w:val="21"/>
          <w:szCs w:val="21"/>
          <w:highlight w:val="none"/>
          <w:rPrChange w:id="252" w:author="周世杰" w:date="2024-11-22T16:17:54Z">
            <w:rPr>
              <w:rFonts w:hint="eastAsia" w:asciiTheme="minorEastAsia" w:hAnsiTheme="minorEastAsia" w:eastAsiaTheme="minorEastAsia" w:cstheme="minorEastAsia"/>
              <w:iCs/>
              <w:sz w:val="21"/>
              <w:szCs w:val="21"/>
            </w:rPr>
          </w:rPrChange>
        </w:rPr>
        <w:t>指</w:t>
      </w:r>
      <w:r>
        <w:rPr>
          <w:rFonts w:hint="eastAsia" w:asciiTheme="minorEastAsia" w:hAnsiTheme="minorEastAsia" w:eastAsiaTheme="minorEastAsia" w:cstheme="minorEastAsia"/>
          <w:iCs/>
          <w:color w:val="auto"/>
          <w:sz w:val="21"/>
          <w:szCs w:val="21"/>
          <w:highlight w:val="none"/>
          <w:lang w:eastAsia="zh-CN"/>
          <w:rPrChange w:id="253" w:author="周世杰" w:date="2024-11-22T16:17:54Z">
            <w:rPr>
              <w:rFonts w:hint="eastAsia" w:asciiTheme="minorEastAsia" w:hAnsiTheme="minorEastAsia" w:eastAsiaTheme="minorEastAsia" w:cstheme="minorEastAsia"/>
              <w:iCs/>
              <w:sz w:val="21"/>
              <w:szCs w:val="21"/>
              <w:lang w:eastAsia="zh-CN"/>
            </w:rPr>
          </w:rPrChange>
        </w:rPr>
        <w:t>报告期末，填报机构作为托管人，</w:t>
      </w:r>
      <w:r>
        <w:rPr>
          <w:rFonts w:hint="eastAsia" w:asciiTheme="minorEastAsia" w:hAnsiTheme="minorEastAsia" w:eastAsiaTheme="minorEastAsia" w:cstheme="minorEastAsia"/>
          <w:iCs/>
          <w:color w:val="auto"/>
          <w:sz w:val="21"/>
          <w:szCs w:val="21"/>
          <w:highlight w:val="none"/>
          <w:rPrChange w:id="254" w:author="周世杰" w:date="2024-11-22T16:17:54Z">
            <w:rPr>
              <w:rFonts w:hint="eastAsia" w:asciiTheme="minorEastAsia" w:hAnsiTheme="minorEastAsia" w:eastAsiaTheme="minorEastAsia" w:cstheme="minorEastAsia"/>
              <w:iCs/>
              <w:sz w:val="21"/>
              <w:szCs w:val="21"/>
            </w:rPr>
          </w:rPrChange>
        </w:rPr>
        <w:t>托管的企业年金基金以市值计算的资产总额。</w:t>
      </w:r>
    </w:p>
    <w:p>
      <w:pPr>
        <w:keepNext w:val="0"/>
        <w:keepLines w:val="0"/>
        <w:pageBreakBefore w:val="0"/>
        <w:tabs>
          <w:tab w:val="left" w:pos="3240"/>
        </w:tabs>
        <w:kinsoku/>
        <w:wordWrap/>
        <w:overflowPunct/>
        <w:topLinePunct w:val="0"/>
        <w:autoSpaceDE/>
        <w:autoSpaceDN/>
        <w:bidi w:val="0"/>
        <w:adjustRightInd/>
        <w:snapToGrid/>
        <w:spacing w:line="590" w:lineRule="exact"/>
        <w:ind w:firstLine="421" w:firstLineChars="200"/>
        <w:jc w:val="both"/>
        <w:textAlignment w:val="auto"/>
        <w:rPr>
          <w:rFonts w:hint="eastAsia" w:asciiTheme="minorEastAsia" w:hAnsiTheme="minorEastAsia" w:eastAsiaTheme="minorEastAsia" w:cstheme="minorEastAsia"/>
          <w:b/>
          <w:bCs/>
          <w:iCs/>
          <w:color w:val="auto"/>
          <w:sz w:val="21"/>
          <w:szCs w:val="21"/>
          <w:highlight w:val="none"/>
          <w:lang w:val="en-US" w:eastAsia="zh-CN"/>
          <w:rPrChange w:id="255" w:author="周世杰" w:date="2024-11-22T16:17:54Z">
            <w:rPr>
              <w:rFonts w:hint="eastAsia" w:asciiTheme="minorEastAsia" w:hAnsiTheme="minorEastAsia" w:eastAsiaTheme="minorEastAsia" w:cstheme="minorEastAsia"/>
              <w:b/>
              <w:bCs/>
              <w:iCs/>
              <w:sz w:val="21"/>
              <w:szCs w:val="21"/>
              <w:lang w:val="en-US" w:eastAsia="zh-CN"/>
            </w:rPr>
          </w:rPrChange>
        </w:rPr>
      </w:pPr>
      <w:r>
        <w:rPr>
          <w:rFonts w:hint="eastAsia" w:asciiTheme="minorEastAsia" w:hAnsiTheme="minorEastAsia" w:eastAsiaTheme="minorEastAsia" w:cstheme="minorEastAsia"/>
          <w:b/>
          <w:bCs/>
          <w:iCs/>
          <w:color w:val="auto"/>
          <w:sz w:val="21"/>
          <w:szCs w:val="21"/>
          <w:highlight w:val="none"/>
          <w:lang w:val="en-US" w:eastAsia="zh-CN"/>
          <w:rPrChange w:id="256" w:author="周世杰" w:date="2024-11-22T16:17:54Z">
            <w:rPr>
              <w:rFonts w:hint="eastAsia" w:asciiTheme="minorEastAsia" w:hAnsiTheme="minorEastAsia" w:eastAsiaTheme="minorEastAsia" w:cstheme="minorEastAsia"/>
              <w:b/>
              <w:bCs/>
              <w:iCs/>
              <w:sz w:val="21"/>
              <w:szCs w:val="21"/>
              <w:lang w:val="en-US" w:eastAsia="zh-CN"/>
            </w:rPr>
          </w:rPrChange>
        </w:rPr>
        <w:t>6.个人养老金</w:t>
      </w:r>
    </w:p>
    <w:p>
      <w:pPr>
        <w:keepNext w:val="0"/>
        <w:keepLines w:val="0"/>
        <w:pageBreakBefore w:val="0"/>
        <w:tabs>
          <w:tab w:val="left" w:pos="3240"/>
        </w:tabs>
        <w:kinsoku/>
        <w:wordWrap/>
        <w:overflowPunct/>
        <w:topLinePunct w:val="0"/>
        <w:autoSpaceDE/>
        <w:autoSpaceDN/>
        <w:bidi w:val="0"/>
        <w:adjustRightInd/>
        <w:snapToGrid/>
        <w:spacing w:line="590" w:lineRule="exact"/>
        <w:ind w:firstLine="420" w:firstLineChars="200"/>
        <w:jc w:val="both"/>
        <w:textAlignment w:val="auto"/>
        <w:rPr>
          <w:rFonts w:hint="eastAsia" w:asciiTheme="minorEastAsia" w:hAnsiTheme="minorEastAsia" w:eastAsiaTheme="minorEastAsia" w:cstheme="minorEastAsia"/>
          <w:iCs/>
          <w:color w:val="auto"/>
          <w:sz w:val="21"/>
          <w:szCs w:val="21"/>
          <w:highlight w:val="none"/>
          <w:rPrChange w:id="257" w:author="周世杰" w:date="2024-11-22T16:17:54Z">
            <w:rPr>
              <w:rFonts w:hint="eastAsia" w:asciiTheme="minorEastAsia" w:hAnsiTheme="minorEastAsia" w:eastAsiaTheme="minorEastAsia" w:cstheme="minorEastAsia"/>
              <w:iCs/>
              <w:sz w:val="21"/>
              <w:szCs w:val="21"/>
            </w:rPr>
          </w:rPrChange>
        </w:rPr>
      </w:pPr>
      <w:r>
        <w:rPr>
          <w:rFonts w:hint="eastAsia" w:asciiTheme="minorEastAsia" w:hAnsiTheme="minorEastAsia" w:eastAsiaTheme="minorEastAsia" w:cstheme="minorEastAsia"/>
          <w:iCs/>
          <w:color w:val="auto"/>
          <w:sz w:val="21"/>
          <w:szCs w:val="21"/>
          <w:highlight w:val="none"/>
          <w:rPrChange w:id="258" w:author="周世杰" w:date="2024-11-22T16:17:54Z">
            <w:rPr>
              <w:rFonts w:hint="eastAsia" w:asciiTheme="minorEastAsia" w:hAnsiTheme="minorEastAsia" w:eastAsiaTheme="minorEastAsia" w:cstheme="minorEastAsia"/>
              <w:iCs/>
              <w:sz w:val="21"/>
              <w:szCs w:val="21"/>
            </w:rPr>
          </w:rPrChange>
        </w:rPr>
        <w:t>[</w:t>
      </w:r>
      <w:r>
        <w:rPr>
          <w:rFonts w:hint="eastAsia" w:asciiTheme="minorEastAsia" w:hAnsiTheme="minorEastAsia" w:eastAsiaTheme="minorEastAsia" w:cstheme="minorEastAsia"/>
          <w:iCs/>
          <w:color w:val="auto"/>
          <w:sz w:val="21"/>
          <w:szCs w:val="21"/>
          <w:highlight w:val="none"/>
          <w:lang w:val="en-US" w:eastAsia="zh-CN"/>
          <w:rPrChange w:id="259" w:author="周世杰" w:date="2024-11-22T16:17:54Z">
            <w:rPr>
              <w:rFonts w:hint="eastAsia" w:asciiTheme="minorEastAsia" w:hAnsiTheme="minorEastAsia" w:eastAsiaTheme="minorEastAsia" w:cstheme="minorEastAsia"/>
              <w:iCs/>
              <w:sz w:val="21"/>
              <w:szCs w:val="21"/>
              <w:lang w:val="en-US" w:eastAsia="zh-CN"/>
            </w:rPr>
          </w:rPrChange>
        </w:rPr>
        <w:t>6</w:t>
      </w:r>
      <w:r>
        <w:rPr>
          <w:rFonts w:hint="eastAsia" w:asciiTheme="minorEastAsia" w:hAnsiTheme="minorEastAsia" w:eastAsiaTheme="minorEastAsia" w:cstheme="minorEastAsia"/>
          <w:iCs/>
          <w:color w:val="auto"/>
          <w:sz w:val="21"/>
          <w:szCs w:val="21"/>
          <w:highlight w:val="none"/>
          <w:rPrChange w:id="260" w:author="周世杰" w:date="2024-11-22T16:17:54Z">
            <w:rPr>
              <w:rFonts w:hint="eastAsia" w:asciiTheme="minorEastAsia" w:hAnsiTheme="minorEastAsia" w:eastAsiaTheme="minorEastAsia" w:cstheme="minorEastAsia"/>
              <w:iCs/>
              <w:sz w:val="21"/>
              <w:szCs w:val="21"/>
            </w:rPr>
          </w:rPrChange>
        </w:rPr>
        <w:t>.</w:t>
      </w:r>
      <w:r>
        <w:rPr>
          <w:rFonts w:hint="eastAsia" w:asciiTheme="minorEastAsia" w:hAnsiTheme="minorEastAsia" w:eastAsiaTheme="minorEastAsia" w:cstheme="minorEastAsia"/>
          <w:iCs/>
          <w:color w:val="auto"/>
          <w:sz w:val="21"/>
          <w:szCs w:val="21"/>
          <w:highlight w:val="none"/>
          <w:lang w:val="en-US" w:eastAsia="zh-CN"/>
          <w:rPrChange w:id="261" w:author="周世杰" w:date="2024-11-22T16:17:54Z">
            <w:rPr>
              <w:rFonts w:hint="eastAsia" w:asciiTheme="minorEastAsia" w:hAnsiTheme="minorEastAsia" w:eastAsiaTheme="minorEastAsia" w:cstheme="minorEastAsia"/>
              <w:iCs/>
              <w:sz w:val="21"/>
              <w:szCs w:val="21"/>
              <w:lang w:val="en-US" w:eastAsia="zh-CN"/>
            </w:rPr>
          </w:rPrChange>
        </w:rPr>
        <w:t>A</w:t>
      </w:r>
      <w:r>
        <w:rPr>
          <w:rFonts w:hint="eastAsia" w:asciiTheme="minorEastAsia" w:hAnsiTheme="minorEastAsia" w:eastAsiaTheme="minorEastAsia" w:cstheme="minorEastAsia"/>
          <w:iCs/>
          <w:color w:val="auto"/>
          <w:sz w:val="21"/>
          <w:szCs w:val="21"/>
          <w:highlight w:val="none"/>
          <w:lang w:eastAsia="zh-CN"/>
          <w:rPrChange w:id="262" w:author="周世杰" w:date="2024-11-22T16:17:54Z">
            <w:rPr>
              <w:rFonts w:hint="eastAsia" w:asciiTheme="minorEastAsia" w:hAnsiTheme="minorEastAsia" w:eastAsiaTheme="minorEastAsia" w:cstheme="minorEastAsia"/>
              <w:iCs/>
              <w:sz w:val="21"/>
              <w:szCs w:val="21"/>
              <w:lang w:eastAsia="zh-CN"/>
            </w:rPr>
          </w:rPrChange>
        </w:rPr>
        <w:t>个人养老金用户数</w:t>
      </w:r>
      <w:r>
        <w:rPr>
          <w:rFonts w:hint="eastAsia" w:asciiTheme="minorEastAsia" w:hAnsiTheme="minorEastAsia" w:eastAsiaTheme="minorEastAsia" w:cstheme="minorEastAsia"/>
          <w:iCs/>
          <w:color w:val="auto"/>
          <w:sz w:val="21"/>
          <w:szCs w:val="21"/>
          <w:highlight w:val="none"/>
          <w:lang w:val="en-US" w:eastAsia="zh-CN"/>
          <w:rPrChange w:id="263" w:author="周世杰" w:date="2024-11-22T16:17:54Z">
            <w:rPr>
              <w:rFonts w:hint="eastAsia" w:asciiTheme="minorEastAsia" w:hAnsiTheme="minorEastAsia" w:eastAsiaTheme="minorEastAsia" w:cstheme="minorEastAsia"/>
              <w:iCs/>
              <w:sz w:val="21"/>
              <w:szCs w:val="21"/>
              <w:lang w:val="en-US" w:eastAsia="zh-CN"/>
            </w:rPr>
          </w:rPrChange>
        </w:rPr>
        <w:t>/发卡量</w:t>
      </w:r>
      <w:r>
        <w:rPr>
          <w:rFonts w:hint="eastAsia" w:asciiTheme="minorEastAsia" w:hAnsiTheme="minorEastAsia" w:eastAsiaTheme="minorEastAsia" w:cstheme="minorEastAsia"/>
          <w:iCs/>
          <w:color w:val="auto"/>
          <w:sz w:val="21"/>
          <w:szCs w:val="21"/>
          <w:highlight w:val="none"/>
          <w:rPrChange w:id="264" w:author="周世杰" w:date="2024-11-22T16:17:54Z">
            <w:rPr>
              <w:rFonts w:hint="eastAsia" w:asciiTheme="minorEastAsia" w:hAnsiTheme="minorEastAsia" w:eastAsiaTheme="minorEastAsia" w:cstheme="minorEastAsia"/>
              <w:iCs/>
              <w:sz w:val="21"/>
              <w:szCs w:val="21"/>
            </w:rPr>
          </w:rPrChange>
        </w:rPr>
        <w:t>]</w:t>
      </w:r>
      <w:r>
        <w:rPr>
          <w:rFonts w:hint="eastAsia" w:asciiTheme="minorEastAsia" w:hAnsiTheme="minorEastAsia" w:eastAsiaTheme="minorEastAsia" w:cstheme="minorEastAsia"/>
          <w:iCs/>
          <w:color w:val="auto"/>
          <w:sz w:val="21"/>
          <w:szCs w:val="21"/>
          <w:highlight w:val="none"/>
          <w:lang w:eastAsia="zh-CN"/>
          <w:rPrChange w:id="265" w:author="周世杰" w:date="2024-11-22T16:17:54Z">
            <w:rPr>
              <w:rFonts w:hint="eastAsia" w:asciiTheme="minorEastAsia" w:hAnsiTheme="minorEastAsia" w:eastAsiaTheme="minorEastAsia" w:cstheme="minorEastAsia"/>
              <w:iCs/>
              <w:sz w:val="21"/>
              <w:szCs w:val="21"/>
              <w:lang w:eastAsia="zh-CN"/>
            </w:rPr>
          </w:rPrChange>
        </w:rPr>
        <w:t>：</w:t>
      </w:r>
      <w:r>
        <w:rPr>
          <w:rFonts w:hint="eastAsia" w:asciiTheme="minorEastAsia" w:hAnsiTheme="minorEastAsia" w:eastAsiaTheme="minorEastAsia" w:cstheme="minorEastAsia"/>
          <w:iCs/>
          <w:color w:val="auto"/>
          <w:sz w:val="21"/>
          <w:szCs w:val="21"/>
          <w:highlight w:val="none"/>
          <w:rPrChange w:id="266" w:author="周世杰" w:date="2024-11-22T16:17:54Z">
            <w:rPr>
              <w:rFonts w:hint="eastAsia" w:asciiTheme="minorEastAsia" w:hAnsiTheme="minorEastAsia" w:eastAsiaTheme="minorEastAsia" w:cstheme="minorEastAsia"/>
              <w:iCs/>
              <w:sz w:val="21"/>
              <w:szCs w:val="21"/>
            </w:rPr>
          </w:rPrChange>
        </w:rPr>
        <w:t>指报告期末，</w:t>
      </w:r>
      <w:r>
        <w:rPr>
          <w:rFonts w:hint="eastAsia" w:asciiTheme="minorEastAsia" w:hAnsiTheme="minorEastAsia" w:eastAsiaTheme="minorEastAsia" w:cstheme="minorEastAsia"/>
          <w:iCs/>
          <w:color w:val="auto"/>
          <w:sz w:val="21"/>
          <w:szCs w:val="21"/>
          <w:highlight w:val="none"/>
          <w:lang w:eastAsia="zh-CN"/>
          <w:rPrChange w:id="267" w:author="周世杰" w:date="2024-11-22T16:17:52Z">
            <w:rPr>
              <w:rFonts w:hint="eastAsia" w:asciiTheme="minorEastAsia" w:hAnsiTheme="minorEastAsia" w:eastAsiaTheme="minorEastAsia" w:cstheme="minorEastAsia"/>
              <w:iCs/>
              <w:sz w:val="21"/>
              <w:szCs w:val="21"/>
              <w:highlight w:val="none"/>
              <w:lang w:eastAsia="zh-CN"/>
            </w:rPr>
          </w:rPrChange>
        </w:rPr>
        <w:t>客户在</w:t>
      </w:r>
      <w:r>
        <w:rPr>
          <w:rFonts w:hint="eastAsia" w:asciiTheme="minorEastAsia" w:hAnsiTheme="minorEastAsia" w:eastAsiaTheme="minorEastAsia" w:cstheme="minorEastAsia"/>
          <w:iCs/>
          <w:color w:val="auto"/>
          <w:sz w:val="21"/>
          <w:szCs w:val="21"/>
          <w:highlight w:val="none"/>
          <w:rPrChange w:id="268" w:author="周世杰" w:date="2024-11-22T16:17:54Z">
            <w:rPr>
              <w:rFonts w:hint="eastAsia" w:asciiTheme="minorEastAsia" w:hAnsiTheme="minorEastAsia" w:eastAsiaTheme="minorEastAsia" w:cstheme="minorEastAsia"/>
              <w:iCs/>
              <w:sz w:val="21"/>
              <w:szCs w:val="21"/>
            </w:rPr>
          </w:rPrChange>
        </w:rPr>
        <w:t>填报机构</w:t>
      </w:r>
      <w:r>
        <w:rPr>
          <w:rFonts w:hint="eastAsia" w:asciiTheme="minorEastAsia" w:hAnsiTheme="minorEastAsia" w:eastAsiaTheme="minorEastAsia" w:cstheme="minorEastAsia"/>
          <w:iCs/>
          <w:color w:val="auto"/>
          <w:sz w:val="21"/>
          <w:szCs w:val="21"/>
          <w:highlight w:val="none"/>
          <w:rPrChange w:id="269" w:author="周世杰" w:date="2024-11-22T16:17:52Z">
            <w:rPr>
              <w:rFonts w:hint="eastAsia" w:asciiTheme="minorEastAsia" w:hAnsiTheme="minorEastAsia" w:eastAsiaTheme="minorEastAsia" w:cstheme="minorEastAsia"/>
              <w:iCs/>
              <w:sz w:val="21"/>
              <w:szCs w:val="21"/>
              <w:highlight w:val="none"/>
            </w:rPr>
          </w:rPrChange>
        </w:rPr>
        <w:t>累计</w:t>
      </w:r>
      <w:r>
        <w:rPr>
          <w:rFonts w:hint="eastAsia" w:asciiTheme="minorEastAsia" w:hAnsiTheme="minorEastAsia" w:eastAsiaTheme="minorEastAsia" w:cstheme="minorEastAsia"/>
          <w:iCs/>
          <w:color w:val="auto"/>
          <w:sz w:val="21"/>
          <w:szCs w:val="21"/>
          <w:highlight w:val="none"/>
          <w:rPrChange w:id="270" w:author="周世杰" w:date="2024-11-22T16:17:54Z">
            <w:rPr>
              <w:rFonts w:hint="eastAsia" w:asciiTheme="minorEastAsia" w:hAnsiTheme="minorEastAsia" w:eastAsiaTheme="minorEastAsia" w:cstheme="minorEastAsia"/>
              <w:iCs/>
              <w:sz w:val="21"/>
              <w:szCs w:val="21"/>
            </w:rPr>
          </w:rPrChange>
        </w:rPr>
        <w:t>开立的有效个人养老金资金账户数。</w:t>
      </w:r>
    </w:p>
    <w:p>
      <w:pPr>
        <w:keepNext w:val="0"/>
        <w:keepLines w:val="0"/>
        <w:pageBreakBefore w:val="0"/>
        <w:tabs>
          <w:tab w:val="left" w:pos="3240"/>
        </w:tabs>
        <w:kinsoku/>
        <w:wordWrap/>
        <w:overflowPunct/>
        <w:topLinePunct w:val="0"/>
        <w:autoSpaceDE/>
        <w:autoSpaceDN/>
        <w:bidi w:val="0"/>
        <w:adjustRightInd/>
        <w:snapToGrid/>
        <w:spacing w:line="590" w:lineRule="exact"/>
        <w:ind w:firstLine="420" w:firstLineChars="200"/>
        <w:jc w:val="both"/>
        <w:textAlignment w:val="auto"/>
        <w:rPr>
          <w:rFonts w:hint="eastAsia" w:asciiTheme="minorEastAsia" w:hAnsiTheme="minorEastAsia" w:eastAsiaTheme="minorEastAsia" w:cstheme="minorEastAsia"/>
          <w:color w:val="auto"/>
          <w:sz w:val="21"/>
          <w:szCs w:val="21"/>
          <w:highlight w:val="none"/>
          <w:rPrChange w:id="271" w:author="周世杰" w:date="2024-11-22T16:17:54Z">
            <w:rPr>
              <w:rFonts w:hint="eastAsia" w:asciiTheme="minorEastAsia" w:hAnsiTheme="minorEastAsia" w:eastAsiaTheme="minorEastAsia" w:cstheme="minorEastAsia"/>
              <w:sz w:val="21"/>
              <w:szCs w:val="21"/>
            </w:rPr>
          </w:rPrChange>
        </w:rPr>
      </w:pPr>
      <w:r>
        <w:rPr>
          <w:rFonts w:hint="eastAsia" w:asciiTheme="minorEastAsia" w:hAnsiTheme="minorEastAsia" w:eastAsiaTheme="minorEastAsia" w:cstheme="minorEastAsia"/>
          <w:iCs/>
          <w:color w:val="auto"/>
          <w:sz w:val="21"/>
          <w:szCs w:val="21"/>
          <w:highlight w:val="none"/>
          <w:rPrChange w:id="272" w:author="周世杰" w:date="2024-11-22T16:17:54Z">
            <w:rPr>
              <w:rFonts w:hint="eastAsia" w:asciiTheme="minorEastAsia" w:hAnsiTheme="minorEastAsia" w:eastAsiaTheme="minorEastAsia" w:cstheme="minorEastAsia"/>
              <w:iCs/>
              <w:sz w:val="21"/>
              <w:szCs w:val="21"/>
            </w:rPr>
          </w:rPrChange>
        </w:rPr>
        <w:t>[</w:t>
      </w:r>
      <w:r>
        <w:rPr>
          <w:rFonts w:hint="eastAsia" w:asciiTheme="minorEastAsia" w:hAnsiTheme="minorEastAsia" w:eastAsiaTheme="minorEastAsia" w:cstheme="minorEastAsia"/>
          <w:iCs/>
          <w:color w:val="auto"/>
          <w:sz w:val="21"/>
          <w:szCs w:val="21"/>
          <w:highlight w:val="none"/>
          <w:lang w:val="en-US" w:eastAsia="zh-CN"/>
          <w:rPrChange w:id="273" w:author="周世杰" w:date="2024-11-22T16:17:54Z">
            <w:rPr>
              <w:rFonts w:hint="eastAsia" w:asciiTheme="minorEastAsia" w:hAnsiTheme="minorEastAsia" w:eastAsiaTheme="minorEastAsia" w:cstheme="minorEastAsia"/>
              <w:iCs/>
              <w:sz w:val="21"/>
              <w:szCs w:val="21"/>
              <w:lang w:val="en-US" w:eastAsia="zh-CN"/>
            </w:rPr>
          </w:rPrChange>
        </w:rPr>
        <w:t>6</w:t>
      </w:r>
      <w:r>
        <w:rPr>
          <w:rFonts w:hint="eastAsia" w:asciiTheme="minorEastAsia" w:hAnsiTheme="minorEastAsia" w:eastAsiaTheme="minorEastAsia" w:cstheme="minorEastAsia"/>
          <w:iCs/>
          <w:color w:val="auto"/>
          <w:sz w:val="21"/>
          <w:szCs w:val="21"/>
          <w:highlight w:val="none"/>
          <w:rPrChange w:id="274" w:author="周世杰" w:date="2024-11-22T16:17:54Z">
            <w:rPr>
              <w:rFonts w:hint="eastAsia" w:asciiTheme="minorEastAsia" w:hAnsiTheme="minorEastAsia" w:eastAsiaTheme="minorEastAsia" w:cstheme="minorEastAsia"/>
              <w:iCs/>
              <w:sz w:val="21"/>
              <w:szCs w:val="21"/>
            </w:rPr>
          </w:rPrChange>
        </w:rPr>
        <w:t>.</w:t>
      </w:r>
      <w:r>
        <w:rPr>
          <w:rFonts w:hint="eastAsia" w:asciiTheme="minorEastAsia" w:hAnsiTheme="minorEastAsia" w:eastAsiaTheme="minorEastAsia" w:cstheme="minorEastAsia"/>
          <w:iCs/>
          <w:color w:val="auto"/>
          <w:sz w:val="21"/>
          <w:szCs w:val="21"/>
          <w:highlight w:val="none"/>
          <w:lang w:val="en-US" w:eastAsia="zh-CN"/>
          <w:rPrChange w:id="275" w:author="周世杰" w:date="2024-11-22T16:17:54Z">
            <w:rPr>
              <w:rFonts w:hint="eastAsia" w:asciiTheme="minorEastAsia" w:hAnsiTheme="minorEastAsia" w:eastAsiaTheme="minorEastAsia" w:cstheme="minorEastAsia"/>
              <w:iCs/>
              <w:sz w:val="21"/>
              <w:szCs w:val="21"/>
              <w:lang w:val="en-US" w:eastAsia="zh-CN"/>
            </w:rPr>
          </w:rPrChange>
        </w:rPr>
        <w:t>B</w:t>
      </w:r>
      <w:r>
        <w:rPr>
          <w:rFonts w:hint="eastAsia" w:asciiTheme="minorEastAsia" w:hAnsiTheme="minorEastAsia" w:eastAsiaTheme="minorEastAsia" w:cstheme="minorEastAsia"/>
          <w:iCs/>
          <w:color w:val="auto"/>
          <w:sz w:val="21"/>
          <w:szCs w:val="21"/>
          <w:highlight w:val="none"/>
          <w:lang w:eastAsia="zh-CN"/>
          <w:rPrChange w:id="276" w:author="周世杰" w:date="2024-11-22T16:17:54Z">
            <w:rPr>
              <w:rFonts w:hint="eastAsia" w:asciiTheme="minorEastAsia" w:hAnsiTheme="minorEastAsia" w:eastAsiaTheme="minorEastAsia" w:cstheme="minorEastAsia"/>
              <w:iCs/>
              <w:sz w:val="21"/>
              <w:szCs w:val="21"/>
              <w:lang w:eastAsia="zh-CN"/>
            </w:rPr>
          </w:rPrChange>
        </w:rPr>
        <w:t>个人</w:t>
      </w:r>
      <w:r>
        <w:rPr>
          <w:rFonts w:hint="eastAsia" w:asciiTheme="minorEastAsia" w:hAnsiTheme="minorEastAsia" w:eastAsiaTheme="minorEastAsia" w:cstheme="minorEastAsia"/>
          <w:iCs/>
          <w:color w:val="auto"/>
          <w:sz w:val="21"/>
          <w:szCs w:val="21"/>
          <w:highlight w:val="none"/>
          <w:lang w:eastAsia="zh-CN"/>
          <w:rPrChange w:id="277" w:author="周世杰" w:date="2024-11-22T16:17:52Z">
            <w:rPr>
              <w:rFonts w:hint="eastAsia" w:asciiTheme="minorEastAsia" w:hAnsiTheme="minorEastAsia" w:eastAsiaTheme="minorEastAsia" w:cstheme="minorEastAsia"/>
              <w:iCs/>
              <w:sz w:val="21"/>
              <w:szCs w:val="21"/>
              <w:highlight w:val="none"/>
              <w:lang w:eastAsia="zh-CN"/>
            </w:rPr>
          </w:rPrChange>
        </w:rPr>
        <w:t>养老金缴存金额</w:t>
      </w:r>
      <w:r>
        <w:rPr>
          <w:rFonts w:hint="eastAsia" w:asciiTheme="minorEastAsia" w:hAnsiTheme="minorEastAsia" w:eastAsiaTheme="minorEastAsia" w:cstheme="minorEastAsia"/>
          <w:iCs/>
          <w:color w:val="auto"/>
          <w:sz w:val="21"/>
          <w:szCs w:val="21"/>
          <w:highlight w:val="none"/>
          <w:rPrChange w:id="278" w:author="周世杰" w:date="2024-11-22T16:17:52Z">
            <w:rPr>
              <w:rFonts w:hint="eastAsia" w:asciiTheme="minorEastAsia" w:hAnsiTheme="minorEastAsia" w:eastAsiaTheme="minorEastAsia" w:cstheme="minorEastAsia"/>
              <w:iCs/>
              <w:sz w:val="21"/>
              <w:szCs w:val="21"/>
              <w:highlight w:val="none"/>
            </w:rPr>
          </w:rPrChange>
        </w:rPr>
        <w:t>]</w:t>
      </w:r>
      <w:r>
        <w:rPr>
          <w:rFonts w:hint="eastAsia" w:asciiTheme="minorEastAsia" w:hAnsiTheme="minorEastAsia" w:eastAsiaTheme="minorEastAsia" w:cstheme="minorEastAsia"/>
          <w:iCs/>
          <w:color w:val="auto"/>
          <w:sz w:val="21"/>
          <w:szCs w:val="21"/>
          <w:highlight w:val="none"/>
          <w:lang w:eastAsia="zh-CN"/>
          <w:rPrChange w:id="279" w:author="周世杰" w:date="2024-11-22T16:17:52Z">
            <w:rPr>
              <w:rFonts w:hint="eastAsia" w:asciiTheme="minorEastAsia" w:hAnsiTheme="minorEastAsia" w:eastAsiaTheme="minorEastAsia" w:cstheme="minorEastAsia"/>
              <w:iCs/>
              <w:sz w:val="21"/>
              <w:szCs w:val="21"/>
              <w:highlight w:val="none"/>
              <w:lang w:eastAsia="zh-CN"/>
            </w:rPr>
          </w:rPrChange>
        </w:rPr>
        <w:t>：</w:t>
      </w:r>
      <w:r>
        <w:rPr>
          <w:rFonts w:hint="eastAsia" w:asciiTheme="minorEastAsia" w:hAnsiTheme="minorEastAsia" w:eastAsiaTheme="minorEastAsia" w:cstheme="minorEastAsia"/>
          <w:iCs/>
          <w:color w:val="auto"/>
          <w:sz w:val="21"/>
          <w:szCs w:val="21"/>
          <w:highlight w:val="none"/>
          <w:rPrChange w:id="280" w:author="周世杰" w:date="2024-11-22T16:17:52Z">
            <w:rPr>
              <w:rFonts w:hint="eastAsia" w:asciiTheme="minorEastAsia" w:hAnsiTheme="minorEastAsia" w:eastAsiaTheme="minorEastAsia" w:cstheme="minorEastAsia"/>
              <w:iCs/>
              <w:sz w:val="21"/>
              <w:szCs w:val="21"/>
              <w:highlight w:val="none"/>
            </w:rPr>
          </w:rPrChange>
        </w:rPr>
        <w:t>指报告期末，客户在</w:t>
      </w:r>
      <w:r>
        <w:rPr>
          <w:rFonts w:hint="eastAsia" w:asciiTheme="minorEastAsia" w:hAnsiTheme="minorEastAsia" w:eastAsiaTheme="minorEastAsia" w:cstheme="minorEastAsia"/>
          <w:iCs/>
          <w:color w:val="auto"/>
          <w:sz w:val="21"/>
          <w:szCs w:val="21"/>
          <w:highlight w:val="none"/>
          <w:lang w:eastAsia="zh-CN"/>
          <w:rPrChange w:id="281" w:author="周世杰" w:date="2024-11-22T16:17:52Z">
            <w:rPr>
              <w:rFonts w:hint="eastAsia" w:asciiTheme="minorEastAsia" w:hAnsiTheme="minorEastAsia" w:eastAsiaTheme="minorEastAsia" w:cstheme="minorEastAsia"/>
              <w:iCs/>
              <w:sz w:val="21"/>
              <w:szCs w:val="21"/>
              <w:highlight w:val="none"/>
              <w:lang w:eastAsia="zh-CN"/>
            </w:rPr>
          </w:rPrChange>
        </w:rPr>
        <w:t>填报机构开立个人养老金资金账户后，累计缴存的资金余额。</w:t>
      </w:r>
    </w:p>
    <w:p>
      <w:pPr>
        <w:keepNext w:val="0"/>
        <w:keepLines w:val="0"/>
        <w:pageBreakBefore w:val="0"/>
        <w:kinsoku/>
        <w:wordWrap/>
        <w:overflowPunct/>
        <w:topLinePunct w:val="0"/>
        <w:autoSpaceDE/>
        <w:autoSpaceDN/>
        <w:bidi w:val="0"/>
        <w:adjustRightInd/>
        <w:snapToGrid/>
        <w:spacing w:line="590" w:lineRule="exact"/>
        <w:ind w:leftChars="0" w:firstLine="421" w:firstLineChars="200"/>
        <w:jc w:val="both"/>
        <w:textAlignment w:val="auto"/>
        <w:outlineLvl w:val="2"/>
        <w:rPr>
          <w:rFonts w:hint="eastAsia" w:asciiTheme="minorEastAsia" w:hAnsiTheme="minorEastAsia" w:eastAsiaTheme="minorEastAsia" w:cstheme="minorEastAsia"/>
          <w:b/>
          <w:bCs/>
          <w:iCs/>
          <w:color w:val="auto"/>
          <w:sz w:val="21"/>
          <w:szCs w:val="21"/>
          <w:highlight w:val="none"/>
          <w:rPrChange w:id="282" w:author="周世杰" w:date="2024-11-22T16:17:54Z">
            <w:rPr>
              <w:rFonts w:hint="eastAsia" w:asciiTheme="minorEastAsia" w:hAnsiTheme="minorEastAsia" w:eastAsiaTheme="minorEastAsia" w:cstheme="minorEastAsia"/>
              <w:b/>
              <w:bCs/>
              <w:iCs/>
              <w:sz w:val="21"/>
              <w:szCs w:val="21"/>
            </w:rPr>
          </w:rPrChange>
        </w:rPr>
      </w:pPr>
      <w:r>
        <w:rPr>
          <w:rFonts w:hint="eastAsia" w:asciiTheme="minorEastAsia" w:hAnsiTheme="minorEastAsia" w:eastAsiaTheme="minorEastAsia" w:cstheme="minorEastAsia"/>
          <w:b/>
          <w:bCs/>
          <w:color w:val="auto"/>
          <w:sz w:val="21"/>
          <w:szCs w:val="21"/>
          <w:highlight w:val="none"/>
          <w:rPrChange w:id="283" w:author="周世杰" w:date="2024-11-22T16:17:54Z">
            <w:rPr>
              <w:rFonts w:hint="eastAsia" w:asciiTheme="minorEastAsia" w:hAnsiTheme="minorEastAsia" w:eastAsiaTheme="minorEastAsia" w:cstheme="minorEastAsia"/>
              <w:b/>
              <w:bCs/>
              <w:sz w:val="21"/>
              <w:szCs w:val="21"/>
            </w:rPr>
          </w:rPrChange>
        </w:rPr>
        <w:t>第III部分：</w:t>
      </w:r>
      <w:r>
        <w:rPr>
          <w:rFonts w:hint="eastAsia" w:asciiTheme="minorEastAsia" w:hAnsiTheme="minorEastAsia" w:eastAsiaTheme="minorEastAsia" w:cstheme="minorEastAsia"/>
          <w:b/>
          <w:bCs/>
          <w:color w:val="auto"/>
          <w:sz w:val="21"/>
          <w:szCs w:val="21"/>
          <w:highlight w:val="none"/>
          <w:lang w:eastAsia="zh-CN"/>
          <w:rPrChange w:id="284" w:author="周世杰" w:date="2024-11-22T16:17:54Z">
            <w:rPr>
              <w:rFonts w:hint="eastAsia" w:asciiTheme="minorEastAsia" w:hAnsiTheme="minorEastAsia" w:eastAsiaTheme="minorEastAsia" w:cstheme="minorEastAsia"/>
              <w:b/>
              <w:bCs/>
              <w:sz w:val="21"/>
              <w:szCs w:val="21"/>
              <w:lang w:eastAsia="zh-CN"/>
            </w:rPr>
          </w:rPrChange>
        </w:rPr>
        <w:t>养老服务金融情况表</w:t>
      </w:r>
    </w:p>
    <w:p>
      <w:pPr>
        <w:keepNext w:val="0"/>
        <w:keepLines w:val="0"/>
        <w:pageBreakBefore w:val="0"/>
        <w:tabs>
          <w:tab w:val="left" w:pos="3240"/>
        </w:tabs>
        <w:kinsoku/>
        <w:wordWrap/>
        <w:overflowPunct/>
        <w:topLinePunct w:val="0"/>
        <w:autoSpaceDE/>
        <w:autoSpaceDN/>
        <w:bidi w:val="0"/>
        <w:adjustRightInd/>
        <w:snapToGrid/>
        <w:spacing w:line="590" w:lineRule="exact"/>
        <w:ind w:firstLine="421" w:firstLineChars="200"/>
        <w:jc w:val="both"/>
        <w:textAlignment w:val="auto"/>
        <w:rPr>
          <w:rFonts w:hint="eastAsia" w:asciiTheme="minorEastAsia" w:hAnsiTheme="minorEastAsia" w:eastAsiaTheme="minorEastAsia" w:cstheme="minorEastAsia"/>
          <w:iCs/>
          <w:color w:val="auto"/>
          <w:sz w:val="21"/>
          <w:szCs w:val="21"/>
          <w:highlight w:val="none"/>
          <w:rPrChange w:id="285" w:author="周世杰" w:date="2024-11-22T16:17:54Z">
            <w:rPr>
              <w:rFonts w:hint="eastAsia" w:asciiTheme="minorEastAsia" w:hAnsiTheme="minorEastAsia" w:eastAsiaTheme="minorEastAsia" w:cstheme="minorEastAsia"/>
              <w:iCs/>
              <w:sz w:val="21"/>
              <w:szCs w:val="21"/>
            </w:rPr>
          </w:rPrChange>
        </w:rPr>
      </w:pPr>
      <w:r>
        <w:rPr>
          <w:rFonts w:hint="eastAsia" w:asciiTheme="minorEastAsia" w:hAnsiTheme="minorEastAsia" w:eastAsiaTheme="minorEastAsia" w:cstheme="minorEastAsia"/>
          <w:b/>
          <w:bCs/>
          <w:iCs/>
          <w:color w:val="auto"/>
          <w:sz w:val="21"/>
          <w:szCs w:val="21"/>
          <w:highlight w:val="none"/>
          <w:lang w:val="en-US" w:eastAsia="zh-CN"/>
          <w:rPrChange w:id="286" w:author="周世杰" w:date="2024-11-22T16:17:54Z">
            <w:rPr>
              <w:rFonts w:hint="eastAsia" w:asciiTheme="minorEastAsia" w:hAnsiTheme="minorEastAsia" w:eastAsiaTheme="minorEastAsia" w:cstheme="minorEastAsia"/>
              <w:b/>
              <w:bCs/>
              <w:iCs/>
              <w:sz w:val="21"/>
              <w:szCs w:val="21"/>
              <w:lang w:val="en-US" w:eastAsia="zh-CN"/>
            </w:rPr>
          </w:rPrChange>
        </w:rPr>
        <w:t>7.养老财富管理</w:t>
      </w:r>
    </w:p>
    <w:p>
      <w:pPr>
        <w:keepNext w:val="0"/>
        <w:keepLines w:val="0"/>
        <w:pageBreakBefore w:val="0"/>
        <w:kinsoku/>
        <w:wordWrap/>
        <w:overflowPunct/>
        <w:topLinePunct w:val="0"/>
        <w:autoSpaceDE/>
        <w:autoSpaceDN/>
        <w:bidi w:val="0"/>
        <w:adjustRightInd/>
        <w:snapToGrid/>
        <w:spacing w:line="440" w:lineRule="exact"/>
        <w:ind w:firstLine="420" w:firstLineChars="200"/>
        <w:jc w:val="left"/>
        <w:textAlignment w:val="auto"/>
        <w:rPr>
          <w:rFonts w:hint="eastAsia" w:asciiTheme="minorEastAsia" w:hAnsiTheme="minorEastAsia" w:eastAsiaTheme="minorEastAsia" w:cstheme="minorEastAsia"/>
          <w:iCs/>
          <w:color w:val="auto"/>
          <w:sz w:val="21"/>
          <w:szCs w:val="21"/>
          <w:highlight w:val="none"/>
          <w:shd w:val="clear"/>
        </w:rPr>
      </w:pPr>
      <w:r>
        <w:rPr>
          <w:rFonts w:hint="eastAsia" w:asciiTheme="minorEastAsia" w:hAnsiTheme="minorEastAsia" w:eastAsiaTheme="minorEastAsia" w:cstheme="minorEastAsia"/>
          <w:iCs/>
          <w:color w:val="auto"/>
          <w:sz w:val="21"/>
          <w:szCs w:val="21"/>
          <w:highlight w:val="none"/>
          <w:rPrChange w:id="287" w:author="周世杰" w:date="2024-11-22T16:17:54Z">
            <w:rPr>
              <w:rFonts w:hint="eastAsia" w:asciiTheme="minorEastAsia" w:hAnsiTheme="minorEastAsia" w:eastAsiaTheme="minorEastAsia" w:cstheme="minorEastAsia"/>
              <w:iCs/>
              <w:color w:val="auto"/>
              <w:sz w:val="21"/>
              <w:szCs w:val="21"/>
            </w:rPr>
          </w:rPrChange>
        </w:rPr>
        <w:t>[</w:t>
      </w:r>
      <w:r>
        <w:rPr>
          <w:rFonts w:hint="eastAsia" w:asciiTheme="minorEastAsia" w:hAnsiTheme="minorEastAsia" w:eastAsiaTheme="minorEastAsia" w:cstheme="minorEastAsia"/>
          <w:iCs/>
          <w:color w:val="auto"/>
          <w:sz w:val="21"/>
          <w:szCs w:val="21"/>
          <w:highlight w:val="none"/>
          <w:lang w:val="en-US" w:eastAsia="zh-CN"/>
          <w:rPrChange w:id="288" w:author="周世杰" w:date="2024-11-22T16:17:54Z">
            <w:rPr>
              <w:rFonts w:hint="eastAsia" w:asciiTheme="minorEastAsia" w:hAnsiTheme="minorEastAsia" w:eastAsiaTheme="minorEastAsia" w:cstheme="minorEastAsia"/>
              <w:iCs/>
              <w:color w:val="auto"/>
              <w:sz w:val="21"/>
              <w:szCs w:val="21"/>
              <w:lang w:val="en-US" w:eastAsia="zh-CN"/>
            </w:rPr>
          </w:rPrChange>
        </w:rPr>
        <w:t>7.1</w:t>
      </w:r>
      <w:del w:id="289" w:author="周世杰" w:date="2024-11-22T15:25:16Z">
        <w:r>
          <w:rPr>
            <w:rFonts w:hint="eastAsia" w:asciiTheme="minorEastAsia" w:hAnsiTheme="minorEastAsia" w:eastAsiaTheme="minorEastAsia" w:cstheme="minorEastAsia"/>
            <w:iCs/>
            <w:color w:val="auto"/>
            <w:sz w:val="21"/>
            <w:szCs w:val="21"/>
            <w:highlight w:val="none"/>
            <w:lang w:val="en-US" w:eastAsia="zh-CN"/>
            <w:rPrChange w:id="290" w:author="周世杰" w:date="2024-11-22T16:17:54Z">
              <w:rPr>
                <w:rFonts w:hint="eastAsia" w:asciiTheme="minorEastAsia" w:hAnsiTheme="minorEastAsia" w:eastAsiaTheme="minorEastAsia" w:cstheme="minorEastAsia"/>
                <w:iCs/>
                <w:color w:val="auto"/>
                <w:sz w:val="21"/>
                <w:szCs w:val="21"/>
                <w:lang w:val="en-US" w:eastAsia="zh-CN"/>
              </w:rPr>
            </w:rPrChange>
          </w:rPr>
          <w:delText>.</w:delText>
        </w:r>
      </w:del>
      <w:del w:id="291" w:author="周世杰" w:date="2024-11-22T15:25:14Z">
        <w:r>
          <w:rPr>
            <w:rFonts w:hint="eastAsia" w:asciiTheme="minorEastAsia" w:hAnsiTheme="minorEastAsia" w:eastAsiaTheme="minorEastAsia" w:cstheme="minorEastAsia"/>
            <w:iCs/>
            <w:color w:val="auto"/>
            <w:sz w:val="21"/>
            <w:szCs w:val="21"/>
            <w:highlight w:val="none"/>
            <w:lang w:val="en-US" w:eastAsia="zh-CN"/>
          </w:rPr>
          <w:delText>A</w:delText>
        </w:r>
      </w:del>
      <w:r>
        <w:rPr>
          <w:rFonts w:hint="eastAsia" w:asciiTheme="minorEastAsia" w:hAnsiTheme="minorEastAsia" w:eastAsiaTheme="minorEastAsia" w:cstheme="minorEastAsia"/>
          <w:iCs/>
          <w:color w:val="auto"/>
          <w:sz w:val="21"/>
          <w:szCs w:val="21"/>
          <w:highlight w:val="none"/>
          <w:lang w:eastAsia="zh-CN"/>
        </w:rPr>
        <w:t>特定养老储蓄存款</w:t>
      </w:r>
      <w:del w:id="292" w:author="周世杰" w:date="2024-11-22T15:25:20Z">
        <w:r>
          <w:rPr>
            <w:rFonts w:hint="eastAsia" w:asciiTheme="minorEastAsia" w:hAnsiTheme="minorEastAsia" w:eastAsiaTheme="minorEastAsia" w:cstheme="minorEastAsia"/>
            <w:iCs/>
            <w:color w:val="auto"/>
            <w:sz w:val="21"/>
            <w:szCs w:val="21"/>
            <w:highlight w:val="none"/>
            <w:lang w:eastAsia="zh-CN"/>
          </w:rPr>
          <w:delText>客户数</w:delText>
        </w:r>
      </w:del>
      <w:r>
        <w:rPr>
          <w:rFonts w:hint="eastAsia" w:asciiTheme="minorEastAsia" w:hAnsiTheme="minorEastAsia" w:eastAsiaTheme="minorEastAsia" w:cstheme="minorEastAsia"/>
          <w:iCs/>
          <w:color w:val="auto"/>
          <w:sz w:val="21"/>
          <w:szCs w:val="21"/>
          <w:highlight w:val="none"/>
        </w:rPr>
        <w:t>]:</w:t>
      </w:r>
      <w:del w:id="293" w:author="周世杰" w:date="2024-11-22T15:25:29Z">
        <w:r>
          <w:rPr>
            <w:rFonts w:hint="eastAsia" w:asciiTheme="minorEastAsia" w:hAnsiTheme="minorEastAsia" w:eastAsiaTheme="minorEastAsia" w:cstheme="minorEastAsia"/>
            <w:iCs/>
            <w:color w:val="auto"/>
            <w:sz w:val="21"/>
            <w:szCs w:val="21"/>
            <w:highlight w:val="none"/>
          </w:rPr>
          <w:delText>是</w:delText>
        </w:r>
      </w:del>
      <w:del w:id="294" w:author="周世杰" w:date="2024-11-22T15:25:28Z">
        <w:r>
          <w:rPr>
            <w:rFonts w:hint="eastAsia" w:asciiTheme="minorEastAsia" w:hAnsiTheme="minorEastAsia" w:eastAsiaTheme="minorEastAsia" w:cstheme="minorEastAsia"/>
            <w:iCs/>
            <w:color w:val="auto"/>
            <w:sz w:val="21"/>
            <w:szCs w:val="21"/>
            <w:highlight w:val="none"/>
          </w:rPr>
          <w:delText>指截至统计</w:delText>
        </w:r>
      </w:del>
      <w:del w:id="295" w:author="周世杰" w:date="2024-11-22T15:25:28Z">
        <w:r>
          <w:rPr>
            <w:rFonts w:hint="eastAsia" w:asciiTheme="minorEastAsia" w:hAnsiTheme="minorEastAsia" w:eastAsiaTheme="minorEastAsia" w:cstheme="minorEastAsia"/>
            <w:iCs/>
            <w:color w:val="auto"/>
            <w:sz w:val="21"/>
            <w:szCs w:val="21"/>
            <w:highlight w:val="none"/>
            <w:lang w:eastAsia="zh-CN"/>
          </w:rPr>
          <w:delText>时点</w:delText>
        </w:r>
      </w:del>
      <w:del w:id="296" w:author="周世杰" w:date="2024-11-22T15:25:28Z">
        <w:r>
          <w:rPr>
            <w:rFonts w:hint="eastAsia" w:asciiTheme="minorEastAsia" w:hAnsiTheme="minorEastAsia" w:eastAsiaTheme="minorEastAsia" w:cstheme="minorEastAsia"/>
            <w:iCs/>
            <w:color w:val="auto"/>
            <w:sz w:val="21"/>
            <w:szCs w:val="21"/>
            <w:highlight w:val="none"/>
          </w:rPr>
          <w:delText>，</w:delText>
        </w:r>
      </w:del>
      <w:del w:id="297" w:author="周世杰" w:date="2024-11-22T15:25:28Z">
        <w:r>
          <w:rPr>
            <w:rFonts w:hint="eastAsia" w:asciiTheme="minorEastAsia" w:hAnsiTheme="minorEastAsia" w:eastAsiaTheme="minorEastAsia" w:cstheme="minorEastAsia"/>
            <w:iCs/>
            <w:color w:val="auto"/>
            <w:sz w:val="21"/>
            <w:szCs w:val="21"/>
            <w:highlight w:val="none"/>
            <w:lang w:eastAsia="zh-CN"/>
          </w:rPr>
          <w:delText>金融机构管理的持有</w:delText>
        </w:r>
      </w:del>
      <w:del w:id="298" w:author="周世杰" w:date="2024-11-22T15:25:28Z">
        <w:r>
          <w:rPr>
            <w:rFonts w:hint="eastAsia" w:asciiTheme="minorEastAsia" w:hAnsiTheme="minorEastAsia" w:eastAsiaTheme="minorEastAsia" w:cstheme="minorEastAsia"/>
            <w:iCs/>
            <w:color w:val="auto"/>
            <w:sz w:val="21"/>
            <w:szCs w:val="21"/>
            <w:highlight w:val="none"/>
            <w:shd w:val="clear"/>
          </w:rPr>
          <w:delText>特定养老储蓄存款</w:delText>
        </w:r>
      </w:del>
      <w:del w:id="299" w:author="周世杰" w:date="2024-11-22T15:25:28Z">
        <w:r>
          <w:rPr>
            <w:rFonts w:hint="eastAsia" w:asciiTheme="minorEastAsia" w:hAnsiTheme="minorEastAsia" w:eastAsiaTheme="minorEastAsia" w:cstheme="minorEastAsia"/>
            <w:iCs/>
            <w:color w:val="auto"/>
            <w:sz w:val="21"/>
            <w:szCs w:val="21"/>
            <w:highlight w:val="none"/>
            <w:shd w:val="clear"/>
            <w:lang w:eastAsia="zh-CN"/>
          </w:rPr>
          <w:delText>的客户总数</w:delText>
        </w:r>
      </w:del>
      <w:del w:id="300" w:author="周世杰" w:date="2024-11-22T15:25:28Z">
        <w:r>
          <w:rPr>
            <w:rFonts w:hint="eastAsia" w:asciiTheme="minorEastAsia" w:hAnsiTheme="minorEastAsia" w:eastAsiaTheme="minorEastAsia" w:cstheme="minorEastAsia"/>
            <w:iCs/>
            <w:color w:val="auto"/>
            <w:sz w:val="21"/>
            <w:szCs w:val="21"/>
            <w:highlight w:val="none"/>
            <w:shd w:val="clear"/>
          </w:rPr>
          <w:delText>。</w:delText>
        </w:r>
      </w:del>
      <w:del w:id="301" w:author="周世杰" w:date="2024-11-22T15:25:28Z">
        <w:r>
          <w:rPr>
            <w:rFonts w:hint="eastAsia" w:asciiTheme="minorEastAsia" w:hAnsiTheme="minorEastAsia" w:eastAsiaTheme="minorEastAsia" w:cstheme="minorEastAsia"/>
            <w:iCs/>
            <w:color w:val="auto"/>
            <w:sz w:val="21"/>
            <w:szCs w:val="21"/>
            <w:highlight w:val="none"/>
            <w:shd w:val="clear"/>
            <w:lang w:eastAsia="zh-CN"/>
          </w:rPr>
          <w:delText>特定养老储蓄存款</w:delText>
        </w:r>
      </w:del>
      <w:r>
        <w:rPr>
          <w:rFonts w:hint="eastAsia" w:ascii="宋体" w:hAnsi="宋体"/>
          <w:color w:val="auto"/>
          <w:highlight w:val="none"/>
          <w:shd w:val="clear"/>
          <w:lang w:val="en-US" w:eastAsia="zh-CN"/>
          <w:rPrChange w:id="302" w:author="周世杰" w:date="2024-11-22T16:17:52Z">
            <w:rPr>
              <w:rFonts w:hint="eastAsia" w:ascii="宋体" w:hAnsi="宋体"/>
              <w:highlight w:val="none"/>
              <w:shd w:val="clear"/>
              <w:lang w:val="en-US" w:eastAsia="zh-CN"/>
            </w:rPr>
          </w:rPrChange>
        </w:rPr>
        <w:t>是指根据原中国银保监会办公厅《关于实施&lt;特定养老储蓄产品试点操作规程（试行）&gt;的通知》吸收的个人存款，</w:t>
      </w:r>
      <w:r>
        <w:rPr>
          <w:rFonts w:hint="eastAsia" w:ascii="宋体" w:hAnsi="宋体" w:eastAsia="宋体" w:cs="Times New Roman"/>
          <w:i w:val="0"/>
          <w:caps w:val="0"/>
          <w:color w:val="auto"/>
          <w:spacing w:val="0"/>
          <w:sz w:val="21"/>
          <w:szCs w:val="24"/>
          <w:highlight w:val="none"/>
          <w:shd w:val="clear"/>
        </w:rPr>
        <w:t>产品</w:t>
      </w:r>
      <w:r>
        <w:rPr>
          <w:rFonts w:hint="eastAsia" w:ascii="宋体" w:hAnsi="宋体" w:eastAsia="宋体" w:cs="Times New Roman"/>
          <w:i w:val="0"/>
          <w:caps w:val="0"/>
          <w:color w:val="auto"/>
          <w:spacing w:val="0"/>
          <w:sz w:val="21"/>
          <w:szCs w:val="24"/>
          <w:highlight w:val="none"/>
          <w:shd w:val="clear"/>
          <w:lang w:val="en-US" w:eastAsia="zh-CN"/>
        </w:rPr>
        <w:t>应</w:t>
      </w:r>
      <w:r>
        <w:rPr>
          <w:rFonts w:hint="eastAsia" w:ascii="宋体" w:hAnsi="宋体" w:eastAsia="宋体" w:cs="Times New Roman"/>
          <w:i w:val="0"/>
          <w:caps w:val="0"/>
          <w:color w:val="auto"/>
          <w:spacing w:val="0"/>
          <w:sz w:val="21"/>
          <w:szCs w:val="24"/>
          <w:highlight w:val="none"/>
          <w:shd w:val="clear"/>
        </w:rPr>
        <w:t>明确标识“特定养老储蓄产品”字样。</w:t>
      </w:r>
    </w:p>
    <w:p>
      <w:pPr>
        <w:keepNext w:val="0"/>
        <w:keepLines w:val="0"/>
        <w:pageBreakBefore w:val="0"/>
        <w:tabs>
          <w:tab w:val="left" w:pos="3240"/>
        </w:tabs>
        <w:kinsoku/>
        <w:wordWrap/>
        <w:overflowPunct/>
        <w:topLinePunct w:val="0"/>
        <w:autoSpaceDE/>
        <w:autoSpaceDN/>
        <w:bidi w:val="0"/>
        <w:adjustRightInd/>
        <w:snapToGrid/>
        <w:spacing w:line="590" w:lineRule="exact"/>
        <w:ind w:firstLine="420" w:firstLineChars="200"/>
        <w:jc w:val="both"/>
        <w:textAlignment w:val="auto"/>
        <w:rPr>
          <w:del w:id="303" w:author="周世杰" w:date="2024-11-22T15:25:35Z"/>
          <w:rFonts w:hint="eastAsia" w:asciiTheme="minorEastAsia" w:hAnsiTheme="minorEastAsia" w:eastAsiaTheme="minorEastAsia" w:cstheme="minorEastAsia"/>
          <w:iCs/>
          <w:color w:val="auto"/>
          <w:sz w:val="21"/>
          <w:szCs w:val="21"/>
          <w:highlight w:val="none"/>
          <w:lang w:eastAsia="zh-CN"/>
          <w:rPrChange w:id="304" w:author="周世杰" w:date="2024-11-22T16:17:54Z">
            <w:rPr>
              <w:del w:id="305" w:author="周世杰" w:date="2024-11-22T15:25:35Z"/>
              <w:rFonts w:hint="eastAsia" w:asciiTheme="minorEastAsia" w:hAnsiTheme="minorEastAsia" w:eastAsiaTheme="minorEastAsia" w:cstheme="minorEastAsia"/>
              <w:iCs/>
              <w:sz w:val="21"/>
              <w:szCs w:val="21"/>
              <w:lang w:eastAsia="zh-CN"/>
            </w:rPr>
          </w:rPrChange>
        </w:rPr>
      </w:pPr>
      <w:del w:id="306" w:author="周世杰" w:date="2024-11-22T15:25:35Z">
        <w:r>
          <w:rPr>
            <w:rFonts w:hint="eastAsia" w:asciiTheme="minorEastAsia" w:hAnsiTheme="minorEastAsia" w:eastAsiaTheme="minorEastAsia" w:cstheme="minorEastAsia"/>
            <w:iCs/>
            <w:color w:val="auto"/>
            <w:sz w:val="21"/>
            <w:szCs w:val="21"/>
            <w:highlight w:val="none"/>
            <w:rPrChange w:id="307" w:author="周世杰" w:date="2024-11-22T16:17:54Z">
              <w:rPr>
                <w:rFonts w:hint="eastAsia" w:asciiTheme="minorEastAsia" w:hAnsiTheme="minorEastAsia" w:eastAsiaTheme="minorEastAsia" w:cstheme="minorEastAsia"/>
                <w:iCs/>
                <w:sz w:val="21"/>
                <w:szCs w:val="21"/>
              </w:rPr>
            </w:rPrChange>
          </w:rPr>
          <w:delText>[</w:delText>
        </w:r>
      </w:del>
      <w:del w:id="308" w:author="周世杰" w:date="2024-11-22T15:25:35Z">
        <w:r>
          <w:rPr>
            <w:rFonts w:hint="eastAsia" w:asciiTheme="minorEastAsia" w:hAnsiTheme="minorEastAsia" w:eastAsiaTheme="minorEastAsia" w:cstheme="minorEastAsia"/>
            <w:iCs/>
            <w:color w:val="auto"/>
            <w:sz w:val="21"/>
            <w:szCs w:val="21"/>
            <w:highlight w:val="none"/>
            <w:lang w:val="en-US" w:eastAsia="zh-CN"/>
            <w:rPrChange w:id="309" w:author="周世杰" w:date="2024-11-22T16:17:54Z">
              <w:rPr>
                <w:rFonts w:hint="eastAsia" w:asciiTheme="minorEastAsia" w:hAnsiTheme="minorEastAsia" w:eastAsiaTheme="minorEastAsia" w:cstheme="minorEastAsia"/>
                <w:iCs/>
                <w:sz w:val="21"/>
                <w:szCs w:val="21"/>
                <w:lang w:val="en-US" w:eastAsia="zh-CN"/>
              </w:rPr>
            </w:rPrChange>
          </w:rPr>
          <w:delText>7</w:delText>
        </w:r>
      </w:del>
      <w:del w:id="310" w:author="周世杰" w:date="2024-11-22T15:25:35Z">
        <w:r>
          <w:rPr>
            <w:rFonts w:hint="eastAsia" w:asciiTheme="minorEastAsia" w:hAnsiTheme="minorEastAsia" w:eastAsiaTheme="minorEastAsia" w:cstheme="minorEastAsia"/>
            <w:iCs/>
            <w:color w:val="auto"/>
            <w:sz w:val="21"/>
            <w:szCs w:val="21"/>
            <w:highlight w:val="none"/>
            <w:rPrChange w:id="311" w:author="周世杰" w:date="2024-11-22T16:17:54Z">
              <w:rPr>
                <w:rFonts w:hint="eastAsia" w:asciiTheme="minorEastAsia" w:hAnsiTheme="minorEastAsia" w:eastAsiaTheme="minorEastAsia" w:cstheme="minorEastAsia"/>
                <w:iCs/>
                <w:sz w:val="21"/>
                <w:szCs w:val="21"/>
              </w:rPr>
            </w:rPrChange>
          </w:rPr>
          <w:delText>.1</w:delText>
        </w:r>
      </w:del>
      <w:del w:id="312" w:author="周世杰" w:date="2024-11-22T15:25:35Z">
        <w:r>
          <w:rPr>
            <w:rFonts w:hint="eastAsia" w:asciiTheme="minorEastAsia" w:hAnsiTheme="minorEastAsia" w:eastAsiaTheme="minorEastAsia" w:cstheme="minorEastAsia"/>
            <w:iCs/>
            <w:color w:val="auto"/>
            <w:sz w:val="21"/>
            <w:szCs w:val="21"/>
            <w:highlight w:val="none"/>
            <w:lang w:val="en-US" w:eastAsia="zh-CN"/>
            <w:rPrChange w:id="313" w:author="周世杰" w:date="2024-11-22T16:17:54Z">
              <w:rPr>
                <w:rFonts w:hint="eastAsia" w:asciiTheme="minorEastAsia" w:hAnsiTheme="minorEastAsia" w:eastAsiaTheme="minorEastAsia" w:cstheme="minorEastAsia"/>
                <w:iCs/>
                <w:sz w:val="21"/>
                <w:szCs w:val="21"/>
                <w:lang w:val="en-US" w:eastAsia="zh-CN"/>
              </w:rPr>
            </w:rPrChange>
          </w:rPr>
          <w:delText>.B</w:delText>
        </w:r>
      </w:del>
      <w:del w:id="314" w:author="周世杰" w:date="2024-11-22T15:25:35Z">
        <w:r>
          <w:rPr>
            <w:rFonts w:hint="eastAsia" w:asciiTheme="minorEastAsia" w:hAnsiTheme="minorEastAsia" w:eastAsiaTheme="minorEastAsia" w:cstheme="minorEastAsia"/>
            <w:iCs/>
            <w:color w:val="auto"/>
            <w:sz w:val="21"/>
            <w:szCs w:val="21"/>
            <w:highlight w:val="none"/>
            <w:lang w:eastAsia="zh-CN"/>
            <w:rPrChange w:id="315" w:author="周世杰" w:date="2024-11-22T16:17:54Z">
              <w:rPr>
                <w:rFonts w:hint="eastAsia" w:asciiTheme="minorEastAsia" w:hAnsiTheme="minorEastAsia" w:eastAsiaTheme="minorEastAsia" w:cstheme="minorEastAsia"/>
                <w:iCs/>
                <w:sz w:val="21"/>
                <w:szCs w:val="21"/>
                <w:lang w:eastAsia="zh-CN"/>
              </w:rPr>
            </w:rPrChange>
          </w:rPr>
          <w:delText>特定养老储蓄存款余额</w:delText>
        </w:r>
      </w:del>
      <w:del w:id="316" w:author="周世杰" w:date="2024-11-22T15:25:35Z">
        <w:r>
          <w:rPr>
            <w:rFonts w:hint="eastAsia" w:asciiTheme="minorEastAsia" w:hAnsiTheme="minorEastAsia" w:eastAsiaTheme="minorEastAsia" w:cstheme="minorEastAsia"/>
            <w:iCs/>
            <w:color w:val="auto"/>
            <w:sz w:val="21"/>
            <w:szCs w:val="21"/>
            <w:highlight w:val="none"/>
            <w:rPrChange w:id="317" w:author="周世杰" w:date="2024-11-22T16:17:54Z">
              <w:rPr>
                <w:rFonts w:hint="eastAsia" w:asciiTheme="minorEastAsia" w:hAnsiTheme="minorEastAsia" w:eastAsiaTheme="minorEastAsia" w:cstheme="minorEastAsia"/>
                <w:iCs/>
                <w:sz w:val="21"/>
                <w:szCs w:val="21"/>
              </w:rPr>
            </w:rPrChange>
          </w:rPr>
          <w:delText>]：是指截至统计</w:delText>
        </w:r>
      </w:del>
      <w:del w:id="318" w:author="周世杰" w:date="2024-11-22T15:25:35Z">
        <w:r>
          <w:rPr>
            <w:rFonts w:hint="eastAsia" w:asciiTheme="minorEastAsia" w:hAnsiTheme="minorEastAsia" w:eastAsiaTheme="minorEastAsia" w:cstheme="minorEastAsia"/>
            <w:iCs/>
            <w:color w:val="auto"/>
            <w:sz w:val="21"/>
            <w:szCs w:val="21"/>
            <w:highlight w:val="none"/>
            <w:lang w:eastAsia="zh-CN"/>
            <w:rPrChange w:id="319" w:author="周世杰" w:date="2024-11-22T16:17:54Z">
              <w:rPr>
                <w:rFonts w:hint="eastAsia" w:asciiTheme="minorEastAsia" w:hAnsiTheme="minorEastAsia" w:eastAsiaTheme="minorEastAsia" w:cstheme="minorEastAsia"/>
                <w:iCs/>
                <w:sz w:val="21"/>
                <w:szCs w:val="21"/>
                <w:lang w:eastAsia="zh-CN"/>
              </w:rPr>
            </w:rPrChange>
          </w:rPr>
          <w:delText>时点</w:delText>
        </w:r>
      </w:del>
      <w:del w:id="320" w:author="周世杰" w:date="2024-11-22T15:25:35Z">
        <w:r>
          <w:rPr>
            <w:rFonts w:hint="eastAsia" w:asciiTheme="minorEastAsia" w:hAnsiTheme="minorEastAsia" w:eastAsiaTheme="minorEastAsia" w:cstheme="minorEastAsia"/>
            <w:iCs/>
            <w:color w:val="auto"/>
            <w:sz w:val="21"/>
            <w:szCs w:val="21"/>
            <w:highlight w:val="none"/>
            <w:rPrChange w:id="321" w:author="周世杰" w:date="2024-11-22T16:17:54Z">
              <w:rPr>
                <w:rFonts w:hint="eastAsia" w:asciiTheme="minorEastAsia" w:hAnsiTheme="minorEastAsia" w:eastAsiaTheme="minorEastAsia" w:cstheme="minorEastAsia"/>
                <w:iCs/>
                <w:sz w:val="21"/>
                <w:szCs w:val="21"/>
              </w:rPr>
            </w:rPrChange>
          </w:rPr>
          <w:delText>，</w:delText>
        </w:r>
      </w:del>
      <w:del w:id="322" w:author="周世杰" w:date="2024-11-22T15:25:35Z">
        <w:r>
          <w:rPr>
            <w:rFonts w:hint="eastAsia" w:asciiTheme="minorEastAsia" w:hAnsiTheme="minorEastAsia" w:eastAsiaTheme="minorEastAsia" w:cstheme="minorEastAsia"/>
            <w:iCs/>
            <w:color w:val="auto"/>
            <w:sz w:val="21"/>
            <w:szCs w:val="21"/>
            <w:highlight w:val="none"/>
            <w:lang w:eastAsia="zh-CN"/>
            <w:rPrChange w:id="323" w:author="周世杰" w:date="2024-11-22T16:17:54Z">
              <w:rPr>
                <w:rFonts w:hint="eastAsia" w:asciiTheme="minorEastAsia" w:hAnsiTheme="minorEastAsia" w:eastAsiaTheme="minorEastAsia" w:cstheme="minorEastAsia"/>
                <w:iCs/>
                <w:sz w:val="21"/>
                <w:szCs w:val="21"/>
                <w:lang w:eastAsia="zh-CN"/>
              </w:rPr>
            </w:rPrChange>
          </w:rPr>
          <w:delText>金融机构管理的持有的</w:delText>
        </w:r>
      </w:del>
      <w:del w:id="324" w:author="周世杰" w:date="2024-11-22T15:25:35Z">
        <w:r>
          <w:rPr>
            <w:rFonts w:hint="eastAsia" w:asciiTheme="minorEastAsia" w:hAnsiTheme="minorEastAsia" w:eastAsiaTheme="minorEastAsia" w:cstheme="minorEastAsia"/>
            <w:iCs/>
            <w:color w:val="auto"/>
            <w:sz w:val="21"/>
            <w:szCs w:val="21"/>
            <w:highlight w:val="none"/>
            <w:rPrChange w:id="325" w:author="周世杰" w:date="2024-11-22T16:17:54Z">
              <w:rPr>
                <w:rFonts w:hint="eastAsia" w:asciiTheme="minorEastAsia" w:hAnsiTheme="minorEastAsia" w:eastAsiaTheme="minorEastAsia" w:cstheme="minorEastAsia"/>
                <w:iCs/>
                <w:sz w:val="21"/>
                <w:szCs w:val="21"/>
              </w:rPr>
            </w:rPrChange>
          </w:rPr>
          <w:delText>特定养老储蓄存款</w:delText>
        </w:r>
      </w:del>
      <w:del w:id="326" w:author="周世杰" w:date="2024-11-22T15:25:35Z">
        <w:r>
          <w:rPr>
            <w:rFonts w:hint="eastAsia" w:asciiTheme="minorEastAsia" w:hAnsiTheme="minorEastAsia" w:eastAsiaTheme="minorEastAsia" w:cstheme="minorEastAsia"/>
            <w:iCs/>
            <w:color w:val="auto"/>
            <w:sz w:val="21"/>
            <w:szCs w:val="21"/>
            <w:highlight w:val="none"/>
            <w:lang w:eastAsia="zh-CN"/>
            <w:rPrChange w:id="327" w:author="周世杰" w:date="2024-11-22T16:17:54Z">
              <w:rPr>
                <w:rFonts w:hint="eastAsia" w:asciiTheme="minorEastAsia" w:hAnsiTheme="minorEastAsia" w:eastAsiaTheme="minorEastAsia" w:cstheme="minorEastAsia"/>
                <w:iCs/>
                <w:sz w:val="21"/>
                <w:szCs w:val="21"/>
                <w:lang w:eastAsia="zh-CN"/>
              </w:rPr>
            </w:rPrChange>
          </w:rPr>
          <w:delText>总余额</w:delText>
        </w:r>
      </w:del>
      <w:del w:id="328" w:author="周世杰" w:date="2024-11-22T15:25:35Z">
        <w:r>
          <w:rPr>
            <w:rFonts w:hint="eastAsia" w:asciiTheme="minorEastAsia" w:hAnsiTheme="minorEastAsia" w:eastAsiaTheme="minorEastAsia" w:cstheme="minorEastAsia"/>
            <w:iCs/>
            <w:color w:val="auto"/>
            <w:sz w:val="21"/>
            <w:szCs w:val="21"/>
            <w:highlight w:val="none"/>
            <w:rPrChange w:id="329" w:author="周世杰" w:date="2024-11-22T16:17:54Z">
              <w:rPr>
                <w:rFonts w:hint="eastAsia" w:asciiTheme="minorEastAsia" w:hAnsiTheme="minorEastAsia" w:eastAsiaTheme="minorEastAsia" w:cstheme="minorEastAsia"/>
                <w:iCs/>
                <w:sz w:val="21"/>
                <w:szCs w:val="21"/>
              </w:rPr>
            </w:rPrChange>
          </w:rPr>
          <w:delText>。</w:delText>
        </w:r>
      </w:del>
    </w:p>
    <w:p>
      <w:pPr>
        <w:keepNext w:val="0"/>
        <w:keepLines w:val="0"/>
        <w:pageBreakBefore w:val="0"/>
        <w:kinsoku/>
        <w:wordWrap/>
        <w:overflowPunct/>
        <w:topLinePunct w:val="0"/>
        <w:autoSpaceDE/>
        <w:autoSpaceDN/>
        <w:bidi w:val="0"/>
        <w:adjustRightInd/>
        <w:snapToGrid/>
        <w:spacing w:line="440" w:lineRule="exact"/>
        <w:ind w:firstLine="420" w:firstLineChars="200"/>
        <w:jc w:val="left"/>
        <w:textAlignment w:val="auto"/>
        <w:rPr>
          <w:ins w:id="331" w:author="陈施霖" w:date="2024-12-12T15:54:42Z"/>
          <w:rFonts w:hint="default" w:ascii="宋体" w:hAnsi="宋体" w:eastAsia="宋体" w:cs="Times New Roman"/>
          <w:i w:val="0"/>
          <w:caps w:val="0"/>
          <w:color w:val="auto"/>
          <w:spacing w:val="0"/>
          <w:sz w:val="21"/>
          <w:szCs w:val="24"/>
          <w:highlight w:val="none"/>
          <w:shd w:val="clear"/>
          <w:lang w:val="en-US" w:eastAsia="zh-CN"/>
        </w:rPr>
        <w:pPrChange w:id="330" w:author="赵洁" w:date="2024-12-02T12:42:03Z">
          <w:pPr>
            <w:keepNext w:val="0"/>
            <w:keepLines w:val="0"/>
            <w:pageBreakBefore w:val="0"/>
            <w:kinsoku/>
            <w:wordWrap/>
            <w:overflowPunct/>
            <w:topLinePunct w:val="0"/>
            <w:autoSpaceDE/>
            <w:autoSpaceDN/>
            <w:bidi w:val="0"/>
            <w:adjustRightInd/>
            <w:snapToGrid/>
            <w:spacing w:line="440" w:lineRule="exact"/>
            <w:ind w:firstLine="420" w:firstLineChars="200"/>
            <w:jc w:val="left"/>
            <w:textAlignment w:val="auto"/>
          </w:pPr>
        </w:pPrChange>
      </w:pPr>
      <w:ins w:id="332" w:author="陈施霖" w:date="2024-12-12T15:54:42Z">
        <w:r>
          <w:rPr>
            <w:rFonts w:hint="eastAsia" w:ascii="宋体" w:hAnsi="宋体" w:eastAsia="宋体" w:cs="Times New Roman"/>
            <w:i w:val="0"/>
            <w:caps w:val="0"/>
            <w:color w:val="auto"/>
            <w:spacing w:val="0"/>
            <w:sz w:val="21"/>
            <w:szCs w:val="24"/>
            <w:highlight w:val="none"/>
            <w:shd w:val="clear"/>
          </w:rPr>
          <w:t>[7.</w:t>
        </w:r>
      </w:ins>
      <w:ins w:id="333" w:author="陈施霖" w:date="2024-12-12T15:54:42Z">
        <w:r>
          <w:rPr>
            <w:rFonts w:hint="eastAsia" w:ascii="宋体" w:hAnsi="宋体" w:cs="Times New Roman"/>
            <w:i w:val="0"/>
            <w:caps w:val="0"/>
            <w:color w:val="auto"/>
            <w:spacing w:val="0"/>
            <w:sz w:val="21"/>
            <w:szCs w:val="24"/>
            <w:highlight w:val="none"/>
            <w:shd w:val="clear"/>
            <w:lang w:val="en-US" w:eastAsia="zh-CN"/>
          </w:rPr>
          <w:t>2.1</w:t>
        </w:r>
      </w:ins>
      <w:ins w:id="334" w:author="陈施霖" w:date="2024-12-12T15:54:42Z">
        <w:r>
          <w:rPr>
            <w:rFonts w:hint="eastAsia" w:ascii="宋体" w:hAnsi="宋体" w:eastAsia="宋体" w:cs="Times New Roman"/>
            <w:i w:val="0"/>
            <w:caps w:val="0"/>
            <w:color w:val="auto"/>
            <w:spacing w:val="0"/>
            <w:sz w:val="21"/>
            <w:szCs w:val="24"/>
            <w:highlight w:val="none"/>
            <w:shd w:val="clear"/>
          </w:rPr>
          <w:t>养老理财产品]：是指符合养老理财产品相关监管制度或规程定义及各项要求的理财产品。</w:t>
        </w:r>
      </w:ins>
      <w:ins w:id="335" w:author="陈施霖" w:date="2024-12-12T15:54:42Z">
        <w:r>
          <w:rPr>
            <w:rFonts w:hint="eastAsia" w:ascii="宋体" w:hAnsi="宋体" w:cs="Times New Roman"/>
            <w:i w:val="0"/>
            <w:caps w:val="0"/>
            <w:color w:val="auto"/>
            <w:spacing w:val="0"/>
            <w:sz w:val="21"/>
            <w:szCs w:val="24"/>
            <w:highlight w:val="none"/>
            <w:shd w:val="clear"/>
            <w:lang w:eastAsia="zh-CN"/>
          </w:rPr>
          <w:t>应与G06a_I《非保本理财业务月度统计表-产品情况》填报保持一致。</w:t>
        </w:r>
      </w:ins>
    </w:p>
    <w:p>
      <w:pPr>
        <w:keepNext w:val="0"/>
        <w:keepLines w:val="0"/>
        <w:pageBreakBefore w:val="0"/>
        <w:kinsoku/>
        <w:wordWrap/>
        <w:overflowPunct/>
        <w:topLinePunct w:val="0"/>
        <w:autoSpaceDE/>
        <w:autoSpaceDN/>
        <w:bidi w:val="0"/>
        <w:adjustRightInd/>
        <w:snapToGrid/>
        <w:spacing w:line="440" w:lineRule="exact"/>
        <w:ind w:firstLine="420" w:firstLineChars="200"/>
        <w:jc w:val="left"/>
        <w:textAlignment w:val="auto"/>
        <w:rPr>
          <w:ins w:id="337" w:author="陈施霖" w:date="2024-12-12T15:54:42Z"/>
          <w:rFonts w:hint="eastAsia" w:ascii="宋体" w:hAnsi="宋体" w:eastAsia="宋体" w:cs="Times New Roman"/>
          <w:i w:val="0"/>
          <w:caps w:val="0"/>
          <w:color w:val="auto"/>
          <w:spacing w:val="0"/>
          <w:sz w:val="21"/>
          <w:szCs w:val="24"/>
          <w:highlight w:val="none"/>
          <w:shd w:val="clear"/>
        </w:rPr>
        <w:pPrChange w:id="336" w:author="赵洁" w:date="2024-12-02T12:42:13Z">
          <w:pPr>
            <w:keepNext w:val="0"/>
            <w:keepLines w:val="0"/>
            <w:pageBreakBefore w:val="0"/>
            <w:kinsoku/>
            <w:wordWrap/>
            <w:overflowPunct/>
            <w:topLinePunct w:val="0"/>
            <w:autoSpaceDE/>
            <w:autoSpaceDN/>
            <w:bidi w:val="0"/>
            <w:adjustRightInd/>
            <w:snapToGrid/>
            <w:spacing w:line="440" w:lineRule="exact"/>
            <w:ind w:firstLine="420" w:firstLineChars="200"/>
            <w:jc w:val="left"/>
            <w:textAlignment w:val="auto"/>
          </w:pPr>
        </w:pPrChange>
      </w:pPr>
      <w:ins w:id="338" w:author="陈施霖" w:date="2024-12-12T15:54:42Z">
        <w:r>
          <w:rPr>
            <w:rFonts w:hint="eastAsia" w:ascii="宋体" w:hAnsi="宋体" w:eastAsia="宋体" w:cs="Times New Roman"/>
            <w:i w:val="0"/>
            <w:caps w:val="0"/>
            <w:color w:val="auto"/>
            <w:spacing w:val="0"/>
            <w:sz w:val="21"/>
            <w:szCs w:val="24"/>
            <w:highlight w:val="none"/>
            <w:shd w:val="clear"/>
          </w:rPr>
          <w:t>[7.</w:t>
        </w:r>
      </w:ins>
      <w:ins w:id="339" w:author="陈施霖" w:date="2024-12-12T15:54:42Z">
        <w:r>
          <w:rPr>
            <w:rFonts w:hint="eastAsia" w:ascii="宋体" w:hAnsi="宋体" w:cs="Times New Roman"/>
            <w:i w:val="0"/>
            <w:caps w:val="0"/>
            <w:color w:val="auto"/>
            <w:spacing w:val="0"/>
            <w:sz w:val="21"/>
            <w:szCs w:val="24"/>
            <w:highlight w:val="none"/>
            <w:shd w:val="clear"/>
            <w:lang w:val="en-US" w:eastAsia="zh-CN"/>
          </w:rPr>
          <w:t>2.2</w:t>
        </w:r>
      </w:ins>
      <w:ins w:id="340" w:author="陈施霖" w:date="2024-12-12T15:54:42Z">
        <w:r>
          <w:rPr>
            <w:rFonts w:hint="eastAsia" w:ascii="宋体" w:hAnsi="宋体" w:eastAsia="宋体" w:cs="Times New Roman"/>
            <w:i w:val="0"/>
            <w:caps w:val="0"/>
            <w:color w:val="auto"/>
            <w:spacing w:val="0"/>
            <w:sz w:val="21"/>
            <w:szCs w:val="24"/>
            <w:highlight w:val="none"/>
            <w:shd w:val="clear"/>
          </w:rPr>
          <w:t>个人养老金理财产品]：是指符合个人养老金理财产品相关监管制度定义及各项要求的理财产品。</w:t>
        </w:r>
      </w:ins>
      <w:ins w:id="341" w:author="陈施霖" w:date="2024-12-12T15:54:42Z">
        <w:r>
          <w:rPr>
            <w:rFonts w:hint="eastAsia" w:ascii="宋体" w:hAnsi="宋体" w:cs="Times New Roman"/>
            <w:i w:val="0"/>
            <w:caps w:val="0"/>
            <w:color w:val="auto"/>
            <w:spacing w:val="0"/>
            <w:sz w:val="21"/>
            <w:szCs w:val="24"/>
            <w:highlight w:val="none"/>
            <w:shd w:val="clear"/>
            <w:lang w:eastAsia="zh-CN"/>
          </w:rPr>
          <w:t>应与G06a_I《非保本理财业务月度统计表-产品情况》填报保持一致。</w:t>
        </w:r>
      </w:ins>
    </w:p>
    <w:p>
      <w:pPr>
        <w:keepNext w:val="0"/>
        <w:keepLines w:val="0"/>
        <w:pageBreakBefore w:val="0"/>
        <w:kinsoku/>
        <w:wordWrap/>
        <w:overflowPunct/>
        <w:topLinePunct w:val="0"/>
        <w:autoSpaceDE/>
        <w:autoSpaceDN/>
        <w:bidi w:val="0"/>
        <w:adjustRightInd/>
        <w:snapToGrid/>
        <w:spacing w:line="440" w:lineRule="exact"/>
        <w:ind w:firstLine="420" w:firstLineChars="200"/>
        <w:jc w:val="left"/>
        <w:textAlignment w:val="auto"/>
        <w:rPr>
          <w:ins w:id="343" w:author="陈施霖" w:date="2024-12-12T15:54:42Z"/>
          <w:rFonts w:hint="eastAsia" w:ascii="宋体" w:hAnsi="宋体" w:eastAsia="宋体" w:cs="Times New Roman"/>
          <w:i w:val="0"/>
          <w:caps w:val="0"/>
          <w:color w:val="auto"/>
          <w:spacing w:val="0"/>
          <w:sz w:val="21"/>
          <w:szCs w:val="24"/>
          <w:highlight w:val="none"/>
          <w:shd w:val="clear"/>
        </w:rPr>
        <w:pPrChange w:id="342" w:author="赵洁" w:date="2024-12-02T12:42:16Z">
          <w:pPr>
            <w:keepNext w:val="0"/>
            <w:keepLines w:val="0"/>
            <w:pageBreakBefore w:val="0"/>
            <w:kinsoku/>
            <w:wordWrap/>
            <w:overflowPunct/>
            <w:topLinePunct w:val="0"/>
            <w:autoSpaceDE/>
            <w:autoSpaceDN/>
            <w:bidi w:val="0"/>
            <w:adjustRightInd/>
            <w:snapToGrid/>
            <w:spacing w:line="440" w:lineRule="exact"/>
            <w:ind w:firstLine="420" w:firstLineChars="200"/>
            <w:jc w:val="left"/>
            <w:textAlignment w:val="auto"/>
          </w:pPr>
        </w:pPrChange>
      </w:pPr>
      <w:ins w:id="344" w:author="陈施霖" w:date="2024-12-12T15:54:42Z">
        <w:r>
          <w:rPr>
            <w:rFonts w:hint="eastAsia" w:ascii="宋体" w:hAnsi="宋体" w:eastAsia="宋体" w:cs="Times New Roman"/>
            <w:i w:val="0"/>
            <w:caps w:val="0"/>
            <w:color w:val="auto"/>
            <w:spacing w:val="0"/>
            <w:sz w:val="21"/>
            <w:szCs w:val="24"/>
            <w:highlight w:val="none"/>
            <w:shd w:val="clear"/>
          </w:rPr>
          <w:t>[7.</w:t>
        </w:r>
      </w:ins>
      <w:ins w:id="345" w:author="陈施霖" w:date="2024-12-12T15:54:42Z">
        <w:r>
          <w:rPr>
            <w:rFonts w:hint="eastAsia" w:ascii="宋体" w:hAnsi="宋体" w:cs="Times New Roman"/>
            <w:i w:val="0"/>
            <w:caps w:val="0"/>
            <w:color w:val="auto"/>
            <w:spacing w:val="0"/>
            <w:sz w:val="21"/>
            <w:szCs w:val="24"/>
            <w:highlight w:val="none"/>
            <w:shd w:val="clear"/>
            <w:lang w:val="en-US" w:eastAsia="zh-CN"/>
          </w:rPr>
          <w:t>2</w:t>
        </w:r>
      </w:ins>
      <w:ins w:id="346" w:author="陈施霖" w:date="2024-12-12T15:54:42Z">
        <w:r>
          <w:rPr>
            <w:rFonts w:hint="eastAsia" w:ascii="宋体" w:hAnsi="宋体" w:eastAsia="宋体" w:cs="Times New Roman"/>
            <w:i w:val="0"/>
            <w:caps w:val="0"/>
            <w:color w:val="auto"/>
            <w:spacing w:val="0"/>
            <w:sz w:val="21"/>
            <w:szCs w:val="24"/>
            <w:highlight w:val="none"/>
            <w:shd w:val="clear"/>
          </w:rPr>
          <w:t>.</w:t>
        </w:r>
      </w:ins>
      <w:ins w:id="347" w:author="陈施霖" w:date="2024-12-12T15:54:42Z">
        <w:r>
          <w:rPr>
            <w:rFonts w:hint="eastAsia" w:ascii="宋体" w:hAnsi="宋体" w:cs="Times New Roman"/>
            <w:i w:val="0"/>
            <w:caps w:val="0"/>
            <w:color w:val="auto"/>
            <w:spacing w:val="0"/>
            <w:sz w:val="21"/>
            <w:szCs w:val="24"/>
            <w:highlight w:val="none"/>
            <w:shd w:val="clear"/>
            <w:lang w:val="en-US" w:eastAsia="zh-CN"/>
          </w:rPr>
          <w:t>2.1</w:t>
        </w:r>
      </w:ins>
      <w:ins w:id="348" w:author="陈施霖" w:date="2024-12-12T15:54:42Z">
        <w:r>
          <w:rPr>
            <w:rFonts w:hint="eastAsia" w:ascii="宋体" w:hAnsi="宋体" w:eastAsia="宋体" w:cs="Times New Roman"/>
            <w:i w:val="0"/>
            <w:caps w:val="0"/>
            <w:color w:val="auto"/>
            <w:spacing w:val="0"/>
            <w:sz w:val="21"/>
            <w:szCs w:val="24"/>
            <w:highlight w:val="none"/>
            <w:shd w:val="clear"/>
          </w:rPr>
          <w:t>通过个人养老金持有的养老理财产品]：是指通过个人养老金资金账户持有的养老理财产品。</w:t>
        </w:r>
      </w:ins>
      <w:ins w:id="349" w:author="陈施霖" w:date="2024-12-12T15:54:42Z">
        <w:r>
          <w:rPr>
            <w:rFonts w:hint="eastAsia" w:ascii="宋体" w:hAnsi="宋体" w:cs="Times New Roman"/>
            <w:i w:val="0"/>
            <w:caps w:val="0"/>
            <w:color w:val="auto"/>
            <w:spacing w:val="0"/>
            <w:sz w:val="21"/>
            <w:szCs w:val="24"/>
            <w:highlight w:val="none"/>
            <w:shd w:val="clear"/>
            <w:lang w:eastAsia="zh-CN"/>
          </w:rPr>
          <w:t>应与G06a_I《非保本理财业务月度统计表-产品情况》填报保持一致。</w:t>
        </w:r>
      </w:ins>
    </w:p>
    <w:p>
      <w:pPr>
        <w:keepNext w:val="0"/>
        <w:keepLines w:val="0"/>
        <w:pageBreakBefore w:val="0"/>
        <w:tabs>
          <w:tab w:val="left" w:pos="3240"/>
        </w:tabs>
        <w:kinsoku/>
        <w:wordWrap/>
        <w:overflowPunct/>
        <w:topLinePunct w:val="0"/>
        <w:autoSpaceDE/>
        <w:autoSpaceDN/>
        <w:bidi w:val="0"/>
        <w:adjustRightInd/>
        <w:snapToGrid/>
        <w:spacing w:line="440" w:lineRule="exact"/>
        <w:ind w:firstLine="420" w:firstLineChars="200"/>
        <w:jc w:val="left"/>
        <w:textAlignment w:val="auto"/>
        <w:rPr>
          <w:del w:id="350" w:author="陈施霖" w:date="2024-12-12T15:54:42Z"/>
          <w:rFonts w:hint="eastAsia" w:asciiTheme="minorEastAsia" w:hAnsiTheme="minorEastAsia" w:eastAsiaTheme="minorEastAsia" w:cstheme="minorEastAsia"/>
          <w:iCs/>
          <w:color w:val="auto"/>
          <w:sz w:val="21"/>
          <w:szCs w:val="21"/>
          <w:highlight w:val="none"/>
          <w:rPrChange w:id="351" w:author="周世杰" w:date="2024-11-22T16:17:54Z">
            <w:rPr>
              <w:del w:id="352" w:author="陈施霖" w:date="2024-12-12T15:54:42Z"/>
              <w:rFonts w:hint="eastAsia" w:asciiTheme="minorEastAsia" w:hAnsiTheme="minorEastAsia" w:eastAsiaTheme="minorEastAsia" w:cstheme="minorEastAsia"/>
              <w:iCs/>
              <w:sz w:val="21"/>
              <w:szCs w:val="21"/>
            </w:rPr>
          </w:rPrChange>
        </w:rPr>
      </w:pPr>
      <w:del w:id="353" w:author="陈施霖" w:date="2024-12-12T15:54:42Z">
        <w:r>
          <w:rPr>
            <w:rFonts w:hint="eastAsia" w:asciiTheme="minorEastAsia" w:hAnsiTheme="minorEastAsia" w:eastAsiaTheme="minorEastAsia" w:cstheme="minorEastAsia"/>
            <w:iCs/>
            <w:color w:val="auto"/>
            <w:sz w:val="21"/>
            <w:szCs w:val="21"/>
            <w:highlight w:val="none"/>
            <w:rPrChange w:id="354" w:author="周世杰" w:date="2024-11-22T16:17:54Z">
              <w:rPr>
                <w:rFonts w:hint="eastAsia" w:asciiTheme="minorEastAsia" w:hAnsiTheme="minorEastAsia" w:eastAsiaTheme="minorEastAsia" w:cstheme="minorEastAsia"/>
                <w:iCs/>
                <w:sz w:val="21"/>
                <w:szCs w:val="21"/>
              </w:rPr>
            </w:rPrChange>
          </w:rPr>
          <w:delText>[</w:delText>
        </w:r>
      </w:del>
      <w:del w:id="355" w:author="陈施霖" w:date="2024-12-12T15:54:42Z">
        <w:r>
          <w:rPr>
            <w:rFonts w:hint="eastAsia" w:asciiTheme="minorEastAsia" w:hAnsiTheme="minorEastAsia" w:eastAsiaTheme="minorEastAsia" w:cstheme="minorEastAsia"/>
            <w:iCs/>
            <w:color w:val="auto"/>
            <w:sz w:val="21"/>
            <w:szCs w:val="21"/>
            <w:highlight w:val="none"/>
            <w:lang w:val="en-US" w:eastAsia="zh-CN"/>
            <w:rPrChange w:id="356" w:author="周世杰" w:date="2024-11-22T16:17:54Z">
              <w:rPr>
                <w:rFonts w:hint="eastAsia" w:asciiTheme="minorEastAsia" w:hAnsiTheme="minorEastAsia" w:eastAsiaTheme="minorEastAsia" w:cstheme="minorEastAsia"/>
                <w:iCs/>
                <w:sz w:val="21"/>
                <w:szCs w:val="21"/>
                <w:lang w:val="en-US" w:eastAsia="zh-CN"/>
              </w:rPr>
            </w:rPrChange>
          </w:rPr>
          <w:delText>7.2.</w:delText>
        </w:r>
      </w:del>
      <w:del w:id="357" w:author="陈施霖" w:date="2024-12-12T15:54:42Z">
        <w:r>
          <w:rPr>
            <w:rFonts w:hint="eastAsia" w:asciiTheme="minorEastAsia" w:hAnsiTheme="minorEastAsia" w:eastAsiaTheme="minorEastAsia" w:cstheme="minorEastAsia"/>
            <w:iCs/>
            <w:color w:val="auto"/>
            <w:sz w:val="21"/>
            <w:szCs w:val="21"/>
            <w:highlight w:val="none"/>
            <w:lang w:val="en-US" w:eastAsia="zh-CN"/>
            <w:rPrChange w:id="358" w:author="周世杰" w:date="2024-11-22T16:17:54Z">
              <w:rPr>
                <w:rFonts w:hint="eastAsia" w:asciiTheme="minorEastAsia" w:hAnsiTheme="minorEastAsia" w:eastAsiaTheme="minorEastAsia" w:cstheme="minorEastAsia"/>
                <w:iCs/>
                <w:sz w:val="21"/>
                <w:szCs w:val="21"/>
                <w:lang w:val="en-US" w:eastAsia="zh-CN"/>
              </w:rPr>
            </w:rPrChange>
          </w:rPr>
          <w:delText>A</w:delText>
        </w:r>
      </w:del>
      <w:del w:id="359" w:author="陈施霖" w:date="2024-12-12T15:54:42Z">
        <w:r>
          <w:rPr>
            <w:rFonts w:hint="eastAsia" w:asciiTheme="minorEastAsia" w:hAnsiTheme="minorEastAsia" w:eastAsiaTheme="minorEastAsia" w:cstheme="minorEastAsia"/>
            <w:iCs/>
            <w:color w:val="auto"/>
            <w:sz w:val="21"/>
            <w:szCs w:val="21"/>
            <w:highlight w:val="none"/>
            <w:lang w:eastAsia="zh-CN"/>
            <w:rPrChange w:id="360" w:author="周世杰" w:date="2024-11-22T16:17:54Z">
              <w:rPr>
                <w:rFonts w:hint="eastAsia" w:asciiTheme="minorEastAsia" w:hAnsiTheme="minorEastAsia" w:eastAsiaTheme="minorEastAsia" w:cstheme="minorEastAsia"/>
                <w:iCs/>
                <w:sz w:val="21"/>
                <w:szCs w:val="21"/>
                <w:lang w:eastAsia="zh-CN"/>
              </w:rPr>
            </w:rPrChange>
          </w:rPr>
          <w:delText>养老理财</w:delText>
        </w:r>
      </w:del>
      <w:del w:id="361" w:author="陈施霖" w:date="2024-12-12T15:54:42Z">
        <w:r>
          <w:rPr>
            <w:rFonts w:hint="eastAsia" w:asciiTheme="minorEastAsia" w:hAnsiTheme="minorEastAsia" w:eastAsiaTheme="minorEastAsia" w:cstheme="minorEastAsia"/>
            <w:iCs/>
            <w:color w:val="auto"/>
            <w:sz w:val="21"/>
            <w:szCs w:val="21"/>
            <w:highlight w:val="none"/>
            <w:lang w:eastAsia="zh-CN"/>
            <w:rPrChange w:id="362" w:author="周世杰" w:date="2024-11-22T16:17:54Z">
              <w:rPr>
                <w:rFonts w:hint="eastAsia" w:asciiTheme="minorEastAsia" w:hAnsiTheme="minorEastAsia" w:eastAsiaTheme="minorEastAsia" w:cstheme="minorEastAsia"/>
                <w:iCs/>
                <w:sz w:val="21"/>
                <w:szCs w:val="21"/>
                <w:lang w:eastAsia="zh-CN"/>
              </w:rPr>
            </w:rPrChange>
          </w:rPr>
          <w:delText>客户数</w:delText>
        </w:r>
      </w:del>
      <w:del w:id="363" w:author="陈施霖" w:date="2024-12-12T15:54:42Z">
        <w:r>
          <w:rPr>
            <w:rFonts w:hint="eastAsia" w:asciiTheme="minorEastAsia" w:hAnsiTheme="minorEastAsia" w:eastAsiaTheme="minorEastAsia" w:cstheme="minorEastAsia"/>
            <w:iCs/>
            <w:color w:val="auto"/>
            <w:sz w:val="21"/>
            <w:szCs w:val="21"/>
            <w:highlight w:val="none"/>
            <w:rPrChange w:id="364" w:author="周世杰" w:date="2024-11-22T16:17:54Z">
              <w:rPr>
                <w:rFonts w:hint="eastAsia" w:asciiTheme="minorEastAsia" w:hAnsiTheme="minorEastAsia" w:eastAsiaTheme="minorEastAsia" w:cstheme="minorEastAsia"/>
                <w:iCs/>
                <w:sz w:val="21"/>
                <w:szCs w:val="21"/>
              </w:rPr>
            </w:rPrChange>
          </w:rPr>
          <w:delText>]:是</w:delText>
        </w:r>
      </w:del>
      <w:del w:id="365" w:author="陈施霖" w:date="2024-12-12T15:54:42Z">
        <w:r>
          <w:rPr>
            <w:rFonts w:hint="eastAsia" w:asciiTheme="minorEastAsia" w:hAnsiTheme="minorEastAsia" w:eastAsiaTheme="minorEastAsia" w:cstheme="minorEastAsia"/>
            <w:iCs/>
            <w:color w:val="auto"/>
            <w:sz w:val="21"/>
            <w:szCs w:val="21"/>
            <w:highlight w:val="none"/>
            <w:rPrChange w:id="366" w:author="周世杰" w:date="2024-11-22T16:17:54Z">
              <w:rPr>
                <w:rFonts w:hint="eastAsia" w:asciiTheme="minorEastAsia" w:hAnsiTheme="minorEastAsia" w:eastAsiaTheme="minorEastAsia" w:cstheme="minorEastAsia"/>
                <w:iCs/>
                <w:sz w:val="21"/>
                <w:szCs w:val="21"/>
              </w:rPr>
            </w:rPrChange>
          </w:rPr>
          <w:delText>指截至统计</w:delText>
        </w:r>
      </w:del>
      <w:del w:id="367" w:author="陈施霖" w:date="2024-12-12T15:54:42Z">
        <w:r>
          <w:rPr>
            <w:rFonts w:hint="eastAsia" w:asciiTheme="minorEastAsia" w:hAnsiTheme="minorEastAsia" w:eastAsiaTheme="minorEastAsia" w:cstheme="minorEastAsia"/>
            <w:iCs/>
            <w:color w:val="auto"/>
            <w:sz w:val="21"/>
            <w:szCs w:val="21"/>
            <w:highlight w:val="none"/>
            <w:lang w:eastAsia="zh-CN"/>
            <w:rPrChange w:id="368" w:author="周世杰" w:date="2024-11-22T16:17:54Z">
              <w:rPr>
                <w:rFonts w:hint="eastAsia" w:asciiTheme="minorEastAsia" w:hAnsiTheme="minorEastAsia" w:eastAsiaTheme="minorEastAsia" w:cstheme="minorEastAsia"/>
                <w:iCs/>
                <w:sz w:val="21"/>
                <w:szCs w:val="21"/>
                <w:lang w:eastAsia="zh-CN"/>
              </w:rPr>
            </w:rPrChange>
          </w:rPr>
          <w:delText>时点</w:delText>
        </w:r>
      </w:del>
      <w:del w:id="369" w:author="陈施霖" w:date="2024-12-12T15:54:42Z">
        <w:r>
          <w:rPr>
            <w:rFonts w:hint="eastAsia" w:asciiTheme="minorEastAsia" w:hAnsiTheme="minorEastAsia" w:eastAsiaTheme="minorEastAsia" w:cstheme="minorEastAsia"/>
            <w:iCs/>
            <w:color w:val="auto"/>
            <w:sz w:val="21"/>
            <w:szCs w:val="21"/>
            <w:highlight w:val="none"/>
            <w:rPrChange w:id="370" w:author="周世杰" w:date="2024-11-22T16:17:54Z">
              <w:rPr>
                <w:rFonts w:hint="eastAsia" w:asciiTheme="minorEastAsia" w:hAnsiTheme="minorEastAsia" w:eastAsiaTheme="minorEastAsia" w:cstheme="minorEastAsia"/>
                <w:iCs/>
                <w:sz w:val="21"/>
                <w:szCs w:val="21"/>
              </w:rPr>
            </w:rPrChange>
          </w:rPr>
          <w:delText>，</w:delText>
        </w:r>
      </w:del>
      <w:del w:id="371" w:author="陈施霖" w:date="2024-12-12T15:54:42Z">
        <w:r>
          <w:rPr>
            <w:rFonts w:hint="eastAsia" w:asciiTheme="minorEastAsia" w:hAnsiTheme="minorEastAsia" w:eastAsiaTheme="minorEastAsia" w:cstheme="minorEastAsia"/>
            <w:iCs/>
            <w:color w:val="auto"/>
            <w:sz w:val="21"/>
            <w:szCs w:val="21"/>
            <w:highlight w:val="none"/>
            <w:lang w:eastAsia="zh-CN"/>
            <w:rPrChange w:id="372" w:author="周世杰" w:date="2024-11-22T16:17:54Z">
              <w:rPr>
                <w:rFonts w:hint="eastAsia" w:asciiTheme="minorEastAsia" w:hAnsiTheme="minorEastAsia" w:eastAsiaTheme="minorEastAsia" w:cstheme="minorEastAsia"/>
                <w:iCs/>
                <w:sz w:val="21"/>
                <w:szCs w:val="21"/>
                <w:lang w:eastAsia="zh-CN"/>
              </w:rPr>
            </w:rPrChange>
          </w:rPr>
          <w:delText>金融机构</w:delText>
        </w:r>
      </w:del>
      <w:del w:id="373" w:author="陈施霖" w:date="2024-12-12T15:54:42Z">
        <w:r>
          <w:rPr>
            <w:rFonts w:hint="eastAsia" w:asciiTheme="minorEastAsia" w:hAnsiTheme="minorEastAsia" w:eastAsiaTheme="minorEastAsia" w:cstheme="minorEastAsia"/>
            <w:iCs/>
            <w:color w:val="auto"/>
            <w:sz w:val="21"/>
            <w:szCs w:val="21"/>
            <w:highlight w:val="none"/>
            <w:lang w:eastAsia="zh-CN"/>
            <w:rPrChange w:id="374" w:author="周世杰" w:date="2024-11-22T16:17:52Z">
              <w:rPr>
                <w:rFonts w:hint="eastAsia" w:asciiTheme="minorEastAsia" w:hAnsiTheme="minorEastAsia" w:eastAsiaTheme="minorEastAsia" w:cstheme="minorEastAsia"/>
                <w:iCs/>
                <w:sz w:val="21"/>
                <w:szCs w:val="21"/>
                <w:highlight w:val="none"/>
                <w:lang w:eastAsia="zh-CN"/>
              </w:rPr>
            </w:rPrChange>
          </w:rPr>
          <w:delText>管理的养老理财产品客户</w:delText>
        </w:r>
      </w:del>
      <w:del w:id="375" w:author="陈施霖" w:date="2024-12-12T15:54:42Z">
        <w:r>
          <w:rPr>
            <w:rFonts w:hint="eastAsia" w:asciiTheme="minorEastAsia" w:hAnsiTheme="minorEastAsia" w:eastAsiaTheme="minorEastAsia" w:cstheme="minorEastAsia"/>
            <w:iCs/>
            <w:color w:val="auto"/>
            <w:sz w:val="21"/>
            <w:szCs w:val="21"/>
            <w:highlight w:val="none"/>
            <w:lang w:eastAsia="zh-CN"/>
            <w:rPrChange w:id="376" w:author="周世杰" w:date="2024-11-22T16:17:54Z">
              <w:rPr>
                <w:rFonts w:hint="eastAsia" w:asciiTheme="minorEastAsia" w:hAnsiTheme="minorEastAsia" w:eastAsiaTheme="minorEastAsia" w:cstheme="minorEastAsia"/>
                <w:iCs/>
                <w:sz w:val="21"/>
                <w:szCs w:val="21"/>
                <w:lang w:eastAsia="zh-CN"/>
              </w:rPr>
            </w:rPrChange>
          </w:rPr>
          <w:delText>总数</w:delText>
        </w:r>
      </w:del>
      <w:del w:id="377" w:author="陈施霖" w:date="2024-12-12T15:54:42Z">
        <w:r>
          <w:rPr>
            <w:rFonts w:hint="eastAsia" w:asciiTheme="minorEastAsia" w:hAnsiTheme="minorEastAsia" w:eastAsiaTheme="minorEastAsia" w:cstheme="minorEastAsia"/>
            <w:iCs/>
            <w:color w:val="auto"/>
            <w:sz w:val="21"/>
            <w:szCs w:val="21"/>
            <w:highlight w:val="none"/>
            <w:rPrChange w:id="378" w:author="周世杰" w:date="2024-11-22T16:17:54Z">
              <w:rPr>
                <w:rFonts w:hint="eastAsia" w:asciiTheme="minorEastAsia" w:hAnsiTheme="minorEastAsia" w:eastAsiaTheme="minorEastAsia" w:cstheme="minorEastAsia"/>
                <w:iCs/>
                <w:sz w:val="21"/>
                <w:szCs w:val="21"/>
              </w:rPr>
            </w:rPrChange>
          </w:rPr>
          <w:delText>。</w:delText>
        </w:r>
      </w:del>
      <w:del w:id="379" w:author="陈施霖" w:date="2024-12-12T15:54:42Z">
        <w:r>
          <w:rPr>
            <w:rFonts w:hint="eastAsia" w:ascii="宋体" w:hAnsi="宋体"/>
            <w:iCs/>
            <w:color w:val="auto"/>
            <w:szCs w:val="21"/>
            <w:highlight w:val="none"/>
            <w:rPrChange w:id="380" w:author="周世杰" w:date="2024-11-22T16:17:54Z">
              <w:rPr>
                <w:rFonts w:hint="eastAsia" w:ascii="宋体" w:hAnsi="宋体"/>
                <w:iCs/>
                <w:szCs w:val="21"/>
              </w:rPr>
            </w:rPrChange>
          </w:rPr>
          <w:delText>养老理财产品</w:delText>
        </w:r>
      </w:del>
      <w:del w:id="381" w:author="陈施霖" w:date="2024-12-12T15:54:42Z">
        <w:r>
          <w:rPr>
            <w:rFonts w:hint="eastAsia" w:ascii="宋体" w:hAnsi="宋体"/>
            <w:iCs/>
            <w:color w:val="auto"/>
            <w:szCs w:val="21"/>
            <w:highlight w:val="none"/>
            <w:rPrChange w:id="382" w:author="周世杰" w:date="2024-11-22T16:17:54Z">
              <w:rPr>
                <w:rFonts w:hint="eastAsia" w:ascii="宋体" w:hAnsi="宋体"/>
                <w:iCs/>
                <w:szCs w:val="21"/>
              </w:rPr>
            </w:rPrChange>
          </w:rPr>
          <w:delText>指根据《关于开展养老理财产品试点的通知》、《关于扩大养老理财产品试点范围的通知》及其他相关规定开展的理财产品业务。</w:delText>
        </w:r>
      </w:del>
    </w:p>
    <w:p>
      <w:pPr>
        <w:keepNext w:val="0"/>
        <w:keepLines w:val="0"/>
        <w:pageBreakBefore w:val="0"/>
        <w:tabs>
          <w:tab w:val="left" w:pos="3240"/>
        </w:tabs>
        <w:kinsoku/>
        <w:wordWrap/>
        <w:overflowPunct/>
        <w:topLinePunct w:val="0"/>
        <w:autoSpaceDE/>
        <w:autoSpaceDN/>
        <w:bidi w:val="0"/>
        <w:adjustRightInd/>
        <w:snapToGrid/>
        <w:spacing w:line="440" w:lineRule="exact"/>
        <w:ind w:firstLine="420" w:firstLineChars="200"/>
        <w:jc w:val="left"/>
        <w:textAlignment w:val="auto"/>
        <w:rPr>
          <w:del w:id="383" w:author="周世杰" w:date="2024-11-22T15:25:56Z"/>
          <w:rFonts w:hint="eastAsia" w:asciiTheme="minorEastAsia" w:hAnsiTheme="minorEastAsia" w:eastAsiaTheme="minorEastAsia" w:cstheme="minorEastAsia"/>
          <w:iCs/>
          <w:color w:val="auto"/>
          <w:sz w:val="21"/>
          <w:szCs w:val="21"/>
          <w:highlight w:val="none"/>
          <w:rPrChange w:id="384" w:author="周世杰" w:date="2024-11-22T16:17:54Z">
            <w:rPr>
              <w:del w:id="385" w:author="周世杰" w:date="2024-11-22T15:25:56Z"/>
              <w:rFonts w:hint="eastAsia" w:asciiTheme="minorEastAsia" w:hAnsiTheme="minorEastAsia" w:eastAsiaTheme="minorEastAsia" w:cstheme="minorEastAsia"/>
              <w:iCs/>
              <w:sz w:val="21"/>
              <w:szCs w:val="21"/>
            </w:rPr>
          </w:rPrChange>
        </w:rPr>
      </w:pPr>
      <w:del w:id="386" w:author="周世杰" w:date="2024-11-22T15:25:56Z">
        <w:r>
          <w:rPr>
            <w:rFonts w:hint="eastAsia" w:asciiTheme="minorEastAsia" w:hAnsiTheme="minorEastAsia" w:eastAsiaTheme="minorEastAsia" w:cstheme="minorEastAsia"/>
            <w:iCs/>
            <w:color w:val="auto"/>
            <w:sz w:val="21"/>
            <w:szCs w:val="21"/>
            <w:highlight w:val="none"/>
            <w:rPrChange w:id="387" w:author="周世杰" w:date="2024-11-22T16:17:54Z">
              <w:rPr>
                <w:rFonts w:hint="eastAsia" w:asciiTheme="minorEastAsia" w:hAnsiTheme="minorEastAsia" w:eastAsiaTheme="minorEastAsia" w:cstheme="minorEastAsia"/>
                <w:iCs/>
                <w:sz w:val="21"/>
                <w:szCs w:val="21"/>
              </w:rPr>
            </w:rPrChange>
          </w:rPr>
          <w:delText>[</w:delText>
        </w:r>
      </w:del>
      <w:del w:id="388" w:author="周世杰" w:date="2024-11-22T15:25:56Z">
        <w:r>
          <w:rPr>
            <w:rFonts w:hint="eastAsia" w:asciiTheme="minorEastAsia" w:hAnsiTheme="minorEastAsia" w:eastAsiaTheme="minorEastAsia" w:cstheme="minorEastAsia"/>
            <w:iCs/>
            <w:color w:val="auto"/>
            <w:sz w:val="21"/>
            <w:szCs w:val="21"/>
            <w:highlight w:val="none"/>
            <w:lang w:val="en-US" w:eastAsia="zh-CN"/>
            <w:rPrChange w:id="389" w:author="周世杰" w:date="2024-11-22T16:17:54Z">
              <w:rPr>
                <w:rFonts w:hint="eastAsia" w:asciiTheme="minorEastAsia" w:hAnsiTheme="minorEastAsia" w:eastAsiaTheme="minorEastAsia" w:cstheme="minorEastAsia"/>
                <w:iCs/>
                <w:sz w:val="21"/>
                <w:szCs w:val="21"/>
                <w:lang w:val="en-US" w:eastAsia="zh-CN"/>
              </w:rPr>
            </w:rPrChange>
          </w:rPr>
          <w:delText>7</w:delText>
        </w:r>
      </w:del>
      <w:del w:id="390" w:author="周世杰" w:date="2024-11-22T15:25:56Z">
        <w:r>
          <w:rPr>
            <w:rFonts w:hint="eastAsia" w:asciiTheme="minorEastAsia" w:hAnsiTheme="minorEastAsia" w:eastAsiaTheme="minorEastAsia" w:cstheme="minorEastAsia"/>
            <w:iCs/>
            <w:color w:val="auto"/>
            <w:sz w:val="21"/>
            <w:szCs w:val="21"/>
            <w:highlight w:val="none"/>
            <w:rPrChange w:id="391" w:author="周世杰" w:date="2024-11-22T16:17:54Z">
              <w:rPr>
                <w:rFonts w:hint="eastAsia" w:asciiTheme="minorEastAsia" w:hAnsiTheme="minorEastAsia" w:eastAsiaTheme="minorEastAsia" w:cstheme="minorEastAsia"/>
                <w:iCs/>
                <w:sz w:val="21"/>
                <w:szCs w:val="21"/>
              </w:rPr>
            </w:rPrChange>
          </w:rPr>
          <w:delText>.</w:delText>
        </w:r>
      </w:del>
      <w:del w:id="392" w:author="周世杰" w:date="2024-11-22T15:25:56Z">
        <w:r>
          <w:rPr>
            <w:rFonts w:hint="eastAsia" w:asciiTheme="minorEastAsia" w:hAnsiTheme="minorEastAsia" w:eastAsiaTheme="minorEastAsia" w:cstheme="minorEastAsia"/>
            <w:iCs/>
            <w:color w:val="auto"/>
            <w:sz w:val="21"/>
            <w:szCs w:val="21"/>
            <w:highlight w:val="none"/>
            <w:lang w:val="en-US" w:eastAsia="zh-CN"/>
            <w:rPrChange w:id="393" w:author="周世杰" w:date="2024-11-22T16:17:54Z">
              <w:rPr>
                <w:rFonts w:hint="eastAsia" w:asciiTheme="minorEastAsia" w:hAnsiTheme="minorEastAsia" w:eastAsiaTheme="minorEastAsia" w:cstheme="minorEastAsia"/>
                <w:iCs/>
                <w:sz w:val="21"/>
                <w:szCs w:val="21"/>
                <w:lang w:val="en-US" w:eastAsia="zh-CN"/>
              </w:rPr>
            </w:rPrChange>
          </w:rPr>
          <w:delText>2.B</w:delText>
        </w:r>
      </w:del>
      <w:del w:id="394" w:author="周世杰" w:date="2024-11-22T15:25:56Z">
        <w:r>
          <w:rPr>
            <w:rFonts w:hint="eastAsia" w:asciiTheme="minorEastAsia" w:hAnsiTheme="minorEastAsia" w:eastAsiaTheme="minorEastAsia" w:cstheme="minorEastAsia"/>
            <w:iCs/>
            <w:color w:val="auto"/>
            <w:sz w:val="21"/>
            <w:szCs w:val="21"/>
            <w:highlight w:val="none"/>
            <w:lang w:eastAsia="zh-CN"/>
            <w:rPrChange w:id="395" w:author="周世杰" w:date="2024-11-22T16:17:54Z">
              <w:rPr>
                <w:rFonts w:hint="eastAsia" w:asciiTheme="minorEastAsia" w:hAnsiTheme="minorEastAsia" w:eastAsiaTheme="minorEastAsia" w:cstheme="minorEastAsia"/>
                <w:iCs/>
                <w:sz w:val="21"/>
                <w:szCs w:val="21"/>
                <w:lang w:eastAsia="zh-CN"/>
              </w:rPr>
            </w:rPrChange>
          </w:rPr>
          <w:delText>养老理财余额</w:delText>
        </w:r>
      </w:del>
      <w:del w:id="396" w:author="周世杰" w:date="2024-11-22T15:25:56Z">
        <w:r>
          <w:rPr>
            <w:rFonts w:hint="eastAsia" w:asciiTheme="minorEastAsia" w:hAnsiTheme="minorEastAsia" w:eastAsiaTheme="minorEastAsia" w:cstheme="minorEastAsia"/>
            <w:iCs/>
            <w:color w:val="auto"/>
            <w:sz w:val="21"/>
            <w:szCs w:val="21"/>
            <w:highlight w:val="none"/>
            <w:rPrChange w:id="397" w:author="周世杰" w:date="2024-11-22T16:17:54Z">
              <w:rPr>
                <w:rFonts w:hint="eastAsia" w:asciiTheme="minorEastAsia" w:hAnsiTheme="minorEastAsia" w:eastAsiaTheme="minorEastAsia" w:cstheme="minorEastAsia"/>
                <w:iCs/>
                <w:sz w:val="21"/>
                <w:szCs w:val="21"/>
              </w:rPr>
            </w:rPrChange>
          </w:rPr>
          <w:delText>]：</w:delText>
        </w:r>
      </w:del>
      <w:del w:id="398" w:author="周世杰" w:date="2024-11-22T15:25:56Z">
        <w:r>
          <w:rPr>
            <w:rFonts w:hint="eastAsia" w:asciiTheme="minorEastAsia" w:hAnsiTheme="minorEastAsia" w:eastAsiaTheme="minorEastAsia" w:cstheme="minorEastAsia"/>
            <w:iCs/>
            <w:color w:val="auto"/>
            <w:sz w:val="21"/>
            <w:szCs w:val="21"/>
            <w:highlight w:val="none"/>
            <w:lang w:eastAsia="zh-CN"/>
            <w:rPrChange w:id="399" w:author="周世杰" w:date="2024-11-22T16:17:54Z">
              <w:rPr>
                <w:rFonts w:hint="eastAsia" w:asciiTheme="minorEastAsia" w:hAnsiTheme="minorEastAsia" w:eastAsiaTheme="minorEastAsia" w:cstheme="minorEastAsia"/>
                <w:iCs/>
                <w:sz w:val="21"/>
                <w:szCs w:val="21"/>
                <w:lang w:eastAsia="zh-CN"/>
              </w:rPr>
            </w:rPrChange>
          </w:rPr>
          <w:delText>金融机构</w:delText>
        </w:r>
      </w:del>
      <w:del w:id="400" w:author="周世杰" w:date="2024-11-22T15:25:56Z">
        <w:r>
          <w:rPr>
            <w:rFonts w:hint="eastAsia" w:asciiTheme="minorEastAsia" w:hAnsiTheme="minorEastAsia" w:eastAsiaTheme="minorEastAsia" w:cstheme="minorEastAsia"/>
            <w:iCs/>
            <w:color w:val="auto"/>
            <w:sz w:val="21"/>
            <w:szCs w:val="21"/>
            <w:highlight w:val="none"/>
            <w:lang w:eastAsia="zh-CN"/>
            <w:rPrChange w:id="401" w:author="周世杰" w:date="2024-11-22T16:17:52Z">
              <w:rPr>
                <w:rFonts w:hint="eastAsia" w:asciiTheme="minorEastAsia" w:hAnsiTheme="minorEastAsia" w:eastAsiaTheme="minorEastAsia" w:cstheme="minorEastAsia"/>
                <w:iCs/>
                <w:sz w:val="21"/>
                <w:szCs w:val="21"/>
                <w:highlight w:val="none"/>
                <w:lang w:eastAsia="zh-CN"/>
              </w:rPr>
            </w:rPrChange>
          </w:rPr>
          <w:delText>管理的养老理财产品客户</w:delText>
        </w:r>
      </w:del>
      <w:del w:id="402" w:author="周世杰" w:date="2024-11-22T15:25:56Z">
        <w:r>
          <w:rPr>
            <w:rFonts w:hint="eastAsia" w:asciiTheme="minorEastAsia" w:hAnsiTheme="minorEastAsia" w:eastAsiaTheme="minorEastAsia" w:cstheme="minorEastAsia"/>
            <w:iCs/>
            <w:color w:val="auto"/>
            <w:sz w:val="21"/>
            <w:szCs w:val="21"/>
            <w:highlight w:val="none"/>
            <w:lang w:eastAsia="zh-CN"/>
            <w:rPrChange w:id="403" w:author="周世杰" w:date="2024-11-22T16:17:54Z">
              <w:rPr>
                <w:rFonts w:hint="eastAsia" w:asciiTheme="minorEastAsia" w:hAnsiTheme="minorEastAsia" w:eastAsiaTheme="minorEastAsia" w:cstheme="minorEastAsia"/>
                <w:iCs/>
                <w:sz w:val="21"/>
                <w:szCs w:val="21"/>
                <w:lang w:eastAsia="zh-CN"/>
              </w:rPr>
            </w:rPrChange>
          </w:rPr>
          <w:delText>总数</w:delText>
        </w:r>
      </w:del>
      <w:del w:id="404" w:author="周世杰" w:date="2024-11-22T15:25:56Z">
        <w:r>
          <w:rPr>
            <w:rFonts w:hint="eastAsia" w:asciiTheme="minorEastAsia" w:hAnsiTheme="minorEastAsia" w:eastAsiaTheme="minorEastAsia" w:cstheme="minorEastAsia"/>
            <w:iCs/>
            <w:color w:val="auto"/>
            <w:sz w:val="21"/>
            <w:szCs w:val="21"/>
            <w:highlight w:val="none"/>
            <w:rPrChange w:id="405" w:author="周世杰" w:date="2024-11-22T16:17:54Z">
              <w:rPr>
                <w:rFonts w:hint="eastAsia" w:asciiTheme="minorEastAsia" w:hAnsiTheme="minorEastAsia" w:eastAsiaTheme="minorEastAsia" w:cstheme="minorEastAsia"/>
                <w:iCs/>
                <w:sz w:val="21"/>
                <w:szCs w:val="21"/>
              </w:rPr>
            </w:rPrChange>
          </w:rPr>
          <w:delText>。</w:delText>
        </w:r>
      </w:del>
      <w:del w:id="406" w:author="周世杰" w:date="2024-11-22T15:25:56Z">
        <w:r>
          <w:rPr>
            <w:rFonts w:hint="eastAsia" w:ascii="宋体" w:hAnsi="宋体"/>
            <w:iCs/>
            <w:color w:val="auto"/>
            <w:szCs w:val="21"/>
            <w:highlight w:val="none"/>
            <w:rPrChange w:id="407" w:author="周世杰" w:date="2024-11-22T16:17:54Z">
              <w:rPr>
                <w:rFonts w:hint="eastAsia" w:ascii="宋体" w:hAnsi="宋体"/>
                <w:iCs/>
                <w:szCs w:val="21"/>
              </w:rPr>
            </w:rPrChange>
          </w:rPr>
          <w:delText>养老理财产品指根据《关于开展养老理财产品试点的通知》、《关于扩大养老理财产品试点范围的通知》及其他相关规定开展的理财产品业务。</w:delText>
        </w:r>
      </w:del>
    </w:p>
    <w:p>
      <w:pPr>
        <w:keepNext w:val="0"/>
        <w:keepLines w:val="0"/>
        <w:pageBreakBefore w:val="0"/>
        <w:tabs>
          <w:tab w:val="left" w:pos="3240"/>
        </w:tabs>
        <w:kinsoku/>
        <w:wordWrap/>
        <w:overflowPunct/>
        <w:topLinePunct w:val="0"/>
        <w:autoSpaceDE/>
        <w:autoSpaceDN/>
        <w:bidi w:val="0"/>
        <w:adjustRightInd/>
        <w:snapToGrid/>
        <w:spacing w:line="590" w:lineRule="exact"/>
        <w:ind w:firstLine="420" w:firstLineChars="200"/>
        <w:jc w:val="both"/>
        <w:textAlignment w:val="auto"/>
        <w:rPr>
          <w:del w:id="408" w:author="周世杰" w:date="2024-11-22T16:10:07Z"/>
          <w:rFonts w:hint="eastAsia" w:asciiTheme="minorEastAsia" w:hAnsiTheme="minorEastAsia" w:eastAsiaTheme="minorEastAsia" w:cstheme="minorEastAsia"/>
          <w:iCs/>
          <w:color w:val="0000FF"/>
          <w:sz w:val="21"/>
          <w:szCs w:val="21"/>
          <w:highlight w:val="none"/>
          <w:lang w:eastAsia="zh-CN"/>
        </w:rPr>
      </w:pPr>
      <w:del w:id="409" w:author="周世杰" w:date="2024-11-22T16:10:07Z">
        <w:r>
          <w:rPr>
            <w:rFonts w:hint="eastAsia" w:asciiTheme="minorEastAsia" w:hAnsiTheme="minorEastAsia" w:eastAsiaTheme="minorEastAsia" w:cstheme="minorEastAsia"/>
            <w:iCs/>
            <w:color w:val="auto"/>
            <w:sz w:val="21"/>
            <w:szCs w:val="21"/>
            <w:highlight w:val="none"/>
            <w:rPrChange w:id="410" w:author="周世杰" w:date="2024-11-22T16:17:54Z">
              <w:rPr>
                <w:rFonts w:hint="eastAsia" w:asciiTheme="minorEastAsia" w:hAnsiTheme="minorEastAsia" w:eastAsiaTheme="minorEastAsia" w:cstheme="minorEastAsia"/>
                <w:iCs/>
                <w:sz w:val="21"/>
                <w:szCs w:val="21"/>
              </w:rPr>
            </w:rPrChange>
          </w:rPr>
          <w:delText>[</w:delText>
        </w:r>
      </w:del>
      <w:del w:id="411" w:author="周世杰" w:date="2024-11-22T16:10:07Z">
        <w:r>
          <w:rPr>
            <w:rFonts w:hint="eastAsia" w:asciiTheme="minorEastAsia" w:hAnsiTheme="minorEastAsia" w:eastAsiaTheme="minorEastAsia" w:cstheme="minorEastAsia"/>
            <w:iCs/>
            <w:color w:val="auto"/>
            <w:sz w:val="21"/>
            <w:szCs w:val="21"/>
            <w:highlight w:val="none"/>
            <w:lang w:val="en-US" w:eastAsia="zh-CN"/>
            <w:rPrChange w:id="412" w:author="周世杰" w:date="2024-11-22T16:17:54Z">
              <w:rPr>
                <w:rFonts w:hint="eastAsia" w:asciiTheme="minorEastAsia" w:hAnsiTheme="minorEastAsia" w:eastAsiaTheme="minorEastAsia" w:cstheme="minorEastAsia"/>
                <w:iCs/>
                <w:sz w:val="21"/>
                <w:szCs w:val="21"/>
                <w:lang w:val="en-US" w:eastAsia="zh-CN"/>
              </w:rPr>
            </w:rPrChange>
          </w:rPr>
          <w:delText>7.3.A</w:delText>
        </w:r>
      </w:del>
      <w:del w:id="413" w:author="周世杰" w:date="2024-11-22T16:10:07Z">
        <w:r>
          <w:rPr>
            <w:rFonts w:hint="eastAsia" w:asciiTheme="minorEastAsia" w:hAnsiTheme="minorEastAsia" w:eastAsiaTheme="minorEastAsia" w:cstheme="minorEastAsia"/>
            <w:iCs/>
            <w:color w:val="auto"/>
            <w:sz w:val="21"/>
            <w:szCs w:val="21"/>
            <w:highlight w:val="none"/>
            <w:lang w:eastAsia="zh-CN"/>
            <w:rPrChange w:id="414" w:author="周世杰" w:date="2024-11-22T16:17:54Z">
              <w:rPr>
                <w:rFonts w:hint="eastAsia" w:asciiTheme="minorEastAsia" w:hAnsiTheme="minorEastAsia" w:eastAsiaTheme="minorEastAsia" w:cstheme="minorEastAsia"/>
                <w:iCs/>
                <w:sz w:val="21"/>
                <w:szCs w:val="21"/>
                <w:lang w:eastAsia="zh-CN"/>
              </w:rPr>
            </w:rPrChange>
          </w:rPr>
          <w:delText>养老信托客户数</w:delText>
        </w:r>
      </w:del>
      <w:del w:id="415" w:author="周世杰" w:date="2024-11-22T16:10:07Z">
        <w:r>
          <w:rPr>
            <w:rFonts w:hint="eastAsia" w:asciiTheme="minorEastAsia" w:hAnsiTheme="minorEastAsia" w:eastAsiaTheme="minorEastAsia" w:cstheme="minorEastAsia"/>
            <w:iCs/>
            <w:color w:val="auto"/>
            <w:sz w:val="21"/>
            <w:szCs w:val="21"/>
            <w:highlight w:val="none"/>
            <w:rPrChange w:id="416" w:author="周世杰" w:date="2024-11-22T16:17:54Z">
              <w:rPr>
                <w:rFonts w:hint="eastAsia" w:asciiTheme="minorEastAsia" w:hAnsiTheme="minorEastAsia" w:eastAsiaTheme="minorEastAsia" w:cstheme="minorEastAsia"/>
                <w:iCs/>
                <w:sz w:val="21"/>
                <w:szCs w:val="21"/>
              </w:rPr>
            </w:rPrChange>
          </w:rPr>
          <w:delText>]:</w:delText>
        </w:r>
      </w:del>
      <w:del w:id="417" w:author="周世杰" w:date="2024-11-22T16:10:07Z">
        <w:r>
          <w:rPr>
            <w:rFonts w:hint="eastAsia" w:asciiTheme="minorEastAsia" w:hAnsiTheme="minorEastAsia" w:eastAsiaTheme="minorEastAsia" w:cstheme="minorEastAsia"/>
            <w:iCs/>
            <w:color w:val="0000FF"/>
            <w:sz w:val="21"/>
            <w:szCs w:val="21"/>
            <w:highlight w:val="none"/>
            <w:rPrChange w:id="418" w:author="周世杰" w:date="2024-11-22T16:17:54Z">
              <w:rPr>
                <w:rFonts w:hint="eastAsia" w:asciiTheme="minorEastAsia" w:hAnsiTheme="minorEastAsia" w:eastAsiaTheme="minorEastAsia" w:cstheme="minorEastAsia"/>
                <w:iCs/>
                <w:color w:val="0000FF"/>
                <w:sz w:val="21"/>
                <w:szCs w:val="21"/>
              </w:rPr>
            </w:rPrChange>
          </w:rPr>
          <w:delText>是指截至统计</w:delText>
        </w:r>
      </w:del>
      <w:del w:id="419" w:author="周世杰" w:date="2024-11-22T16:10:07Z">
        <w:r>
          <w:rPr>
            <w:rFonts w:hint="eastAsia" w:asciiTheme="minorEastAsia" w:hAnsiTheme="minorEastAsia" w:eastAsiaTheme="minorEastAsia" w:cstheme="minorEastAsia"/>
            <w:iCs/>
            <w:color w:val="0000FF"/>
            <w:sz w:val="21"/>
            <w:szCs w:val="21"/>
            <w:highlight w:val="none"/>
            <w:lang w:eastAsia="zh-CN"/>
            <w:rPrChange w:id="420" w:author="周世杰" w:date="2024-11-22T16:17:54Z">
              <w:rPr>
                <w:rFonts w:hint="eastAsia" w:asciiTheme="minorEastAsia" w:hAnsiTheme="minorEastAsia" w:eastAsiaTheme="minorEastAsia" w:cstheme="minorEastAsia"/>
                <w:iCs/>
                <w:color w:val="0000FF"/>
                <w:sz w:val="21"/>
                <w:szCs w:val="21"/>
                <w:lang w:eastAsia="zh-CN"/>
              </w:rPr>
            </w:rPrChange>
          </w:rPr>
          <w:delText>时点</w:delText>
        </w:r>
      </w:del>
      <w:del w:id="421" w:author="周世杰" w:date="2024-11-22T16:10:07Z">
        <w:r>
          <w:rPr>
            <w:rFonts w:hint="eastAsia" w:asciiTheme="minorEastAsia" w:hAnsiTheme="minorEastAsia" w:eastAsiaTheme="minorEastAsia" w:cstheme="minorEastAsia"/>
            <w:iCs/>
            <w:color w:val="0000FF"/>
            <w:sz w:val="21"/>
            <w:szCs w:val="21"/>
            <w:highlight w:val="none"/>
            <w:rPrChange w:id="422" w:author="周世杰" w:date="2024-11-22T16:17:54Z">
              <w:rPr>
                <w:rFonts w:hint="eastAsia" w:asciiTheme="minorEastAsia" w:hAnsiTheme="minorEastAsia" w:eastAsiaTheme="minorEastAsia" w:cstheme="minorEastAsia"/>
                <w:iCs/>
                <w:color w:val="0000FF"/>
                <w:sz w:val="21"/>
                <w:szCs w:val="21"/>
              </w:rPr>
            </w:rPrChange>
          </w:rPr>
          <w:delText>，</w:delText>
        </w:r>
      </w:del>
      <w:del w:id="423" w:author="周世杰" w:date="2024-11-22T16:10:07Z">
        <w:r>
          <w:rPr>
            <w:rFonts w:hint="eastAsia" w:asciiTheme="minorEastAsia" w:hAnsiTheme="minorEastAsia" w:eastAsiaTheme="minorEastAsia" w:cstheme="minorEastAsia"/>
            <w:iCs/>
            <w:color w:val="0000FF"/>
            <w:sz w:val="21"/>
            <w:szCs w:val="21"/>
            <w:highlight w:val="none"/>
            <w:lang w:eastAsia="zh-CN"/>
            <w:rPrChange w:id="424" w:author="周世杰" w:date="2024-11-22T16:17:54Z">
              <w:rPr>
                <w:rFonts w:hint="eastAsia" w:asciiTheme="minorEastAsia" w:hAnsiTheme="minorEastAsia" w:eastAsiaTheme="minorEastAsia" w:cstheme="minorEastAsia"/>
                <w:iCs/>
                <w:color w:val="0000FF"/>
                <w:sz w:val="21"/>
                <w:szCs w:val="21"/>
                <w:lang w:eastAsia="zh-CN"/>
              </w:rPr>
            </w:rPrChange>
          </w:rPr>
          <w:delText>信托公司管理的持有</w:delText>
        </w:r>
      </w:del>
      <w:del w:id="425" w:author="周世杰" w:date="2024-11-22T16:10:07Z">
        <w:r>
          <w:rPr>
            <w:rFonts w:hint="eastAsia" w:asciiTheme="minorEastAsia" w:hAnsiTheme="minorEastAsia" w:eastAsiaTheme="minorEastAsia" w:cstheme="minorEastAsia"/>
            <w:iCs/>
            <w:color w:val="0000FF"/>
            <w:sz w:val="21"/>
            <w:szCs w:val="21"/>
            <w:highlight w:val="none"/>
            <w:lang w:eastAsia="zh-CN"/>
            <w:rPrChange w:id="426" w:author="周世杰" w:date="2024-11-22T16:17:54Z">
              <w:rPr>
                <w:rFonts w:hint="eastAsia" w:asciiTheme="minorEastAsia" w:hAnsiTheme="minorEastAsia" w:eastAsiaTheme="minorEastAsia" w:cstheme="minorEastAsia"/>
                <w:iCs/>
                <w:color w:val="0000FF"/>
                <w:sz w:val="21"/>
                <w:szCs w:val="21"/>
                <w:highlight w:val="yellow"/>
                <w:lang w:eastAsia="zh-CN"/>
              </w:rPr>
            </w:rPrChange>
          </w:rPr>
          <w:delText>养老信托产品（明确产品定义范围）</w:delText>
        </w:r>
      </w:del>
      <w:del w:id="427" w:author="周世杰" w:date="2024-11-22T16:10:07Z">
        <w:r>
          <w:rPr>
            <w:rFonts w:hint="eastAsia" w:asciiTheme="minorEastAsia" w:hAnsiTheme="minorEastAsia" w:eastAsiaTheme="minorEastAsia" w:cstheme="minorEastAsia"/>
            <w:iCs/>
            <w:color w:val="0000FF"/>
            <w:sz w:val="21"/>
            <w:szCs w:val="21"/>
            <w:highlight w:val="none"/>
            <w:lang w:eastAsia="zh-CN"/>
            <w:rPrChange w:id="428" w:author="周世杰" w:date="2024-11-22T16:17:54Z">
              <w:rPr>
                <w:rFonts w:hint="eastAsia" w:asciiTheme="minorEastAsia" w:hAnsiTheme="minorEastAsia" w:eastAsiaTheme="minorEastAsia" w:cstheme="minorEastAsia"/>
                <w:iCs/>
                <w:color w:val="0000FF"/>
                <w:sz w:val="21"/>
                <w:szCs w:val="21"/>
                <w:lang w:eastAsia="zh-CN"/>
              </w:rPr>
            </w:rPrChange>
          </w:rPr>
          <w:delText>的客户总数</w:delText>
        </w:r>
      </w:del>
      <w:del w:id="429" w:author="周世杰" w:date="2024-11-22T16:10:07Z">
        <w:r>
          <w:rPr>
            <w:rFonts w:hint="eastAsia" w:asciiTheme="minorEastAsia" w:hAnsiTheme="minorEastAsia" w:eastAsiaTheme="minorEastAsia" w:cstheme="minorEastAsia"/>
            <w:iCs/>
            <w:color w:val="0000FF"/>
            <w:sz w:val="21"/>
            <w:szCs w:val="21"/>
            <w:highlight w:val="none"/>
            <w:rPrChange w:id="430" w:author="周世杰" w:date="2024-11-22T16:17:54Z">
              <w:rPr>
                <w:rFonts w:hint="eastAsia" w:asciiTheme="minorEastAsia" w:hAnsiTheme="minorEastAsia" w:eastAsiaTheme="minorEastAsia" w:cstheme="minorEastAsia"/>
                <w:iCs/>
                <w:color w:val="0000FF"/>
                <w:sz w:val="21"/>
                <w:szCs w:val="21"/>
              </w:rPr>
            </w:rPrChange>
          </w:rPr>
          <w:delText>。</w:delText>
        </w:r>
      </w:del>
    </w:p>
    <w:p>
      <w:pPr>
        <w:keepNext w:val="0"/>
        <w:keepLines w:val="0"/>
        <w:pageBreakBefore w:val="0"/>
        <w:tabs>
          <w:tab w:val="left" w:pos="3240"/>
        </w:tabs>
        <w:kinsoku/>
        <w:wordWrap/>
        <w:overflowPunct/>
        <w:topLinePunct w:val="0"/>
        <w:autoSpaceDE/>
        <w:autoSpaceDN/>
        <w:bidi w:val="0"/>
        <w:adjustRightInd/>
        <w:snapToGrid/>
        <w:spacing w:line="590" w:lineRule="exact"/>
        <w:ind w:firstLine="420" w:firstLineChars="200"/>
        <w:jc w:val="both"/>
        <w:textAlignment w:val="auto"/>
        <w:rPr>
          <w:del w:id="431" w:author="周世杰" w:date="2024-11-22T16:09:13Z"/>
          <w:rFonts w:hint="eastAsia" w:asciiTheme="minorEastAsia" w:hAnsiTheme="minorEastAsia" w:eastAsiaTheme="minorEastAsia" w:cstheme="minorEastAsia"/>
          <w:iCs/>
          <w:color w:val="0000FF"/>
          <w:sz w:val="21"/>
          <w:szCs w:val="21"/>
          <w:highlight w:val="none"/>
          <w:lang w:eastAsia="zh-CN"/>
        </w:rPr>
      </w:pPr>
      <w:del w:id="432" w:author="周世杰" w:date="2024-11-22T16:09:13Z">
        <w:r>
          <w:rPr>
            <w:rFonts w:hint="eastAsia" w:asciiTheme="minorEastAsia" w:hAnsiTheme="minorEastAsia" w:eastAsiaTheme="minorEastAsia" w:cstheme="minorEastAsia"/>
            <w:iCs/>
            <w:color w:val="auto"/>
            <w:sz w:val="21"/>
            <w:szCs w:val="21"/>
            <w:highlight w:val="none"/>
            <w:rPrChange w:id="433" w:author="周世杰" w:date="2024-11-22T16:17:54Z">
              <w:rPr>
                <w:rFonts w:hint="eastAsia" w:asciiTheme="minorEastAsia" w:hAnsiTheme="minorEastAsia" w:eastAsiaTheme="minorEastAsia" w:cstheme="minorEastAsia"/>
                <w:iCs/>
                <w:sz w:val="21"/>
                <w:szCs w:val="21"/>
              </w:rPr>
            </w:rPrChange>
          </w:rPr>
          <w:delText>[</w:delText>
        </w:r>
      </w:del>
      <w:del w:id="434" w:author="周世杰" w:date="2024-11-22T16:09:13Z">
        <w:r>
          <w:rPr>
            <w:rFonts w:hint="eastAsia" w:asciiTheme="minorEastAsia" w:hAnsiTheme="minorEastAsia" w:eastAsiaTheme="minorEastAsia" w:cstheme="minorEastAsia"/>
            <w:iCs/>
            <w:color w:val="auto"/>
            <w:sz w:val="21"/>
            <w:szCs w:val="21"/>
            <w:highlight w:val="none"/>
            <w:lang w:val="en-US" w:eastAsia="zh-CN"/>
            <w:rPrChange w:id="435" w:author="周世杰" w:date="2024-11-22T16:17:54Z">
              <w:rPr>
                <w:rFonts w:hint="eastAsia" w:asciiTheme="minorEastAsia" w:hAnsiTheme="minorEastAsia" w:eastAsiaTheme="minorEastAsia" w:cstheme="minorEastAsia"/>
                <w:iCs/>
                <w:sz w:val="21"/>
                <w:szCs w:val="21"/>
                <w:lang w:val="en-US" w:eastAsia="zh-CN"/>
              </w:rPr>
            </w:rPrChange>
          </w:rPr>
          <w:delText>7</w:delText>
        </w:r>
      </w:del>
      <w:del w:id="436" w:author="周世杰" w:date="2024-11-22T16:09:13Z">
        <w:r>
          <w:rPr>
            <w:rFonts w:hint="eastAsia" w:asciiTheme="minorEastAsia" w:hAnsiTheme="minorEastAsia" w:eastAsiaTheme="minorEastAsia" w:cstheme="minorEastAsia"/>
            <w:iCs/>
            <w:color w:val="auto"/>
            <w:sz w:val="21"/>
            <w:szCs w:val="21"/>
            <w:highlight w:val="none"/>
            <w:rPrChange w:id="437" w:author="周世杰" w:date="2024-11-22T16:17:54Z">
              <w:rPr>
                <w:rFonts w:hint="eastAsia" w:asciiTheme="minorEastAsia" w:hAnsiTheme="minorEastAsia" w:eastAsiaTheme="minorEastAsia" w:cstheme="minorEastAsia"/>
                <w:iCs/>
                <w:sz w:val="21"/>
                <w:szCs w:val="21"/>
              </w:rPr>
            </w:rPrChange>
          </w:rPr>
          <w:delText>.</w:delText>
        </w:r>
      </w:del>
      <w:del w:id="438" w:author="周世杰" w:date="2024-11-22T16:09:13Z">
        <w:r>
          <w:rPr>
            <w:rFonts w:hint="eastAsia" w:asciiTheme="minorEastAsia" w:hAnsiTheme="minorEastAsia" w:eastAsiaTheme="minorEastAsia" w:cstheme="minorEastAsia"/>
            <w:iCs/>
            <w:color w:val="auto"/>
            <w:sz w:val="21"/>
            <w:szCs w:val="21"/>
            <w:highlight w:val="none"/>
            <w:lang w:val="en-US" w:eastAsia="zh-CN"/>
            <w:rPrChange w:id="439" w:author="周世杰" w:date="2024-11-22T16:17:54Z">
              <w:rPr>
                <w:rFonts w:hint="eastAsia" w:asciiTheme="minorEastAsia" w:hAnsiTheme="minorEastAsia" w:eastAsiaTheme="minorEastAsia" w:cstheme="minorEastAsia"/>
                <w:iCs/>
                <w:sz w:val="21"/>
                <w:szCs w:val="21"/>
                <w:lang w:val="en-US" w:eastAsia="zh-CN"/>
              </w:rPr>
            </w:rPrChange>
          </w:rPr>
          <w:delText>3.B</w:delText>
        </w:r>
      </w:del>
      <w:del w:id="440" w:author="周世杰" w:date="2024-11-22T16:09:13Z">
        <w:r>
          <w:rPr>
            <w:rFonts w:hint="eastAsia" w:asciiTheme="minorEastAsia" w:hAnsiTheme="minorEastAsia" w:eastAsiaTheme="minorEastAsia" w:cstheme="minorEastAsia"/>
            <w:iCs/>
            <w:color w:val="auto"/>
            <w:sz w:val="21"/>
            <w:szCs w:val="21"/>
            <w:highlight w:val="none"/>
            <w:lang w:eastAsia="zh-CN"/>
            <w:rPrChange w:id="441" w:author="周世杰" w:date="2024-11-22T16:17:54Z">
              <w:rPr>
                <w:rFonts w:hint="eastAsia" w:asciiTheme="minorEastAsia" w:hAnsiTheme="minorEastAsia" w:eastAsiaTheme="minorEastAsia" w:cstheme="minorEastAsia"/>
                <w:iCs/>
                <w:sz w:val="21"/>
                <w:szCs w:val="21"/>
                <w:lang w:eastAsia="zh-CN"/>
              </w:rPr>
            </w:rPrChange>
          </w:rPr>
          <w:delText>养老信托余额</w:delText>
        </w:r>
      </w:del>
      <w:del w:id="442" w:author="周世杰" w:date="2024-11-22T16:09:13Z">
        <w:r>
          <w:rPr>
            <w:rFonts w:hint="eastAsia" w:asciiTheme="minorEastAsia" w:hAnsiTheme="minorEastAsia" w:eastAsiaTheme="minorEastAsia" w:cstheme="minorEastAsia"/>
            <w:iCs/>
            <w:color w:val="auto"/>
            <w:sz w:val="21"/>
            <w:szCs w:val="21"/>
            <w:highlight w:val="none"/>
            <w:rPrChange w:id="443" w:author="周世杰" w:date="2024-11-22T16:17:54Z">
              <w:rPr>
                <w:rFonts w:hint="eastAsia" w:asciiTheme="minorEastAsia" w:hAnsiTheme="minorEastAsia" w:eastAsiaTheme="minorEastAsia" w:cstheme="minorEastAsia"/>
                <w:iCs/>
                <w:sz w:val="21"/>
                <w:szCs w:val="21"/>
              </w:rPr>
            </w:rPrChange>
          </w:rPr>
          <w:delText>]：</w:delText>
        </w:r>
      </w:del>
      <w:del w:id="444" w:author="周世杰" w:date="2024-11-22T16:09:13Z">
        <w:r>
          <w:rPr>
            <w:rFonts w:hint="eastAsia" w:asciiTheme="minorEastAsia" w:hAnsiTheme="minorEastAsia" w:eastAsiaTheme="minorEastAsia" w:cstheme="minorEastAsia"/>
            <w:iCs/>
            <w:color w:val="0000FF"/>
            <w:sz w:val="21"/>
            <w:szCs w:val="21"/>
            <w:highlight w:val="none"/>
            <w:rPrChange w:id="445" w:author="周世杰" w:date="2024-11-22T16:17:54Z">
              <w:rPr>
                <w:rFonts w:hint="eastAsia" w:asciiTheme="minorEastAsia" w:hAnsiTheme="minorEastAsia" w:eastAsiaTheme="minorEastAsia" w:cstheme="minorEastAsia"/>
                <w:iCs/>
                <w:color w:val="0000FF"/>
                <w:sz w:val="21"/>
                <w:szCs w:val="21"/>
              </w:rPr>
            </w:rPrChange>
          </w:rPr>
          <w:delText>是指截至统计</w:delText>
        </w:r>
      </w:del>
      <w:del w:id="446" w:author="周世杰" w:date="2024-11-22T16:09:13Z">
        <w:r>
          <w:rPr>
            <w:rFonts w:hint="eastAsia" w:asciiTheme="minorEastAsia" w:hAnsiTheme="minorEastAsia" w:eastAsiaTheme="minorEastAsia" w:cstheme="minorEastAsia"/>
            <w:iCs/>
            <w:color w:val="0000FF"/>
            <w:sz w:val="21"/>
            <w:szCs w:val="21"/>
            <w:highlight w:val="none"/>
            <w:lang w:eastAsia="zh-CN"/>
            <w:rPrChange w:id="447" w:author="周世杰" w:date="2024-11-22T16:17:54Z">
              <w:rPr>
                <w:rFonts w:hint="eastAsia" w:asciiTheme="minorEastAsia" w:hAnsiTheme="minorEastAsia" w:eastAsiaTheme="minorEastAsia" w:cstheme="minorEastAsia"/>
                <w:iCs/>
                <w:color w:val="0000FF"/>
                <w:sz w:val="21"/>
                <w:szCs w:val="21"/>
                <w:lang w:eastAsia="zh-CN"/>
              </w:rPr>
            </w:rPrChange>
          </w:rPr>
          <w:delText>时点</w:delText>
        </w:r>
      </w:del>
      <w:del w:id="448" w:author="周世杰" w:date="2024-11-22T16:09:13Z">
        <w:r>
          <w:rPr>
            <w:rFonts w:hint="eastAsia" w:asciiTheme="minorEastAsia" w:hAnsiTheme="minorEastAsia" w:eastAsiaTheme="minorEastAsia" w:cstheme="minorEastAsia"/>
            <w:iCs/>
            <w:color w:val="0000FF"/>
            <w:sz w:val="21"/>
            <w:szCs w:val="21"/>
            <w:highlight w:val="none"/>
            <w:rPrChange w:id="449" w:author="周世杰" w:date="2024-11-22T16:17:54Z">
              <w:rPr>
                <w:rFonts w:hint="eastAsia" w:asciiTheme="minorEastAsia" w:hAnsiTheme="minorEastAsia" w:eastAsiaTheme="minorEastAsia" w:cstheme="minorEastAsia"/>
                <w:iCs/>
                <w:color w:val="0000FF"/>
                <w:sz w:val="21"/>
                <w:szCs w:val="21"/>
              </w:rPr>
            </w:rPrChange>
          </w:rPr>
          <w:delText>，</w:delText>
        </w:r>
      </w:del>
      <w:del w:id="450" w:author="周世杰" w:date="2024-11-22T16:09:13Z">
        <w:r>
          <w:rPr>
            <w:rFonts w:hint="eastAsia" w:asciiTheme="minorEastAsia" w:hAnsiTheme="minorEastAsia" w:eastAsiaTheme="minorEastAsia" w:cstheme="minorEastAsia"/>
            <w:iCs/>
            <w:color w:val="0000FF"/>
            <w:sz w:val="21"/>
            <w:szCs w:val="21"/>
            <w:highlight w:val="none"/>
            <w:lang w:eastAsia="zh-CN"/>
            <w:rPrChange w:id="451" w:author="周世杰" w:date="2024-11-22T16:17:54Z">
              <w:rPr>
                <w:rFonts w:hint="eastAsia" w:asciiTheme="minorEastAsia" w:hAnsiTheme="minorEastAsia" w:eastAsiaTheme="minorEastAsia" w:cstheme="minorEastAsia"/>
                <w:iCs/>
                <w:color w:val="0000FF"/>
                <w:sz w:val="21"/>
                <w:szCs w:val="21"/>
                <w:lang w:eastAsia="zh-CN"/>
              </w:rPr>
            </w:rPrChange>
          </w:rPr>
          <w:delText>信托公司管理的持有的养老信托产品以市值计算的资产总额</w:delText>
        </w:r>
      </w:del>
      <w:del w:id="452" w:author="周世杰" w:date="2024-11-22T16:09:13Z">
        <w:r>
          <w:rPr>
            <w:rFonts w:hint="eastAsia" w:asciiTheme="minorEastAsia" w:hAnsiTheme="minorEastAsia" w:eastAsiaTheme="minorEastAsia" w:cstheme="minorEastAsia"/>
            <w:iCs/>
            <w:color w:val="0000FF"/>
            <w:sz w:val="21"/>
            <w:szCs w:val="21"/>
            <w:highlight w:val="none"/>
            <w:rPrChange w:id="453" w:author="周世杰" w:date="2024-11-22T16:17:54Z">
              <w:rPr>
                <w:rFonts w:hint="eastAsia" w:asciiTheme="minorEastAsia" w:hAnsiTheme="minorEastAsia" w:eastAsiaTheme="minorEastAsia" w:cstheme="minorEastAsia"/>
                <w:iCs/>
                <w:color w:val="0000FF"/>
                <w:sz w:val="21"/>
                <w:szCs w:val="21"/>
              </w:rPr>
            </w:rPrChange>
          </w:rPr>
          <w:delText>。</w:delText>
        </w:r>
      </w:del>
    </w:p>
    <w:p>
      <w:pPr>
        <w:keepNext w:val="0"/>
        <w:keepLines w:val="0"/>
        <w:pageBreakBefore w:val="0"/>
        <w:tabs>
          <w:tab w:val="left" w:pos="3240"/>
        </w:tabs>
        <w:kinsoku/>
        <w:wordWrap/>
        <w:overflowPunct/>
        <w:topLinePunct w:val="0"/>
        <w:autoSpaceDE/>
        <w:autoSpaceDN/>
        <w:bidi w:val="0"/>
        <w:adjustRightInd/>
        <w:snapToGrid/>
        <w:spacing w:line="590" w:lineRule="exact"/>
        <w:ind w:firstLine="0" w:firstLineChars="0"/>
        <w:jc w:val="both"/>
        <w:textAlignment w:val="auto"/>
        <w:rPr>
          <w:del w:id="455" w:author="周世杰" w:date="2024-11-22T16:09:13Z"/>
          <w:rFonts w:hint="eastAsia" w:asciiTheme="minorEastAsia" w:hAnsiTheme="minorEastAsia" w:eastAsiaTheme="minorEastAsia" w:cstheme="minorEastAsia"/>
          <w:iCs/>
          <w:color w:val="FF0000"/>
          <w:sz w:val="21"/>
          <w:szCs w:val="21"/>
          <w:highlight w:val="none"/>
        </w:rPr>
        <w:pPrChange w:id="454" w:author="周世杰" w:date="2024-11-22T16:09:04Z">
          <w:pPr>
            <w:keepNext w:val="0"/>
            <w:keepLines w:val="0"/>
            <w:pageBreakBefore w:val="0"/>
            <w:tabs>
              <w:tab w:val="left" w:pos="3240"/>
            </w:tabs>
            <w:kinsoku/>
            <w:wordWrap/>
            <w:overflowPunct/>
            <w:topLinePunct w:val="0"/>
            <w:autoSpaceDE/>
            <w:autoSpaceDN/>
            <w:bidi w:val="0"/>
            <w:adjustRightInd/>
            <w:snapToGrid/>
            <w:spacing w:line="590" w:lineRule="exact"/>
            <w:ind w:firstLine="421" w:firstLineChars="200"/>
            <w:jc w:val="both"/>
            <w:textAlignment w:val="auto"/>
          </w:pPr>
        </w:pPrChange>
      </w:pPr>
      <w:del w:id="456" w:author="周世杰" w:date="2024-11-22T16:09:13Z">
        <w:r>
          <w:rPr>
            <w:rFonts w:hint="eastAsia" w:asciiTheme="minorEastAsia" w:hAnsiTheme="minorEastAsia" w:eastAsiaTheme="minorEastAsia" w:cstheme="minorEastAsia"/>
            <w:b/>
            <w:bCs/>
            <w:iCs/>
            <w:color w:val="auto"/>
            <w:sz w:val="21"/>
            <w:szCs w:val="21"/>
            <w:highlight w:val="none"/>
            <w:lang w:val="en-US" w:eastAsia="zh-CN"/>
            <w:rPrChange w:id="457" w:author="周世杰" w:date="2024-11-22T16:17:52Z">
              <w:rPr>
                <w:rFonts w:hint="eastAsia" w:asciiTheme="minorEastAsia" w:hAnsiTheme="minorEastAsia" w:eastAsiaTheme="minorEastAsia" w:cstheme="minorEastAsia"/>
                <w:b/>
                <w:bCs/>
                <w:iCs/>
                <w:sz w:val="21"/>
                <w:szCs w:val="21"/>
                <w:highlight w:val="none"/>
                <w:lang w:val="en-US" w:eastAsia="zh-CN"/>
              </w:rPr>
            </w:rPrChange>
          </w:rPr>
          <w:delText>8.代销养老金融产品规模</w:delText>
        </w:r>
      </w:del>
      <w:del w:id="458" w:author="周世杰" w:date="2024-11-22T16:09:13Z">
        <w:r>
          <w:rPr>
            <w:rFonts w:hint="eastAsia" w:asciiTheme="minorEastAsia" w:hAnsiTheme="minorEastAsia" w:eastAsiaTheme="minorEastAsia" w:cstheme="minorEastAsia"/>
            <w:b/>
            <w:bCs/>
            <w:iCs/>
            <w:color w:val="0000FF"/>
            <w:sz w:val="21"/>
            <w:szCs w:val="21"/>
            <w:highlight w:val="none"/>
            <w:lang w:val="en-US" w:eastAsia="zh-CN"/>
          </w:rPr>
          <w:delText>【建议将指标名称改为“代销养老财富产品规模”】</w:delText>
        </w:r>
      </w:del>
    </w:p>
    <w:p>
      <w:pPr>
        <w:keepNext w:val="0"/>
        <w:keepLines w:val="0"/>
        <w:pageBreakBefore w:val="0"/>
        <w:tabs>
          <w:tab w:val="left" w:pos="3240"/>
        </w:tabs>
        <w:kinsoku/>
        <w:wordWrap/>
        <w:overflowPunct/>
        <w:topLinePunct w:val="0"/>
        <w:autoSpaceDE/>
        <w:autoSpaceDN/>
        <w:bidi w:val="0"/>
        <w:adjustRightInd/>
        <w:snapToGrid/>
        <w:spacing w:line="590" w:lineRule="exact"/>
        <w:ind w:firstLine="420" w:firstLineChars="200"/>
        <w:jc w:val="both"/>
        <w:textAlignment w:val="auto"/>
        <w:rPr>
          <w:rFonts w:hint="eastAsia" w:asciiTheme="minorEastAsia" w:hAnsiTheme="minorEastAsia" w:eastAsiaTheme="minorEastAsia" w:cstheme="minorEastAsia"/>
          <w:iCs/>
          <w:color w:val="0000FF"/>
          <w:sz w:val="21"/>
          <w:szCs w:val="21"/>
          <w:highlight w:val="none"/>
          <w:lang w:eastAsia="zh-CN"/>
          <w:rPrChange w:id="459" w:author="周世杰" w:date="2024-11-22T16:17:54Z">
            <w:rPr>
              <w:rFonts w:hint="eastAsia" w:asciiTheme="minorEastAsia" w:hAnsiTheme="minorEastAsia" w:eastAsiaTheme="minorEastAsia" w:cstheme="minorEastAsia"/>
              <w:iCs/>
              <w:color w:val="0000FF"/>
              <w:sz w:val="21"/>
              <w:szCs w:val="21"/>
              <w:lang w:eastAsia="zh-CN"/>
            </w:rPr>
          </w:rPrChange>
        </w:rPr>
      </w:pPr>
      <w:r>
        <w:rPr>
          <w:rFonts w:hint="eastAsia" w:asciiTheme="minorEastAsia" w:hAnsiTheme="minorEastAsia" w:eastAsiaTheme="minorEastAsia" w:cstheme="minorEastAsia"/>
          <w:iCs/>
          <w:color w:val="0000FF"/>
          <w:sz w:val="21"/>
          <w:szCs w:val="21"/>
          <w:highlight w:val="none"/>
          <w:rPrChange w:id="460" w:author="周世杰" w:date="2024-11-22T16:17:54Z">
            <w:rPr>
              <w:rFonts w:hint="eastAsia" w:asciiTheme="minorEastAsia" w:hAnsiTheme="minorEastAsia" w:eastAsiaTheme="minorEastAsia" w:cstheme="minorEastAsia"/>
              <w:iCs/>
              <w:color w:val="0000FF"/>
              <w:sz w:val="21"/>
              <w:szCs w:val="21"/>
            </w:rPr>
          </w:rPrChange>
        </w:rPr>
        <w:t>[</w:t>
      </w:r>
      <w:r>
        <w:rPr>
          <w:rFonts w:hint="eastAsia" w:asciiTheme="minorEastAsia" w:hAnsiTheme="minorEastAsia" w:eastAsiaTheme="minorEastAsia" w:cstheme="minorEastAsia"/>
          <w:iCs/>
          <w:color w:val="0000FF"/>
          <w:sz w:val="21"/>
          <w:szCs w:val="21"/>
          <w:highlight w:val="none"/>
          <w:lang w:val="en-US" w:eastAsia="zh-CN"/>
          <w:rPrChange w:id="461" w:author="周世杰" w:date="2024-11-22T16:17:54Z">
            <w:rPr>
              <w:rFonts w:hint="eastAsia" w:asciiTheme="minorEastAsia" w:hAnsiTheme="minorEastAsia" w:eastAsiaTheme="minorEastAsia" w:cstheme="minorEastAsia"/>
              <w:iCs/>
              <w:color w:val="0000FF"/>
              <w:sz w:val="21"/>
              <w:szCs w:val="21"/>
              <w:lang w:val="en-US" w:eastAsia="zh-CN"/>
            </w:rPr>
          </w:rPrChange>
        </w:rPr>
        <w:t>8.</w:t>
      </w:r>
      <w:del w:id="462" w:author="周世杰" w:date="2024-11-22T15:33:49Z">
        <w:r>
          <w:rPr>
            <w:rFonts w:hint="eastAsia" w:asciiTheme="minorEastAsia" w:hAnsiTheme="minorEastAsia" w:eastAsiaTheme="minorEastAsia" w:cstheme="minorEastAsia"/>
            <w:iCs/>
            <w:color w:val="0000FF"/>
            <w:sz w:val="21"/>
            <w:szCs w:val="21"/>
            <w:highlight w:val="none"/>
            <w:lang w:val="en-US" w:eastAsia="zh-CN"/>
            <w:rPrChange w:id="463" w:author="周世杰" w:date="2024-11-22T16:17:54Z">
              <w:rPr>
                <w:rFonts w:hint="eastAsia" w:asciiTheme="minorEastAsia" w:hAnsiTheme="minorEastAsia" w:eastAsiaTheme="minorEastAsia" w:cstheme="minorEastAsia"/>
                <w:iCs/>
                <w:color w:val="0000FF"/>
                <w:sz w:val="21"/>
                <w:szCs w:val="21"/>
                <w:lang w:val="en-US" w:eastAsia="zh-CN"/>
              </w:rPr>
            </w:rPrChange>
          </w:rPr>
          <w:delText>A</w:delText>
        </w:r>
      </w:del>
      <w:r>
        <w:rPr>
          <w:rFonts w:hint="eastAsia" w:asciiTheme="minorEastAsia" w:hAnsiTheme="minorEastAsia" w:eastAsiaTheme="minorEastAsia" w:cstheme="minorEastAsia"/>
          <w:iCs/>
          <w:color w:val="0000FF"/>
          <w:sz w:val="21"/>
          <w:szCs w:val="21"/>
          <w:highlight w:val="none"/>
          <w:lang w:eastAsia="zh-CN"/>
          <w:rPrChange w:id="464" w:author="周世杰" w:date="2024-11-22T16:17:54Z">
            <w:rPr>
              <w:rFonts w:hint="eastAsia" w:asciiTheme="minorEastAsia" w:hAnsiTheme="minorEastAsia" w:eastAsiaTheme="minorEastAsia" w:cstheme="minorEastAsia"/>
              <w:iCs/>
              <w:color w:val="0000FF"/>
              <w:sz w:val="21"/>
              <w:szCs w:val="21"/>
              <w:lang w:eastAsia="zh-CN"/>
            </w:rPr>
          </w:rPrChange>
        </w:rPr>
        <w:t>代销养老金融产品</w:t>
      </w:r>
      <w:del w:id="465" w:author="周世杰" w:date="2024-11-22T15:34:07Z">
        <w:r>
          <w:rPr>
            <w:rFonts w:hint="eastAsia" w:asciiTheme="minorEastAsia" w:hAnsiTheme="minorEastAsia" w:eastAsiaTheme="minorEastAsia" w:cstheme="minorEastAsia"/>
            <w:iCs/>
            <w:color w:val="0000FF"/>
            <w:sz w:val="21"/>
            <w:szCs w:val="21"/>
            <w:highlight w:val="none"/>
            <w:lang w:eastAsia="zh-CN"/>
            <w:rPrChange w:id="466" w:author="周世杰" w:date="2024-11-22T16:17:54Z">
              <w:rPr>
                <w:rFonts w:hint="eastAsia" w:asciiTheme="minorEastAsia" w:hAnsiTheme="minorEastAsia" w:eastAsiaTheme="minorEastAsia" w:cstheme="minorEastAsia"/>
                <w:iCs/>
                <w:color w:val="0000FF"/>
                <w:sz w:val="21"/>
                <w:szCs w:val="21"/>
                <w:lang w:eastAsia="zh-CN"/>
              </w:rPr>
            </w:rPrChange>
          </w:rPr>
          <w:delText>规模</w:delText>
        </w:r>
      </w:del>
      <w:del w:id="467" w:author="周世杰" w:date="2024-11-22T15:33:52Z">
        <w:r>
          <w:rPr>
            <w:rFonts w:hint="eastAsia" w:asciiTheme="minorEastAsia" w:hAnsiTheme="minorEastAsia" w:eastAsiaTheme="minorEastAsia" w:cstheme="minorEastAsia"/>
            <w:iCs/>
            <w:color w:val="0000FF"/>
            <w:sz w:val="21"/>
            <w:szCs w:val="21"/>
            <w:highlight w:val="none"/>
            <w:lang w:eastAsia="zh-CN"/>
            <w:rPrChange w:id="468" w:author="周世杰" w:date="2024-11-22T16:17:54Z">
              <w:rPr>
                <w:rFonts w:hint="eastAsia" w:asciiTheme="minorEastAsia" w:hAnsiTheme="minorEastAsia" w:eastAsiaTheme="minorEastAsia" w:cstheme="minorEastAsia"/>
                <w:iCs/>
                <w:color w:val="0000FF"/>
                <w:sz w:val="21"/>
                <w:szCs w:val="21"/>
                <w:lang w:eastAsia="zh-CN"/>
              </w:rPr>
            </w:rPrChange>
          </w:rPr>
          <w:delText>客</w:delText>
        </w:r>
      </w:del>
      <w:del w:id="469" w:author="周世杰" w:date="2024-11-22T15:33:51Z">
        <w:r>
          <w:rPr>
            <w:rFonts w:hint="eastAsia" w:asciiTheme="minorEastAsia" w:hAnsiTheme="minorEastAsia" w:eastAsiaTheme="minorEastAsia" w:cstheme="minorEastAsia"/>
            <w:iCs/>
            <w:color w:val="0000FF"/>
            <w:sz w:val="21"/>
            <w:szCs w:val="21"/>
            <w:highlight w:val="none"/>
            <w:lang w:eastAsia="zh-CN"/>
            <w:rPrChange w:id="470" w:author="周世杰" w:date="2024-11-22T16:17:54Z">
              <w:rPr>
                <w:rFonts w:hint="eastAsia" w:asciiTheme="minorEastAsia" w:hAnsiTheme="minorEastAsia" w:eastAsiaTheme="minorEastAsia" w:cstheme="minorEastAsia"/>
                <w:iCs/>
                <w:color w:val="0000FF"/>
                <w:sz w:val="21"/>
                <w:szCs w:val="21"/>
                <w:lang w:eastAsia="zh-CN"/>
              </w:rPr>
            </w:rPrChange>
          </w:rPr>
          <w:delText>户数</w:delText>
        </w:r>
      </w:del>
      <w:r>
        <w:rPr>
          <w:rFonts w:hint="eastAsia" w:asciiTheme="minorEastAsia" w:hAnsiTheme="minorEastAsia" w:eastAsiaTheme="minorEastAsia" w:cstheme="minorEastAsia"/>
          <w:iCs/>
          <w:color w:val="0000FF"/>
          <w:sz w:val="21"/>
          <w:szCs w:val="21"/>
          <w:highlight w:val="none"/>
          <w:rPrChange w:id="471" w:author="周世杰" w:date="2024-11-22T16:17:54Z">
            <w:rPr>
              <w:rFonts w:hint="eastAsia" w:asciiTheme="minorEastAsia" w:hAnsiTheme="minorEastAsia" w:eastAsiaTheme="minorEastAsia" w:cstheme="minorEastAsia"/>
              <w:iCs/>
              <w:color w:val="0000FF"/>
              <w:sz w:val="21"/>
              <w:szCs w:val="21"/>
            </w:rPr>
          </w:rPrChange>
        </w:rPr>
        <w:t>]:</w:t>
      </w:r>
      <w:del w:id="472" w:author="周世杰" w:date="2024-11-22T15:36:42Z">
        <w:r>
          <w:rPr>
            <w:rFonts w:hint="eastAsia" w:asciiTheme="minorEastAsia" w:hAnsiTheme="minorEastAsia" w:eastAsiaTheme="minorEastAsia" w:cstheme="minorEastAsia"/>
            <w:iCs/>
            <w:color w:val="0000FF"/>
            <w:sz w:val="21"/>
            <w:szCs w:val="21"/>
            <w:highlight w:val="none"/>
            <w:rPrChange w:id="473" w:author="周世杰" w:date="2024-11-22T16:17:54Z">
              <w:rPr>
                <w:rFonts w:hint="eastAsia" w:asciiTheme="minorEastAsia" w:hAnsiTheme="minorEastAsia" w:eastAsiaTheme="minorEastAsia" w:cstheme="minorEastAsia"/>
                <w:iCs/>
                <w:color w:val="0000FF"/>
                <w:sz w:val="21"/>
                <w:szCs w:val="21"/>
              </w:rPr>
            </w:rPrChange>
          </w:rPr>
          <w:delText>是</w:delText>
        </w:r>
      </w:del>
      <w:r>
        <w:rPr>
          <w:rFonts w:hint="eastAsia" w:asciiTheme="minorEastAsia" w:hAnsiTheme="minorEastAsia" w:eastAsiaTheme="minorEastAsia" w:cstheme="minorEastAsia"/>
          <w:iCs/>
          <w:color w:val="0000FF"/>
          <w:sz w:val="21"/>
          <w:szCs w:val="21"/>
          <w:highlight w:val="none"/>
          <w:rPrChange w:id="474" w:author="周世杰" w:date="2024-11-22T16:17:54Z">
            <w:rPr>
              <w:rFonts w:hint="eastAsia" w:asciiTheme="minorEastAsia" w:hAnsiTheme="minorEastAsia" w:eastAsiaTheme="minorEastAsia" w:cstheme="minorEastAsia"/>
              <w:iCs/>
              <w:color w:val="0000FF"/>
              <w:sz w:val="21"/>
              <w:szCs w:val="21"/>
            </w:rPr>
          </w:rPrChange>
        </w:rPr>
        <w:t>指</w:t>
      </w:r>
      <w:del w:id="475" w:author="周世杰" w:date="2024-11-22T15:36:40Z">
        <w:r>
          <w:rPr>
            <w:rFonts w:hint="eastAsia" w:asciiTheme="minorEastAsia" w:hAnsiTheme="minorEastAsia" w:eastAsiaTheme="minorEastAsia" w:cstheme="minorEastAsia"/>
            <w:iCs/>
            <w:color w:val="0000FF"/>
            <w:sz w:val="21"/>
            <w:szCs w:val="21"/>
            <w:highlight w:val="none"/>
            <w:rPrChange w:id="476" w:author="周世杰" w:date="2024-11-22T16:17:54Z">
              <w:rPr>
                <w:rFonts w:hint="eastAsia" w:asciiTheme="minorEastAsia" w:hAnsiTheme="minorEastAsia" w:eastAsiaTheme="minorEastAsia" w:cstheme="minorEastAsia"/>
                <w:iCs/>
                <w:color w:val="0000FF"/>
                <w:sz w:val="21"/>
                <w:szCs w:val="21"/>
              </w:rPr>
            </w:rPrChange>
          </w:rPr>
          <w:delText>截至统计</w:delText>
        </w:r>
      </w:del>
      <w:del w:id="477" w:author="周世杰" w:date="2024-11-22T15:36:40Z">
        <w:r>
          <w:rPr>
            <w:rFonts w:hint="eastAsia" w:asciiTheme="minorEastAsia" w:hAnsiTheme="minorEastAsia" w:eastAsiaTheme="minorEastAsia" w:cstheme="minorEastAsia"/>
            <w:iCs/>
            <w:color w:val="0000FF"/>
            <w:sz w:val="21"/>
            <w:szCs w:val="21"/>
            <w:highlight w:val="none"/>
            <w:lang w:eastAsia="zh-CN"/>
            <w:rPrChange w:id="478" w:author="周世杰" w:date="2024-11-22T16:17:54Z">
              <w:rPr>
                <w:rFonts w:hint="eastAsia" w:asciiTheme="minorEastAsia" w:hAnsiTheme="minorEastAsia" w:eastAsiaTheme="minorEastAsia" w:cstheme="minorEastAsia"/>
                <w:iCs/>
                <w:color w:val="0000FF"/>
                <w:sz w:val="21"/>
                <w:szCs w:val="21"/>
                <w:lang w:eastAsia="zh-CN"/>
              </w:rPr>
            </w:rPrChange>
          </w:rPr>
          <w:delText>时点</w:delText>
        </w:r>
      </w:del>
      <w:del w:id="479" w:author="周世杰" w:date="2024-11-22T15:36:40Z">
        <w:r>
          <w:rPr>
            <w:rFonts w:hint="eastAsia" w:asciiTheme="minorEastAsia" w:hAnsiTheme="minorEastAsia" w:eastAsiaTheme="minorEastAsia" w:cstheme="minorEastAsia"/>
            <w:iCs/>
            <w:color w:val="0000FF"/>
            <w:sz w:val="21"/>
            <w:szCs w:val="21"/>
            <w:highlight w:val="none"/>
            <w:rPrChange w:id="480" w:author="周世杰" w:date="2024-11-22T16:17:54Z">
              <w:rPr>
                <w:rFonts w:hint="eastAsia" w:asciiTheme="minorEastAsia" w:hAnsiTheme="minorEastAsia" w:eastAsiaTheme="minorEastAsia" w:cstheme="minorEastAsia"/>
                <w:iCs/>
                <w:color w:val="0000FF"/>
                <w:sz w:val="21"/>
                <w:szCs w:val="21"/>
              </w:rPr>
            </w:rPrChange>
          </w:rPr>
          <w:delText>，</w:delText>
        </w:r>
      </w:del>
      <w:r>
        <w:rPr>
          <w:rFonts w:hint="eastAsia" w:asciiTheme="minorEastAsia" w:hAnsiTheme="minorEastAsia" w:eastAsiaTheme="minorEastAsia" w:cstheme="minorEastAsia"/>
          <w:iCs/>
          <w:color w:val="0000FF"/>
          <w:sz w:val="21"/>
          <w:szCs w:val="21"/>
          <w:highlight w:val="none"/>
          <w:lang w:eastAsia="zh-CN"/>
          <w:rPrChange w:id="481" w:author="周世杰" w:date="2024-11-22T16:17:54Z">
            <w:rPr>
              <w:rFonts w:hint="eastAsia" w:asciiTheme="minorEastAsia" w:hAnsiTheme="minorEastAsia" w:eastAsiaTheme="minorEastAsia" w:cstheme="minorEastAsia"/>
              <w:iCs/>
              <w:color w:val="0000FF"/>
              <w:sz w:val="21"/>
              <w:szCs w:val="21"/>
              <w:lang w:eastAsia="zh-CN"/>
            </w:rPr>
          </w:rPrChange>
        </w:rPr>
        <w:t>金融机构</w:t>
      </w:r>
      <w:ins w:id="482" w:author="周世杰" w:date="2024-11-22T15:36:52Z">
        <w:r>
          <w:rPr>
            <w:rFonts w:hint="eastAsia" w:asciiTheme="minorEastAsia" w:hAnsiTheme="minorEastAsia" w:eastAsiaTheme="minorEastAsia" w:cstheme="minorEastAsia"/>
            <w:iCs/>
            <w:color w:val="0000FF"/>
            <w:sz w:val="21"/>
            <w:szCs w:val="21"/>
            <w:highlight w:val="none"/>
            <w:lang w:eastAsia="zh-CN"/>
            <w:rPrChange w:id="483" w:author="周世杰" w:date="2024-11-22T16:17:54Z">
              <w:rPr>
                <w:rFonts w:hint="eastAsia" w:asciiTheme="minorEastAsia" w:hAnsiTheme="minorEastAsia" w:eastAsiaTheme="minorEastAsia" w:cstheme="minorEastAsia"/>
                <w:iCs/>
                <w:color w:val="0000FF"/>
                <w:sz w:val="21"/>
                <w:szCs w:val="21"/>
                <w:lang w:eastAsia="zh-CN"/>
              </w:rPr>
            </w:rPrChange>
          </w:rPr>
          <w:t>代理</w:t>
        </w:r>
      </w:ins>
      <w:ins w:id="484" w:author="周世杰" w:date="2024-11-22T15:36:54Z">
        <w:r>
          <w:rPr>
            <w:rFonts w:hint="eastAsia" w:asciiTheme="minorEastAsia" w:hAnsiTheme="minorEastAsia" w:eastAsiaTheme="minorEastAsia" w:cstheme="minorEastAsia"/>
            <w:iCs/>
            <w:color w:val="0000FF"/>
            <w:sz w:val="21"/>
            <w:szCs w:val="21"/>
            <w:highlight w:val="none"/>
            <w:lang w:eastAsia="zh-CN"/>
            <w:rPrChange w:id="485" w:author="周世杰" w:date="2024-11-22T16:17:54Z">
              <w:rPr>
                <w:rFonts w:hint="eastAsia" w:asciiTheme="minorEastAsia" w:hAnsiTheme="minorEastAsia" w:eastAsiaTheme="minorEastAsia" w:cstheme="minorEastAsia"/>
                <w:iCs/>
                <w:color w:val="0000FF"/>
                <w:sz w:val="21"/>
                <w:szCs w:val="21"/>
                <w:lang w:eastAsia="zh-CN"/>
              </w:rPr>
            </w:rPrChange>
          </w:rPr>
          <w:t>代销</w:t>
        </w:r>
      </w:ins>
      <w:ins w:id="486" w:author="周世杰" w:date="2024-11-22T15:36:55Z">
        <w:r>
          <w:rPr>
            <w:rFonts w:hint="eastAsia" w:asciiTheme="minorEastAsia" w:hAnsiTheme="minorEastAsia" w:eastAsiaTheme="minorEastAsia" w:cstheme="minorEastAsia"/>
            <w:iCs/>
            <w:color w:val="0000FF"/>
            <w:sz w:val="21"/>
            <w:szCs w:val="21"/>
            <w:highlight w:val="none"/>
            <w:lang w:eastAsia="zh-CN"/>
            <w:rPrChange w:id="487" w:author="周世杰" w:date="2024-11-22T16:17:54Z">
              <w:rPr>
                <w:rFonts w:hint="eastAsia" w:asciiTheme="minorEastAsia" w:hAnsiTheme="minorEastAsia" w:eastAsiaTheme="minorEastAsia" w:cstheme="minorEastAsia"/>
                <w:iCs/>
                <w:color w:val="0000FF"/>
                <w:sz w:val="21"/>
                <w:szCs w:val="21"/>
                <w:lang w:eastAsia="zh-CN"/>
              </w:rPr>
            </w:rPrChange>
          </w:rPr>
          <w:t>的</w:t>
        </w:r>
      </w:ins>
      <w:ins w:id="488" w:author="周世杰" w:date="2024-11-22T15:38:50Z">
        <w:r>
          <w:rPr>
            <w:rFonts w:hint="eastAsia" w:asciiTheme="minorEastAsia" w:hAnsiTheme="minorEastAsia" w:eastAsiaTheme="minorEastAsia" w:cstheme="minorEastAsia"/>
            <w:iCs/>
            <w:color w:val="0000FF"/>
            <w:sz w:val="21"/>
            <w:szCs w:val="21"/>
            <w:highlight w:val="none"/>
            <w:lang w:eastAsia="zh-CN"/>
            <w:rPrChange w:id="489" w:author="周世杰" w:date="2024-11-22T16:17:54Z">
              <w:rPr>
                <w:rFonts w:hint="eastAsia" w:asciiTheme="minorEastAsia" w:hAnsiTheme="minorEastAsia" w:eastAsiaTheme="minorEastAsia" w:cstheme="minorEastAsia"/>
                <w:iCs/>
                <w:color w:val="0000FF"/>
                <w:sz w:val="21"/>
                <w:szCs w:val="21"/>
                <w:lang w:eastAsia="zh-CN"/>
              </w:rPr>
            </w:rPrChange>
          </w:rPr>
          <w:t>，</w:t>
        </w:r>
      </w:ins>
      <w:ins w:id="490" w:author="周世杰" w:date="2024-11-22T15:38:51Z">
        <w:r>
          <w:rPr>
            <w:rFonts w:hint="eastAsia" w:asciiTheme="minorEastAsia" w:hAnsiTheme="minorEastAsia" w:eastAsiaTheme="minorEastAsia" w:cstheme="minorEastAsia"/>
            <w:iCs/>
            <w:color w:val="0000FF"/>
            <w:sz w:val="21"/>
            <w:szCs w:val="21"/>
            <w:highlight w:val="none"/>
            <w:lang w:eastAsia="zh-CN"/>
            <w:rPrChange w:id="491" w:author="周世杰" w:date="2024-11-22T16:17:54Z">
              <w:rPr>
                <w:rFonts w:hint="eastAsia" w:asciiTheme="minorEastAsia" w:hAnsiTheme="minorEastAsia" w:eastAsiaTheme="minorEastAsia" w:cstheme="minorEastAsia"/>
                <w:iCs/>
                <w:color w:val="0000FF"/>
                <w:sz w:val="21"/>
                <w:szCs w:val="21"/>
                <w:lang w:eastAsia="zh-CN"/>
              </w:rPr>
            </w:rPrChange>
          </w:rPr>
          <w:t>按照</w:t>
        </w:r>
      </w:ins>
      <w:ins w:id="492" w:author="周世杰" w:date="2024-11-22T15:38:53Z">
        <w:r>
          <w:rPr>
            <w:rFonts w:hint="eastAsia" w:asciiTheme="minorEastAsia" w:hAnsiTheme="minorEastAsia" w:eastAsiaTheme="minorEastAsia" w:cstheme="minorEastAsia"/>
            <w:iCs/>
            <w:color w:val="0000FF"/>
            <w:sz w:val="21"/>
            <w:szCs w:val="21"/>
            <w:highlight w:val="none"/>
            <w:lang w:eastAsia="zh-CN"/>
            <w:rPrChange w:id="493" w:author="周世杰" w:date="2024-11-22T16:17:54Z">
              <w:rPr>
                <w:rFonts w:hint="eastAsia" w:asciiTheme="minorEastAsia" w:hAnsiTheme="minorEastAsia" w:eastAsiaTheme="minorEastAsia" w:cstheme="minorEastAsia"/>
                <w:iCs/>
                <w:color w:val="0000FF"/>
                <w:sz w:val="21"/>
                <w:szCs w:val="21"/>
                <w:lang w:eastAsia="zh-CN"/>
              </w:rPr>
            </w:rPrChange>
          </w:rPr>
          <w:t>相关</w:t>
        </w:r>
      </w:ins>
      <w:ins w:id="494" w:author="周世杰" w:date="2024-11-22T15:38:54Z">
        <w:r>
          <w:rPr>
            <w:rFonts w:hint="eastAsia" w:asciiTheme="minorEastAsia" w:hAnsiTheme="minorEastAsia" w:eastAsiaTheme="minorEastAsia" w:cstheme="minorEastAsia"/>
            <w:iCs/>
            <w:color w:val="0000FF"/>
            <w:sz w:val="21"/>
            <w:szCs w:val="21"/>
            <w:highlight w:val="none"/>
            <w:lang w:eastAsia="zh-CN"/>
            <w:rPrChange w:id="495" w:author="周世杰" w:date="2024-11-22T16:17:54Z">
              <w:rPr>
                <w:rFonts w:hint="eastAsia" w:asciiTheme="minorEastAsia" w:hAnsiTheme="minorEastAsia" w:eastAsiaTheme="minorEastAsia" w:cstheme="minorEastAsia"/>
                <w:iCs/>
                <w:color w:val="0000FF"/>
                <w:sz w:val="21"/>
                <w:szCs w:val="21"/>
                <w:lang w:eastAsia="zh-CN"/>
              </w:rPr>
            </w:rPrChange>
          </w:rPr>
          <w:t>政策</w:t>
        </w:r>
      </w:ins>
      <w:ins w:id="496" w:author="周世杰" w:date="2024-11-22T15:38:55Z">
        <w:r>
          <w:rPr>
            <w:rFonts w:hint="eastAsia" w:asciiTheme="minorEastAsia" w:hAnsiTheme="minorEastAsia" w:eastAsiaTheme="minorEastAsia" w:cstheme="minorEastAsia"/>
            <w:iCs/>
            <w:color w:val="0000FF"/>
            <w:sz w:val="21"/>
            <w:szCs w:val="21"/>
            <w:highlight w:val="none"/>
            <w:lang w:eastAsia="zh-CN"/>
            <w:rPrChange w:id="497" w:author="周世杰" w:date="2024-11-22T16:17:54Z">
              <w:rPr>
                <w:rFonts w:hint="eastAsia" w:asciiTheme="minorEastAsia" w:hAnsiTheme="minorEastAsia" w:eastAsiaTheme="minorEastAsia" w:cstheme="minorEastAsia"/>
                <w:iCs/>
                <w:color w:val="0000FF"/>
                <w:sz w:val="21"/>
                <w:szCs w:val="21"/>
                <w:lang w:eastAsia="zh-CN"/>
              </w:rPr>
            </w:rPrChange>
          </w:rPr>
          <w:t>文件</w:t>
        </w:r>
      </w:ins>
      <w:ins w:id="498" w:author="周世杰" w:date="2024-11-22T15:38:56Z">
        <w:r>
          <w:rPr>
            <w:rFonts w:hint="eastAsia" w:asciiTheme="minorEastAsia" w:hAnsiTheme="minorEastAsia" w:eastAsiaTheme="minorEastAsia" w:cstheme="minorEastAsia"/>
            <w:iCs/>
            <w:color w:val="0000FF"/>
            <w:sz w:val="21"/>
            <w:szCs w:val="21"/>
            <w:highlight w:val="none"/>
            <w:lang w:eastAsia="zh-CN"/>
            <w:rPrChange w:id="499" w:author="周世杰" w:date="2024-11-22T16:17:54Z">
              <w:rPr>
                <w:rFonts w:hint="eastAsia" w:asciiTheme="minorEastAsia" w:hAnsiTheme="minorEastAsia" w:eastAsiaTheme="minorEastAsia" w:cstheme="minorEastAsia"/>
                <w:iCs/>
                <w:color w:val="0000FF"/>
                <w:sz w:val="21"/>
                <w:szCs w:val="21"/>
                <w:lang w:eastAsia="zh-CN"/>
              </w:rPr>
            </w:rPrChange>
          </w:rPr>
          <w:t>，</w:t>
        </w:r>
      </w:ins>
      <w:ins w:id="500" w:author="周世杰" w:date="2024-11-22T15:36:58Z">
        <w:r>
          <w:rPr>
            <w:rFonts w:hint="eastAsia" w:asciiTheme="minorEastAsia" w:hAnsiTheme="minorEastAsia" w:eastAsiaTheme="minorEastAsia" w:cstheme="minorEastAsia"/>
            <w:iCs/>
            <w:color w:val="0000FF"/>
            <w:sz w:val="21"/>
            <w:szCs w:val="21"/>
            <w:highlight w:val="none"/>
            <w:lang w:eastAsia="zh-CN"/>
            <w:rPrChange w:id="501" w:author="周世杰" w:date="2024-11-22T16:17:54Z">
              <w:rPr>
                <w:rFonts w:hint="eastAsia" w:asciiTheme="minorEastAsia" w:hAnsiTheme="minorEastAsia" w:eastAsiaTheme="minorEastAsia" w:cstheme="minorEastAsia"/>
                <w:iCs/>
                <w:color w:val="0000FF"/>
                <w:sz w:val="21"/>
                <w:szCs w:val="21"/>
                <w:lang w:eastAsia="zh-CN"/>
              </w:rPr>
            </w:rPrChange>
          </w:rPr>
          <w:t>定位</w:t>
        </w:r>
      </w:ins>
      <w:ins w:id="502" w:author="周世杰" w:date="2024-11-22T15:37:07Z">
        <w:r>
          <w:rPr>
            <w:rFonts w:hint="eastAsia" w:asciiTheme="minorEastAsia" w:hAnsiTheme="minorEastAsia" w:eastAsiaTheme="minorEastAsia" w:cstheme="minorEastAsia"/>
            <w:iCs/>
            <w:color w:val="0000FF"/>
            <w:sz w:val="21"/>
            <w:szCs w:val="21"/>
            <w:highlight w:val="none"/>
            <w:lang w:eastAsia="zh-CN"/>
            <w:rPrChange w:id="503" w:author="周世杰" w:date="2024-11-22T16:17:54Z">
              <w:rPr>
                <w:rFonts w:hint="eastAsia" w:asciiTheme="minorEastAsia" w:hAnsiTheme="minorEastAsia" w:eastAsiaTheme="minorEastAsia" w:cstheme="minorEastAsia"/>
                <w:iCs/>
                <w:color w:val="0000FF"/>
                <w:sz w:val="21"/>
                <w:szCs w:val="21"/>
                <w:lang w:eastAsia="zh-CN"/>
              </w:rPr>
            </w:rPrChange>
          </w:rPr>
          <w:t>于</w:t>
        </w:r>
      </w:ins>
      <w:ins w:id="504" w:author="周世杰" w:date="2024-11-22T15:37:52Z">
        <w:r>
          <w:rPr>
            <w:rFonts w:hint="eastAsia" w:asciiTheme="minorEastAsia" w:hAnsiTheme="minorEastAsia" w:eastAsiaTheme="minorEastAsia" w:cstheme="minorEastAsia"/>
            <w:iCs/>
            <w:color w:val="0000FF"/>
            <w:sz w:val="21"/>
            <w:szCs w:val="21"/>
            <w:highlight w:val="none"/>
            <w:lang w:eastAsia="zh-CN"/>
            <w:rPrChange w:id="505" w:author="周世杰" w:date="2024-11-22T16:17:54Z">
              <w:rPr>
                <w:rFonts w:hint="eastAsia" w:asciiTheme="minorEastAsia" w:hAnsiTheme="minorEastAsia" w:eastAsiaTheme="minorEastAsia" w:cstheme="minorEastAsia"/>
                <w:iCs/>
                <w:color w:val="0000FF"/>
                <w:sz w:val="21"/>
                <w:szCs w:val="21"/>
                <w:lang w:eastAsia="zh-CN"/>
              </w:rPr>
            </w:rPrChange>
          </w:rPr>
          <w:t>养老</w:t>
        </w:r>
      </w:ins>
      <w:ins w:id="506" w:author="周世杰" w:date="2024-11-22T15:37:53Z">
        <w:r>
          <w:rPr>
            <w:rFonts w:hint="eastAsia" w:asciiTheme="minorEastAsia" w:hAnsiTheme="minorEastAsia" w:eastAsiaTheme="minorEastAsia" w:cstheme="minorEastAsia"/>
            <w:iCs/>
            <w:color w:val="0000FF"/>
            <w:sz w:val="21"/>
            <w:szCs w:val="21"/>
            <w:highlight w:val="none"/>
            <w:lang w:eastAsia="zh-CN"/>
            <w:rPrChange w:id="507" w:author="周世杰" w:date="2024-11-22T16:17:54Z">
              <w:rPr>
                <w:rFonts w:hint="eastAsia" w:asciiTheme="minorEastAsia" w:hAnsiTheme="minorEastAsia" w:eastAsiaTheme="minorEastAsia" w:cstheme="minorEastAsia"/>
                <w:iCs/>
                <w:color w:val="0000FF"/>
                <w:sz w:val="21"/>
                <w:szCs w:val="21"/>
                <w:lang w:eastAsia="zh-CN"/>
              </w:rPr>
            </w:rPrChange>
          </w:rPr>
          <w:t>的</w:t>
        </w:r>
      </w:ins>
      <w:ins w:id="508" w:author="周世杰" w:date="2024-11-22T15:37:54Z">
        <w:r>
          <w:rPr>
            <w:rFonts w:hint="eastAsia" w:asciiTheme="minorEastAsia" w:hAnsiTheme="minorEastAsia" w:eastAsiaTheme="minorEastAsia" w:cstheme="minorEastAsia"/>
            <w:iCs/>
            <w:color w:val="0000FF"/>
            <w:sz w:val="21"/>
            <w:szCs w:val="21"/>
            <w:highlight w:val="none"/>
            <w:lang w:eastAsia="zh-CN"/>
            <w:rPrChange w:id="509" w:author="周世杰" w:date="2024-11-22T16:17:54Z">
              <w:rPr>
                <w:rFonts w:hint="eastAsia" w:asciiTheme="minorEastAsia" w:hAnsiTheme="minorEastAsia" w:eastAsiaTheme="minorEastAsia" w:cstheme="minorEastAsia"/>
                <w:iCs/>
                <w:color w:val="0000FF"/>
                <w:sz w:val="21"/>
                <w:szCs w:val="21"/>
                <w:lang w:eastAsia="zh-CN"/>
              </w:rPr>
            </w:rPrChange>
          </w:rPr>
          <w:t>金融</w:t>
        </w:r>
      </w:ins>
      <w:ins w:id="510" w:author="周世杰" w:date="2024-11-22T15:37:55Z">
        <w:r>
          <w:rPr>
            <w:rFonts w:hint="eastAsia" w:asciiTheme="minorEastAsia" w:hAnsiTheme="minorEastAsia" w:eastAsiaTheme="minorEastAsia" w:cstheme="minorEastAsia"/>
            <w:iCs/>
            <w:color w:val="0000FF"/>
            <w:sz w:val="21"/>
            <w:szCs w:val="21"/>
            <w:highlight w:val="none"/>
            <w:lang w:eastAsia="zh-CN"/>
            <w:rPrChange w:id="511" w:author="周世杰" w:date="2024-11-22T16:17:54Z">
              <w:rPr>
                <w:rFonts w:hint="eastAsia" w:asciiTheme="minorEastAsia" w:hAnsiTheme="minorEastAsia" w:eastAsiaTheme="minorEastAsia" w:cstheme="minorEastAsia"/>
                <w:iCs/>
                <w:color w:val="0000FF"/>
                <w:sz w:val="21"/>
                <w:szCs w:val="21"/>
                <w:lang w:eastAsia="zh-CN"/>
              </w:rPr>
            </w:rPrChange>
          </w:rPr>
          <w:t>产品</w:t>
        </w:r>
      </w:ins>
      <w:ins w:id="512" w:author="周世杰" w:date="2024-11-22T15:37:57Z">
        <w:r>
          <w:rPr>
            <w:rFonts w:hint="eastAsia" w:asciiTheme="minorEastAsia" w:hAnsiTheme="minorEastAsia" w:eastAsiaTheme="minorEastAsia" w:cstheme="minorEastAsia"/>
            <w:iCs/>
            <w:color w:val="0000FF"/>
            <w:sz w:val="21"/>
            <w:szCs w:val="21"/>
            <w:highlight w:val="none"/>
            <w:lang w:eastAsia="zh-CN"/>
            <w:rPrChange w:id="513" w:author="周世杰" w:date="2024-11-22T16:17:54Z">
              <w:rPr>
                <w:rFonts w:hint="eastAsia" w:asciiTheme="minorEastAsia" w:hAnsiTheme="minorEastAsia" w:eastAsiaTheme="minorEastAsia" w:cstheme="minorEastAsia"/>
                <w:iCs/>
                <w:color w:val="0000FF"/>
                <w:sz w:val="21"/>
                <w:szCs w:val="21"/>
                <w:lang w:eastAsia="zh-CN"/>
              </w:rPr>
            </w:rPrChange>
          </w:rPr>
          <w:t>。</w:t>
        </w:r>
      </w:ins>
      <w:ins w:id="514" w:author="周世杰" w:date="2024-11-22T15:38:08Z">
        <w:r>
          <w:rPr>
            <w:rFonts w:hint="eastAsia" w:asciiTheme="minorEastAsia" w:hAnsiTheme="minorEastAsia" w:eastAsiaTheme="minorEastAsia" w:cstheme="minorEastAsia"/>
            <w:iCs/>
            <w:color w:val="0000FF"/>
            <w:sz w:val="21"/>
            <w:szCs w:val="21"/>
            <w:highlight w:val="none"/>
            <w:lang w:eastAsia="zh-CN"/>
            <w:rPrChange w:id="515" w:author="周世杰" w:date="2024-11-22T16:17:54Z">
              <w:rPr>
                <w:rFonts w:hint="eastAsia" w:asciiTheme="minorEastAsia" w:hAnsiTheme="minorEastAsia" w:eastAsiaTheme="minorEastAsia" w:cstheme="minorEastAsia"/>
                <w:iCs/>
                <w:color w:val="0000FF"/>
                <w:sz w:val="21"/>
                <w:szCs w:val="21"/>
                <w:lang w:eastAsia="zh-CN"/>
              </w:rPr>
            </w:rPrChange>
          </w:rPr>
          <w:t>包括</w:t>
        </w:r>
      </w:ins>
      <w:ins w:id="516" w:author="周世杰" w:date="2024-11-22T15:38:10Z">
        <w:r>
          <w:rPr>
            <w:rFonts w:hint="eastAsia" w:asciiTheme="minorEastAsia" w:hAnsiTheme="minorEastAsia" w:eastAsiaTheme="minorEastAsia" w:cstheme="minorEastAsia"/>
            <w:iCs/>
            <w:color w:val="0000FF"/>
            <w:sz w:val="21"/>
            <w:szCs w:val="21"/>
            <w:highlight w:val="none"/>
            <w:lang w:eastAsia="zh-CN"/>
            <w:rPrChange w:id="517" w:author="周世杰" w:date="2024-11-22T16:17:54Z">
              <w:rPr>
                <w:rFonts w:hint="eastAsia" w:asciiTheme="minorEastAsia" w:hAnsiTheme="minorEastAsia" w:eastAsiaTheme="minorEastAsia" w:cstheme="minorEastAsia"/>
                <w:iCs/>
                <w:color w:val="0000FF"/>
                <w:sz w:val="21"/>
                <w:szCs w:val="21"/>
                <w:lang w:eastAsia="zh-CN"/>
              </w:rPr>
            </w:rPrChange>
          </w:rPr>
          <w:t>养老</w:t>
        </w:r>
      </w:ins>
      <w:ins w:id="518" w:author="周世杰" w:date="2024-11-22T15:38:11Z">
        <w:r>
          <w:rPr>
            <w:rFonts w:hint="eastAsia" w:asciiTheme="minorEastAsia" w:hAnsiTheme="minorEastAsia" w:eastAsiaTheme="minorEastAsia" w:cstheme="minorEastAsia"/>
            <w:iCs/>
            <w:color w:val="0000FF"/>
            <w:sz w:val="21"/>
            <w:szCs w:val="21"/>
            <w:highlight w:val="none"/>
            <w:lang w:eastAsia="zh-CN"/>
            <w:rPrChange w:id="519" w:author="周世杰" w:date="2024-11-22T16:17:54Z">
              <w:rPr>
                <w:rFonts w:hint="eastAsia" w:asciiTheme="minorEastAsia" w:hAnsiTheme="minorEastAsia" w:eastAsiaTheme="minorEastAsia" w:cstheme="minorEastAsia"/>
                <w:iCs/>
                <w:color w:val="0000FF"/>
                <w:sz w:val="21"/>
                <w:szCs w:val="21"/>
                <w:lang w:eastAsia="zh-CN"/>
              </w:rPr>
            </w:rPrChange>
          </w:rPr>
          <w:t>理财、</w:t>
        </w:r>
      </w:ins>
      <w:del w:id="520" w:author="周世杰" w:date="2024-11-22T15:38:21Z">
        <w:r>
          <w:rPr>
            <w:rFonts w:hint="eastAsia" w:asciiTheme="minorEastAsia" w:hAnsiTheme="minorEastAsia" w:eastAsiaTheme="minorEastAsia" w:cstheme="minorEastAsia"/>
            <w:iCs/>
            <w:color w:val="0000FF"/>
            <w:sz w:val="21"/>
            <w:szCs w:val="21"/>
            <w:highlight w:val="none"/>
            <w:lang w:eastAsia="zh-CN"/>
            <w:rPrChange w:id="521" w:author="周世杰" w:date="2024-11-22T16:17:54Z">
              <w:rPr>
                <w:rFonts w:hint="eastAsia" w:asciiTheme="minorEastAsia" w:hAnsiTheme="minorEastAsia" w:eastAsiaTheme="minorEastAsia" w:cstheme="minorEastAsia"/>
                <w:iCs/>
                <w:color w:val="0000FF"/>
                <w:sz w:val="21"/>
                <w:szCs w:val="21"/>
                <w:lang w:eastAsia="zh-CN"/>
              </w:rPr>
            </w:rPrChange>
          </w:rPr>
          <w:delText>管理的</w:delText>
        </w:r>
      </w:del>
      <w:del w:id="522" w:author="周世杰" w:date="2024-11-22T15:38:21Z">
        <w:r>
          <w:rPr>
            <w:rFonts w:hint="eastAsia" w:asciiTheme="minorEastAsia" w:hAnsiTheme="minorEastAsia" w:eastAsiaTheme="minorEastAsia" w:cstheme="minorEastAsia"/>
            <w:iCs/>
            <w:color w:val="0000FF"/>
            <w:sz w:val="21"/>
            <w:szCs w:val="21"/>
            <w:highlight w:val="none"/>
            <w:lang w:eastAsia="zh-CN"/>
            <w:rPrChange w:id="523" w:author="周世杰" w:date="2024-11-22T16:17:54Z">
              <w:rPr>
                <w:rFonts w:hint="eastAsia" w:asciiTheme="minorEastAsia" w:hAnsiTheme="minorEastAsia" w:eastAsiaTheme="minorEastAsia" w:cstheme="minorEastAsia"/>
                <w:iCs/>
                <w:color w:val="0000FF"/>
                <w:sz w:val="21"/>
                <w:szCs w:val="21"/>
                <w:highlight w:val="yellow"/>
                <w:lang w:eastAsia="zh-CN"/>
              </w:rPr>
            </w:rPrChange>
          </w:rPr>
          <w:delText>持有代理销售的</w:delText>
        </w:r>
      </w:del>
      <w:r>
        <w:rPr>
          <w:rFonts w:hint="eastAsia" w:asciiTheme="minorEastAsia" w:hAnsiTheme="minorEastAsia" w:eastAsiaTheme="minorEastAsia" w:cstheme="minorEastAsia"/>
          <w:iCs/>
          <w:color w:val="0000FF"/>
          <w:sz w:val="21"/>
          <w:szCs w:val="21"/>
          <w:highlight w:val="none"/>
          <w:lang w:eastAsia="zh-CN"/>
          <w:rPrChange w:id="524" w:author="周世杰" w:date="2024-11-22T16:17:54Z">
            <w:rPr>
              <w:rFonts w:hint="eastAsia" w:asciiTheme="minorEastAsia" w:hAnsiTheme="minorEastAsia" w:eastAsiaTheme="minorEastAsia" w:cstheme="minorEastAsia"/>
              <w:iCs/>
              <w:color w:val="0000FF"/>
              <w:sz w:val="21"/>
              <w:szCs w:val="21"/>
              <w:highlight w:val="yellow"/>
              <w:lang w:eastAsia="zh-CN"/>
            </w:rPr>
          </w:rPrChange>
        </w:rPr>
        <w:t>养老目标基金、</w:t>
      </w:r>
      <w:ins w:id="525" w:author="周世杰" w:date="2024-11-22T16:10:19Z">
        <w:r>
          <w:rPr>
            <w:rFonts w:hint="eastAsia" w:asciiTheme="minorEastAsia" w:hAnsiTheme="minorEastAsia" w:eastAsiaTheme="minorEastAsia" w:cstheme="minorEastAsia"/>
            <w:iCs/>
            <w:color w:val="0000FF"/>
            <w:sz w:val="21"/>
            <w:szCs w:val="21"/>
            <w:highlight w:val="none"/>
            <w:lang w:eastAsia="zh-CN"/>
            <w:rPrChange w:id="526" w:author="周世杰" w:date="2024-11-22T16:17:54Z">
              <w:rPr>
                <w:rFonts w:hint="eastAsia" w:asciiTheme="minorEastAsia" w:hAnsiTheme="minorEastAsia" w:eastAsiaTheme="minorEastAsia" w:cstheme="minorEastAsia"/>
                <w:iCs/>
                <w:color w:val="0000FF"/>
                <w:sz w:val="21"/>
                <w:szCs w:val="21"/>
                <w:highlight w:val="yellow"/>
                <w:lang w:eastAsia="zh-CN"/>
              </w:rPr>
            </w:rPrChange>
          </w:rPr>
          <w:t>商业保险年金产品</w:t>
        </w:r>
      </w:ins>
      <w:ins w:id="527" w:author="周世杰" w:date="2024-11-22T16:10:24Z">
        <w:r>
          <w:rPr>
            <w:rFonts w:hint="eastAsia" w:asciiTheme="minorEastAsia" w:hAnsiTheme="minorEastAsia" w:eastAsiaTheme="minorEastAsia" w:cstheme="minorEastAsia"/>
            <w:iCs/>
            <w:color w:val="0000FF"/>
            <w:sz w:val="21"/>
            <w:szCs w:val="21"/>
            <w:highlight w:val="none"/>
            <w:lang w:eastAsia="zh-CN"/>
            <w:rPrChange w:id="528" w:author="周世杰" w:date="2024-11-22T16:17:54Z">
              <w:rPr>
                <w:rFonts w:hint="eastAsia" w:asciiTheme="minorEastAsia" w:hAnsiTheme="minorEastAsia" w:eastAsiaTheme="minorEastAsia" w:cstheme="minorEastAsia"/>
                <w:iCs/>
                <w:color w:val="0000FF"/>
                <w:sz w:val="21"/>
                <w:szCs w:val="21"/>
                <w:highlight w:val="yellow"/>
                <w:lang w:eastAsia="zh-CN"/>
              </w:rPr>
            </w:rPrChange>
          </w:rPr>
          <w:t>（</w:t>
        </w:r>
      </w:ins>
      <w:ins w:id="529" w:author="周世杰" w:date="2024-11-22T16:10:31Z">
        <w:r>
          <w:rPr>
            <w:rFonts w:hint="eastAsia" w:asciiTheme="minorEastAsia" w:hAnsiTheme="minorEastAsia" w:eastAsiaTheme="minorEastAsia" w:cstheme="minorEastAsia"/>
            <w:iCs/>
            <w:color w:val="0000FF"/>
            <w:sz w:val="21"/>
            <w:szCs w:val="21"/>
            <w:highlight w:val="none"/>
            <w:lang w:eastAsia="zh-CN"/>
            <w:rPrChange w:id="530" w:author="周世杰" w:date="2024-11-22T16:17:54Z">
              <w:rPr>
                <w:rFonts w:hint="eastAsia" w:asciiTheme="minorEastAsia" w:hAnsiTheme="minorEastAsia" w:eastAsiaTheme="minorEastAsia" w:cstheme="minorEastAsia"/>
                <w:iCs/>
                <w:color w:val="0000FF"/>
                <w:sz w:val="21"/>
                <w:szCs w:val="21"/>
                <w:highlight w:val="yellow"/>
                <w:lang w:eastAsia="zh-CN"/>
              </w:rPr>
            </w:rPrChange>
          </w:rPr>
          <w:t>包括养老年金保险、其他年金保险、两全保险、商业养老金、个人养老金保险产品等</w:t>
        </w:r>
      </w:ins>
      <w:ins w:id="531" w:author="周世杰" w:date="2024-11-22T16:10:24Z">
        <w:r>
          <w:rPr>
            <w:rFonts w:hint="eastAsia" w:asciiTheme="minorEastAsia" w:hAnsiTheme="minorEastAsia" w:eastAsiaTheme="minorEastAsia" w:cstheme="minorEastAsia"/>
            <w:iCs/>
            <w:color w:val="0000FF"/>
            <w:sz w:val="21"/>
            <w:szCs w:val="21"/>
            <w:highlight w:val="none"/>
            <w:lang w:eastAsia="zh-CN"/>
            <w:rPrChange w:id="532" w:author="周世杰" w:date="2024-11-22T16:17:54Z">
              <w:rPr>
                <w:rFonts w:hint="eastAsia" w:asciiTheme="minorEastAsia" w:hAnsiTheme="minorEastAsia" w:eastAsiaTheme="minorEastAsia" w:cstheme="minorEastAsia"/>
                <w:iCs/>
                <w:color w:val="0000FF"/>
                <w:sz w:val="21"/>
                <w:szCs w:val="21"/>
                <w:highlight w:val="yellow"/>
                <w:lang w:eastAsia="zh-CN"/>
              </w:rPr>
            </w:rPrChange>
          </w:rPr>
          <w:t>）</w:t>
        </w:r>
      </w:ins>
      <w:ins w:id="533" w:author="周世杰" w:date="2024-11-22T16:10:19Z">
        <w:r>
          <w:rPr>
            <w:rFonts w:hint="eastAsia" w:asciiTheme="minorEastAsia" w:hAnsiTheme="minorEastAsia" w:eastAsiaTheme="minorEastAsia" w:cstheme="minorEastAsia"/>
            <w:iCs/>
            <w:color w:val="0000FF"/>
            <w:sz w:val="21"/>
            <w:szCs w:val="21"/>
            <w:highlight w:val="none"/>
            <w:lang w:eastAsia="zh-CN"/>
            <w:rPrChange w:id="534" w:author="周世杰" w:date="2024-11-22T16:17:54Z">
              <w:rPr>
                <w:rFonts w:hint="eastAsia" w:asciiTheme="minorEastAsia" w:hAnsiTheme="minorEastAsia" w:eastAsiaTheme="minorEastAsia" w:cstheme="minorEastAsia"/>
                <w:iCs/>
                <w:color w:val="0000FF"/>
                <w:sz w:val="21"/>
                <w:szCs w:val="21"/>
                <w:highlight w:val="yellow"/>
                <w:lang w:eastAsia="zh-CN"/>
              </w:rPr>
            </w:rPrChange>
          </w:rPr>
          <w:t>。</w:t>
        </w:r>
      </w:ins>
      <w:ins w:id="535" w:author="周世杰" w:date="2024-11-22T16:11:21Z">
        <w:r>
          <w:rPr>
            <w:rFonts w:hint="eastAsia" w:asciiTheme="minorEastAsia" w:hAnsiTheme="minorEastAsia" w:eastAsiaTheme="minorEastAsia" w:cstheme="minorEastAsia"/>
            <w:iCs/>
            <w:color w:val="0000FF"/>
            <w:sz w:val="21"/>
            <w:szCs w:val="21"/>
            <w:highlight w:val="none"/>
            <w:lang w:eastAsia="zh-CN"/>
            <w:rPrChange w:id="536" w:author="周世杰" w:date="2024-11-22T16:17:54Z">
              <w:rPr>
                <w:rFonts w:hint="eastAsia" w:asciiTheme="minorEastAsia" w:hAnsiTheme="minorEastAsia" w:eastAsiaTheme="minorEastAsia" w:cstheme="minorEastAsia"/>
                <w:iCs/>
                <w:color w:val="0000FF"/>
                <w:sz w:val="21"/>
                <w:szCs w:val="21"/>
                <w:highlight w:val="yellow"/>
                <w:lang w:eastAsia="zh-CN"/>
              </w:rPr>
            </w:rPrChange>
          </w:rPr>
          <w:t>本</w:t>
        </w:r>
      </w:ins>
      <w:ins w:id="537" w:author="周世杰" w:date="2024-11-22T16:11:23Z">
        <w:r>
          <w:rPr>
            <w:rFonts w:hint="eastAsia" w:asciiTheme="minorEastAsia" w:hAnsiTheme="minorEastAsia" w:eastAsiaTheme="minorEastAsia" w:cstheme="minorEastAsia"/>
            <w:iCs/>
            <w:color w:val="0000FF"/>
            <w:sz w:val="21"/>
            <w:szCs w:val="21"/>
            <w:highlight w:val="none"/>
            <w:lang w:eastAsia="zh-CN"/>
            <w:rPrChange w:id="538" w:author="周世杰" w:date="2024-11-22T16:17:54Z">
              <w:rPr>
                <w:rFonts w:hint="eastAsia" w:asciiTheme="minorEastAsia" w:hAnsiTheme="minorEastAsia" w:eastAsiaTheme="minorEastAsia" w:cstheme="minorEastAsia"/>
                <w:iCs/>
                <w:color w:val="0000FF"/>
                <w:sz w:val="21"/>
                <w:szCs w:val="21"/>
                <w:highlight w:val="yellow"/>
                <w:lang w:eastAsia="zh-CN"/>
              </w:rPr>
            </w:rPrChange>
          </w:rPr>
          <w:t>项目</w:t>
        </w:r>
      </w:ins>
      <w:del w:id="539" w:author="周世杰" w:date="2024-11-22T16:11:18Z">
        <w:r>
          <w:rPr>
            <w:rFonts w:hint="eastAsia" w:asciiTheme="minorEastAsia" w:hAnsiTheme="minorEastAsia" w:eastAsiaTheme="minorEastAsia" w:cstheme="minorEastAsia"/>
            <w:iCs/>
            <w:color w:val="0000FF"/>
            <w:sz w:val="21"/>
            <w:szCs w:val="21"/>
            <w:highlight w:val="none"/>
            <w:lang w:eastAsia="zh-CN"/>
            <w:rPrChange w:id="540" w:author="周世杰" w:date="2024-11-22T16:17:54Z">
              <w:rPr>
                <w:rFonts w:hint="eastAsia" w:asciiTheme="minorEastAsia" w:hAnsiTheme="minorEastAsia" w:eastAsiaTheme="minorEastAsia" w:cstheme="minorEastAsia"/>
                <w:iCs/>
                <w:color w:val="0000FF"/>
                <w:sz w:val="21"/>
                <w:szCs w:val="21"/>
                <w:highlight w:val="yellow"/>
                <w:lang w:eastAsia="zh-CN"/>
              </w:rPr>
            </w:rPrChange>
          </w:rPr>
          <w:delText>养老保险（养老保险的范围找人身险司确定）、养老理财等各类养老金融产品的客户总数</w:delText>
        </w:r>
      </w:del>
      <w:del w:id="541" w:author="周世杰" w:date="2024-11-22T16:11:18Z">
        <w:r>
          <w:rPr>
            <w:rFonts w:hint="eastAsia" w:asciiTheme="minorEastAsia" w:hAnsiTheme="minorEastAsia" w:eastAsiaTheme="minorEastAsia" w:cstheme="minorEastAsia"/>
            <w:iCs/>
            <w:color w:val="0000FF"/>
            <w:sz w:val="21"/>
            <w:szCs w:val="21"/>
            <w:highlight w:val="none"/>
            <w:rPrChange w:id="542" w:author="周世杰" w:date="2024-11-22T16:17:54Z">
              <w:rPr>
                <w:rFonts w:hint="eastAsia" w:asciiTheme="minorEastAsia" w:hAnsiTheme="minorEastAsia" w:eastAsiaTheme="minorEastAsia" w:cstheme="minorEastAsia"/>
                <w:iCs/>
                <w:color w:val="0000FF"/>
                <w:sz w:val="21"/>
                <w:szCs w:val="21"/>
              </w:rPr>
            </w:rPrChange>
          </w:rPr>
          <w:delText>。</w:delText>
        </w:r>
      </w:del>
      <w:del w:id="543" w:author="周世杰" w:date="2024-11-22T16:11:18Z">
        <w:r>
          <w:rPr>
            <w:rFonts w:hint="eastAsia" w:asciiTheme="minorEastAsia" w:hAnsiTheme="minorEastAsia" w:eastAsiaTheme="minorEastAsia" w:cstheme="minorEastAsia"/>
            <w:iCs/>
            <w:color w:val="0000FF"/>
            <w:sz w:val="21"/>
            <w:szCs w:val="21"/>
            <w:highlight w:val="none"/>
            <w:lang w:eastAsia="zh-CN"/>
            <w:rPrChange w:id="544" w:author="周世杰" w:date="2024-11-22T16:17:54Z">
              <w:rPr>
                <w:rFonts w:hint="eastAsia" w:asciiTheme="minorEastAsia" w:hAnsiTheme="minorEastAsia" w:eastAsiaTheme="minorEastAsia" w:cstheme="minorEastAsia"/>
                <w:iCs/>
                <w:color w:val="0000FF"/>
                <w:sz w:val="21"/>
                <w:szCs w:val="21"/>
                <w:lang w:eastAsia="zh-CN"/>
              </w:rPr>
            </w:rPrChange>
          </w:rPr>
          <w:delText>【</w:delText>
        </w:r>
      </w:del>
      <w:del w:id="545" w:author="周世杰" w:date="2024-11-22T16:11:18Z">
        <w:r>
          <w:rPr>
            <w:rFonts w:hint="eastAsia" w:asciiTheme="minorEastAsia" w:hAnsiTheme="minorEastAsia" w:eastAsiaTheme="minorEastAsia" w:cstheme="minorEastAsia"/>
            <w:iCs/>
            <w:color w:val="0000FF"/>
            <w:sz w:val="21"/>
            <w:szCs w:val="21"/>
            <w:highlight w:val="none"/>
            <w:lang w:val="en-US" w:eastAsia="zh-CN"/>
            <w:rPrChange w:id="546" w:author="周世杰" w:date="2024-11-22T16:17:54Z">
              <w:rPr>
                <w:rFonts w:hint="eastAsia" w:asciiTheme="minorEastAsia" w:hAnsiTheme="minorEastAsia" w:eastAsiaTheme="minorEastAsia" w:cstheme="minorEastAsia"/>
                <w:iCs/>
                <w:color w:val="0000FF"/>
                <w:sz w:val="21"/>
                <w:szCs w:val="21"/>
                <w:lang w:val="en-US" w:eastAsia="zh-CN"/>
              </w:rPr>
            </w:rPrChange>
          </w:rPr>
          <w:delText>1.</w:delText>
        </w:r>
      </w:del>
      <w:del w:id="547" w:author="周世杰" w:date="2024-11-22T16:11:18Z">
        <w:r>
          <w:rPr>
            <w:rFonts w:hint="eastAsia" w:asciiTheme="minorEastAsia" w:hAnsiTheme="minorEastAsia" w:eastAsiaTheme="minorEastAsia" w:cstheme="minorEastAsia"/>
            <w:iCs/>
            <w:color w:val="0000FF"/>
            <w:sz w:val="21"/>
            <w:szCs w:val="21"/>
            <w:highlight w:val="none"/>
            <w:lang w:eastAsia="zh-CN"/>
            <w:rPrChange w:id="548" w:author="周世杰" w:date="2024-11-22T16:17:54Z">
              <w:rPr>
                <w:rFonts w:hint="eastAsia" w:asciiTheme="minorEastAsia" w:hAnsiTheme="minorEastAsia" w:eastAsiaTheme="minorEastAsia" w:cstheme="minorEastAsia"/>
                <w:iCs/>
                <w:color w:val="0000FF"/>
                <w:sz w:val="21"/>
                <w:szCs w:val="21"/>
                <w:lang w:eastAsia="zh-CN"/>
              </w:rPr>
            </w:rPrChange>
          </w:rPr>
          <w:delText>请总局审定，养老目标基金、养老理财</w:delText>
        </w:r>
      </w:del>
      <w:del w:id="549" w:author="周世杰" w:date="2024-11-22T16:11:18Z">
        <w:r>
          <w:rPr>
            <w:rFonts w:hint="eastAsia" w:asciiTheme="minorEastAsia" w:hAnsiTheme="minorEastAsia" w:eastAsiaTheme="minorEastAsia" w:cstheme="minorEastAsia"/>
            <w:iCs/>
            <w:color w:val="0000FF"/>
            <w:sz w:val="21"/>
            <w:szCs w:val="21"/>
            <w:highlight w:val="none"/>
            <w:lang w:val="en-US" w:eastAsia="zh-CN"/>
            <w:rPrChange w:id="550" w:author="周世杰" w:date="2024-11-22T16:17:54Z">
              <w:rPr>
                <w:rFonts w:hint="eastAsia" w:asciiTheme="minorEastAsia" w:hAnsiTheme="minorEastAsia" w:eastAsiaTheme="minorEastAsia" w:cstheme="minorEastAsia"/>
                <w:iCs/>
                <w:color w:val="0000FF"/>
                <w:sz w:val="21"/>
                <w:szCs w:val="21"/>
                <w:lang w:val="en-US" w:eastAsia="zh-CN"/>
              </w:rPr>
            </w:rPrChange>
          </w:rPr>
          <w:delText>是否统计</w:delText>
        </w:r>
      </w:del>
      <w:del w:id="551" w:author="周世杰" w:date="2024-11-22T16:11:18Z">
        <w:r>
          <w:rPr>
            <w:rFonts w:hint="eastAsia" w:asciiTheme="minorEastAsia" w:hAnsiTheme="minorEastAsia" w:eastAsiaTheme="minorEastAsia" w:cstheme="minorEastAsia"/>
            <w:iCs/>
            <w:color w:val="0000FF"/>
            <w:sz w:val="21"/>
            <w:szCs w:val="21"/>
            <w:highlight w:val="none"/>
            <w:lang w:eastAsia="zh-CN"/>
            <w:rPrChange w:id="552" w:author="周世杰" w:date="2024-11-22T16:17:54Z">
              <w:rPr>
                <w:rFonts w:hint="eastAsia" w:asciiTheme="minorEastAsia" w:hAnsiTheme="minorEastAsia" w:eastAsiaTheme="minorEastAsia" w:cstheme="minorEastAsia"/>
                <w:iCs/>
                <w:color w:val="0000FF"/>
                <w:sz w:val="21"/>
                <w:szCs w:val="21"/>
                <w:lang w:eastAsia="zh-CN"/>
              </w:rPr>
            </w:rPrChange>
          </w:rPr>
          <w:delText>个人养老金账户</w:delText>
        </w:r>
      </w:del>
      <w:del w:id="553" w:author="周世杰" w:date="2024-11-22T16:11:18Z">
        <w:r>
          <w:rPr>
            <w:rFonts w:hint="eastAsia" w:asciiTheme="minorEastAsia" w:hAnsiTheme="minorEastAsia" w:eastAsiaTheme="minorEastAsia" w:cstheme="minorEastAsia"/>
            <w:iCs/>
            <w:color w:val="0000FF"/>
            <w:sz w:val="21"/>
            <w:szCs w:val="21"/>
            <w:highlight w:val="none"/>
            <w:lang w:val="en-US" w:eastAsia="zh-CN"/>
            <w:rPrChange w:id="554" w:author="周世杰" w:date="2024-11-22T16:17:54Z">
              <w:rPr>
                <w:rFonts w:hint="eastAsia" w:asciiTheme="minorEastAsia" w:hAnsiTheme="minorEastAsia" w:eastAsiaTheme="minorEastAsia" w:cstheme="minorEastAsia"/>
                <w:iCs/>
                <w:color w:val="0000FF"/>
                <w:sz w:val="21"/>
                <w:szCs w:val="21"/>
                <w:lang w:val="en-US" w:eastAsia="zh-CN"/>
              </w:rPr>
            </w:rPrChange>
          </w:rPr>
          <w:delText>份额</w:delText>
        </w:r>
      </w:del>
      <w:del w:id="555" w:author="周世杰" w:date="2024-11-22T16:11:18Z">
        <w:r>
          <w:rPr>
            <w:rFonts w:hint="eastAsia" w:asciiTheme="minorEastAsia" w:hAnsiTheme="minorEastAsia" w:eastAsiaTheme="minorEastAsia" w:cstheme="minorEastAsia"/>
            <w:iCs/>
            <w:color w:val="0000FF"/>
            <w:sz w:val="21"/>
            <w:szCs w:val="21"/>
            <w:highlight w:val="none"/>
            <w:lang w:eastAsia="zh-CN"/>
            <w:rPrChange w:id="556" w:author="周世杰" w:date="2024-11-22T16:17:54Z">
              <w:rPr>
                <w:rFonts w:hint="eastAsia" w:asciiTheme="minorEastAsia" w:hAnsiTheme="minorEastAsia" w:eastAsiaTheme="minorEastAsia" w:cstheme="minorEastAsia"/>
                <w:iCs/>
                <w:color w:val="0000FF"/>
                <w:sz w:val="21"/>
                <w:szCs w:val="21"/>
                <w:lang w:eastAsia="zh-CN"/>
              </w:rPr>
            </w:rPrChange>
          </w:rPr>
          <w:delText>外的其他份额；</w:delText>
        </w:r>
      </w:del>
      <w:del w:id="557" w:author="周世杰" w:date="2024-11-22T16:11:18Z">
        <w:r>
          <w:rPr>
            <w:rFonts w:hint="eastAsia" w:asciiTheme="minorEastAsia" w:hAnsiTheme="minorEastAsia" w:eastAsiaTheme="minorEastAsia" w:cstheme="minorEastAsia"/>
            <w:iCs/>
            <w:color w:val="0000FF"/>
            <w:sz w:val="21"/>
            <w:szCs w:val="21"/>
            <w:highlight w:val="none"/>
            <w:lang w:val="en-US" w:eastAsia="zh-CN"/>
            <w:rPrChange w:id="558" w:author="周世杰" w:date="2024-11-22T16:17:54Z">
              <w:rPr>
                <w:rFonts w:hint="eastAsia" w:asciiTheme="minorEastAsia" w:hAnsiTheme="minorEastAsia" w:eastAsiaTheme="minorEastAsia" w:cstheme="minorEastAsia"/>
                <w:iCs/>
                <w:color w:val="0000FF"/>
                <w:sz w:val="21"/>
                <w:szCs w:val="21"/>
                <w:lang w:val="en-US" w:eastAsia="zh-CN"/>
              </w:rPr>
            </w:rPrChange>
          </w:rPr>
          <w:delText>2.请总局</w:delText>
        </w:r>
      </w:del>
      <w:del w:id="559" w:author="周世杰" w:date="2024-11-22T16:11:18Z">
        <w:r>
          <w:rPr>
            <w:rFonts w:hint="eastAsia" w:asciiTheme="minorEastAsia" w:hAnsiTheme="minorEastAsia" w:eastAsiaTheme="minorEastAsia" w:cstheme="minorEastAsia"/>
            <w:iCs/>
            <w:color w:val="0000FF"/>
            <w:sz w:val="21"/>
            <w:szCs w:val="21"/>
            <w:highlight w:val="none"/>
            <w:lang w:eastAsia="zh-CN"/>
            <w:rPrChange w:id="560" w:author="周世杰" w:date="2024-11-22T16:17:54Z">
              <w:rPr>
                <w:rFonts w:hint="eastAsia" w:asciiTheme="minorEastAsia" w:hAnsiTheme="minorEastAsia" w:eastAsiaTheme="minorEastAsia" w:cstheme="minorEastAsia"/>
                <w:iCs/>
                <w:color w:val="0000FF"/>
                <w:sz w:val="21"/>
                <w:szCs w:val="21"/>
                <w:lang w:eastAsia="zh-CN"/>
              </w:rPr>
            </w:rPrChange>
          </w:rPr>
          <w:delText>进一步明确养老保险产品所包含的险种及产品期限</w:delText>
        </w:r>
      </w:del>
      <w:del w:id="561" w:author="周世杰" w:date="2024-11-22T16:11:18Z">
        <w:r>
          <w:rPr>
            <w:rFonts w:hint="eastAsia" w:asciiTheme="minorEastAsia" w:hAnsiTheme="minorEastAsia" w:eastAsiaTheme="minorEastAsia" w:cstheme="minorEastAsia"/>
            <w:iCs/>
            <w:color w:val="0000FF"/>
            <w:sz w:val="21"/>
            <w:szCs w:val="21"/>
            <w:highlight w:val="none"/>
            <w:lang w:val="en-US" w:eastAsia="zh-CN"/>
            <w:rPrChange w:id="562" w:author="周世杰" w:date="2024-11-22T16:17:54Z">
              <w:rPr>
                <w:rFonts w:hint="eastAsia" w:asciiTheme="minorEastAsia" w:hAnsiTheme="minorEastAsia" w:eastAsiaTheme="minorEastAsia" w:cstheme="minorEastAsia"/>
                <w:iCs/>
                <w:color w:val="0000FF"/>
                <w:sz w:val="21"/>
                <w:szCs w:val="21"/>
                <w:lang w:val="en-US" w:eastAsia="zh-CN"/>
              </w:rPr>
            </w:rPrChange>
          </w:rPr>
          <w:delText>等。</w:delText>
        </w:r>
      </w:del>
      <w:del w:id="563" w:author="周世杰" w:date="2024-11-22T16:11:18Z">
        <w:r>
          <w:rPr>
            <w:rFonts w:hint="eastAsia" w:asciiTheme="minorEastAsia" w:hAnsiTheme="minorEastAsia" w:eastAsiaTheme="minorEastAsia" w:cstheme="minorEastAsia"/>
            <w:iCs/>
            <w:color w:val="0000FF"/>
            <w:sz w:val="21"/>
            <w:szCs w:val="21"/>
            <w:highlight w:val="none"/>
            <w:lang w:val="en-US" w:eastAsia="zh-CN"/>
            <w:rPrChange w:id="564" w:author="周世杰" w:date="2024-11-22T16:17:54Z">
              <w:rPr>
                <w:rFonts w:hint="eastAsia" w:asciiTheme="minorEastAsia" w:hAnsiTheme="minorEastAsia" w:eastAsiaTheme="minorEastAsia" w:cstheme="minorEastAsia"/>
                <w:iCs/>
                <w:color w:val="0000FF"/>
                <w:sz w:val="21"/>
                <w:szCs w:val="21"/>
                <w:highlight w:val="yellow"/>
                <w:lang w:val="en-US" w:eastAsia="zh-CN"/>
              </w:rPr>
            </w:rPrChange>
          </w:rPr>
          <w:delText>我行建议</w:delText>
        </w:r>
      </w:del>
      <w:del w:id="565" w:author="周世杰" w:date="2024-11-22T16:11:18Z">
        <w:r>
          <w:rPr>
            <w:rFonts w:hint="eastAsia" w:asciiTheme="minorEastAsia" w:hAnsiTheme="minorEastAsia" w:eastAsiaTheme="minorEastAsia" w:cstheme="minorEastAsia"/>
            <w:iCs/>
            <w:color w:val="0000FF"/>
            <w:sz w:val="21"/>
            <w:szCs w:val="21"/>
            <w:highlight w:val="none"/>
            <w:lang w:val="en" w:eastAsia="zh-CN"/>
            <w:rPrChange w:id="566" w:author="周世杰" w:date="2024-11-22T16:17:54Z">
              <w:rPr>
                <w:rFonts w:hint="eastAsia" w:asciiTheme="minorEastAsia" w:hAnsiTheme="minorEastAsia" w:eastAsiaTheme="minorEastAsia" w:cstheme="minorEastAsia"/>
                <w:iCs/>
                <w:color w:val="0000FF"/>
                <w:sz w:val="21"/>
                <w:szCs w:val="21"/>
                <w:highlight w:val="yellow"/>
                <w:lang w:val="en" w:eastAsia="zh-CN"/>
              </w:rPr>
            </w:rPrChange>
          </w:rPr>
          <w:delText>参考《关于大力发展商业保险年金有关事项的通知》金办发〔2024〕110号，统计口径</w:delText>
        </w:r>
      </w:del>
      <w:del w:id="567" w:author="周世杰" w:date="2024-11-22T16:11:18Z">
        <w:r>
          <w:rPr>
            <w:rFonts w:hint="eastAsia" w:asciiTheme="minorEastAsia" w:hAnsiTheme="minorEastAsia" w:eastAsiaTheme="minorEastAsia" w:cstheme="minorEastAsia"/>
            <w:iCs/>
            <w:color w:val="0000FF"/>
            <w:sz w:val="21"/>
            <w:szCs w:val="21"/>
            <w:highlight w:val="none"/>
            <w:lang w:val="en-US" w:eastAsia="zh-CN"/>
            <w:rPrChange w:id="568" w:author="周世杰" w:date="2024-11-22T16:17:54Z">
              <w:rPr>
                <w:rFonts w:hint="eastAsia" w:asciiTheme="minorEastAsia" w:hAnsiTheme="minorEastAsia" w:eastAsiaTheme="minorEastAsia" w:cstheme="minorEastAsia"/>
                <w:iCs/>
                <w:color w:val="0000FF"/>
                <w:sz w:val="21"/>
                <w:szCs w:val="21"/>
                <w:highlight w:val="yellow"/>
                <w:lang w:val="en-US" w:eastAsia="zh-CN"/>
              </w:rPr>
            </w:rPrChange>
          </w:rPr>
          <w:delText>包含</w:delText>
        </w:r>
      </w:del>
      <w:del w:id="569" w:author="周世杰" w:date="2024-11-22T16:11:18Z">
        <w:r>
          <w:rPr>
            <w:rFonts w:hint="eastAsia" w:asciiTheme="minorEastAsia" w:hAnsiTheme="minorEastAsia" w:eastAsiaTheme="minorEastAsia" w:cstheme="minorEastAsia"/>
            <w:iCs/>
            <w:color w:val="0000FF"/>
            <w:sz w:val="21"/>
            <w:szCs w:val="21"/>
            <w:highlight w:val="none"/>
            <w:lang w:eastAsia="zh-CN"/>
            <w:rPrChange w:id="570" w:author="周世杰" w:date="2024-11-22T16:17:54Z">
              <w:rPr>
                <w:rFonts w:hint="eastAsia" w:asciiTheme="minorEastAsia" w:hAnsiTheme="minorEastAsia" w:eastAsiaTheme="minorEastAsia" w:cstheme="minorEastAsia"/>
                <w:iCs/>
                <w:color w:val="0000FF"/>
                <w:sz w:val="21"/>
                <w:szCs w:val="21"/>
                <w:highlight w:val="yellow"/>
                <w:lang w:eastAsia="zh-CN"/>
              </w:rPr>
            </w:rPrChange>
          </w:rPr>
          <w:delText>个人养老金保险产品、保险期限5年及以上的年金保险、两全保险、商业养老金。】</w:delText>
        </w:r>
      </w:del>
      <w:ins w:id="571" w:author="周世杰" w:date="2024-11-22T15:35:01Z">
        <w:r>
          <w:rPr>
            <w:rFonts w:hint="eastAsia" w:asciiTheme="minorEastAsia" w:hAnsiTheme="minorEastAsia" w:eastAsiaTheme="minorEastAsia" w:cstheme="minorEastAsia"/>
            <w:iCs/>
            <w:color w:val="0000FF"/>
            <w:sz w:val="21"/>
            <w:szCs w:val="21"/>
            <w:highlight w:val="none"/>
            <w:lang w:eastAsia="zh-CN"/>
            <w:rPrChange w:id="572" w:author="周世杰" w:date="2024-11-22T16:17:54Z">
              <w:rPr>
                <w:rFonts w:hint="eastAsia" w:asciiTheme="minorEastAsia" w:hAnsiTheme="minorEastAsia" w:eastAsiaTheme="minorEastAsia" w:cstheme="minorEastAsia"/>
                <w:iCs/>
                <w:color w:val="0000FF"/>
                <w:sz w:val="21"/>
                <w:szCs w:val="21"/>
                <w:highlight w:val="yellow"/>
                <w:lang w:eastAsia="zh-CN"/>
              </w:rPr>
            </w:rPrChange>
          </w:rPr>
          <w:t>统计</w:t>
        </w:r>
      </w:ins>
      <w:ins w:id="573" w:author="周世杰" w:date="2024-11-22T15:35:30Z">
        <w:r>
          <w:rPr>
            <w:rFonts w:hint="eastAsia" w:asciiTheme="minorEastAsia" w:hAnsiTheme="minorEastAsia" w:eastAsiaTheme="minorEastAsia" w:cstheme="minorEastAsia"/>
            <w:iCs/>
            <w:color w:val="0000FF"/>
            <w:sz w:val="21"/>
            <w:szCs w:val="21"/>
            <w:highlight w:val="none"/>
            <w:lang w:eastAsia="zh-CN"/>
            <w:rPrChange w:id="574" w:author="周世杰" w:date="2024-11-22T16:17:54Z">
              <w:rPr>
                <w:rFonts w:hint="eastAsia" w:asciiTheme="minorEastAsia" w:hAnsiTheme="minorEastAsia" w:eastAsiaTheme="minorEastAsia" w:cstheme="minorEastAsia"/>
                <w:iCs/>
                <w:color w:val="0000FF"/>
                <w:sz w:val="21"/>
                <w:szCs w:val="21"/>
                <w:highlight w:val="yellow"/>
                <w:lang w:eastAsia="zh-CN"/>
              </w:rPr>
            </w:rPrChange>
          </w:rPr>
          <w:t>年初</w:t>
        </w:r>
      </w:ins>
      <w:ins w:id="575" w:author="周世杰" w:date="2024-11-22T15:35:32Z">
        <w:r>
          <w:rPr>
            <w:rFonts w:hint="eastAsia" w:asciiTheme="minorEastAsia" w:hAnsiTheme="minorEastAsia" w:eastAsiaTheme="minorEastAsia" w:cstheme="minorEastAsia"/>
            <w:iCs/>
            <w:color w:val="0000FF"/>
            <w:sz w:val="21"/>
            <w:szCs w:val="21"/>
            <w:highlight w:val="none"/>
            <w:lang w:eastAsia="zh-CN"/>
            <w:rPrChange w:id="576" w:author="周世杰" w:date="2024-11-22T16:17:54Z">
              <w:rPr>
                <w:rFonts w:hint="eastAsia" w:asciiTheme="minorEastAsia" w:hAnsiTheme="minorEastAsia" w:eastAsiaTheme="minorEastAsia" w:cstheme="minorEastAsia"/>
                <w:iCs/>
                <w:color w:val="0000FF"/>
                <w:sz w:val="21"/>
                <w:szCs w:val="21"/>
                <w:highlight w:val="yellow"/>
                <w:lang w:eastAsia="zh-CN"/>
              </w:rPr>
            </w:rPrChange>
          </w:rPr>
          <w:t>至</w:t>
        </w:r>
      </w:ins>
      <w:ins w:id="577" w:author="周世杰" w:date="2024-11-22T15:35:04Z">
        <w:r>
          <w:rPr>
            <w:rFonts w:hint="eastAsia" w:asciiTheme="minorEastAsia" w:hAnsiTheme="minorEastAsia" w:eastAsiaTheme="minorEastAsia" w:cstheme="minorEastAsia"/>
            <w:iCs/>
            <w:color w:val="0000FF"/>
            <w:sz w:val="21"/>
            <w:szCs w:val="21"/>
            <w:highlight w:val="none"/>
            <w:lang w:eastAsia="zh-CN"/>
            <w:rPrChange w:id="578" w:author="周世杰" w:date="2024-11-22T16:17:54Z">
              <w:rPr>
                <w:rFonts w:hint="eastAsia" w:asciiTheme="minorEastAsia" w:hAnsiTheme="minorEastAsia" w:eastAsiaTheme="minorEastAsia" w:cstheme="minorEastAsia"/>
                <w:iCs/>
                <w:color w:val="0000FF"/>
                <w:sz w:val="21"/>
                <w:szCs w:val="21"/>
                <w:highlight w:val="yellow"/>
                <w:lang w:eastAsia="zh-CN"/>
              </w:rPr>
            </w:rPrChange>
          </w:rPr>
          <w:t>报告期末</w:t>
        </w:r>
      </w:ins>
      <w:ins w:id="579" w:author="周世杰" w:date="2024-11-22T15:35:34Z">
        <w:r>
          <w:rPr>
            <w:rFonts w:hint="eastAsia" w:asciiTheme="minorEastAsia" w:hAnsiTheme="minorEastAsia" w:eastAsiaTheme="minorEastAsia" w:cstheme="minorEastAsia"/>
            <w:iCs/>
            <w:color w:val="0000FF"/>
            <w:sz w:val="21"/>
            <w:szCs w:val="21"/>
            <w:highlight w:val="none"/>
            <w:lang w:eastAsia="zh-CN"/>
            <w:rPrChange w:id="580" w:author="周世杰" w:date="2024-11-22T16:17:54Z">
              <w:rPr>
                <w:rFonts w:hint="eastAsia" w:asciiTheme="minorEastAsia" w:hAnsiTheme="minorEastAsia" w:eastAsiaTheme="minorEastAsia" w:cstheme="minorEastAsia"/>
                <w:iCs/>
                <w:color w:val="0000FF"/>
                <w:sz w:val="21"/>
                <w:szCs w:val="21"/>
                <w:highlight w:val="yellow"/>
                <w:lang w:eastAsia="zh-CN"/>
              </w:rPr>
            </w:rPrChange>
          </w:rPr>
          <w:t>，</w:t>
        </w:r>
      </w:ins>
      <w:ins w:id="581" w:author="周世杰" w:date="2024-11-22T15:35:36Z">
        <w:r>
          <w:rPr>
            <w:rFonts w:hint="eastAsia" w:asciiTheme="minorEastAsia" w:hAnsiTheme="minorEastAsia" w:eastAsiaTheme="minorEastAsia" w:cstheme="minorEastAsia"/>
            <w:iCs/>
            <w:color w:val="0000FF"/>
            <w:sz w:val="21"/>
            <w:szCs w:val="21"/>
            <w:highlight w:val="none"/>
            <w:lang w:eastAsia="zh-CN"/>
            <w:rPrChange w:id="582" w:author="周世杰" w:date="2024-11-22T16:17:54Z">
              <w:rPr>
                <w:rFonts w:hint="eastAsia" w:asciiTheme="minorEastAsia" w:hAnsiTheme="minorEastAsia" w:eastAsiaTheme="minorEastAsia" w:cstheme="minorEastAsia"/>
                <w:iCs/>
                <w:color w:val="0000FF"/>
                <w:sz w:val="21"/>
                <w:szCs w:val="21"/>
                <w:highlight w:val="yellow"/>
                <w:lang w:eastAsia="zh-CN"/>
              </w:rPr>
            </w:rPrChange>
          </w:rPr>
          <w:t>累计</w:t>
        </w:r>
      </w:ins>
      <w:ins w:id="583" w:author="周世杰" w:date="2024-11-22T15:35:40Z">
        <w:r>
          <w:rPr>
            <w:rFonts w:hint="eastAsia" w:asciiTheme="minorEastAsia" w:hAnsiTheme="minorEastAsia" w:eastAsiaTheme="minorEastAsia" w:cstheme="minorEastAsia"/>
            <w:iCs/>
            <w:color w:val="0000FF"/>
            <w:sz w:val="21"/>
            <w:szCs w:val="21"/>
            <w:highlight w:val="none"/>
            <w:lang w:eastAsia="zh-CN"/>
            <w:rPrChange w:id="584" w:author="周世杰" w:date="2024-11-22T16:17:54Z">
              <w:rPr>
                <w:rFonts w:hint="eastAsia" w:asciiTheme="minorEastAsia" w:hAnsiTheme="minorEastAsia" w:eastAsiaTheme="minorEastAsia" w:cstheme="minorEastAsia"/>
                <w:iCs/>
                <w:color w:val="0000FF"/>
                <w:sz w:val="21"/>
                <w:szCs w:val="21"/>
                <w:highlight w:val="yellow"/>
                <w:lang w:eastAsia="zh-CN"/>
              </w:rPr>
            </w:rPrChange>
          </w:rPr>
          <w:t>代销</w:t>
        </w:r>
      </w:ins>
      <w:ins w:id="585" w:author="周世杰" w:date="2024-11-22T15:36:16Z">
        <w:r>
          <w:rPr>
            <w:rFonts w:hint="eastAsia" w:asciiTheme="minorEastAsia" w:hAnsiTheme="minorEastAsia" w:eastAsiaTheme="minorEastAsia" w:cstheme="minorEastAsia"/>
            <w:iCs/>
            <w:color w:val="0000FF"/>
            <w:sz w:val="21"/>
            <w:szCs w:val="21"/>
            <w:highlight w:val="none"/>
            <w:lang w:eastAsia="zh-CN"/>
            <w:rPrChange w:id="586" w:author="周世杰" w:date="2024-11-22T16:17:54Z">
              <w:rPr>
                <w:rFonts w:hint="eastAsia" w:asciiTheme="minorEastAsia" w:hAnsiTheme="minorEastAsia" w:eastAsiaTheme="minorEastAsia" w:cstheme="minorEastAsia"/>
                <w:iCs/>
                <w:color w:val="0000FF"/>
                <w:sz w:val="21"/>
                <w:szCs w:val="21"/>
                <w:highlight w:val="yellow"/>
                <w:lang w:eastAsia="zh-CN"/>
              </w:rPr>
            </w:rPrChange>
          </w:rPr>
          <w:t>的</w:t>
        </w:r>
      </w:ins>
      <w:ins w:id="587" w:author="周世杰" w:date="2024-11-22T15:36:06Z">
        <w:r>
          <w:rPr>
            <w:rFonts w:hint="eastAsia" w:asciiTheme="minorEastAsia" w:hAnsiTheme="minorEastAsia" w:eastAsiaTheme="minorEastAsia" w:cstheme="minorEastAsia"/>
            <w:iCs/>
            <w:color w:val="0000FF"/>
            <w:sz w:val="21"/>
            <w:szCs w:val="21"/>
            <w:highlight w:val="none"/>
            <w:lang w:eastAsia="zh-CN"/>
            <w:rPrChange w:id="588" w:author="周世杰" w:date="2024-11-22T16:17:54Z">
              <w:rPr>
                <w:rFonts w:hint="eastAsia" w:asciiTheme="minorEastAsia" w:hAnsiTheme="minorEastAsia" w:eastAsiaTheme="minorEastAsia" w:cstheme="minorEastAsia"/>
                <w:iCs/>
                <w:color w:val="0000FF"/>
                <w:sz w:val="21"/>
                <w:szCs w:val="21"/>
                <w:highlight w:val="yellow"/>
                <w:lang w:eastAsia="zh-CN"/>
              </w:rPr>
            </w:rPrChange>
          </w:rPr>
          <w:t>养老</w:t>
        </w:r>
      </w:ins>
      <w:ins w:id="589" w:author="周世杰" w:date="2024-11-22T15:36:07Z">
        <w:r>
          <w:rPr>
            <w:rFonts w:hint="eastAsia" w:asciiTheme="minorEastAsia" w:hAnsiTheme="minorEastAsia" w:eastAsiaTheme="minorEastAsia" w:cstheme="minorEastAsia"/>
            <w:iCs/>
            <w:color w:val="0000FF"/>
            <w:sz w:val="21"/>
            <w:szCs w:val="21"/>
            <w:highlight w:val="none"/>
            <w:lang w:eastAsia="zh-CN"/>
            <w:rPrChange w:id="590" w:author="周世杰" w:date="2024-11-22T16:17:54Z">
              <w:rPr>
                <w:rFonts w:hint="eastAsia" w:asciiTheme="minorEastAsia" w:hAnsiTheme="minorEastAsia" w:eastAsiaTheme="minorEastAsia" w:cstheme="minorEastAsia"/>
                <w:iCs/>
                <w:color w:val="0000FF"/>
                <w:sz w:val="21"/>
                <w:szCs w:val="21"/>
                <w:highlight w:val="yellow"/>
                <w:lang w:eastAsia="zh-CN"/>
              </w:rPr>
            </w:rPrChange>
          </w:rPr>
          <w:t>金融</w:t>
        </w:r>
      </w:ins>
      <w:ins w:id="591" w:author="周世杰" w:date="2024-11-22T15:36:09Z">
        <w:r>
          <w:rPr>
            <w:rFonts w:hint="eastAsia" w:asciiTheme="minorEastAsia" w:hAnsiTheme="minorEastAsia" w:eastAsiaTheme="minorEastAsia" w:cstheme="minorEastAsia"/>
            <w:iCs/>
            <w:color w:val="0000FF"/>
            <w:sz w:val="21"/>
            <w:szCs w:val="21"/>
            <w:highlight w:val="none"/>
            <w:lang w:eastAsia="zh-CN"/>
            <w:rPrChange w:id="592" w:author="周世杰" w:date="2024-11-22T16:17:54Z">
              <w:rPr>
                <w:rFonts w:hint="eastAsia" w:asciiTheme="minorEastAsia" w:hAnsiTheme="minorEastAsia" w:eastAsiaTheme="minorEastAsia" w:cstheme="minorEastAsia"/>
                <w:iCs/>
                <w:color w:val="0000FF"/>
                <w:sz w:val="21"/>
                <w:szCs w:val="21"/>
                <w:highlight w:val="yellow"/>
                <w:lang w:eastAsia="zh-CN"/>
              </w:rPr>
            </w:rPrChange>
          </w:rPr>
          <w:t>产品</w:t>
        </w:r>
      </w:ins>
      <w:ins w:id="593" w:author="周世杰" w:date="2024-11-22T15:36:11Z">
        <w:r>
          <w:rPr>
            <w:rFonts w:hint="eastAsia" w:asciiTheme="minorEastAsia" w:hAnsiTheme="minorEastAsia" w:eastAsiaTheme="minorEastAsia" w:cstheme="minorEastAsia"/>
            <w:iCs/>
            <w:color w:val="0000FF"/>
            <w:sz w:val="21"/>
            <w:szCs w:val="21"/>
            <w:highlight w:val="none"/>
            <w:lang w:eastAsia="zh-CN"/>
            <w:rPrChange w:id="594" w:author="周世杰" w:date="2024-11-22T16:17:54Z">
              <w:rPr>
                <w:rFonts w:hint="eastAsia" w:asciiTheme="minorEastAsia" w:hAnsiTheme="minorEastAsia" w:eastAsiaTheme="minorEastAsia" w:cstheme="minorEastAsia"/>
                <w:iCs/>
                <w:color w:val="0000FF"/>
                <w:sz w:val="21"/>
                <w:szCs w:val="21"/>
                <w:highlight w:val="yellow"/>
                <w:lang w:eastAsia="zh-CN"/>
              </w:rPr>
            </w:rPrChange>
          </w:rPr>
          <w:t>涉及</w:t>
        </w:r>
      </w:ins>
      <w:ins w:id="595" w:author="周世杰" w:date="2024-11-22T15:35:05Z">
        <w:r>
          <w:rPr>
            <w:rFonts w:hint="eastAsia" w:asciiTheme="minorEastAsia" w:hAnsiTheme="minorEastAsia" w:eastAsiaTheme="minorEastAsia" w:cstheme="minorEastAsia"/>
            <w:iCs/>
            <w:color w:val="0000FF"/>
            <w:sz w:val="21"/>
            <w:szCs w:val="21"/>
            <w:highlight w:val="none"/>
            <w:lang w:eastAsia="zh-CN"/>
            <w:rPrChange w:id="596" w:author="周世杰" w:date="2024-11-22T16:17:54Z">
              <w:rPr>
                <w:rFonts w:hint="eastAsia" w:asciiTheme="minorEastAsia" w:hAnsiTheme="minorEastAsia" w:eastAsiaTheme="minorEastAsia" w:cstheme="minorEastAsia"/>
                <w:iCs/>
                <w:color w:val="0000FF"/>
                <w:sz w:val="21"/>
                <w:szCs w:val="21"/>
                <w:highlight w:val="yellow"/>
                <w:lang w:eastAsia="zh-CN"/>
              </w:rPr>
            </w:rPrChange>
          </w:rPr>
          <w:t>的</w:t>
        </w:r>
      </w:ins>
      <w:ins w:id="597" w:author="周世杰" w:date="2024-11-22T15:35:09Z">
        <w:r>
          <w:rPr>
            <w:rFonts w:hint="eastAsia" w:asciiTheme="minorEastAsia" w:hAnsiTheme="minorEastAsia" w:eastAsiaTheme="minorEastAsia" w:cstheme="minorEastAsia"/>
            <w:iCs/>
            <w:color w:val="0000FF"/>
            <w:sz w:val="21"/>
            <w:szCs w:val="21"/>
            <w:highlight w:val="none"/>
            <w:lang w:eastAsia="zh-CN"/>
            <w:rPrChange w:id="598" w:author="周世杰" w:date="2024-11-22T16:17:54Z">
              <w:rPr>
                <w:rFonts w:hint="eastAsia" w:asciiTheme="minorEastAsia" w:hAnsiTheme="minorEastAsia" w:eastAsiaTheme="minorEastAsia" w:cstheme="minorEastAsia"/>
                <w:iCs/>
                <w:color w:val="0000FF"/>
                <w:sz w:val="21"/>
                <w:szCs w:val="21"/>
                <w:highlight w:val="yellow"/>
                <w:lang w:eastAsia="zh-CN"/>
              </w:rPr>
            </w:rPrChange>
          </w:rPr>
          <w:t>客户</w:t>
        </w:r>
      </w:ins>
      <w:ins w:id="599" w:author="周世杰" w:date="2024-11-22T15:35:11Z">
        <w:r>
          <w:rPr>
            <w:rFonts w:hint="eastAsia" w:asciiTheme="minorEastAsia" w:hAnsiTheme="minorEastAsia" w:eastAsiaTheme="minorEastAsia" w:cstheme="minorEastAsia"/>
            <w:iCs/>
            <w:color w:val="0000FF"/>
            <w:sz w:val="21"/>
            <w:szCs w:val="21"/>
            <w:highlight w:val="none"/>
            <w:lang w:eastAsia="zh-CN"/>
            <w:rPrChange w:id="600" w:author="周世杰" w:date="2024-11-22T16:17:54Z">
              <w:rPr>
                <w:rFonts w:hint="eastAsia" w:asciiTheme="minorEastAsia" w:hAnsiTheme="minorEastAsia" w:eastAsiaTheme="minorEastAsia" w:cstheme="minorEastAsia"/>
                <w:iCs/>
                <w:color w:val="0000FF"/>
                <w:sz w:val="21"/>
                <w:szCs w:val="21"/>
                <w:highlight w:val="yellow"/>
                <w:lang w:eastAsia="zh-CN"/>
              </w:rPr>
            </w:rPrChange>
          </w:rPr>
          <w:t>数量</w:t>
        </w:r>
      </w:ins>
      <w:ins w:id="601" w:author="周世杰" w:date="2024-11-22T15:35:49Z">
        <w:r>
          <w:rPr>
            <w:rFonts w:hint="eastAsia" w:asciiTheme="minorEastAsia" w:hAnsiTheme="minorEastAsia" w:eastAsiaTheme="minorEastAsia" w:cstheme="minorEastAsia"/>
            <w:iCs/>
            <w:color w:val="0000FF"/>
            <w:sz w:val="21"/>
            <w:szCs w:val="21"/>
            <w:highlight w:val="none"/>
            <w:lang w:eastAsia="zh-CN"/>
            <w:rPrChange w:id="602" w:author="周世杰" w:date="2024-11-22T16:17:54Z">
              <w:rPr>
                <w:rFonts w:hint="eastAsia" w:asciiTheme="minorEastAsia" w:hAnsiTheme="minorEastAsia" w:eastAsiaTheme="minorEastAsia" w:cstheme="minorEastAsia"/>
                <w:iCs/>
                <w:color w:val="0000FF"/>
                <w:sz w:val="21"/>
                <w:szCs w:val="21"/>
                <w:highlight w:val="yellow"/>
                <w:lang w:eastAsia="zh-CN"/>
              </w:rPr>
            </w:rPrChange>
          </w:rPr>
          <w:t>和</w:t>
        </w:r>
      </w:ins>
      <w:ins w:id="603" w:author="周世杰" w:date="2024-11-22T15:35:51Z">
        <w:r>
          <w:rPr>
            <w:rFonts w:hint="eastAsia" w:asciiTheme="minorEastAsia" w:hAnsiTheme="minorEastAsia" w:eastAsiaTheme="minorEastAsia" w:cstheme="minorEastAsia"/>
            <w:iCs/>
            <w:color w:val="0000FF"/>
            <w:sz w:val="21"/>
            <w:szCs w:val="21"/>
            <w:highlight w:val="none"/>
            <w:lang w:eastAsia="zh-CN"/>
            <w:rPrChange w:id="604" w:author="周世杰" w:date="2024-11-22T16:17:54Z">
              <w:rPr>
                <w:rFonts w:hint="eastAsia" w:asciiTheme="minorEastAsia" w:hAnsiTheme="minorEastAsia" w:eastAsiaTheme="minorEastAsia" w:cstheme="minorEastAsia"/>
                <w:iCs/>
                <w:color w:val="0000FF"/>
                <w:sz w:val="21"/>
                <w:szCs w:val="21"/>
                <w:highlight w:val="yellow"/>
                <w:lang w:eastAsia="zh-CN"/>
              </w:rPr>
            </w:rPrChange>
          </w:rPr>
          <w:t>产品</w:t>
        </w:r>
      </w:ins>
      <w:ins w:id="605" w:author="周世杰" w:date="2024-11-22T15:35:52Z">
        <w:r>
          <w:rPr>
            <w:rFonts w:hint="eastAsia" w:asciiTheme="minorEastAsia" w:hAnsiTheme="minorEastAsia" w:eastAsiaTheme="minorEastAsia" w:cstheme="minorEastAsia"/>
            <w:iCs/>
            <w:color w:val="0000FF"/>
            <w:sz w:val="21"/>
            <w:szCs w:val="21"/>
            <w:highlight w:val="none"/>
            <w:lang w:eastAsia="zh-CN"/>
            <w:rPrChange w:id="606" w:author="周世杰" w:date="2024-11-22T16:17:54Z">
              <w:rPr>
                <w:rFonts w:hint="eastAsia" w:asciiTheme="minorEastAsia" w:hAnsiTheme="minorEastAsia" w:eastAsiaTheme="minorEastAsia" w:cstheme="minorEastAsia"/>
                <w:iCs/>
                <w:color w:val="0000FF"/>
                <w:sz w:val="21"/>
                <w:szCs w:val="21"/>
                <w:highlight w:val="yellow"/>
                <w:lang w:eastAsia="zh-CN"/>
              </w:rPr>
            </w:rPrChange>
          </w:rPr>
          <w:t>规模。</w:t>
        </w:r>
      </w:ins>
    </w:p>
    <w:p>
      <w:pPr>
        <w:keepNext w:val="0"/>
        <w:keepLines w:val="0"/>
        <w:pageBreakBefore w:val="0"/>
        <w:tabs>
          <w:tab w:val="left" w:pos="3240"/>
        </w:tabs>
        <w:kinsoku/>
        <w:wordWrap/>
        <w:overflowPunct/>
        <w:topLinePunct w:val="0"/>
        <w:autoSpaceDE/>
        <w:autoSpaceDN/>
        <w:bidi w:val="0"/>
        <w:adjustRightInd/>
        <w:snapToGrid/>
        <w:spacing w:line="590" w:lineRule="exact"/>
        <w:ind w:firstLine="420" w:firstLineChars="200"/>
        <w:jc w:val="both"/>
        <w:textAlignment w:val="auto"/>
        <w:rPr>
          <w:del w:id="607" w:author="周世杰" w:date="2024-11-22T16:11:28Z"/>
          <w:rFonts w:hint="eastAsia" w:asciiTheme="minorEastAsia" w:hAnsiTheme="minorEastAsia" w:eastAsiaTheme="minorEastAsia" w:cstheme="minorEastAsia"/>
          <w:iCs/>
          <w:color w:val="0000FF"/>
          <w:sz w:val="21"/>
          <w:szCs w:val="21"/>
          <w:highlight w:val="none"/>
          <w:lang w:val="en-US" w:eastAsia="zh-CN"/>
          <w:rPrChange w:id="608" w:author="周世杰" w:date="2024-11-22T16:17:54Z">
            <w:rPr>
              <w:del w:id="609" w:author="周世杰" w:date="2024-11-22T16:11:28Z"/>
              <w:rFonts w:hint="eastAsia" w:asciiTheme="minorEastAsia" w:hAnsiTheme="minorEastAsia" w:eastAsiaTheme="minorEastAsia" w:cstheme="minorEastAsia"/>
              <w:iCs/>
              <w:color w:val="0000FF"/>
              <w:sz w:val="21"/>
              <w:szCs w:val="21"/>
              <w:lang w:val="en-US" w:eastAsia="zh-CN"/>
            </w:rPr>
          </w:rPrChange>
        </w:rPr>
      </w:pPr>
      <w:del w:id="610" w:author="周世杰" w:date="2024-11-22T16:11:28Z">
        <w:r>
          <w:rPr>
            <w:rFonts w:hint="eastAsia" w:asciiTheme="minorEastAsia" w:hAnsiTheme="minorEastAsia" w:eastAsiaTheme="minorEastAsia" w:cstheme="minorEastAsia"/>
            <w:iCs/>
            <w:color w:val="auto"/>
            <w:sz w:val="21"/>
            <w:szCs w:val="21"/>
            <w:highlight w:val="none"/>
            <w:rPrChange w:id="611" w:author="周世杰" w:date="2024-11-22T16:17:54Z">
              <w:rPr>
                <w:rFonts w:hint="eastAsia" w:asciiTheme="minorEastAsia" w:hAnsiTheme="minorEastAsia" w:eastAsiaTheme="minorEastAsia" w:cstheme="minorEastAsia"/>
                <w:iCs/>
                <w:sz w:val="21"/>
                <w:szCs w:val="21"/>
              </w:rPr>
            </w:rPrChange>
          </w:rPr>
          <w:delText>[</w:delText>
        </w:r>
      </w:del>
      <w:del w:id="612" w:author="周世杰" w:date="2024-11-22T16:11:28Z">
        <w:r>
          <w:rPr>
            <w:rFonts w:hint="eastAsia" w:asciiTheme="minorEastAsia" w:hAnsiTheme="minorEastAsia" w:eastAsiaTheme="minorEastAsia" w:cstheme="minorEastAsia"/>
            <w:iCs/>
            <w:color w:val="auto"/>
            <w:sz w:val="21"/>
            <w:szCs w:val="21"/>
            <w:highlight w:val="none"/>
            <w:lang w:val="en-US" w:eastAsia="zh-CN"/>
            <w:rPrChange w:id="613" w:author="周世杰" w:date="2024-11-22T16:17:54Z">
              <w:rPr>
                <w:rFonts w:hint="eastAsia" w:asciiTheme="minorEastAsia" w:hAnsiTheme="minorEastAsia" w:eastAsiaTheme="minorEastAsia" w:cstheme="minorEastAsia"/>
                <w:iCs/>
                <w:sz w:val="21"/>
                <w:szCs w:val="21"/>
                <w:lang w:val="en-US" w:eastAsia="zh-CN"/>
              </w:rPr>
            </w:rPrChange>
          </w:rPr>
          <w:delText>8.C</w:delText>
        </w:r>
      </w:del>
      <w:del w:id="614" w:author="周世杰" w:date="2024-11-22T16:11:28Z">
        <w:r>
          <w:rPr>
            <w:rFonts w:hint="eastAsia" w:asciiTheme="minorEastAsia" w:hAnsiTheme="minorEastAsia" w:eastAsiaTheme="minorEastAsia" w:cstheme="minorEastAsia"/>
            <w:iCs/>
            <w:color w:val="auto"/>
            <w:sz w:val="21"/>
            <w:szCs w:val="21"/>
            <w:highlight w:val="none"/>
            <w:lang w:eastAsia="zh-CN"/>
            <w:rPrChange w:id="615" w:author="周世杰" w:date="2024-11-22T16:17:54Z">
              <w:rPr>
                <w:rFonts w:hint="eastAsia" w:asciiTheme="minorEastAsia" w:hAnsiTheme="minorEastAsia" w:eastAsiaTheme="minorEastAsia" w:cstheme="minorEastAsia"/>
                <w:iCs/>
                <w:sz w:val="21"/>
                <w:szCs w:val="21"/>
                <w:lang w:eastAsia="zh-CN"/>
              </w:rPr>
            </w:rPrChange>
          </w:rPr>
          <w:delText>代销养老金融产品规模当年累计发生额</w:delText>
        </w:r>
      </w:del>
      <w:del w:id="616" w:author="周世杰" w:date="2024-11-22T16:11:28Z">
        <w:r>
          <w:rPr>
            <w:rFonts w:hint="eastAsia" w:asciiTheme="minorEastAsia" w:hAnsiTheme="minorEastAsia" w:eastAsiaTheme="minorEastAsia" w:cstheme="minorEastAsia"/>
            <w:iCs/>
            <w:color w:val="auto"/>
            <w:sz w:val="21"/>
            <w:szCs w:val="21"/>
            <w:highlight w:val="none"/>
            <w:rPrChange w:id="617" w:author="周世杰" w:date="2024-11-22T16:17:54Z">
              <w:rPr>
                <w:rFonts w:hint="eastAsia" w:asciiTheme="minorEastAsia" w:hAnsiTheme="minorEastAsia" w:eastAsiaTheme="minorEastAsia" w:cstheme="minorEastAsia"/>
                <w:iCs/>
                <w:color w:val="auto"/>
                <w:sz w:val="21"/>
                <w:szCs w:val="21"/>
              </w:rPr>
            </w:rPrChange>
          </w:rPr>
          <w:delText>]：是指截至统计</w:delText>
        </w:r>
      </w:del>
      <w:del w:id="618" w:author="周世杰" w:date="2024-11-22T16:11:28Z">
        <w:r>
          <w:rPr>
            <w:rFonts w:hint="eastAsia" w:asciiTheme="minorEastAsia" w:hAnsiTheme="minorEastAsia" w:eastAsiaTheme="minorEastAsia" w:cstheme="minorEastAsia"/>
            <w:iCs/>
            <w:color w:val="auto"/>
            <w:sz w:val="21"/>
            <w:szCs w:val="21"/>
            <w:highlight w:val="none"/>
            <w:lang w:eastAsia="zh-CN"/>
            <w:rPrChange w:id="619" w:author="周世杰" w:date="2024-11-22T16:17:54Z">
              <w:rPr>
                <w:rFonts w:hint="eastAsia" w:asciiTheme="minorEastAsia" w:hAnsiTheme="minorEastAsia" w:eastAsiaTheme="minorEastAsia" w:cstheme="minorEastAsia"/>
                <w:iCs/>
                <w:color w:val="auto"/>
                <w:sz w:val="21"/>
                <w:szCs w:val="21"/>
                <w:lang w:eastAsia="zh-CN"/>
              </w:rPr>
            </w:rPrChange>
          </w:rPr>
          <w:delText>时点</w:delText>
        </w:r>
      </w:del>
      <w:del w:id="620" w:author="周世杰" w:date="2024-11-22T16:11:28Z">
        <w:r>
          <w:rPr>
            <w:rFonts w:hint="eastAsia" w:asciiTheme="minorEastAsia" w:hAnsiTheme="minorEastAsia" w:eastAsiaTheme="minorEastAsia" w:cstheme="minorEastAsia"/>
            <w:iCs/>
            <w:color w:val="auto"/>
            <w:sz w:val="21"/>
            <w:szCs w:val="21"/>
            <w:highlight w:val="none"/>
            <w:rPrChange w:id="621" w:author="周世杰" w:date="2024-11-22T16:17:54Z">
              <w:rPr>
                <w:rFonts w:hint="eastAsia" w:asciiTheme="minorEastAsia" w:hAnsiTheme="minorEastAsia" w:eastAsiaTheme="minorEastAsia" w:cstheme="minorEastAsia"/>
                <w:iCs/>
                <w:color w:val="auto"/>
                <w:sz w:val="21"/>
                <w:szCs w:val="21"/>
              </w:rPr>
            </w:rPrChange>
          </w:rPr>
          <w:delText>，</w:delText>
        </w:r>
      </w:del>
      <w:del w:id="622" w:author="周世杰" w:date="2024-11-22T16:11:28Z">
        <w:r>
          <w:rPr>
            <w:rFonts w:hint="eastAsia" w:asciiTheme="minorEastAsia" w:hAnsiTheme="minorEastAsia" w:eastAsiaTheme="minorEastAsia" w:cstheme="minorEastAsia"/>
            <w:iCs/>
            <w:color w:val="auto"/>
            <w:sz w:val="21"/>
            <w:szCs w:val="21"/>
            <w:highlight w:val="none"/>
            <w:lang w:eastAsia="zh-CN"/>
            <w:rPrChange w:id="623" w:author="周世杰" w:date="2024-11-22T16:17:54Z">
              <w:rPr>
                <w:rFonts w:hint="eastAsia" w:asciiTheme="minorEastAsia" w:hAnsiTheme="minorEastAsia" w:eastAsiaTheme="minorEastAsia" w:cstheme="minorEastAsia"/>
                <w:iCs/>
                <w:color w:val="auto"/>
                <w:sz w:val="21"/>
                <w:szCs w:val="21"/>
                <w:lang w:eastAsia="zh-CN"/>
              </w:rPr>
            </w:rPrChange>
          </w:rPr>
          <w:delText>金融机构当年代理销售的养老目标基金、养老理财规模增量与当年销售的养老保险保费等累计增量数据。</w:delText>
        </w:r>
      </w:del>
    </w:p>
    <w:p>
      <w:pPr>
        <w:keepNext w:val="0"/>
        <w:keepLines w:val="0"/>
        <w:pageBreakBefore w:val="0"/>
        <w:tabs>
          <w:tab w:val="left" w:pos="3240"/>
        </w:tabs>
        <w:kinsoku/>
        <w:wordWrap/>
        <w:overflowPunct/>
        <w:topLinePunct w:val="0"/>
        <w:autoSpaceDE/>
        <w:autoSpaceDN/>
        <w:bidi w:val="0"/>
        <w:adjustRightInd/>
        <w:snapToGrid/>
        <w:spacing w:line="590" w:lineRule="exact"/>
        <w:ind w:firstLine="421" w:firstLineChars="200"/>
        <w:jc w:val="both"/>
        <w:textAlignment w:val="auto"/>
        <w:rPr>
          <w:rFonts w:hint="eastAsia" w:asciiTheme="minorEastAsia" w:hAnsiTheme="minorEastAsia" w:eastAsiaTheme="minorEastAsia" w:cstheme="minorEastAsia"/>
          <w:iCs/>
          <w:color w:val="auto"/>
          <w:sz w:val="21"/>
          <w:szCs w:val="21"/>
          <w:highlight w:val="none"/>
          <w:lang w:eastAsia="zh-CN"/>
          <w:rPrChange w:id="624" w:author="周世杰" w:date="2024-11-22T16:17:54Z">
            <w:rPr>
              <w:rFonts w:hint="eastAsia" w:asciiTheme="minorEastAsia" w:hAnsiTheme="minorEastAsia" w:eastAsiaTheme="minorEastAsia" w:cstheme="minorEastAsia"/>
              <w:iCs/>
              <w:sz w:val="21"/>
              <w:szCs w:val="21"/>
              <w:lang w:eastAsia="zh-CN"/>
            </w:rPr>
          </w:rPrChange>
        </w:rPr>
      </w:pPr>
      <w:r>
        <w:rPr>
          <w:rFonts w:hint="eastAsia" w:asciiTheme="minorEastAsia" w:hAnsiTheme="minorEastAsia" w:eastAsiaTheme="minorEastAsia" w:cstheme="minorEastAsia"/>
          <w:b/>
          <w:bCs/>
          <w:iCs/>
          <w:color w:val="auto"/>
          <w:sz w:val="21"/>
          <w:szCs w:val="21"/>
          <w:highlight w:val="none"/>
          <w:lang w:val="en-US" w:eastAsia="zh-CN"/>
          <w:rPrChange w:id="625" w:author="周世杰" w:date="2024-11-22T16:17:54Z">
            <w:rPr>
              <w:rFonts w:hint="eastAsia" w:asciiTheme="minorEastAsia" w:hAnsiTheme="minorEastAsia" w:eastAsiaTheme="minorEastAsia" w:cstheme="minorEastAsia"/>
              <w:b/>
              <w:bCs/>
              <w:iCs/>
              <w:sz w:val="21"/>
              <w:szCs w:val="21"/>
              <w:lang w:val="en-US" w:eastAsia="zh-CN"/>
            </w:rPr>
          </w:rPrChange>
        </w:rPr>
        <w:t>9.长辈客群金融服务</w:t>
      </w:r>
    </w:p>
    <w:p>
      <w:pPr>
        <w:keepNext w:val="0"/>
        <w:keepLines w:val="0"/>
        <w:pageBreakBefore w:val="0"/>
        <w:tabs>
          <w:tab w:val="left" w:pos="3240"/>
        </w:tabs>
        <w:kinsoku/>
        <w:wordWrap/>
        <w:overflowPunct/>
        <w:topLinePunct w:val="0"/>
        <w:autoSpaceDE/>
        <w:autoSpaceDN/>
        <w:bidi w:val="0"/>
        <w:adjustRightInd/>
        <w:snapToGrid/>
        <w:spacing w:line="590" w:lineRule="exact"/>
        <w:ind w:firstLine="420" w:firstLineChars="200"/>
        <w:jc w:val="both"/>
        <w:textAlignment w:val="auto"/>
        <w:rPr>
          <w:rFonts w:hint="eastAsia" w:asciiTheme="minorEastAsia" w:hAnsiTheme="minorEastAsia" w:eastAsiaTheme="minorEastAsia" w:cstheme="minorEastAsia"/>
          <w:iCs/>
          <w:color w:val="auto"/>
          <w:sz w:val="21"/>
          <w:szCs w:val="21"/>
          <w:highlight w:val="none"/>
          <w:lang w:eastAsia="zh-CN"/>
          <w:rPrChange w:id="626" w:author="周世杰" w:date="2024-11-22T16:17:54Z">
            <w:rPr>
              <w:rFonts w:hint="eastAsia" w:asciiTheme="minorEastAsia" w:hAnsiTheme="minorEastAsia" w:eastAsiaTheme="minorEastAsia" w:cstheme="minorEastAsia"/>
              <w:iCs/>
              <w:sz w:val="21"/>
              <w:szCs w:val="21"/>
              <w:lang w:eastAsia="zh-CN"/>
            </w:rPr>
          </w:rPrChange>
        </w:rPr>
      </w:pPr>
      <w:r>
        <w:rPr>
          <w:rFonts w:hint="eastAsia" w:asciiTheme="minorEastAsia" w:hAnsiTheme="minorEastAsia" w:eastAsiaTheme="minorEastAsia" w:cstheme="minorEastAsia"/>
          <w:iCs/>
          <w:color w:val="auto"/>
          <w:sz w:val="21"/>
          <w:szCs w:val="21"/>
          <w:highlight w:val="none"/>
          <w:rPrChange w:id="627" w:author="周世杰" w:date="2024-11-22T16:17:54Z">
            <w:rPr>
              <w:rFonts w:hint="eastAsia" w:asciiTheme="minorEastAsia" w:hAnsiTheme="minorEastAsia" w:eastAsiaTheme="minorEastAsia" w:cstheme="minorEastAsia"/>
              <w:iCs/>
              <w:sz w:val="21"/>
              <w:szCs w:val="21"/>
            </w:rPr>
          </w:rPrChange>
        </w:rPr>
        <w:t>[</w:t>
      </w:r>
      <w:r>
        <w:rPr>
          <w:rFonts w:hint="eastAsia" w:asciiTheme="minorEastAsia" w:hAnsiTheme="minorEastAsia" w:eastAsiaTheme="minorEastAsia" w:cstheme="minorEastAsia"/>
          <w:iCs/>
          <w:color w:val="auto"/>
          <w:sz w:val="21"/>
          <w:szCs w:val="21"/>
          <w:highlight w:val="none"/>
          <w:lang w:val="en-US" w:eastAsia="zh-CN"/>
          <w:rPrChange w:id="628" w:author="周世杰" w:date="2024-11-22T16:17:54Z">
            <w:rPr>
              <w:rFonts w:hint="eastAsia" w:asciiTheme="minorEastAsia" w:hAnsiTheme="minorEastAsia" w:eastAsiaTheme="minorEastAsia" w:cstheme="minorEastAsia"/>
              <w:iCs/>
              <w:sz w:val="21"/>
              <w:szCs w:val="21"/>
              <w:lang w:val="en-US" w:eastAsia="zh-CN"/>
            </w:rPr>
          </w:rPrChange>
        </w:rPr>
        <w:t>9.1.</w:t>
      </w:r>
      <w:del w:id="629" w:author="周世杰" w:date="2024-11-22T16:11:41Z">
        <w:r>
          <w:rPr>
            <w:rFonts w:hint="eastAsia" w:asciiTheme="minorEastAsia" w:hAnsiTheme="minorEastAsia" w:eastAsiaTheme="minorEastAsia" w:cstheme="minorEastAsia"/>
            <w:iCs/>
            <w:color w:val="auto"/>
            <w:sz w:val="21"/>
            <w:szCs w:val="21"/>
            <w:highlight w:val="none"/>
            <w:lang w:val="en-US" w:eastAsia="zh-CN"/>
            <w:rPrChange w:id="630" w:author="周世杰" w:date="2024-11-22T16:17:54Z">
              <w:rPr>
                <w:rFonts w:hint="eastAsia" w:asciiTheme="minorEastAsia" w:hAnsiTheme="minorEastAsia" w:eastAsiaTheme="minorEastAsia" w:cstheme="minorEastAsia"/>
                <w:iCs/>
                <w:sz w:val="21"/>
                <w:szCs w:val="21"/>
                <w:lang w:val="en-US" w:eastAsia="zh-CN"/>
              </w:rPr>
            </w:rPrChange>
          </w:rPr>
          <w:delText>A</w:delText>
        </w:r>
      </w:del>
      <w:r>
        <w:rPr>
          <w:rFonts w:hint="eastAsia" w:asciiTheme="minorEastAsia" w:hAnsiTheme="minorEastAsia" w:eastAsiaTheme="minorEastAsia" w:cstheme="minorEastAsia"/>
          <w:iCs/>
          <w:color w:val="auto"/>
          <w:sz w:val="21"/>
          <w:szCs w:val="21"/>
          <w:highlight w:val="none"/>
          <w:lang w:eastAsia="zh-CN"/>
          <w:rPrChange w:id="631" w:author="周世杰" w:date="2024-11-22T16:17:54Z">
            <w:rPr>
              <w:rFonts w:hint="eastAsia" w:asciiTheme="minorEastAsia" w:hAnsiTheme="minorEastAsia" w:eastAsiaTheme="minorEastAsia" w:cstheme="minorEastAsia"/>
              <w:iCs/>
              <w:sz w:val="21"/>
              <w:szCs w:val="21"/>
              <w:lang w:eastAsia="zh-CN"/>
            </w:rPr>
          </w:rPrChange>
        </w:rPr>
        <w:t>存款</w:t>
      </w:r>
      <w:del w:id="632" w:author="周世杰" w:date="2024-11-22T16:11:56Z">
        <w:r>
          <w:rPr>
            <w:rFonts w:hint="eastAsia" w:asciiTheme="minorEastAsia" w:hAnsiTheme="minorEastAsia" w:eastAsiaTheme="minorEastAsia" w:cstheme="minorEastAsia"/>
            <w:iCs/>
            <w:color w:val="auto"/>
            <w:sz w:val="21"/>
            <w:szCs w:val="21"/>
            <w:highlight w:val="none"/>
            <w:lang w:eastAsia="zh-CN"/>
            <w:rPrChange w:id="633" w:author="周世杰" w:date="2024-11-22T16:17:54Z">
              <w:rPr>
                <w:rFonts w:hint="eastAsia" w:asciiTheme="minorEastAsia" w:hAnsiTheme="minorEastAsia" w:eastAsiaTheme="minorEastAsia" w:cstheme="minorEastAsia"/>
                <w:iCs/>
                <w:sz w:val="21"/>
                <w:szCs w:val="21"/>
                <w:lang w:eastAsia="zh-CN"/>
              </w:rPr>
            </w:rPrChange>
          </w:rPr>
          <w:delText>客户</w:delText>
        </w:r>
      </w:del>
      <w:del w:id="634" w:author="周世杰" w:date="2024-11-22T16:11:55Z">
        <w:r>
          <w:rPr>
            <w:rFonts w:hint="eastAsia" w:asciiTheme="minorEastAsia" w:hAnsiTheme="minorEastAsia" w:eastAsiaTheme="minorEastAsia" w:cstheme="minorEastAsia"/>
            <w:iCs/>
            <w:color w:val="auto"/>
            <w:sz w:val="21"/>
            <w:szCs w:val="21"/>
            <w:highlight w:val="none"/>
            <w:lang w:eastAsia="zh-CN"/>
            <w:rPrChange w:id="635" w:author="周世杰" w:date="2024-11-22T16:17:54Z">
              <w:rPr>
                <w:rFonts w:hint="eastAsia" w:asciiTheme="minorEastAsia" w:hAnsiTheme="minorEastAsia" w:eastAsiaTheme="minorEastAsia" w:cstheme="minorEastAsia"/>
                <w:iCs/>
                <w:sz w:val="21"/>
                <w:szCs w:val="21"/>
                <w:lang w:eastAsia="zh-CN"/>
              </w:rPr>
            </w:rPrChange>
          </w:rPr>
          <w:delText>数</w:delText>
        </w:r>
      </w:del>
      <w:r>
        <w:rPr>
          <w:rFonts w:hint="eastAsia" w:asciiTheme="minorEastAsia" w:hAnsiTheme="minorEastAsia" w:eastAsiaTheme="minorEastAsia" w:cstheme="minorEastAsia"/>
          <w:iCs/>
          <w:color w:val="auto"/>
          <w:sz w:val="21"/>
          <w:szCs w:val="21"/>
          <w:highlight w:val="none"/>
          <w:rPrChange w:id="636" w:author="周世杰" w:date="2024-11-22T16:17:54Z">
            <w:rPr>
              <w:rFonts w:hint="eastAsia" w:asciiTheme="minorEastAsia" w:hAnsiTheme="minorEastAsia" w:eastAsiaTheme="minorEastAsia" w:cstheme="minorEastAsia"/>
              <w:iCs/>
              <w:sz w:val="21"/>
              <w:szCs w:val="21"/>
            </w:rPr>
          </w:rPrChange>
        </w:rPr>
        <w:t>]:是指截至统计</w:t>
      </w:r>
      <w:r>
        <w:rPr>
          <w:rFonts w:hint="eastAsia" w:asciiTheme="minorEastAsia" w:hAnsiTheme="minorEastAsia" w:eastAsiaTheme="minorEastAsia" w:cstheme="minorEastAsia"/>
          <w:iCs/>
          <w:color w:val="auto"/>
          <w:sz w:val="21"/>
          <w:szCs w:val="21"/>
          <w:highlight w:val="none"/>
          <w:lang w:eastAsia="zh-CN"/>
          <w:rPrChange w:id="637" w:author="周世杰" w:date="2024-11-22T16:17:54Z">
            <w:rPr>
              <w:rFonts w:hint="eastAsia" w:asciiTheme="minorEastAsia" w:hAnsiTheme="minorEastAsia" w:eastAsiaTheme="minorEastAsia" w:cstheme="minorEastAsia"/>
              <w:iCs/>
              <w:sz w:val="21"/>
              <w:szCs w:val="21"/>
              <w:lang w:eastAsia="zh-CN"/>
            </w:rPr>
          </w:rPrChange>
        </w:rPr>
        <w:t>时点</w:t>
      </w:r>
      <w:r>
        <w:rPr>
          <w:rFonts w:hint="eastAsia" w:asciiTheme="minorEastAsia" w:hAnsiTheme="minorEastAsia" w:eastAsiaTheme="minorEastAsia" w:cstheme="minorEastAsia"/>
          <w:iCs/>
          <w:color w:val="auto"/>
          <w:sz w:val="21"/>
          <w:szCs w:val="21"/>
          <w:highlight w:val="none"/>
          <w:rPrChange w:id="638" w:author="周世杰" w:date="2024-11-22T16:17:54Z">
            <w:rPr>
              <w:rFonts w:hint="eastAsia" w:asciiTheme="minorEastAsia" w:hAnsiTheme="minorEastAsia" w:eastAsiaTheme="minorEastAsia" w:cstheme="minorEastAsia"/>
              <w:iCs/>
              <w:sz w:val="21"/>
              <w:szCs w:val="21"/>
            </w:rPr>
          </w:rPrChange>
        </w:rPr>
        <w:t>，</w:t>
      </w:r>
      <w:r>
        <w:rPr>
          <w:rFonts w:hint="eastAsia" w:asciiTheme="minorEastAsia" w:hAnsiTheme="minorEastAsia" w:eastAsiaTheme="minorEastAsia" w:cstheme="minorEastAsia"/>
          <w:iCs/>
          <w:color w:val="auto"/>
          <w:sz w:val="21"/>
          <w:szCs w:val="21"/>
          <w:highlight w:val="none"/>
          <w:lang w:eastAsia="zh-CN"/>
          <w:rPrChange w:id="639" w:author="周世杰" w:date="2024-11-22T16:17:54Z">
            <w:rPr>
              <w:rFonts w:hint="eastAsia" w:asciiTheme="minorEastAsia" w:hAnsiTheme="minorEastAsia" w:eastAsiaTheme="minorEastAsia" w:cstheme="minorEastAsia"/>
              <w:iCs/>
              <w:sz w:val="21"/>
              <w:szCs w:val="21"/>
              <w:lang w:eastAsia="zh-CN"/>
            </w:rPr>
          </w:rPrChange>
        </w:rPr>
        <w:t>金融机构</w:t>
      </w:r>
      <w:ins w:id="640" w:author="周世杰" w:date="2024-11-22T16:12:11Z">
        <w:r>
          <w:rPr>
            <w:rFonts w:hint="eastAsia" w:asciiTheme="minorEastAsia" w:hAnsiTheme="minorEastAsia" w:eastAsiaTheme="minorEastAsia" w:cstheme="minorEastAsia"/>
            <w:iCs/>
            <w:color w:val="auto"/>
            <w:sz w:val="21"/>
            <w:szCs w:val="21"/>
            <w:highlight w:val="none"/>
            <w:lang w:eastAsia="zh-CN"/>
            <w:rPrChange w:id="641" w:author="周世杰" w:date="2024-11-22T16:17:54Z">
              <w:rPr>
                <w:rFonts w:hint="eastAsia" w:asciiTheme="minorEastAsia" w:hAnsiTheme="minorEastAsia" w:eastAsiaTheme="minorEastAsia" w:cstheme="minorEastAsia"/>
                <w:iCs/>
                <w:sz w:val="21"/>
                <w:szCs w:val="21"/>
                <w:lang w:eastAsia="zh-CN"/>
              </w:rPr>
            </w:rPrChange>
          </w:rPr>
          <w:t>吸收</w:t>
        </w:r>
      </w:ins>
      <w:del w:id="642" w:author="周世杰" w:date="2024-11-22T16:12:09Z">
        <w:r>
          <w:rPr>
            <w:rFonts w:hint="eastAsia" w:asciiTheme="minorEastAsia" w:hAnsiTheme="minorEastAsia" w:eastAsiaTheme="minorEastAsia" w:cstheme="minorEastAsia"/>
            <w:iCs/>
            <w:color w:val="auto"/>
            <w:sz w:val="21"/>
            <w:szCs w:val="21"/>
            <w:highlight w:val="none"/>
            <w:lang w:eastAsia="zh-CN"/>
            <w:rPrChange w:id="643" w:author="周世杰" w:date="2024-11-22T16:17:54Z">
              <w:rPr>
                <w:rFonts w:hint="eastAsia" w:asciiTheme="minorEastAsia" w:hAnsiTheme="minorEastAsia" w:eastAsiaTheme="minorEastAsia" w:cstheme="minorEastAsia"/>
                <w:iCs/>
                <w:sz w:val="21"/>
                <w:szCs w:val="21"/>
                <w:lang w:eastAsia="zh-CN"/>
              </w:rPr>
            </w:rPrChange>
          </w:rPr>
          <w:delText>管理</w:delText>
        </w:r>
      </w:del>
      <w:r>
        <w:rPr>
          <w:rFonts w:hint="eastAsia" w:asciiTheme="minorEastAsia" w:hAnsiTheme="minorEastAsia" w:eastAsiaTheme="minorEastAsia" w:cstheme="minorEastAsia"/>
          <w:iCs/>
          <w:color w:val="auto"/>
          <w:sz w:val="21"/>
          <w:szCs w:val="21"/>
          <w:highlight w:val="none"/>
          <w:lang w:eastAsia="zh-CN"/>
          <w:rPrChange w:id="644" w:author="周世杰" w:date="2024-11-22T16:17:54Z">
            <w:rPr>
              <w:rFonts w:hint="eastAsia" w:asciiTheme="minorEastAsia" w:hAnsiTheme="minorEastAsia" w:eastAsiaTheme="minorEastAsia" w:cstheme="minorEastAsia"/>
              <w:iCs/>
              <w:sz w:val="21"/>
              <w:szCs w:val="21"/>
              <w:lang w:eastAsia="zh-CN"/>
            </w:rPr>
          </w:rPrChange>
        </w:rPr>
        <w:t>的</w:t>
      </w:r>
      <w:r>
        <w:rPr>
          <w:rFonts w:hint="eastAsia" w:asciiTheme="minorEastAsia" w:hAnsiTheme="minorEastAsia" w:eastAsiaTheme="minorEastAsia" w:cstheme="minorEastAsia"/>
          <w:iCs/>
          <w:color w:val="auto"/>
          <w:sz w:val="21"/>
          <w:szCs w:val="21"/>
          <w:highlight w:val="none"/>
          <w:rPrChange w:id="645" w:author="周世杰" w:date="2024-11-22T16:17:54Z">
            <w:rPr>
              <w:rFonts w:hint="eastAsia" w:asciiTheme="minorEastAsia" w:hAnsiTheme="minorEastAsia" w:eastAsiaTheme="minorEastAsia" w:cstheme="minorEastAsia"/>
              <w:iCs/>
              <w:sz w:val="21"/>
              <w:szCs w:val="21"/>
            </w:rPr>
          </w:rPrChange>
        </w:rPr>
        <w:t>年龄大于等于55周岁</w:t>
      </w:r>
      <w:r>
        <w:rPr>
          <w:rFonts w:hint="eastAsia" w:asciiTheme="minorEastAsia" w:hAnsiTheme="minorEastAsia" w:eastAsiaTheme="minorEastAsia" w:cstheme="minorEastAsia"/>
          <w:iCs/>
          <w:color w:val="auto"/>
          <w:sz w:val="21"/>
          <w:szCs w:val="21"/>
          <w:highlight w:val="none"/>
          <w:lang w:eastAsia="zh-CN"/>
          <w:rPrChange w:id="646" w:author="周世杰" w:date="2024-11-22T16:17:54Z">
            <w:rPr>
              <w:rFonts w:hint="eastAsia" w:asciiTheme="minorEastAsia" w:hAnsiTheme="minorEastAsia" w:eastAsiaTheme="minorEastAsia" w:cstheme="minorEastAsia"/>
              <w:iCs/>
              <w:sz w:val="21"/>
              <w:szCs w:val="21"/>
              <w:lang w:eastAsia="zh-CN"/>
            </w:rPr>
          </w:rPrChange>
        </w:rPr>
        <w:t>且持有</w:t>
      </w:r>
      <w:ins w:id="647" w:author="周世杰" w:date="2024-11-22T16:12:29Z">
        <w:r>
          <w:rPr>
            <w:rFonts w:hint="eastAsia" w:asciiTheme="minorEastAsia" w:hAnsiTheme="minorEastAsia" w:eastAsiaTheme="minorEastAsia" w:cstheme="minorEastAsia"/>
            <w:iCs/>
            <w:color w:val="auto"/>
            <w:sz w:val="21"/>
            <w:szCs w:val="21"/>
            <w:highlight w:val="none"/>
            <w:lang w:eastAsia="zh-CN"/>
            <w:rPrChange w:id="648" w:author="周世杰" w:date="2024-11-22T16:17:54Z">
              <w:rPr>
                <w:rFonts w:hint="eastAsia" w:asciiTheme="minorEastAsia" w:hAnsiTheme="minorEastAsia" w:eastAsiaTheme="minorEastAsia" w:cstheme="minorEastAsia"/>
                <w:iCs/>
                <w:sz w:val="21"/>
                <w:szCs w:val="21"/>
                <w:lang w:eastAsia="zh-CN"/>
              </w:rPr>
            </w:rPrChange>
          </w:rPr>
          <w:t>的</w:t>
        </w:r>
      </w:ins>
      <w:ins w:id="649" w:author="周世杰" w:date="2024-11-22T16:12:31Z">
        <w:r>
          <w:rPr>
            <w:rFonts w:hint="eastAsia" w:asciiTheme="minorEastAsia" w:hAnsiTheme="minorEastAsia" w:eastAsiaTheme="minorEastAsia" w:cstheme="minorEastAsia"/>
            <w:iCs/>
            <w:color w:val="auto"/>
            <w:sz w:val="21"/>
            <w:szCs w:val="21"/>
            <w:highlight w:val="none"/>
            <w:lang w:eastAsia="zh-CN"/>
            <w:rPrChange w:id="650" w:author="周世杰" w:date="2024-11-22T16:17:54Z">
              <w:rPr>
                <w:rFonts w:hint="eastAsia" w:asciiTheme="minorEastAsia" w:hAnsiTheme="minorEastAsia" w:eastAsiaTheme="minorEastAsia" w:cstheme="minorEastAsia"/>
                <w:iCs/>
                <w:sz w:val="21"/>
                <w:szCs w:val="21"/>
                <w:lang w:eastAsia="zh-CN"/>
              </w:rPr>
            </w:rPrChange>
          </w:rPr>
          <w:t>各项存款。</w:t>
        </w:r>
      </w:ins>
      <w:del w:id="651" w:author="周世杰" w:date="2024-11-22T16:12:34Z">
        <w:r>
          <w:rPr>
            <w:rFonts w:hint="eastAsia" w:asciiTheme="minorEastAsia" w:hAnsiTheme="minorEastAsia" w:eastAsiaTheme="minorEastAsia" w:cstheme="minorEastAsia"/>
            <w:iCs/>
            <w:color w:val="auto"/>
            <w:sz w:val="21"/>
            <w:szCs w:val="21"/>
            <w:highlight w:val="none"/>
            <w:rPrChange w:id="652" w:author="周世杰" w:date="2024-11-22T16:17:54Z">
              <w:rPr>
                <w:rFonts w:hint="eastAsia" w:asciiTheme="minorEastAsia" w:hAnsiTheme="minorEastAsia" w:eastAsiaTheme="minorEastAsia" w:cstheme="minorEastAsia"/>
                <w:iCs/>
                <w:sz w:val="21"/>
                <w:szCs w:val="21"/>
              </w:rPr>
            </w:rPrChange>
          </w:rPr>
          <w:delText>本外币储蓄存款的客户</w:delText>
        </w:r>
      </w:del>
      <w:del w:id="653" w:author="周世杰" w:date="2024-11-22T16:12:34Z">
        <w:r>
          <w:rPr>
            <w:rFonts w:hint="eastAsia" w:asciiTheme="minorEastAsia" w:hAnsiTheme="minorEastAsia" w:eastAsiaTheme="minorEastAsia" w:cstheme="minorEastAsia"/>
            <w:iCs/>
            <w:color w:val="auto"/>
            <w:sz w:val="21"/>
            <w:szCs w:val="21"/>
            <w:highlight w:val="none"/>
            <w:lang w:eastAsia="zh-CN"/>
            <w:rPrChange w:id="654" w:author="周世杰" w:date="2024-11-22T16:17:54Z">
              <w:rPr>
                <w:rFonts w:hint="eastAsia" w:asciiTheme="minorEastAsia" w:hAnsiTheme="minorEastAsia" w:eastAsiaTheme="minorEastAsia" w:cstheme="minorEastAsia"/>
                <w:iCs/>
                <w:sz w:val="21"/>
                <w:szCs w:val="21"/>
                <w:lang w:eastAsia="zh-CN"/>
              </w:rPr>
            </w:rPrChange>
          </w:rPr>
          <w:delText>总数</w:delText>
        </w:r>
      </w:del>
      <w:del w:id="655" w:author="周世杰" w:date="2024-11-22T16:12:34Z">
        <w:r>
          <w:rPr>
            <w:rFonts w:hint="eastAsia" w:asciiTheme="minorEastAsia" w:hAnsiTheme="minorEastAsia" w:eastAsiaTheme="minorEastAsia" w:cstheme="minorEastAsia"/>
            <w:iCs/>
            <w:color w:val="auto"/>
            <w:sz w:val="21"/>
            <w:szCs w:val="21"/>
            <w:highlight w:val="none"/>
            <w:rPrChange w:id="656" w:author="周世杰" w:date="2024-11-22T16:17:54Z">
              <w:rPr>
                <w:rFonts w:hint="eastAsia" w:asciiTheme="minorEastAsia" w:hAnsiTheme="minorEastAsia" w:eastAsiaTheme="minorEastAsia" w:cstheme="minorEastAsia"/>
                <w:iCs/>
                <w:sz w:val="21"/>
                <w:szCs w:val="21"/>
              </w:rPr>
            </w:rPrChange>
          </w:rPr>
          <w:delText>。</w:delText>
        </w:r>
      </w:del>
    </w:p>
    <w:p>
      <w:pPr>
        <w:keepNext w:val="0"/>
        <w:keepLines w:val="0"/>
        <w:pageBreakBefore w:val="0"/>
        <w:tabs>
          <w:tab w:val="left" w:pos="3240"/>
        </w:tabs>
        <w:kinsoku/>
        <w:wordWrap/>
        <w:overflowPunct/>
        <w:topLinePunct w:val="0"/>
        <w:autoSpaceDE/>
        <w:autoSpaceDN/>
        <w:bidi w:val="0"/>
        <w:adjustRightInd/>
        <w:snapToGrid/>
        <w:spacing w:line="590" w:lineRule="exact"/>
        <w:ind w:firstLine="420" w:firstLineChars="200"/>
        <w:jc w:val="both"/>
        <w:textAlignment w:val="auto"/>
        <w:rPr>
          <w:del w:id="657" w:author="周世杰" w:date="2024-11-22T16:11:59Z"/>
          <w:rFonts w:hint="eastAsia" w:asciiTheme="minorEastAsia" w:hAnsiTheme="minorEastAsia" w:eastAsiaTheme="minorEastAsia" w:cstheme="minorEastAsia"/>
          <w:iCs/>
          <w:color w:val="auto"/>
          <w:sz w:val="21"/>
          <w:szCs w:val="21"/>
          <w:highlight w:val="none"/>
          <w:rPrChange w:id="658" w:author="周世杰" w:date="2024-11-22T16:17:54Z">
            <w:rPr>
              <w:del w:id="659" w:author="周世杰" w:date="2024-11-22T16:11:59Z"/>
              <w:rFonts w:hint="eastAsia" w:asciiTheme="minorEastAsia" w:hAnsiTheme="minorEastAsia" w:eastAsiaTheme="minorEastAsia" w:cstheme="minorEastAsia"/>
              <w:iCs/>
              <w:sz w:val="21"/>
              <w:szCs w:val="21"/>
            </w:rPr>
          </w:rPrChange>
        </w:rPr>
      </w:pPr>
      <w:del w:id="660" w:author="周世杰" w:date="2024-11-22T16:11:59Z">
        <w:r>
          <w:rPr>
            <w:rFonts w:hint="eastAsia" w:asciiTheme="minorEastAsia" w:hAnsiTheme="minorEastAsia" w:eastAsiaTheme="minorEastAsia" w:cstheme="minorEastAsia"/>
            <w:iCs/>
            <w:color w:val="auto"/>
            <w:sz w:val="21"/>
            <w:szCs w:val="21"/>
            <w:highlight w:val="none"/>
            <w:rPrChange w:id="661" w:author="周世杰" w:date="2024-11-22T16:17:54Z">
              <w:rPr>
                <w:rFonts w:hint="eastAsia" w:asciiTheme="minorEastAsia" w:hAnsiTheme="minorEastAsia" w:eastAsiaTheme="minorEastAsia" w:cstheme="minorEastAsia"/>
                <w:iCs/>
                <w:sz w:val="21"/>
                <w:szCs w:val="21"/>
              </w:rPr>
            </w:rPrChange>
          </w:rPr>
          <w:delText>[</w:delText>
        </w:r>
      </w:del>
      <w:del w:id="662" w:author="周世杰" w:date="2024-11-22T16:11:59Z">
        <w:r>
          <w:rPr>
            <w:rFonts w:hint="eastAsia" w:asciiTheme="minorEastAsia" w:hAnsiTheme="minorEastAsia" w:eastAsiaTheme="minorEastAsia" w:cstheme="minorEastAsia"/>
            <w:iCs/>
            <w:color w:val="auto"/>
            <w:sz w:val="21"/>
            <w:szCs w:val="21"/>
            <w:highlight w:val="none"/>
            <w:lang w:val="en-US" w:eastAsia="zh-CN"/>
            <w:rPrChange w:id="663" w:author="周世杰" w:date="2024-11-22T16:17:54Z">
              <w:rPr>
                <w:rFonts w:hint="eastAsia" w:asciiTheme="minorEastAsia" w:hAnsiTheme="minorEastAsia" w:eastAsiaTheme="minorEastAsia" w:cstheme="minorEastAsia"/>
                <w:iCs/>
                <w:sz w:val="21"/>
                <w:szCs w:val="21"/>
                <w:lang w:val="en-US" w:eastAsia="zh-CN"/>
              </w:rPr>
            </w:rPrChange>
          </w:rPr>
          <w:delText>9</w:delText>
        </w:r>
      </w:del>
      <w:del w:id="664" w:author="周世杰" w:date="2024-11-22T16:11:59Z">
        <w:r>
          <w:rPr>
            <w:rFonts w:hint="eastAsia" w:asciiTheme="minorEastAsia" w:hAnsiTheme="minorEastAsia" w:eastAsiaTheme="minorEastAsia" w:cstheme="minorEastAsia"/>
            <w:iCs/>
            <w:color w:val="auto"/>
            <w:sz w:val="21"/>
            <w:szCs w:val="21"/>
            <w:highlight w:val="none"/>
            <w:rPrChange w:id="665" w:author="周世杰" w:date="2024-11-22T16:17:54Z">
              <w:rPr>
                <w:rFonts w:hint="eastAsia" w:asciiTheme="minorEastAsia" w:hAnsiTheme="minorEastAsia" w:eastAsiaTheme="minorEastAsia" w:cstheme="minorEastAsia"/>
                <w:iCs/>
                <w:sz w:val="21"/>
                <w:szCs w:val="21"/>
              </w:rPr>
            </w:rPrChange>
          </w:rPr>
          <w:delText>.1</w:delText>
        </w:r>
      </w:del>
      <w:del w:id="666" w:author="周世杰" w:date="2024-11-22T16:11:59Z">
        <w:r>
          <w:rPr>
            <w:rFonts w:hint="eastAsia" w:asciiTheme="minorEastAsia" w:hAnsiTheme="minorEastAsia" w:eastAsiaTheme="minorEastAsia" w:cstheme="minorEastAsia"/>
            <w:iCs/>
            <w:color w:val="auto"/>
            <w:sz w:val="21"/>
            <w:szCs w:val="21"/>
            <w:highlight w:val="none"/>
            <w:lang w:val="en-US" w:eastAsia="zh-CN"/>
            <w:rPrChange w:id="667" w:author="周世杰" w:date="2024-11-22T16:17:54Z">
              <w:rPr>
                <w:rFonts w:hint="eastAsia" w:asciiTheme="minorEastAsia" w:hAnsiTheme="minorEastAsia" w:eastAsiaTheme="minorEastAsia" w:cstheme="minorEastAsia"/>
                <w:iCs/>
                <w:sz w:val="21"/>
                <w:szCs w:val="21"/>
                <w:lang w:val="en-US" w:eastAsia="zh-CN"/>
              </w:rPr>
            </w:rPrChange>
          </w:rPr>
          <w:delText>.B</w:delText>
        </w:r>
      </w:del>
      <w:del w:id="668" w:author="周世杰" w:date="2024-11-22T16:11:59Z">
        <w:r>
          <w:rPr>
            <w:rFonts w:hint="eastAsia" w:asciiTheme="minorEastAsia" w:hAnsiTheme="minorEastAsia" w:eastAsiaTheme="minorEastAsia" w:cstheme="minorEastAsia"/>
            <w:iCs/>
            <w:color w:val="auto"/>
            <w:sz w:val="21"/>
            <w:szCs w:val="21"/>
            <w:highlight w:val="none"/>
            <w:lang w:eastAsia="zh-CN"/>
            <w:rPrChange w:id="669" w:author="周世杰" w:date="2024-11-22T16:17:54Z">
              <w:rPr>
                <w:rFonts w:hint="eastAsia" w:asciiTheme="minorEastAsia" w:hAnsiTheme="minorEastAsia" w:eastAsiaTheme="minorEastAsia" w:cstheme="minorEastAsia"/>
                <w:iCs/>
                <w:sz w:val="21"/>
                <w:szCs w:val="21"/>
                <w:lang w:eastAsia="zh-CN"/>
              </w:rPr>
            </w:rPrChange>
          </w:rPr>
          <w:delText>存款余额</w:delText>
        </w:r>
      </w:del>
      <w:del w:id="670" w:author="周世杰" w:date="2024-11-22T16:11:59Z">
        <w:r>
          <w:rPr>
            <w:rFonts w:hint="eastAsia" w:asciiTheme="minorEastAsia" w:hAnsiTheme="minorEastAsia" w:eastAsiaTheme="minorEastAsia" w:cstheme="minorEastAsia"/>
            <w:iCs/>
            <w:color w:val="auto"/>
            <w:sz w:val="21"/>
            <w:szCs w:val="21"/>
            <w:highlight w:val="none"/>
            <w:rPrChange w:id="671" w:author="周世杰" w:date="2024-11-22T16:17:54Z">
              <w:rPr>
                <w:rFonts w:hint="eastAsia" w:asciiTheme="minorEastAsia" w:hAnsiTheme="minorEastAsia" w:eastAsiaTheme="minorEastAsia" w:cstheme="minorEastAsia"/>
                <w:iCs/>
                <w:sz w:val="21"/>
                <w:szCs w:val="21"/>
              </w:rPr>
            </w:rPrChange>
          </w:rPr>
          <w:delText>]：是指截至统计</w:delText>
        </w:r>
      </w:del>
      <w:del w:id="672" w:author="周世杰" w:date="2024-11-22T16:11:59Z">
        <w:r>
          <w:rPr>
            <w:rFonts w:hint="eastAsia" w:asciiTheme="minorEastAsia" w:hAnsiTheme="minorEastAsia" w:eastAsiaTheme="minorEastAsia" w:cstheme="minorEastAsia"/>
            <w:iCs/>
            <w:color w:val="auto"/>
            <w:sz w:val="21"/>
            <w:szCs w:val="21"/>
            <w:highlight w:val="none"/>
            <w:lang w:eastAsia="zh-CN"/>
            <w:rPrChange w:id="673" w:author="周世杰" w:date="2024-11-22T16:17:54Z">
              <w:rPr>
                <w:rFonts w:hint="eastAsia" w:asciiTheme="minorEastAsia" w:hAnsiTheme="minorEastAsia" w:eastAsiaTheme="minorEastAsia" w:cstheme="minorEastAsia"/>
                <w:iCs/>
                <w:sz w:val="21"/>
                <w:szCs w:val="21"/>
                <w:lang w:eastAsia="zh-CN"/>
              </w:rPr>
            </w:rPrChange>
          </w:rPr>
          <w:delText>时点</w:delText>
        </w:r>
      </w:del>
      <w:del w:id="674" w:author="周世杰" w:date="2024-11-22T16:11:59Z">
        <w:r>
          <w:rPr>
            <w:rFonts w:hint="eastAsia" w:asciiTheme="minorEastAsia" w:hAnsiTheme="minorEastAsia" w:eastAsiaTheme="minorEastAsia" w:cstheme="minorEastAsia"/>
            <w:iCs/>
            <w:color w:val="auto"/>
            <w:sz w:val="21"/>
            <w:szCs w:val="21"/>
            <w:highlight w:val="none"/>
            <w:rPrChange w:id="675" w:author="周世杰" w:date="2024-11-22T16:17:54Z">
              <w:rPr>
                <w:rFonts w:hint="eastAsia" w:asciiTheme="minorEastAsia" w:hAnsiTheme="minorEastAsia" w:eastAsiaTheme="minorEastAsia" w:cstheme="minorEastAsia"/>
                <w:iCs/>
                <w:sz w:val="21"/>
                <w:szCs w:val="21"/>
              </w:rPr>
            </w:rPrChange>
          </w:rPr>
          <w:delText>，</w:delText>
        </w:r>
      </w:del>
      <w:del w:id="676" w:author="周世杰" w:date="2024-11-22T16:11:59Z">
        <w:r>
          <w:rPr>
            <w:rFonts w:hint="eastAsia" w:asciiTheme="minorEastAsia" w:hAnsiTheme="minorEastAsia" w:eastAsiaTheme="minorEastAsia" w:cstheme="minorEastAsia"/>
            <w:iCs/>
            <w:color w:val="auto"/>
            <w:sz w:val="21"/>
            <w:szCs w:val="21"/>
            <w:highlight w:val="none"/>
            <w:lang w:eastAsia="zh-CN"/>
            <w:rPrChange w:id="677" w:author="周世杰" w:date="2024-11-22T16:17:54Z">
              <w:rPr>
                <w:rFonts w:hint="eastAsia" w:asciiTheme="minorEastAsia" w:hAnsiTheme="minorEastAsia" w:eastAsiaTheme="minorEastAsia" w:cstheme="minorEastAsia"/>
                <w:iCs/>
                <w:sz w:val="21"/>
                <w:szCs w:val="21"/>
                <w:lang w:eastAsia="zh-CN"/>
              </w:rPr>
            </w:rPrChange>
          </w:rPr>
          <w:delText>金融机构管理的</w:delText>
        </w:r>
      </w:del>
      <w:del w:id="678" w:author="周世杰" w:date="2024-11-22T16:11:59Z">
        <w:r>
          <w:rPr>
            <w:rFonts w:hint="eastAsia" w:asciiTheme="minorEastAsia" w:hAnsiTheme="minorEastAsia" w:eastAsiaTheme="minorEastAsia" w:cstheme="minorEastAsia"/>
            <w:iCs/>
            <w:color w:val="auto"/>
            <w:sz w:val="21"/>
            <w:szCs w:val="21"/>
            <w:highlight w:val="none"/>
            <w:rPrChange w:id="679" w:author="周世杰" w:date="2024-11-22T16:17:54Z">
              <w:rPr>
                <w:rFonts w:hint="eastAsia" w:asciiTheme="minorEastAsia" w:hAnsiTheme="minorEastAsia" w:eastAsiaTheme="minorEastAsia" w:cstheme="minorEastAsia"/>
                <w:iCs/>
                <w:sz w:val="21"/>
                <w:szCs w:val="21"/>
              </w:rPr>
            </w:rPrChange>
          </w:rPr>
          <w:delText>年龄大于等于55周岁客户</w:delText>
        </w:r>
      </w:del>
      <w:del w:id="680" w:author="周世杰" w:date="2024-11-22T16:11:59Z">
        <w:r>
          <w:rPr>
            <w:rFonts w:hint="eastAsia" w:asciiTheme="minorEastAsia" w:hAnsiTheme="minorEastAsia" w:eastAsiaTheme="minorEastAsia" w:cstheme="minorEastAsia"/>
            <w:iCs/>
            <w:color w:val="auto"/>
            <w:sz w:val="21"/>
            <w:szCs w:val="21"/>
            <w:highlight w:val="none"/>
            <w:lang w:eastAsia="zh-CN"/>
            <w:rPrChange w:id="681" w:author="周世杰" w:date="2024-11-22T16:17:54Z">
              <w:rPr>
                <w:rFonts w:hint="eastAsia" w:asciiTheme="minorEastAsia" w:hAnsiTheme="minorEastAsia" w:eastAsiaTheme="minorEastAsia" w:cstheme="minorEastAsia"/>
                <w:iCs/>
                <w:sz w:val="21"/>
                <w:szCs w:val="21"/>
                <w:lang w:eastAsia="zh-CN"/>
              </w:rPr>
            </w:rPrChange>
          </w:rPr>
          <w:delText>持有的</w:delText>
        </w:r>
      </w:del>
      <w:del w:id="682" w:author="周世杰" w:date="2024-11-22T16:11:59Z">
        <w:r>
          <w:rPr>
            <w:rFonts w:hint="eastAsia" w:asciiTheme="minorEastAsia" w:hAnsiTheme="minorEastAsia" w:eastAsiaTheme="minorEastAsia" w:cstheme="minorEastAsia"/>
            <w:iCs/>
            <w:color w:val="auto"/>
            <w:sz w:val="21"/>
            <w:szCs w:val="21"/>
            <w:highlight w:val="none"/>
            <w:rPrChange w:id="683" w:author="周世杰" w:date="2024-11-22T16:17:54Z">
              <w:rPr>
                <w:rFonts w:hint="eastAsia" w:asciiTheme="minorEastAsia" w:hAnsiTheme="minorEastAsia" w:eastAsiaTheme="minorEastAsia" w:cstheme="minorEastAsia"/>
                <w:iCs/>
                <w:sz w:val="21"/>
                <w:szCs w:val="21"/>
              </w:rPr>
            </w:rPrChange>
          </w:rPr>
          <w:delText>本外币储蓄存款</w:delText>
        </w:r>
      </w:del>
      <w:del w:id="684" w:author="周世杰" w:date="2024-11-22T16:11:59Z">
        <w:r>
          <w:rPr>
            <w:rFonts w:hint="eastAsia" w:asciiTheme="minorEastAsia" w:hAnsiTheme="minorEastAsia" w:eastAsiaTheme="minorEastAsia" w:cstheme="minorEastAsia"/>
            <w:iCs/>
            <w:color w:val="auto"/>
            <w:sz w:val="21"/>
            <w:szCs w:val="21"/>
            <w:highlight w:val="none"/>
            <w:lang w:eastAsia="zh-CN"/>
            <w:rPrChange w:id="685" w:author="周世杰" w:date="2024-11-22T16:17:54Z">
              <w:rPr>
                <w:rFonts w:hint="eastAsia" w:asciiTheme="minorEastAsia" w:hAnsiTheme="minorEastAsia" w:eastAsiaTheme="minorEastAsia" w:cstheme="minorEastAsia"/>
                <w:iCs/>
                <w:sz w:val="21"/>
                <w:szCs w:val="21"/>
                <w:lang w:eastAsia="zh-CN"/>
              </w:rPr>
            </w:rPrChange>
          </w:rPr>
          <w:delText>总余额</w:delText>
        </w:r>
      </w:del>
      <w:del w:id="686" w:author="周世杰" w:date="2024-11-22T16:11:59Z">
        <w:r>
          <w:rPr>
            <w:rFonts w:hint="eastAsia" w:asciiTheme="minorEastAsia" w:hAnsiTheme="minorEastAsia" w:eastAsiaTheme="minorEastAsia" w:cstheme="minorEastAsia"/>
            <w:iCs/>
            <w:color w:val="auto"/>
            <w:sz w:val="21"/>
            <w:szCs w:val="21"/>
            <w:highlight w:val="none"/>
            <w:rPrChange w:id="687" w:author="周世杰" w:date="2024-11-22T16:17:54Z">
              <w:rPr>
                <w:rFonts w:hint="eastAsia" w:asciiTheme="minorEastAsia" w:hAnsiTheme="minorEastAsia" w:eastAsiaTheme="minorEastAsia" w:cstheme="minorEastAsia"/>
                <w:iCs/>
                <w:sz w:val="21"/>
                <w:szCs w:val="21"/>
              </w:rPr>
            </w:rPrChange>
          </w:rPr>
          <w:delText>。</w:delText>
        </w:r>
      </w:del>
    </w:p>
    <w:p>
      <w:pPr>
        <w:keepNext w:val="0"/>
        <w:keepLines w:val="0"/>
        <w:pageBreakBefore w:val="0"/>
        <w:tabs>
          <w:tab w:val="left" w:pos="3240"/>
        </w:tabs>
        <w:kinsoku/>
        <w:wordWrap/>
        <w:overflowPunct/>
        <w:topLinePunct w:val="0"/>
        <w:autoSpaceDE/>
        <w:autoSpaceDN/>
        <w:bidi w:val="0"/>
        <w:adjustRightInd/>
        <w:snapToGrid/>
        <w:spacing w:line="590" w:lineRule="exact"/>
        <w:ind w:firstLine="420" w:firstLineChars="200"/>
        <w:jc w:val="both"/>
        <w:textAlignment w:val="auto"/>
        <w:rPr>
          <w:rFonts w:hint="eastAsia" w:asciiTheme="minorEastAsia" w:hAnsiTheme="minorEastAsia" w:eastAsiaTheme="minorEastAsia" w:cstheme="minorEastAsia"/>
          <w:iCs/>
          <w:color w:val="auto"/>
          <w:sz w:val="21"/>
          <w:szCs w:val="21"/>
          <w:highlight w:val="none"/>
          <w:rPrChange w:id="688" w:author="周世杰" w:date="2024-11-22T16:17:54Z">
            <w:rPr>
              <w:rFonts w:hint="eastAsia" w:asciiTheme="minorEastAsia" w:hAnsiTheme="minorEastAsia" w:eastAsiaTheme="minorEastAsia" w:cstheme="minorEastAsia"/>
              <w:iCs/>
              <w:sz w:val="21"/>
              <w:szCs w:val="21"/>
            </w:rPr>
          </w:rPrChange>
        </w:rPr>
      </w:pPr>
      <w:r>
        <w:rPr>
          <w:rFonts w:hint="eastAsia" w:asciiTheme="minorEastAsia" w:hAnsiTheme="minorEastAsia" w:eastAsiaTheme="minorEastAsia" w:cstheme="minorEastAsia"/>
          <w:iCs/>
          <w:color w:val="auto"/>
          <w:sz w:val="21"/>
          <w:szCs w:val="21"/>
          <w:highlight w:val="none"/>
          <w:rPrChange w:id="689" w:author="周世杰" w:date="2024-11-22T16:17:54Z">
            <w:rPr>
              <w:rFonts w:hint="eastAsia" w:asciiTheme="minorEastAsia" w:hAnsiTheme="minorEastAsia" w:eastAsiaTheme="minorEastAsia" w:cstheme="minorEastAsia"/>
              <w:iCs/>
              <w:sz w:val="21"/>
              <w:szCs w:val="21"/>
            </w:rPr>
          </w:rPrChange>
        </w:rPr>
        <w:t>[</w:t>
      </w:r>
      <w:r>
        <w:rPr>
          <w:rFonts w:hint="eastAsia" w:asciiTheme="minorEastAsia" w:hAnsiTheme="minorEastAsia" w:eastAsiaTheme="minorEastAsia" w:cstheme="minorEastAsia"/>
          <w:iCs/>
          <w:color w:val="auto"/>
          <w:sz w:val="21"/>
          <w:szCs w:val="21"/>
          <w:highlight w:val="none"/>
          <w:lang w:val="en-US" w:eastAsia="zh-CN"/>
          <w:rPrChange w:id="690" w:author="周世杰" w:date="2024-11-22T16:17:54Z">
            <w:rPr>
              <w:rFonts w:hint="eastAsia" w:asciiTheme="minorEastAsia" w:hAnsiTheme="minorEastAsia" w:eastAsiaTheme="minorEastAsia" w:cstheme="minorEastAsia"/>
              <w:iCs/>
              <w:sz w:val="21"/>
              <w:szCs w:val="21"/>
              <w:lang w:val="en-US" w:eastAsia="zh-CN"/>
            </w:rPr>
          </w:rPrChange>
        </w:rPr>
        <w:t>9.2.</w:t>
      </w:r>
      <w:del w:id="691" w:author="周世杰" w:date="2024-11-22T16:12:02Z">
        <w:r>
          <w:rPr>
            <w:rFonts w:hint="eastAsia" w:asciiTheme="minorEastAsia" w:hAnsiTheme="minorEastAsia" w:eastAsiaTheme="minorEastAsia" w:cstheme="minorEastAsia"/>
            <w:iCs/>
            <w:color w:val="auto"/>
            <w:sz w:val="21"/>
            <w:szCs w:val="21"/>
            <w:highlight w:val="none"/>
            <w:lang w:val="en-US" w:eastAsia="zh-CN"/>
            <w:rPrChange w:id="692" w:author="周世杰" w:date="2024-11-22T16:17:54Z">
              <w:rPr>
                <w:rFonts w:hint="eastAsia" w:asciiTheme="minorEastAsia" w:hAnsiTheme="minorEastAsia" w:eastAsiaTheme="minorEastAsia" w:cstheme="minorEastAsia"/>
                <w:iCs/>
                <w:sz w:val="21"/>
                <w:szCs w:val="21"/>
                <w:lang w:val="en-US" w:eastAsia="zh-CN"/>
              </w:rPr>
            </w:rPrChange>
          </w:rPr>
          <w:delText>A</w:delText>
        </w:r>
      </w:del>
      <w:r>
        <w:rPr>
          <w:rFonts w:hint="eastAsia" w:asciiTheme="minorEastAsia" w:hAnsiTheme="minorEastAsia" w:eastAsiaTheme="minorEastAsia" w:cstheme="minorEastAsia"/>
          <w:iCs/>
          <w:color w:val="auto"/>
          <w:sz w:val="21"/>
          <w:szCs w:val="21"/>
          <w:highlight w:val="none"/>
          <w:lang w:eastAsia="zh-CN"/>
          <w:rPrChange w:id="693" w:author="周世杰" w:date="2024-11-22T16:17:54Z">
            <w:rPr>
              <w:rFonts w:hint="eastAsia" w:asciiTheme="minorEastAsia" w:hAnsiTheme="minorEastAsia" w:eastAsiaTheme="minorEastAsia" w:cstheme="minorEastAsia"/>
              <w:iCs/>
              <w:sz w:val="21"/>
              <w:szCs w:val="21"/>
              <w:lang w:eastAsia="zh-CN"/>
            </w:rPr>
          </w:rPrChange>
        </w:rPr>
        <w:t>贷款</w:t>
      </w:r>
      <w:del w:id="694" w:author="周世杰" w:date="2024-11-22T16:12:01Z">
        <w:r>
          <w:rPr>
            <w:rFonts w:hint="eastAsia" w:asciiTheme="minorEastAsia" w:hAnsiTheme="minorEastAsia" w:eastAsiaTheme="minorEastAsia" w:cstheme="minorEastAsia"/>
            <w:iCs/>
            <w:color w:val="auto"/>
            <w:sz w:val="21"/>
            <w:szCs w:val="21"/>
            <w:highlight w:val="none"/>
            <w:lang w:eastAsia="zh-CN"/>
            <w:rPrChange w:id="695" w:author="周世杰" w:date="2024-11-22T16:17:54Z">
              <w:rPr>
                <w:rFonts w:hint="eastAsia" w:asciiTheme="minorEastAsia" w:hAnsiTheme="minorEastAsia" w:eastAsiaTheme="minorEastAsia" w:cstheme="minorEastAsia"/>
                <w:iCs/>
                <w:sz w:val="21"/>
                <w:szCs w:val="21"/>
                <w:lang w:eastAsia="zh-CN"/>
              </w:rPr>
            </w:rPrChange>
          </w:rPr>
          <w:delText>客</w:delText>
        </w:r>
      </w:del>
      <w:del w:id="696" w:author="周世杰" w:date="2024-11-22T16:12:00Z">
        <w:r>
          <w:rPr>
            <w:rFonts w:hint="eastAsia" w:asciiTheme="minorEastAsia" w:hAnsiTheme="minorEastAsia" w:eastAsiaTheme="minorEastAsia" w:cstheme="minorEastAsia"/>
            <w:iCs/>
            <w:color w:val="auto"/>
            <w:sz w:val="21"/>
            <w:szCs w:val="21"/>
            <w:highlight w:val="none"/>
            <w:lang w:eastAsia="zh-CN"/>
            <w:rPrChange w:id="697" w:author="周世杰" w:date="2024-11-22T16:17:54Z">
              <w:rPr>
                <w:rFonts w:hint="eastAsia" w:asciiTheme="minorEastAsia" w:hAnsiTheme="minorEastAsia" w:eastAsiaTheme="minorEastAsia" w:cstheme="minorEastAsia"/>
                <w:iCs/>
                <w:sz w:val="21"/>
                <w:szCs w:val="21"/>
                <w:lang w:eastAsia="zh-CN"/>
              </w:rPr>
            </w:rPrChange>
          </w:rPr>
          <w:delText>户数</w:delText>
        </w:r>
      </w:del>
      <w:r>
        <w:rPr>
          <w:rFonts w:hint="eastAsia" w:asciiTheme="minorEastAsia" w:hAnsiTheme="minorEastAsia" w:eastAsiaTheme="minorEastAsia" w:cstheme="minorEastAsia"/>
          <w:iCs/>
          <w:color w:val="auto"/>
          <w:sz w:val="21"/>
          <w:szCs w:val="21"/>
          <w:highlight w:val="none"/>
          <w:rPrChange w:id="698" w:author="周世杰" w:date="2024-11-22T16:17:54Z">
            <w:rPr>
              <w:rFonts w:hint="eastAsia" w:asciiTheme="minorEastAsia" w:hAnsiTheme="minorEastAsia" w:eastAsiaTheme="minorEastAsia" w:cstheme="minorEastAsia"/>
              <w:iCs/>
              <w:sz w:val="21"/>
              <w:szCs w:val="21"/>
            </w:rPr>
          </w:rPrChange>
        </w:rPr>
        <w:t>]:是指截至统计</w:t>
      </w:r>
      <w:r>
        <w:rPr>
          <w:rFonts w:hint="eastAsia" w:asciiTheme="minorEastAsia" w:hAnsiTheme="minorEastAsia" w:eastAsiaTheme="minorEastAsia" w:cstheme="minorEastAsia"/>
          <w:iCs/>
          <w:color w:val="auto"/>
          <w:sz w:val="21"/>
          <w:szCs w:val="21"/>
          <w:highlight w:val="none"/>
          <w:lang w:eastAsia="zh-CN"/>
          <w:rPrChange w:id="699" w:author="周世杰" w:date="2024-11-22T16:17:54Z">
            <w:rPr>
              <w:rFonts w:hint="eastAsia" w:asciiTheme="minorEastAsia" w:hAnsiTheme="minorEastAsia" w:eastAsiaTheme="minorEastAsia" w:cstheme="minorEastAsia"/>
              <w:iCs/>
              <w:sz w:val="21"/>
              <w:szCs w:val="21"/>
              <w:lang w:eastAsia="zh-CN"/>
            </w:rPr>
          </w:rPrChange>
        </w:rPr>
        <w:t>时点</w:t>
      </w:r>
      <w:r>
        <w:rPr>
          <w:rFonts w:hint="eastAsia" w:asciiTheme="minorEastAsia" w:hAnsiTheme="minorEastAsia" w:eastAsiaTheme="minorEastAsia" w:cstheme="minorEastAsia"/>
          <w:iCs/>
          <w:color w:val="auto"/>
          <w:sz w:val="21"/>
          <w:szCs w:val="21"/>
          <w:highlight w:val="none"/>
          <w:rPrChange w:id="700" w:author="周世杰" w:date="2024-11-22T16:17:54Z">
            <w:rPr>
              <w:rFonts w:hint="eastAsia" w:asciiTheme="minorEastAsia" w:hAnsiTheme="minorEastAsia" w:eastAsiaTheme="minorEastAsia" w:cstheme="minorEastAsia"/>
              <w:iCs/>
              <w:sz w:val="21"/>
              <w:szCs w:val="21"/>
            </w:rPr>
          </w:rPrChange>
        </w:rPr>
        <w:t>，</w:t>
      </w:r>
      <w:r>
        <w:rPr>
          <w:rFonts w:hint="eastAsia" w:asciiTheme="minorEastAsia" w:hAnsiTheme="minorEastAsia" w:eastAsiaTheme="minorEastAsia" w:cstheme="minorEastAsia"/>
          <w:iCs/>
          <w:color w:val="auto"/>
          <w:sz w:val="21"/>
          <w:szCs w:val="21"/>
          <w:highlight w:val="none"/>
          <w:lang w:eastAsia="zh-CN"/>
          <w:rPrChange w:id="701" w:author="周世杰" w:date="2024-11-22T16:17:54Z">
            <w:rPr>
              <w:rFonts w:hint="eastAsia" w:asciiTheme="minorEastAsia" w:hAnsiTheme="minorEastAsia" w:eastAsiaTheme="minorEastAsia" w:cstheme="minorEastAsia"/>
              <w:iCs/>
              <w:sz w:val="21"/>
              <w:szCs w:val="21"/>
              <w:lang w:eastAsia="zh-CN"/>
            </w:rPr>
          </w:rPrChange>
        </w:rPr>
        <w:t>金融机构</w:t>
      </w:r>
      <w:ins w:id="702" w:author="周世杰" w:date="2024-11-22T16:12:41Z">
        <w:r>
          <w:rPr>
            <w:rFonts w:hint="eastAsia" w:asciiTheme="minorEastAsia" w:hAnsiTheme="minorEastAsia" w:eastAsiaTheme="minorEastAsia" w:cstheme="minorEastAsia"/>
            <w:iCs/>
            <w:color w:val="auto"/>
            <w:sz w:val="21"/>
            <w:szCs w:val="21"/>
            <w:highlight w:val="none"/>
            <w:lang w:eastAsia="zh-CN"/>
            <w:rPrChange w:id="703" w:author="周世杰" w:date="2024-11-22T16:17:54Z">
              <w:rPr>
                <w:rFonts w:hint="eastAsia" w:asciiTheme="minorEastAsia" w:hAnsiTheme="minorEastAsia" w:eastAsiaTheme="minorEastAsia" w:cstheme="minorEastAsia"/>
                <w:iCs/>
                <w:sz w:val="21"/>
                <w:szCs w:val="21"/>
                <w:lang w:eastAsia="zh-CN"/>
              </w:rPr>
            </w:rPrChange>
          </w:rPr>
          <w:t>发放的</w:t>
        </w:r>
      </w:ins>
      <w:ins w:id="704" w:author="周世杰" w:date="2024-11-22T16:12:47Z">
        <w:r>
          <w:rPr>
            <w:rFonts w:hint="eastAsia" w:asciiTheme="minorEastAsia" w:hAnsiTheme="minorEastAsia" w:eastAsiaTheme="minorEastAsia" w:cstheme="minorEastAsia"/>
            <w:iCs/>
            <w:color w:val="auto"/>
            <w:sz w:val="21"/>
            <w:szCs w:val="21"/>
            <w:highlight w:val="none"/>
            <w:lang w:eastAsia="zh-CN"/>
            <w:rPrChange w:id="705" w:author="周世杰" w:date="2024-11-22T16:17:54Z">
              <w:rPr>
                <w:rFonts w:hint="eastAsia" w:asciiTheme="minorEastAsia" w:hAnsiTheme="minorEastAsia" w:eastAsiaTheme="minorEastAsia" w:cstheme="minorEastAsia"/>
                <w:iCs/>
                <w:sz w:val="21"/>
                <w:szCs w:val="21"/>
                <w:lang w:eastAsia="zh-CN"/>
              </w:rPr>
            </w:rPrChange>
          </w:rPr>
          <w:t>客户</w:t>
        </w:r>
      </w:ins>
      <w:ins w:id="706" w:author="周世杰" w:date="2024-11-22T16:12:48Z">
        <w:r>
          <w:rPr>
            <w:rFonts w:hint="eastAsia" w:asciiTheme="minorEastAsia" w:hAnsiTheme="minorEastAsia" w:eastAsiaTheme="minorEastAsia" w:cstheme="minorEastAsia"/>
            <w:iCs/>
            <w:color w:val="auto"/>
            <w:sz w:val="21"/>
            <w:szCs w:val="21"/>
            <w:highlight w:val="none"/>
            <w:lang w:eastAsia="zh-CN"/>
            <w:rPrChange w:id="707" w:author="周世杰" w:date="2024-11-22T16:17:54Z">
              <w:rPr>
                <w:rFonts w:hint="eastAsia" w:asciiTheme="minorEastAsia" w:hAnsiTheme="minorEastAsia" w:eastAsiaTheme="minorEastAsia" w:cstheme="minorEastAsia"/>
                <w:iCs/>
                <w:sz w:val="21"/>
                <w:szCs w:val="21"/>
                <w:lang w:eastAsia="zh-CN"/>
              </w:rPr>
            </w:rPrChange>
          </w:rPr>
          <w:t>为</w:t>
        </w:r>
      </w:ins>
      <w:del w:id="708" w:author="周世杰" w:date="2024-11-22T16:12:39Z">
        <w:r>
          <w:rPr>
            <w:rFonts w:hint="eastAsia" w:asciiTheme="minorEastAsia" w:hAnsiTheme="minorEastAsia" w:eastAsiaTheme="minorEastAsia" w:cstheme="minorEastAsia"/>
            <w:iCs/>
            <w:color w:val="auto"/>
            <w:sz w:val="21"/>
            <w:szCs w:val="21"/>
            <w:highlight w:val="none"/>
            <w:lang w:eastAsia="zh-CN"/>
            <w:rPrChange w:id="709" w:author="周世杰" w:date="2024-11-22T16:17:54Z">
              <w:rPr>
                <w:rFonts w:hint="eastAsia" w:asciiTheme="minorEastAsia" w:hAnsiTheme="minorEastAsia" w:eastAsiaTheme="minorEastAsia" w:cstheme="minorEastAsia"/>
                <w:iCs/>
                <w:sz w:val="21"/>
                <w:szCs w:val="21"/>
                <w:lang w:eastAsia="zh-CN"/>
              </w:rPr>
            </w:rPrChange>
          </w:rPr>
          <w:delText>管理</w:delText>
        </w:r>
      </w:del>
      <w:del w:id="710" w:author="周世杰" w:date="2024-11-22T16:12:49Z">
        <w:r>
          <w:rPr>
            <w:rFonts w:hint="eastAsia" w:asciiTheme="minorEastAsia" w:hAnsiTheme="minorEastAsia" w:eastAsiaTheme="minorEastAsia" w:cstheme="minorEastAsia"/>
            <w:iCs/>
            <w:color w:val="auto"/>
            <w:sz w:val="21"/>
            <w:szCs w:val="21"/>
            <w:highlight w:val="none"/>
            <w:lang w:eastAsia="zh-CN"/>
            <w:rPrChange w:id="711" w:author="周世杰" w:date="2024-11-22T16:17:54Z">
              <w:rPr>
                <w:rFonts w:hint="eastAsia" w:asciiTheme="minorEastAsia" w:hAnsiTheme="minorEastAsia" w:eastAsiaTheme="minorEastAsia" w:cstheme="minorEastAsia"/>
                <w:iCs/>
                <w:sz w:val="21"/>
                <w:szCs w:val="21"/>
                <w:lang w:eastAsia="zh-CN"/>
              </w:rPr>
            </w:rPrChange>
          </w:rPr>
          <w:delText>的</w:delText>
        </w:r>
      </w:del>
      <w:r>
        <w:rPr>
          <w:rFonts w:hint="eastAsia" w:asciiTheme="minorEastAsia" w:hAnsiTheme="minorEastAsia" w:eastAsiaTheme="minorEastAsia" w:cstheme="minorEastAsia"/>
          <w:iCs/>
          <w:color w:val="auto"/>
          <w:sz w:val="21"/>
          <w:szCs w:val="21"/>
          <w:highlight w:val="none"/>
          <w:rPrChange w:id="712" w:author="周世杰" w:date="2024-11-22T16:17:54Z">
            <w:rPr>
              <w:rFonts w:hint="eastAsia" w:asciiTheme="minorEastAsia" w:hAnsiTheme="minorEastAsia" w:eastAsiaTheme="minorEastAsia" w:cstheme="minorEastAsia"/>
              <w:iCs/>
              <w:sz w:val="21"/>
              <w:szCs w:val="21"/>
            </w:rPr>
          </w:rPrChange>
        </w:rPr>
        <w:t>年龄大于等于55周</w:t>
      </w:r>
      <w:ins w:id="713" w:author="陈施霖" w:date="2024-12-12T13:18:59Z">
        <w:r>
          <w:rPr>
            <w:rFonts w:hint="eastAsia" w:asciiTheme="minorEastAsia" w:hAnsiTheme="minorEastAsia" w:eastAsiaTheme="minorEastAsia" w:cstheme="minorEastAsia"/>
            <w:iCs/>
            <w:color w:val="auto"/>
            <w:sz w:val="21"/>
            <w:szCs w:val="21"/>
            <w:highlight w:val="none"/>
            <w:lang w:eastAsia="zh-CN"/>
          </w:rPr>
          <w:t>岁</w:t>
        </w:r>
      </w:ins>
      <w:del w:id="714" w:author="周世杰" w:date="2024-11-22T16:13:05Z">
        <w:r>
          <w:rPr>
            <w:rFonts w:hint="eastAsia" w:asciiTheme="minorEastAsia" w:hAnsiTheme="minorEastAsia" w:eastAsiaTheme="minorEastAsia" w:cstheme="minorEastAsia"/>
            <w:iCs/>
            <w:color w:val="auto"/>
            <w:sz w:val="21"/>
            <w:szCs w:val="21"/>
            <w:highlight w:val="none"/>
            <w:rPrChange w:id="715" w:author="周世杰" w:date="2024-11-22T16:17:54Z">
              <w:rPr>
                <w:rFonts w:hint="eastAsia" w:asciiTheme="minorEastAsia" w:hAnsiTheme="minorEastAsia" w:eastAsiaTheme="minorEastAsia" w:cstheme="minorEastAsia"/>
                <w:iCs/>
                <w:sz w:val="21"/>
                <w:szCs w:val="21"/>
              </w:rPr>
            </w:rPrChange>
          </w:rPr>
          <w:delText>岁</w:delText>
        </w:r>
      </w:del>
      <w:del w:id="716" w:author="周世杰" w:date="2024-11-22T16:13:05Z">
        <w:r>
          <w:rPr>
            <w:rFonts w:hint="eastAsia" w:asciiTheme="minorEastAsia" w:hAnsiTheme="minorEastAsia" w:eastAsiaTheme="minorEastAsia" w:cstheme="minorEastAsia"/>
            <w:iCs/>
            <w:color w:val="auto"/>
            <w:sz w:val="21"/>
            <w:szCs w:val="21"/>
            <w:highlight w:val="none"/>
            <w:lang w:eastAsia="zh-CN"/>
            <w:rPrChange w:id="717" w:author="周世杰" w:date="2024-11-22T16:17:54Z">
              <w:rPr>
                <w:rFonts w:hint="eastAsia" w:asciiTheme="minorEastAsia" w:hAnsiTheme="minorEastAsia" w:eastAsiaTheme="minorEastAsia" w:cstheme="minorEastAsia"/>
                <w:iCs/>
                <w:sz w:val="21"/>
                <w:szCs w:val="21"/>
                <w:lang w:eastAsia="zh-CN"/>
              </w:rPr>
            </w:rPrChange>
          </w:rPr>
          <w:delText>且持有未结清</w:delText>
        </w:r>
      </w:del>
      <w:ins w:id="718" w:author="周世杰" w:date="2024-11-22T16:13:05Z">
        <w:r>
          <w:rPr>
            <w:rFonts w:hint="eastAsia" w:asciiTheme="minorEastAsia" w:hAnsiTheme="minorEastAsia" w:eastAsiaTheme="minorEastAsia" w:cstheme="minorEastAsia"/>
            <w:iCs/>
            <w:color w:val="auto"/>
            <w:sz w:val="21"/>
            <w:szCs w:val="21"/>
            <w:highlight w:val="none"/>
            <w:lang w:eastAsia="zh-CN"/>
            <w:rPrChange w:id="719" w:author="周世杰" w:date="2024-11-22T16:17:54Z">
              <w:rPr>
                <w:rFonts w:hint="eastAsia" w:asciiTheme="minorEastAsia" w:hAnsiTheme="minorEastAsia" w:eastAsiaTheme="minorEastAsia" w:cstheme="minorEastAsia"/>
                <w:iCs/>
                <w:sz w:val="21"/>
                <w:szCs w:val="21"/>
                <w:lang w:eastAsia="zh-CN"/>
              </w:rPr>
            </w:rPrChange>
          </w:rPr>
          <w:t>的</w:t>
        </w:r>
      </w:ins>
      <w:r>
        <w:rPr>
          <w:rFonts w:hint="eastAsia" w:asciiTheme="minorEastAsia" w:hAnsiTheme="minorEastAsia" w:eastAsiaTheme="minorEastAsia" w:cstheme="minorEastAsia"/>
          <w:iCs/>
          <w:color w:val="auto"/>
          <w:sz w:val="21"/>
          <w:szCs w:val="21"/>
          <w:highlight w:val="none"/>
          <w:lang w:eastAsia="zh-CN"/>
          <w:rPrChange w:id="720" w:author="周世杰" w:date="2024-11-22T16:17:54Z">
            <w:rPr>
              <w:rFonts w:hint="eastAsia" w:asciiTheme="minorEastAsia" w:hAnsiTheme="minorEastAsia" w:eastAsiaTheme="minorEastAsia" w:cstheme="minorEastAsia"/>
              <w:iCs/>
              <w:sz w:val="21"/>
              <w:szCs w:val="21"/>
              <w:lang w:eastAsia="zh-CN"/>
            </w:rPr>
          </w:rPrChange>
        </w:rPr>
        <w:t>个人贷款</w:t>
      </w:r>
      <w:del w:id="721" w:author="周世杰" w:date="2024-11-22T16:13:09Z">
        <w:r>
          <w:rPr>
            <w:rFonts w:hint="eastAsia" w:asciiTheme="minorEastAsia" w:hAnsiTheme="minorEastAsia" w:eastAsiaTheme="minorEastAsia" w:cstheme="minorEastAsia"/>
            <w:iCs/>
            <w:color w:val="auto"/>
            <w:sz w:val="21"/>
            <w:szCs w:val="21"/>
            <w:highlight w:val="none"/>
            <w:lang w:eastAsia="zh-CN"/>
            <w:rPrChange w:id="722" w:author="周世杰" w:date="2024-11-22T16:17:54Z">
              <w:rPr>
                <w:rFonts w:hint="eastAsia" w:asciiTheme="minorEastAsia" w:hAnsiTheme="minorEastAsia" w:eastAsiaTheme="minorEastAsia" w:cstheme="minorEastAsia"/>
                <w:iCs/>
                <w:sz w:val="21"/>
                <w:szCs w:val="21"/>
                <w:lang w:eastAsia="zh-CN"/>
              </w:rPr>
            </w:rPrChange>
          </w:rPr>
          <w:delText>的客户总数</w:delText>
        </w:r>
      </w:del>
      <w:r>
        <w:rPr>
          <w:rFonts w:hint="eastAsia" w:asciiTheme="minorEastAsia" w:hAnsiTheme="minorEastAsia" w:eastAsiaTheme="minorEastAsia" w:cstheme="minorEastAsia"/>
          <w:iCs/>
          <w:color w:val="auto"/>
          <w:sz w:val="21"/>
          <w:szCs w:val="21"/>
          <w:highlight w:val="none"/>
          <w:rPrChange w:id="723" w:author="周世杰" w:date="2024-11-22T16:17:54Z">
            <w:rPr>
              <w:rFonts w:hint="eastAsia" w:asciiTheme="minorEastAsia" w:hAnsiTheme="minorEastAsia" w:eastAsiaTheme="minorEastAsia" w:cstheme="minorEastAsia"/>
              <w:iCs/>
              <w:sz w:val="21"/>
              <w:szCs w:val="21"/>
            </w:rPr>
          </w:rPrChange>
        </w:rPr>
        <w:t>。</w:t>
      </w:r>
    </w:p>
    <w:p>
      <w:pPr>
        <w:keepNext w:val="0"/>
        <w:keepLines w:val="0"/>
        <w:pageBreakBefore w:val="0"/>
        <w:tabs>
          <w:tab w:val="left" w:pos="3240"/>
        </w:tabs>
        <w:kinsoku/>
        <w:wordWrap/>
        <w:overflowPunct/>
        <w:topLinePunct w:val="0"/>
        <w:autoSpaceDE/>
        <w:autoSpaceDN/>
        <w:bidi w:val="0"/>
        <w:adjustRightInd/>
        <w:snapToGrid/>
        <w:spacing w:line="590" w:lineRule="exact"/>
        <w:ind w:firstLine="420" w:firstLineChars="200"/>
        <w:jc w:val="both"/>
        <w:textAlignment w:val="auto"/>
        <w:rPr>
          <w:del w:id="724" w:author="陈施霖" w:date="2024-12-12T13:21:40Z"/>
          <w:rFonts w:hint="eastAsia" w:asciiTheme="minorEastAsia" w:hAnsiTheme="minorEastAsia" w:eastAsiaTheme="minorEastAsia" w:cstheme="minorEastAsia"/>
          <w:iCs/>
          <w:color w:val="auto"/>
          <w:sz w:val="21"/>
          <w:szCs w:val="21"/>
          <w:highlight w:val="none"/>
          <w:rPrChange w:id="725" w:author="周世杰" w:date="2024-11-22T16:17:54Z">
            <w:rPr>
              <w:del w:id="726" w:author="陈施霖" w:date="2024-12-12T13:21:40Z"/>
              <w:rFonts w:hint="eastAsia" w:asciiTheme="minorEastAsia" w:hAnsiTheme="minorEastAsia" w:eastAsiaTheme="minorEastAsia" w:cstheme="minorEastAsia"/>
              <w:iCs/>
              <w:sz w:val="21"/>
              <w:szCs w:val="21"/>
            </w:rPr>
          </w:rPrChange>
        </w:rPr>
      </w:pPr>
      <w:del w:id="727" w:author="陈施霖" w:date="2024-12-12T13:21:40Z">
        <w:r>
          <w:rPr>
            <w:rFonts w:hint="eastAsia" w:asciiTheme="minorEastAsia" w:hAnsiTheme="minorEastAsia" w:eastAsiaTheme="minorEastAsia" w:cstheme="minorEastAsia"/>
            <w:iCs/>
            <w:color w:val="auto"/>
            <w:sz w:val="21"/>
            <w:szCs w:val="21"/>
            <w:highlight w:val="none"/>
            <w:rPrChange w:id="728" w:author="周世杰" w:date="2024-11-22T16:17:54Z">
              <w:rPr>
                <w:rFonts w:hint="eastAsia" w:asciiTheme="minorEastAsia" w:hAnsiTheme="minorEastAsia" w:eastAsiaTheme="minorEastAsia" w:cstheme="minorEastAsia"/>
                <w:iCs/>
                <w:sz w:val="21"/>
                <w:szCs w:val="21"/>
              </w:rPr>
            </w:rPrChange>
          </w:rPr>
          <w:delText>[</w:delText>
        </w:r>
      </w:del>
      <w:del w:id="729" w:author="陈施霖" w:date="2024-12-12T13:21:40Z">
        <w:r>
          <w:rPr>
            <w:rFonts w:hint="eastAsia" w:asciiTheme="minorEastAsia" w:hAnsiTheme="minorEastAsia" w:eastAsiaTheme="minorEastAsia" w:cstheme="minorEastAsia"/>
            <w:iCs/>
            <w:color w:val="auto"/>
            <w:sz w:val="21"/>
            <w:szCs w:val="21"/>
            <w:highlight w:val="none"/>
            <w:lang w:val="en-US" w:eastAsia="zh-CN"/>
            <w:rPrChange w:id="730" w:author="周世杰" w:date="2024-11-22T16:17:54Z">
              <w:rPr>
                <w:rFonts w:hint="eastAsia" w:asciiTheme="minorEastAsia" w:hAnsiTheme="minorEastAsia" w:eastAsiaTheme="minorEastAsia" w:cstheme="minorEastAsia"/>
                <w:iCs/>
                <w:sz w:val="21"/>
                <w:szCs w:val="21"/>
                <w:lang w:val="en-US" w:eastAsia="zh-CN"/>
              </w:rPr>
            </w:rPrChange>
          </w:rPr>
          <w:delText>9</w:delText>
        </w:r>
      </w:del>
      <w:del w:id="731" w:author="陈施霖" w:date="2024-12-12T13:21:40Z">
        <w:r>
          <w:rPr>
            <w:rFonts w:hint="eastAsia" w:asciiTheme="minorEastAsia" w:hAnsiTheme="minorEastAsia" w:eastAsiaTheme="minorEastAsia" w:cstheme="minorEastAsia"/>
            <w:iCs/>
            <w:color w:val="auto"/>
            <w:sz w:val="21"/>
            <w:szCs w:val="21"/>
            <w:highlight w:val="none"/>
            <w:rPrChange w:id="732" w:author="周世杰" w:date="2024-11-22T16:17:54Z">
              <w:rPr>
                <w:rFonts w:hint="eastAsia" w:asciiTheme="minorEastAsia" w:hAnsiTheme="minorEastAsia" w:eastAsiaTheme="minorEastAsia" w:cstheme="minorEastAsia"/>
                <w:iCs/>
                <w:sz w:val="21"/>
                <w:szCs w:val="21"/>
              </w:rPr>
            </w:rPrChange>
          </w:rPr>
          <w:delText>.</w:delText>
        </w:r>
      </w:del>
      <w:del w:id="733" w:author="陈施霖" w:date="2024-12-12T13:21:40Z">
        <w:r>
          <w:rPr>
            <w:rFonts w:hint="eastAsia" w:asciiTheme="minorEastAsia" w:hAnsiTheme="minorEastAsia" w:eastAsiaTheme="minorEastAsia" w:cstheme="minorEastAsia"/>
            <w:iCs/>
            <w:color w:val="auto"/>
            <w:sz w:val="21"/>
            <w:szCs w:val="21"/>
            <w:highlight w:val="none"/>
            <w:lang w:val="en-US" w:eastAsia="zh-CN"/>
            <w:rPrChange w:id="734" w:author="周世杰" w:date="2024-11-22T16:17:54Z">
              <w:rPr>
                <w:rFonts w:hint="eastAsia" w:asciiTheme="minorEastAsia" w:hAnsiTheme="minorEastAsia" w:eastAsiaTheme="minorEastAsia" w:cstheme="minorEastAsia"/>
                <w:iCs/>
                <w:sz w:val="21"/>
                <w:szCs w:val="21"/>
                <w:lang w:val="en-US" w:eastAsia="zh-CN"/>
              </w:rPr>
            </w:rPrChange>
          </w:rPr>
          <w:delText>2.B</w:delText>
        </w:r>
      </w:del>
      <w:del w:id="735" w:author="陈施霖" w:date="2024-12-12T13:21:40Z">
        <w:r>
          <w:rPr>
            <w:rFonts w:hint="eastAsia" w:asciiTheme="minorEastAsia" w:hAnsiTheme="minorEastAsia" w:eastAsiaTheme="minorEastAsia" w:cstheme="minorEastAsia"/>
            <w:iCs/>
            <w:color w:val="auto"/>
            <w:sz w:val="21"/>
            <w:szCs w:val="21"/>
            <w:highlight w:val="none"/>
            <w:lang w:eastAsia="zh-CN"/>
            <w:rPrChange w:id="736" w:author="周世杰" w:date="2024-11-22T16:17:54Z">
              <w:rPr>
                <w:rFonts w:hint="eastAsia" w:asciiTheme="minorEastAsia" w:hAnsiTheme="minorEastAsia" w:eastAsiaTheme="minorEastAsia" w:cstheme="minorEastAsia"/>
                <w:iCs/>
                <w:sz w:val="21"/>
                <w:szCs w:val="21"/>
                <w:lang w:eastAsia="zh-CN"/>
              </w:rPr>
            </w:rPrChange>
          </w:rPr>
          <w:delText>贷款余额</w:delText>
        </w:r>
      </w:del>
      <w:del w:id="737" w:author="陈施霖" w:date="2024-12-12T13:21:40Z">
        <w:r>
          <w:rPr>
            <w:rFonts w:hint="eastAsia" w:asciiTheme="minorEastAsia" w:hAnsiTheme="minorEastAsia" w:eastAsiaTheme="minorEastAsia" w:cstheme="minorEastAsia"/>
            <w:iCs/>
            <w:color w:val="auto"/>
            <w:sz w:val="21"/>
            <w:szCs w:val="21"/>
            <w:highlight w:val="none"/>
            <w:rPrChange w:id="738" w:author="周世杰" w:date="2024-11-22T16:17:54Z">
              <w:rPr>
                <w:rFonts w:hint="eastAsia" w:asciiTheme="minorEastAsia" w:hAnsiTheme="minorEastAsia" w:eastAsiaTheme="minorEastAsia" w:cstheme="minorEastAsia"/>
                <w:iCs/>
                <w:sz w:val="21"/>
                <w:szCs w:val="21"/>
              </w:rPr>
            </w:rPrChange>
          </w:rPr>
          <w:delText>]：是指截至统计</w:delText>
        </w:r>
      </w:del>
      <w:del w:id="739" w:author="陈施霖" w:date="2024-12-12T13:21:40Z">
        <w:r>
          <w:rPr>
            <w:rFonts w:hint="eastAsia" w:asciiTheme="minorEastAsia" w:hAnsiTheme="minorEastAsia" w:eastAsiaTheme="minorEastAsia" w:cstheme="minorEastAsia"/>
            <w:iCs/>
            <w:color w:val="auto"/>
            <w:sz w:val="21"/>
            <w:szCs w:val="21"/>
            <w:highlight w:val="none"/>
            <w:lang w:eastAsia="zh-CN"/>
            <w:rPrChange w:id="740" w:author="周世杰" w:date="2024-11-22T16:17:54Z">
              <w:rPr>
                <w:rFonts w:hint="eastAsia" w:asciiTheme="minorEastAsia" w:hAnsiTheme="minorEastAsia" w:eastAsiaTheme="minorEastAsia" w:cstheme="minorEastAsia"/>
                <w:iCs/>
                <w:sz w:val="21"/>
                <w:szCs w:val="21"/>
                <w:lang w:eastAsia="zh-CN"/>
              </w:rPr>
            </w:rPrChange>
          </w:rPr>
          <w:delText>时点</w:delText>
        </w:r>
      </w:del>
      <w:del w:id="741" w:author="陈施霖" w:date="2024-12-12T13:21:40Z">
        <w:r>
          <w:rPr>
            <w:rFonts w:hint="eastAsia" w:asciiTheme="minorEastAsia" w:hAnsiTheme="minorEastAsia" w:eastAsiaTheme="minorEastAsia" w:cstheme="minorEastAsia"/>
            <w:iCs/>
            <w:color w:val="auto"/>
            <w:sz w:val="21"/>
            <w:szCs w:val="21"/>
            <w:highlight w:val="none"/>
            <w:rPrChange w:id="742" w:author="周世杰" w:date="2024-11-22T16:17:54Z">
              <w:rPr>
                <w:rFonts w:hint="eastAsia" w:asciiTheme="minorEastAsia" w:hAnsiTheme="minorEastAsia" w:eastAsiaTheme="minorEastAsia" w:cstheme="minorEastAsia"/>
                <w:iCs/>
                <w:sz w:val="21"/>
                <w:szCs w:val="21"/>
              </w:rPr>
            </w:rPrChange>
          </w:rPr>
          <w:delText>，</w:delText>
        </w:r>
      </w:del>
      <w:del w:id="743" w:author="陈施霖" w:date="2024-12-12T13:21:40Z">
        <w:r>
          <w:rPr>
            <w:rFonts w:hint="eastAsia" w:asciiTheme="minorEastAsia" w:hAnsiTheme="minorEastAsia" w:eastAsiaTheme="minorEastAsia" w:cstheme="minorEastAsia"/>
            <w:iCs/>
            <w:color w:val="auto"/>
            <w:sz w:val="21"/>
            <w:szCs w:val="21"/>
            <w:highlight w:val="none"/>
            <w:lang w:eastAsia="zh-CN"/>
            <w:rPrChange w:id="744" w:author="周世杰" w:date="2024-11-22T16:17:54Z">
              <w:rPr>
                <w:rFonts w:hint="eastAsia" w:asciiTheme="minorEastAsia" w:hAnsiTheme="minorEastAsia" w:eastAsiaTheme="minorEastAsia" w:cstheme="minorEastAsia"/>
                <w:iCs/>
                <w:sz w:val="21"/>
                <w:szCs w:val="21"/>
                <w:lang w:eastAsia="zh-CN"/>
              </w:rPr>
            </w:rPrChange>
          </w:rPr>
          <w:delText>金融机构管理的</w:delText>
        </w:r>
      </w:del>
      <w:del w:id="745" w:author="陈施霖" w:date="2024-12-12T13:21:40Z">
        <w:r>
          <w:rPr>
            <w:rFonts w:hint="eastAsia" w:asciiTheme="minorEastAsia" w:hAnsiTheme="minorEastAsia" w:eastAsiaTheme="minorEastAsia" w:cstheme="minorEastAsia"/>
            <w:iCs/>
            <w:color w:val="auto"/>
            <w:sz w:val="21"/>
            <w:szCs w:val="21"/>
            <w:highlight w:val="none"/>
            <w:rPrChange w:id="746" w:author="周世杰" w:date="2024-11-22T16:17:54Z">
              <w:rPr>
                <w:rFonts w:hint="eastAsia" w:asciiTheme="minorEastAsia" w:hAnsiTheme="minorEastAsia" w:eastAsiaTheme="minorEastAsia" w:cstheme="minorEastAsia"/>
                <w:iCs/>
                <w:sz w:val="21"/>
                <w:szCs w:val="21"/>
              </w:rPr>
            </w:rPrChange>
          </w:rPr>
          <w:delText>年龄大于等于55周岁客户</w:delText>
        </w:r>
      </w:del>
      <w:del w:id="747" w:author="陈施霖" w:date="2024-12-12T13:21:40Z">
        <w:r>
          <w:rPr>
            <w:rFonts w:hint="eastAsia" w:asciiTheme="minorEastAsia" w:hAnsiTheme="minorEastAsia" w:eastAsiaTheme="minorEastAsia" w:cstheme="minorEastAsia"/>
            <w:iCs/>
            <w:color w:val="auto"/>
            <w:sz w:val="21"/>
            <w:szCs w:val="21"/>
            <w:highlight w:val="none"/>
            <w:lang w:eastAsia="zh-CN"/>
            <w:rPrChange w:id="748" w:author="周世杰" w:date="2024-11-22T16:17:54Z">
              <w:rPr>
                <w:rFonts w:hint="eastAsia" w:asciiTheme="minorEastAsia" w:hAnsiTheme="minorEastAsia" w:eastAsiaTheme="minorEastAsia" w:cstheme="minorEastAsia"/>
                <w:iCs/>
                <w:sz w:val="21"/>
                <w:szCs w:val="21"/>
                <w:lang w:eastAsia="zh-CN"/>
              </w:rPr>
            </w:rPrChange>
          </w:rPr>
          <w:delText>名下所有未结清个人贷款的总余额</w:delText>
        </w:r>
      </w:del>
      <w:del w:id="749" w:author="陈施霖" w:date="2024-12-12T13:21:40Z">
        <w:r>
          <w:rPr>
            <w:rFonts w:hint="eastAsia" w:asciiTheme="minorEastAsia" w:hAnsiTheme="minorEastAsia" w:eastAsiaTheme="minorEastAsia" w:cstheme="minorEastAsia"/>
            <w:iCs/>
            <w:color w:val="auto"/>
            <w:sz w:val="21"/>
            <w:szCs w:val="21"/>
            <w:highlight w:val="none"/>
            <w:rPrChange w:id="750" w:author="周世杰" w:date="2024-11-22T16:17:54Z">
              <w:rPr>
                <w:rFonts w:hint="eastAsia" w:asciiTheme="minorEastAsia" w:hAnsiTheme="minorEastAsia" w:eastAsiaTheme="minorEastAsia" w:cstheme="minorEastAsia"/>
                <w:iCs/>
                <w:sz w:val="21"/>
                <w:szCs w:val="21"/>
              </w:rPr>
            </w:rPrChange>
          </w:rPr>
          <w:delText>。</w:delText>
        </w:r>
      </w:del>
      <w:del w:id="751" w:author="陈施霖" w:date="2024-12-12T13:21:40Z">
        <w:r>
          <w:rPr>
            <w:rFonts w:hint="eastAsia" w:asciiTheme="minorEastAsia" w:hAnsiTheme="minorEastAsia" w:eastAsiaTheme="minorEastAsia" w:cstheme="minorEastAsia"/>
            <w:iCs/>
            <w:color w:val="auto"/>
            <w:sz w:val="21"/>
            <w:szCs w:val="21"/>
            <w:highlight w:val="none"/>
            <w:lang w:eastAsia="zh-CN"/>
            <w:rPrChange w:id="752" w:author="周世杰" w:date="2024-11-22T16:17:54Z">
              <w:rPr>
                <w:rFonts w:hint="eastAsia" w:asciiTheme="minorEastAsia" w:hAnsiTheme="minorEastAsia" w:eastAsiaTheme="minorEastAsia" w:cstheme="minorEastAsia"/>
                <w:iCs/>
                <w:sz w:val="21"/>
                <w:szCs w:val="21"/>
                <w:lang w:eastAsia="zh-CN"/>
              </w:rPr>
            </w:rPrChange>
          </w:rPr>
          <w:delText>范围包括</w:delText>
        </w:r>
      </w:del>
      <w:del w:id="753" w:author="陈施霖" w:date="2024-12-12T13:21:40Z">
        <w:r>
          <w:rPr>
            <w:rFonts w:hint="eastAsia" w:asciiTheme="minorEastAsia" w:hAnsiTheme="minorEastAsia" w:eastAsiaTheme="minorEastAsia" w:cstheme="minorEastAsia"/>
            <w:iCs/>
            <w:color w:val="auto"/>
            <w:sz w:val="21"/>
            <w:szCs w:val="21"/>
            <w:highlight w:val="none"/>
            <w:lang w:eastAsia="zh-CN"/>
            <w:rPrChange w:id="754" w:author="周世杰" w:date="2024-11-22T16:17:54Z">
              <w:rPr>
                <w:rFonts w:hint="eastAsia" w:asciiTheme="minorEastAsia" w:hAnsiTheme="minorEastAsia" w:eastAsiaTheme="minorEastAsia" w:cstheme="minorEastAsia"/>
                <w:iCs/>
                <w:sz w:val="21"/>
                <w:szCs w:val="21"/>
                <w:highlight w:val="yellow"/>
                <w:lang w:eastAsia="zh-CN"/>
              </w:rPr>
            </w:rPrChange>
          </w:rPr>
          <w:delText>信托计划、资产管理计划、保险产品、基金、银行理财产品</w:delText>
        </w:r>
      </w:del>
    </w:p>
    <w:p>
      <w:pPr>
        <w:keepNext w:val="0"/>
        <w:keepLines w:val="0"/>
        <w:pageBreakBefore w:val="0"/>
        <w:tabs>
          <w:tab w:val="left" w:pos="3240"/>
        </w:tabs>
        <w:kinsoku/>
        <w:wordWrap/>
        <w:overflowPunct/>
        <w:topLinePunct w:val="0"/>
        <w:autoSpaceDE/>
        <w:autoSpaceDN/>
        <w:bidi w:val="0"/>
        <w:adjustRightInd/>
        <w:snapToGrid/>
        <w:spacing w:line="590" w:lineRule="exact"/>
        <w:ind w:firstLine="420" w:firstLineChars="200"/>
        <w:jc w:val="both"/>
        <w:textAlignment w:val="auto"/>
        <w:rPr>
          <w:del w:id="755" w:author="周世杰" w:date="2024-11-22T16:15:51Z"/>
          <w:rFonts w:hint="eastAsia" w:asciiTheme="minorEastAsia" w:hAnsiTheme="minorEastAsia" w:eastAsiaTheme="minorEastAsia" w:cstheme="minorEastAsia"/>
          <w:iCs/>
          <w:color w:val="0000FF"/>
          <w:sz w:val="21"/>
          <w:szCs w:val="21"/>
          <w:highlight w:val="none"/>
          <w:lang w:eastAsia="zh-CN"/>
          <w:rPrChange w:id="756" w:author="周世杰" w:date="2024-11-22T16:17:54Z">
            <w:rPr>
              <w:del w:id="757" w:author="周世杰" w:date="2024-11-22T16:15:51Z"/>
              <w:rFonts w:hint="eastAsia" w:asciiTheme="minorEastAsia" w:hAnsiTheme="minorEastAsia" w:eastAsiaTheme="minorEastAsia" w:cstheme="minorEastAsia"/>
              <w:iCs/>
              <w:color w:val="0000FF"/>
              <w:sz w:val="21"/>
              <w:szCs w:val="21"/>
              <w:lang w:eastAsia="zh-CN"/>
            </w:rPr>
          </w:rPrChange>
        </w:rPr>
      </w:pPr>
      <w:r>
        <w:rPr>
          <w:rFonts w:hint="eastAsia" w:asciiTheme="minorEastAsia" w:hAnsiTheme="minorEastAsia" w:eastAsiaTheme="minorEastAsia" w:cstheme="minorEastAsia"/>
          <w:iCs/>
          <w:color w:val="auto"/>
          <w:sz w:val="21"/>
          <w:szCs w:val="21"/>
          <w:highlight w:val="none"/>
          <w:rPrChange w:id="758" w:author="周世杰" w:date="2024-11-22T16:17:54Z">
            <w:rPr>
              <w:rFonts w:hint="eastAsia" w:asciiTheme="minorEastAsia" w:hAnsiTheme="minorEastAsia" w:eastAsiaTheme="minorEastAsia" w:cstheme="minorEastAsia"/>
              <w:iCs/>
              <w:sz w:val="21"/>
              <w:szCs w:val="21"/>
            </w:rPr>
          </w:rPrChange>
        </w:rPr>
        <w:t>[</w:t>
      </w:r>
      <w:r>
        <w:rPr>
          <w:rFonts w:hint="eastAsia" w:asciiTheme="minorEastAsia" w:hAnsiTheme="minorEastAsia" w:eastAsiaTheme="minorEastAsia" w:cstheme="minorEastAsia"/>
          <w:iCs/>
          <w:color w:val="auto"/>
          <w:sz w:val="21"/>
          <w:szCs w:val="21"/>
          <w:highlight w:val="none"/>
          <w:lang w:val="en-US" w:eastAsia="zh-CN"/>
          <w:rPrChange w:id="759" w:author="周世杰" w:date="2024-11-22T16:17:54Z">
            <w:rPr>
              <w:rFonts w:hint="eastAsia" w:asciiTheme="minorEastAsia" w:hAnsiTheme="minorEastAsia" w:eastAsiaTheme="minorEastAsia" w:cstheme="minorEastAsia"/>
              <w:iCs/>
              <w:sz w:val="21"/>
              <w:szCs w:val="21"/>
              <w:lang w:val="en-US" w:eastAsia="zh-CN"/>
            </w:rPr>
          </w:rPrChange>
        </w:rPr>
        <w:t>9.3.</w:t>
      </w:r>
      <w:del w:id="760" w:author="周世杰" w:date="2024-11-22T16:13:22Z">
        <w:r>
          <w:rPr>
            <w:rFonts w:hint="eastAsia" w:asciiTheme="minorEastAsia" w:hAnsiTheme="minorEastAsia" w:eastAsiaTheme="minorEastAsia" w:cstheme="minorEastAsia"/>
            <w:iCs/>
            <w:color w:val="auto"/>
            <w:sz w:val="21"/>
            <w:szCs w:val="21"/>
            <w:highlight w:val="none"/>
            <w:lang w:val="en-US" w:eastAsia="zh-CN"/>
            <w:rPrChange w:id="761" w:author="周世杰" w:date="2024-11-22T16:17:54Z">
              <w:rPr>
                <w:rFonts w:hint="eastAsia" w:asciiTheme="minorEastAsia" w:hAnsiTheme="minorEastAsia" w:eastAsiaTheme="minorEastAsia" w:cstheme="minorEastAsia"/>
                <w:iCs/>
                <w:sz w:val="21"/>
                <w:szCs w:val="21"/>
                <w:lang w:val="en-US" w:eastAsia="zh-CN"/>
              </w:rPr>
            </w:rPrChange>
          </w:rPr>
          <w:delText>A</w:delText>
        </w:r>
      </w:del>
      <w:r>
        <w:rPr>
          <w:rFonts w:hint="eastAsia" w:asciiTheme="minorEastAsia" w:hAnsiTheme="minorEastAsia" w:eastAsiaTheme="minorEastAsia" w:cstheme="minorEastAsia"/>
          <w:iCs/>
          <w:color w:val="auto"/>
          <w:sz w:val="21"/>
          <w:szCs w:val="21"/>
          <w:highlight w:val="none"/>
          <w:lang w:eastAsia="zh-CN"/>
          <w:rPrChange w:id="762" w:author="周世杰" w:date="2024-11-22T16:17:54Z">
            <w:rPr>
              <w:rFonts w:hint="eastAsia" w:asciiTheme="minorEastAsia" w:hAnsiTheme="minorEastAsia" w:eastAsiaTheme="minorEastAsia" w:cstheme="minorEastAsia"/>
              <w:iCs/>
              <w:sz w:val="21"/>
              <w:szCs w:val="21"/>
              <w:lang w:eastAsia="zh-CN"/>
            </w:rPr>
          </w:rPrChange>
        </w:rPr>
        <w:t>代理代销</w:t>
      </w:r>
      <w:ins w:id="763" w:author="周世杰" w:date="2024-11-22T16:13:51Z">
        <w:r>
          <w:rPr>
            <w:rFonts w:hint="eastAsia" w:asciiTheme="minorEastAsia" w:hAnsiTheme="minorEastAsia" w:eastAsiaTheme="minorEastAsia" w:cstheme="minorEastAsia"/>
            <w:iCs/>
            <w:color w:val="auto"/>
            <w:sz w:val="21"/>
            <w:szCs w:val="21"/>
            <w:highlight w:val="none"/>
            <w:lang w:eastAsia="zh-CN"/>
            <w:rPrChange w:id="764" w:author="周世杰" w:date="2024-11-22T16:17:54Z">
              <w:rPr>
                <w:rFonts w:hint="eastAsia" w:asciiTheme="minorEastAsia" w:hAnsiTheme="minorEastAsia" w:eastAsiaTheme="minorEastAsia" w:cstheme="minorEastAsia"/>
                <w:iCs/>
                <w:sz w:val="21"/>
                <w:szCs w:val="21"/>
                <w:lang w:eastAsia="zh-CN"/>
              </w:rPr>
            </w:rPrChange>
          </w:rPr>
          <w:t>金融</w:t>
        </w:r>
      </w:ins>
      <w:del w:id="765" w:author="周世杰" w:date="2024-11-22T16:13:50Z">
        <w:r>
          <w:rPr>
            <w:rFonts w:hint="eastAsia" w:asciiTheme="minorEastAsia" w:hAnsiTheme="minorEastAsia" w:eastAsiaTheme="minorEastAsia" w:cstheme="minorEastAsia"/>
            <w:iCs/>
            <w:color w:val="auto"/>
            <w:sz w:val="21"/>
            <w:szCs w:val="21"/>
            <w:highlight w:val="none"/>
            <w:lang w:eastAsia="zh-CN"/>
            <w:rPrChange w:id="766" w:author="周世杰" w:date="2024-11-22T16:17:54Z">
              <w:rPr>
                <w:rFonts w:hint="eastAsia" w:asciiTheme="minorEastAsia" w:hAnsiTheme="minorEastAsia" w:eastAsiaTheme="minorEastAsia" w:cstheme="minorEastAsia"/>
                <w:iCs/>
                <w:sz w:val="21"/>
                <w:szCs w:val="21"/>
                <w:lang w:eastAsia="zh-CN"/>
              </w:rPr>
            </w:rPrChange>
          </w:rPr>
          <w:delText>资管</w:delText>
        </w:r>
      </w:del>
      <w:r>
        <w:rPr>
          <w:rFonts w:hint="eastAsia" w:asciiTheme="minorEastAsia" w:hAnsiTheme="minorEastAsia" w:eastAsiaTheme="minorEastAsia" w:cstheme="minorEastAsia"/>
          <w:iCs/>
          <w:color w:val="auto"/>
          <w:sz w:val="21"/>
          <w:szCs w:val="21"/>
          <w:highlight w:val="none"/>
          <w:lang w:eastAsia="zh-CN"/>
          <w:rPrChange w:id="767" w:author="周世杰" w:date="2024-11-22T16:17:54Z">
            <w:rPr>
              <w:rFonts w:hint="eastAsia" w:asciiTheme="minorEastAsia" w:hAnsiTheme="minorEastAsia" w:eastAsiaTheme="minorEastAsia" w:cstheme="minorEastAsia"/>
              <w:iCs/>
              <w:sz w:val="21"/>
              <w:szCs w:val="21"/>
              <w:lang w:eastAsia="zh-CN"/>
            </w:rPr>
          </w:rPrChange>
        </w:rPr>
        <w:t>产品</w:t>
      </w:r>
      <w:del w:id="768" w:author="周世杰" w:date="2024-11-22T16:13:27Z">
        <w:r>
          <w:rPr>
            <w:rFonts w:hint="eastAsia" w:asciiTheme="minorEastAsia" w:hAnsiTheme="minorEastAsia" w:eastAsiaTheme="minorEastAsia" w:cstheme="minorEastAsia"/>
            <w:iCs/>
            <w:color w:val="auto"/>
            <w:sz w:val="21"/>
            <w:szCs w:val="21"/>
            <w:highlight w:val="none"/>
            <w:lang w:eastAsia="zh-CN"/>
            <w:rPrChange w:id="769" w:author="周世杰" w:date="2024-11-22T16:17:54Z">
              <w:rPr>
                <w:rFonts w:hint="eastAsia" w:asciiTheme="minorEastAsia" w:hAnsiTheme="minorEastAsia" w:eastAsiaTheme="minorEastAsia" w:cstheme="minorEastAsia"/>
                <w:iCs/>
                <w:sz w:val="21"/>
                <w:szCs w:val="21"/>
                <w:lang w:eastAsia="zh-CN"/>
              </w:rPr>
            </w:rPrChange>
          </w:rPr>
          <w:delText>客</w:delText>
        </w:r>
      </w:del>
      <w:del w:id="770" w:author="周世杰" w:date="2024-11-22T16:13:26Z">
        <w:r>
          <w:rPr>
            <w:rFonts w:hint="eastAsia" w:asciiTheme="minorEastAsia" w:hAnsiTheme="minorEastAsia" w:eastAsiaTheme="minorEastAsia" w:cstheme="minorEastAsia"/>
            <w:iCs/>
            <w:color w:val="auto"/>
            <w:sz w:val="21"/>
            <w:szCs w:val="21"/>
            <w:highlight w:val="none"/>
            <w:lang w:eastAsia="zh-CN"/>
            <w:rPrChange w:id="771" w:author="周世杰" w:date="2024-11-22T16:17:54Z">
              <w:rPr>
                <w:rFonts w:hint="eastAsia" w:asciiTheme="minorEastAsia" w:hAnsiTheme="minorEastAsia" w:eastAsiaTheme="minorEastAsia" w:cstheme="minorEastAsia"/>
                <w:iCs/>
                <w:sz w:val="21"/>
                <w:szCs w:val="21"/>
                <w:lang w:eastAsia="zh-CN"/>
              </w:rPr>
            </w:rPrChange>
          </w:rPr>
          <w:delText>户数</w:delText>
        </w:r>
      </w:del>
      <w:r>
        <w:rPr>
          <w:rFonts w:hint="eastAsia" w:asciiTheme="minorEastAsia" w:hAnsiTheme="minorEastAsia" w:eastAsiaTheme="minorEastAsia" w:cstheme="minorEastAsia"/>
          <w:iCs/>
          <w:color w:val="auto"/>
          <w:sz w:val="21"/>
          <w:szCs w:val="21"/>
          <w:highlight w:val="none"/>
          <w:rPrChange w:id="772" w:author="周世杰" w:date="2024-11-22T16:17:54Z">
            <w:rPr>
              <w:rFonts w:hint="eastAsia" w:asciiTheme="minorEastAsia" w:hAnsiTheme="minorEastAsia" w:eastAsiaTheme="minorEastAsia" w:cstheme="minorEastAsia"/>
              <w:iCs/>
              <w:sz w:val="21"/>
              <w:szCs w:val="21"/>
            </w:rPr>
          </w:rPrChange>
        </w:rPr>
        <w:t>]:</w:t>
      </w:r>
      <w:del w:id="773" w:author="周世杰" w:date="2024-11-22T16:13:57Z">
        <w:r>
          <w:rPr>
            <w:rFonts w:hint="eastAsia" w:asciiTheme="minorEastAsia" w:hAnsiTheme="minorEastAsia" w:eastAsiaTheme="minorEastAsia" w:cstheme="minorEastAsia"/>
            <w:iCs/>
            <w:color w:val="0000FF"/>
            <w:sz w:val="21"/>
            <w:szCs w:val="21"/>
            <w:highlight w:val="none"/>
            <w:rPrChange w:id="774" w:author="周世杰" w:date="2024-11-22T16:17:54Z">
              <w:rPr>
                <w:rFonts w:hint="eastAsia" w:asciiTheme="minorEastAsia" w:hAnsiTheme="minorEastAsia" w:eastAsiaTheme="minorEastAsia" w:cstheme="minorEastAsia"/>
                <w:iCs/>
                <w:color w:val="0000FF"/>
                <w:sz w:val="21"/>
                <w:szCs w:val="21"/>
              </w:rPr>
            </w:rPrChange>
          </w:rPr>
          <w:delText>是</w:delText>
        </w:r>
      </w:del>
      <w:r>
        <w:rPr>
          <w:rFonts w:hint="eastAsia" w:asciiTheme="minorEastAsia" w:hAnsiTheme="minorEastAsia" w:eastAsiaTheme="minorEastAsia" w:cstheme="minorEastAsia"/>
          <w:iCs/>
          <w:color w:val="0000FF"/>
          <w:sz w:val="21"/>
          <w:szCs w:val="21"/>
          <w:highlight w:val="none"/>
          <w:rPrChange w:id="775" w:author="周世杰" w:date="2024-11-22T16:17:54Z">
            <w:rPr>
              <w:rFonts w:hint="eastAsia" w:asciiTheme="minorEastAsia" w:hAnsiTheme="minorEastAsia" w:eastAsiaTheme="minorEastAsia" w:cstheme="minorEastAsia"/>
              <w:iCs/>
              <w:color w:val="0000FF"/>
              <w:sz w:val="21"/>
              <w:szCs w:val="21"/>
            </w:rPr>
          </w:rPrChange>
        </w:rPr>
        <w:t>指</w:t>
      </w:r>
      <w:del w:id="776" w:author="周世杰" w:date="2024-11-22T16:13:56Z">
        <w:r>
          <w:rPr>
            <w:rFonts w:hint="eastAsia" w:asciiTheme="minorEastAsia" w:hAnsiTheme="minorEastAsia" w:eastAsiaTheme="minorEastAsia" w:cstheme="minorEastAsia"/>
            <w:iCs/>
            <w:color w:val="0000FF"/>
            <w:sz w:val="21"/>
            <w:szCs w:val="21"/>
            <w:highlight w:val="none"/>
            <w:rPrChange w:id="777" w:author="周世杰" w:date="2024-11-22T16:17:54Z">
              <w:rPr>
                <w:rFonts w:hint="eastAsia" w:asciiTheme="minorEastAsia" w:hAnsiTheme="minorEastAsia" w:eastAsiaTheme="minorEastAsia" w:cstheme="minorEastAsia"/>
                <w:iCs/>
                <w:color w:val="0000FF"/>
                <w:sz w:val="21"/>
                <w:szCs w:val="21"/>
              </w:rPr>
            </w:rPrChange>
          </w:rPr>
          <w:delText>截至统计</w:delText>
        </w:r>
      </w:del>
      <w:del w:id="778" w:author="周世杰" w:date="2024-11-22T16:13:56Z">
        <w:r>
          <w:rPr>
            <w:rFonts w:hint="eastAsia" w:asciiTheme="minorEastAsia" w:hAnsiTheme="minorEastAsia" w:eastAsiaTheme="minorEastAsia" w:cstheme="minorEastAsia"/>
            <w:iCs/>
            <w:color w:val="0000FF"/>
            <w:sz w:val="21"/>
            <w:szCs w:val="21"/>
            <w:highlight w:val="none"/>
            <w:lang w:eastAsia="zh-CN"/>
            <w:rPrChange w:id="779" w:author="周世杰" w:date="2024-11-22T16:17:54Z">
              <w:rPr>
                <w:rFonts w:hint="eastAsia" w:asciiTheme="minorEastAsia" w:hAnsiTheme="minorEastAsia" w:eastAsiaTheme="minorEastAsia" w:cstheme="minorEastAsia"/>
                <w:iCs/>
                <w:color w:val="0000FF"/>
                <w:sz w:val="21"/>
                <w:szCs w:val="21"/>
                <w:lang w:eastAsia="zh-CN"/>
              </w:rPr>
            </w:rPrChange>
          </w:rPr>
          <w:delText>时点</w:delText>
        </w:r>
      </w:del>
      <w:del w:id="780" w:author="周世杰" w:date="2024-11-22T16:13:56Z">
        <w:r>
          <w:rPr>
            <w:rFonts w:hint="eastAsia" w:asciiTheme="minorEastAsia" w:hAnsiTheme="minorEastAsia" w:eastAsiaTheme="minorEastAsia" w:cstheme="minorEastAsia"/>
            <w:iCs/>
            <w:color w:val="0000FF"/>
            <w:sz w:val="21"/>
            <w:szCs w:val="21"/>
            <w:highlight w:val="none"/>
            <w:rPrChange w:id="781" w:author="周世杰" w:date="2024-11-22T16:17:54Z">
              <w:rPr>
                <w:rFonts w:hint="eastAsia" w:asciiTheme="minorEastAsia" w:hAnsiTheme="minorEastAsia" w:eastAsiaTheme="minorEastAsia" w:cstheme="minorEastAsia"/>
                <w:iCs/>
                <w:color w:val="0000FF"/>
                <w:sz w:val="21"/>
                <w:szCs w:val="21"/>
              </w:rPr>
            </w:rPrChange>
          </w:rPr>
          <w:delText>，</w:delText>
        </w:r>
      </w:del>
      <w:r>
        <w:rPr>
          <w:rFonts w:hint="eastAsia" w:asciiTheme="minorEastAsia" w:hAnsiTheme="minorEastAsia" w:eastAsiaTheme="minorEastAsia" w:cstheme="minorEastAsia"/>
          <w:iCs/>
          <w:color w:val="0000FF"/>
          <w:sz w:val="21"/>
          <w:szCs w:val="21"/>
          <w:highlight w:val="none"/>
          <w:lang w:eastAsia="zh-CN"/>
          <w:rPrChange w:id="782" w:author="周世杰" w:date="2024-11-22T16:17:54Z">
            <w:rPr>
              <w:rFonts w:hint="eastAsia" w:asciiTheme="minorEastAsia" w:hAnsiTheme="minorEastAsia" w:eastAsiaTheme="minorEastAsia" w:cstheme="minorEastAsia"/>
              <w:iCs/>
              <w:color w:val="0000FF"/>
              <w:sz w:val="21"/>
              <w:szCs w:val="21"/>
              <w:lang w:eastAsia="zh-CN"/>
            </w:rPr>
          </w:rPrChange>
        </w:rPr>
        <w:t>金融机构</w:t>
      </w:r>
      <w:ins w:id="783" w:author="周世杰" w:date="2024-11-22T16:14:17Z">
        <w:r>
          <w:rPr>
            <w:rFonts w:hint="eastAsia" w:asciiTheme="minorEastAsia" w:hAnsiTheme="minorEastAsia" w:eastAsiaTheme="minorEastAsia" w:cstheme="minorEastAsia"/>
            <w:iCs/>
            <w:color w:val="0000FF"/>
            <w:sz w:val="21"/>
            <w:szCs w:val="21"/>
            <w:highlight w:val="none"/>
            <w:lang w:eastAsia="zh-CN"/>
            <w:rPrChange w:id="784" w:author="周世杰" w:date="2024-11-22T16:17:54Z">
              <w:rPr>
                <w:rFonts w:hint="eastAsia" w:asciiTheme="minorEastAsia" w:hAnsiTheme="minorEastAsia" w:eastAsiaTheme="minorEastAsia" w:cstheme="minorEastAsia"/>
                <w:iCs/>
                <w:color w:val="0000FF"/>
                <w:sz w:val="21"/>
                <w:szCs w:val="21"/>
                <w:lang w:eastAsia="zh-CN"/>
              </w:rPr>
            </w:rPrChange>
          </w:rPr>
          <w:t>代理</w:t>
        </w:r>
      </w:ins>
      <w:ins w:id="785" w:author="周世杰" w:date="2024-11-22T16:14:19Z">
        <w:r>
          <w:rPr>
            <w:rFonts w:hint="eastAsia" w:asciiTheme="minorEastAsia" w:hAnsiTheme="minorEastAsia" w:eastAsiaTheme="minorEastAsia" w:cstheme="minorEastAsia"/>
            <w:iCs/>
            <w:color w:val="0000FF"/>
            <w:sz w:val="21"/>
            <w:szCs w:val="21"/>
            <w:highlight w:val="none"/>
            <w:lang w:eastAsia="zh-CN"/>
            <w:rPrChange w:id="786" w:author="周世杰" w:date="2024-11-22T16:17:54Z">
              <w:rPr>
                <w:rFonts w:hint="eastAsia" w:asciiTheme="minorEastAsia" w:hAnsiTheme="minorEastAsia" w:eastAsiaTheme="minorEastAsia" w:cstheme="minorEastAsia"/>
                <w:iCs/>
                <w:color w:val="0000FF"/>
                <w:sz w:val="21"/>
                <w:szCs w:val="21"/>
                <w:lang w:eastAsia="zh-CN"/>
              </w:rPr>
            </w:rPrChange>
          </w:rPr>
          <w:t>代销的</w:t>
        </w:r>
      </w:ins>
      <w:ins w:id="787" w:author="周世杰" w:date="2024-11-22T16:15:12Z">
        <w:r>
          <w:rPr>
            <w:rFonts w:hint="eastAsia" w:asciiTheme="minorEastAsia" w:hAnsiTheme="minorEastAsia" w:eastAsiaTheme="minorEastAsia" w:cstheme="minorEastAsia"/>
            <w:iCs/>
            <w:color w:val="0000FF"/>
            <w:sz w:val="21"/>
            <w:szCs w:val="21"/>
            <w:highlight w:val="none"/>
            <w:lang w:eastAsia="zh-CN"/>
            <w:rPrChange w:id="788" w:author="周世杰" w:date="2024-11-22T16:17:54Z">
              <w:rPr>
                <w:rFonts w:hint="eastAsia" w:asciiTheme="minorEastAsia" w:hAnsiTheme="minorEastAsia" w:eastAsiaTheme="minorEastAsia" w:cstheme="minorEastAsia"/>
                <w:iCs/>
                <w:color w:val="0000FF"/>
                <w:sz w:val="21"/>
                <w:szCs w:val="21"/>
                <w:lang w:eastAsia="zh-CN"/>
              </w:rPr>
            </w:rPrChange>
          </w:rPr>
          <w:t>客户</w:t>
        </w:r>
      </w:ins>
      <w:ins w:id="789" w:author="周世杰" w:date="2024-11-22T16:15:13Z">
        <w:r>
          <w:rPr>
            <w:rFonts w:hint="eastAsia" w:asciiTheme="minorEastAsia" w:hAnsiTheme="minorEastAsia" w:eastAsiaTheme="minorEastAsia" w:cstheme="minorEastAsia"/>
            <w:iCs/>
            <w:color w:val="0000FF"/>
            <w:sz w:val="21"/>
            <w:szCs w:val="21"/>
            <w:highlight w:val="none"/>
            <w:lang w:eastAsia="zh-CN"/>
            <w:rPrChange w:id="790" w:author="周世杰" w:date="2024-11-22T16:17:54Z">
              <w:rPr>
                <w:rFonts w:hint="eastAsia" w:asciiTheme="minorEastAsia" w:hAnsiTheme="minorEastAsia" w:eastAsiaTheme="minorEastAsia" w:cstheme="minorEastAsia"/>
                <w:iCs/>
                <w:color w:val="0000FF"/>
                <w:sz w:val="21"/>
                <w:szCs w:val="21"/>
                <w:lang w:eastAsia="zh-CN"/>
              </w:rPr>
            </w:rPrChange>
          </w:rPr>
          <w:t>为</w:t>
        </w:r>
      </w:ins>
      <w:del w:id="791" w:author="周世杰" w:date="2024-11-22T16:15:25Z">
        <w:r>
          <w:rPr>
            <w:rFonts w:hint="eastAsia" w:asciiTheme="minorEastAsia" w:hAnsiTheme="minorEastAsia" w:eastAsiaTheme="minorEastAsia" w:cstheme="minorEastAsia"/>
            <w:iCs/>
            <w:color w:val="0000FF"/>
            <w:sz w:val="21"/>
            <w:szCs w:val="21"/>
            <w:highlight w:val="none"/>
            <w:lang w:eastAsia="zh-CN"/>
            <w:rPrChange w:id="792" w:author="周世杰" w:date="2024-11-22T16:17:54Z">
              <w:rPr>
                <w:rFonts w:hint="eastAsia" w:asciiTheme="minorEastAsia" w:hAnsiTheme="minorEastAsia" w:eastAsiaTheme="minorEastAsia" w:cstheme="minorEastAsia"/>
                <w:iCs/>
                <w:color w:val="0000FF"/>
                <w:sz w:val="21"/>
                <w:szCs w:val="21"/>
                <w:lang w:eastAsia="zh-CN"/>
              </w:rPr>
            </w:rPrChange>
          </w:rPr>
          <w:delText>管理的</w:delText>
        </w:r>
      </w:del>
      <w:r>
        <w:rPr>
          <w:rFonts w:hint="eastAsia" w:asciiTheme="minorEastAsia" w:hAnsiTheme="minorEastAsia" w:eastAsiaTheme="minorEastAsia" w:cstheme="minorEastAsia"/>
          <w:iCs/>
          <w:color w:val="0000FF"/>
          <w:sz w:val="21"/>
          <w:szCs w:val="21"/>
          <w:highlight w:val="none"/>
          <w:rPrChange w:id="793" w:author="周世杰" w:date="2024-11-22T16:17:54Z">
            <w:rPr>
              <w:rFonts w:hint="eastAsia" w:asciiTheme="minorEastAsia" w:hAnsiTheme="minorEastAsia" w:eastAsiaTheme="minorEastAsia" w:cstheme="minorEastAsia"/>
              <w:iCs/>
              <w:color w:val="0000FF"/>
              <w:sz w:val="21"/>
              <w:szCs w:val="21"/>
            </w:rPr>
          </w:rPrChange>
        </w:rPr>
        <w:t>年龄大于等于</w:t>
      </w:r>
      <w:r>
        <w:rPr>
          <w:rFonts w:hint="eastAsia" w:asciiTheme="minorEastAsia" w:hAnsiTheme="minorEastAsia" w:eastAsiaTheme="minorEastAsia" w:cstheme="minorEastAsia"/>
          <w:iCs/>
          <w:color w:val="0000FF"/>
          <w:sz w:val="21"/>
          <w:szCs w:val="21"/>
          <w:highlight w:val="none"/>
        </w:rPr>
        <w:t>55周岁</w:t>
      </w:r>
      <w:ins w:id="794" w:author="周世杰" w:date="2024-11-22T16:15:29Z">
        <w:r>
          <w:rPr>
            <w:rFonts w:hint="eastAsia" w:asciiTheme="minorEastAsia" w:hAnsiTheme="minorEastAsia" w:eastAsiaTheme="minorEastAsia" w:cstheme="minorEastAsia"/>
            <w:iCs/>
            <w:color w:val="0000FF"/>
            <w:sz w:val="21"/>
            <w:szCs w:val="21"/>
            <w:highlight w:val="none"/>
            <w:lang w:eastAsia="zh-CN"/>
          </w:rPr>
          <w:t>的</w:t>
        </w:r>
      </w:ins>
      <w:ins w:id="795" w:author="周世杰" w:date="2024-11-22T16:15:33Z">
        <w:r>
          <w:rPr>
            <w:rFonts w:hint="eastAsia" w:asciiTheme="minorEastAsia" w:hAnsiTheme="minorEastAsia" w:eastAsiaTheme="minorEastAsia" w:cstheme="minorEastAsia"/>
            <w:iCs/>
            <w:color w:val="0000FF"/>
            <w:sz w:val="21"/>
            <w:szCs w:val="21"/>
            <w:highlight w:val="none"/>
            <w:lang w:eastAsia="zh-CN"/>
          </w:rPr>
          <w:t>客户</w:t>
        </w:r>
      </w:ins>
      <w:ins w:id="796" w:author="周世杰" w:date="2024-11-22T16:15:34Z">
        <w:r>
          <w:rPr>
            <w:rFonts w:hint="eastAsia" w:asciiTheme="minorEastAsia" w:hAnsiTheme="minorEastAsia" w:eastAsiaTheme="minorEastAsia" w:cstheme="minorEastAsia"/>
            <w:iCs/>
            <w:color w:val="0000FF"/>
            <w:sz w:val="21"/>
            <w:szCs w:val="21"/>
            <w:highlight w:val="none"/>
            <w:lang w:eastAsia="zh-CN"/>
          </w:rPr>
          <w:t>的</w:t>
        </w:r>
      </w:ins>
      <w:ins w:id="797" w:author="周世杰" w:date="2024-11-22T16:15:35Z">
        <w:r>
          <w:rPr>
            <w:rFonts w:hint="eastAsia" w:asciiTheme="minorEastAsia" w:hAnsiTheme="minorEastAsia" w:eastAsiaTheme="minorEastAsia" w:cstheme="minorEastAsia"/>
            <w:iCs/>
            <w:color w:val="0000FF"/>
            <w:sz w:val="21"/>
            <w:szCs w:val="21"/>
            <w:highlight w:val="none"/>
            <w:lang w:eastAsia="zh-CN"/>
          </w:rPr>
          <w:t>各类</w:t>
        </w:r>
      </w:ins>
      <w:ins w:id="798" w:author="周世杰" w:date="2024-11-22T16:15:36Z">
        <w:r>
          <w:rPr>
            <w:rFonts w:hint="eastAsia" w:asciiTheme="minorEastAsia" w:hAnsiTheme="minorEastAsia" w:eastAsiaTheme="minorEastAsia" w:cstheme="minorEastAsia"/>
            <w:iCs/>
            <w:color w:val="0000FF"/>
            <w:sz w:val="21"/>
            <w:szCs w:val="21"/>
            <w:highlight w:val="none"/>
            <w:lang w:eastAsia="zh-CN"/>
          </w:rPr>
          <w:t>金融</w:t>
        </w:r>
      </w:ins>
      <w:ins w:id="799" w:author="周世杰" w:date="2024-11-22T16:15:37Z">
        <w:r>
          <w:rPr>
            <w:rFonts w:hint="eastAsia" w:asciiTheme="minorEastAsia" w:hAnsiTheme="minorEastAsia" w:eastAsiaTheme="minorEastAsia" w:cstheme="minorEastAsia"/>
            <w:iCs/>
            <w:color w:val="0000FF"/>
            <w:sz w:val="21"/>
            <w:szCs w:val="21"/>
            <w:highlight w:val="none"/>
            <w:lang w:eastAsia="zh-CN"/>
          </w:rPr>
          <w:t>产品的</w:t>
        </w:r>
      </w:ins>
      <w:ins w:id="800" w:author="周世杰" w:date="2024-11-22T16:15:46Z">
        <w:r>
          <w:rPr>
            <w:rFonts w:hint="eastAsia" w:asciiTheme="minorEastAsia" w:hAnsiTheme="minorEastAsia" w:eastAsiaTheme="minorEastAsia" w:cstheme="minorEastAsia"/>
            <w:iCs/>
            <w:color w:val="0000FF"/>
            <w:sz w:val="21"/>
            <w:szCs w:val="21"/>
            <w:highlight w:val="none"/>
            <w:lang w:eastAsia="zh-CN"/>
          </w:rPr>
          <w:t>情况</w:t>
        </w:r>
      </w:ins>
      <w:ins w:id="801" w:author="周世杰" w:date="2024-11-22T16:15:39Z">
        <w:r>
          <w:rPr>
            <w:rFonts w:hint="eastAsia" w:asciiTheme="minorEastAsia" w:hAnsiTheme="minorEastAsia" w:eastAsiaTheme="minorEastAsia" w:cstheme="minorEastAsia"/>
            <w:iCs/>
            <w:color w:val="0000FF"/>
            <w:sz w:val="21"/>
            <w:szCs w:val="21"/>
            <w:highlight w:val="none"/>
            <w:lang w:eastAsia="zh-CN"/>
          </w:rPr>
          <w:t>。</w:t>
        </w:r>
      </w:ins>
      <w:del w:id="802" w:author="周世杰" w:date="2024-11-22T16:15:51Z">
        <w:r>
          <w:rPr>
            <w:rFonts w:hint="eastAsia" w:asciiTheme="minorEastAsia" w:hAnsiTheme="minorEastAsia" w:eastAsiaTheme="minorEastAsia" w:cstheme="minorEastAsia"/>
            <w:iCs/>
            <w:color w:val="0000FF"/>
            <w:sz w:val="21"/>
            <w:szCs w:val="21"/>
            <w:highlight w:val="none"/>
            <w:lang w:eastAsia="zh-CN"/>
          </w:rPr>
          <w:delText>且持有代理代销各类资产管理产品的客户总数</w:delText>
        </w:r>
      </w:del>
      <w:del w:id="803" w:author="周世杰" w:date="2024-11-22T16:15:51Z">
        <w:r>
          <w:rPr>
            <w:rFonts w:hint="eastAsia" w:asciiTheme="minorEastAsia" w:hAnsiTheme="minorEastAsia" w:eastAsiaTheme="minorEastAsia" w:cstheme="minorEastAsia"/>
            <w:iCs/>
            <w:color w:val="0000FF"/>
            <w:sz w:val="21"/>
            <w:szCs w:val="21"/>
            <w:highlight w:val="none"/>
          </w:rPr>
          <w:delText>。</w:delText>
        </w:r>
      </w:del>
      <w:del w:id="804" w:author="周世杰" w:date="2024-11-22T16:15:51Z">
        <w:r>
          <w:rPr>
            <w:rFonts w:hint="eastAsia" w:asciiTheme="minorEastAsia" w:hAnsiTheme="minorEastAsia" w:eastAsiaTheme="minorEastAsia" w:cstheme="minorEastAsia"/>
            <w:iCs/>
            <w:color w:val="0000FF"/>
            <w:sz w:val="21"/>
            <w:szCs w:val="21"/>
            <w:highlight w:val="none"/>
            <w:lang w:eastAsia="zh-CN"/>
          </w:rPr>
          <w:delText>【我行当前无该口径统</w:delText>
        </w:r>
      </w:del>
      <w:del w:id="805" w:author="周世杰" w:date="2024-11-22T16:15:51Z">
        <w:r>
          <w:rPr>
            <w:rFonts w:hint="eastAsia" w:asciiTheme="minorEastAsia" w:hAnsiTheme="minorEastAsia" w:eastAsiaTheme="minorEastAsia" w:cstheme="minorEastAsia"/>
            <w:iCs/>
            <w:color w:val="0000FF"/>
            <w:sz w:val="21"/>
            <w:szCs w:val="21"/>
            <w:highlight w:val="none"/>
            <w:lang w:eastAsia="zh-CN"/>
            <w:rPrChange w:id="806" w:author="周世杰" w:date="2024-11-22T16:17:54Z">
              <w:rPr>
                <w:rFonts w:hint="eastAsia" w:asciiTheme="minorEastAsia" w:hAnsiTheme="minorEastAsia" w:eastAsiaTheme="minorEastAsia" w:cstheme="minorEastAsia"/>
                <w:iCs/>
                <w:color w:val="0000FF"/>
                <w:sz w:val="21"/>
                <w:szCs w:val="21"/>
                <w:lang w:eastAsia="zh-CN"/>
              </w:rPr>
            </w:rPrChange>
          </w:rPr>
          <w:delText>计指标，请总局审定并明确产品范围】</w:delText>
        </w:r>
      </w:del>
    </w:p>
    <w:p>
      <w:pPr>
        <w:keepNext w:val="0"/>
        <w:keepLines w:val="0"/>
        <w:pageBreakBefore w:val="0"/>
        <w:tabs>
          <w:tab w:val="left" w:pos="3240"/>
        </w:tabs>
        <w:kinsoku/>
        <w:wordWrap/>
        <w:overflowPunct/>
        <w:topLinePunct w:val="0"/>
        <w:autoSpaceDE/>
        <w:autoSpaceDN/>
        <w:bidi w:val="0"/>
        <w:adjustRightInd/>
        <w:snapToGrid/>
        <w:spacing w:line="590" w:lineRule="exact"/>
        <w:ind w:firstLine="420" w:firstLineChars="200"/>
        <w:jc w:val="both"/>
        <w:textAlignment w:val="auto"/>
        <w:rPr>
          <w:rFonts w:hint="eastAsia" w:asciiTheme="minorEastAsia" w:hAnsiTheme="minorEastAsia" w:eastAsiaTheme="minorEastAsia" w:cstheme="minorEastAsia"/>
          <w:iCs/>
          <w:color w:val="auto"/>
          <w:sz w:val="21"/>
          <w:szCs w:val="21"/>
          <w:highlight w:val="none"/>
          <w:rPrChange w:id="807" w:author="周世杰" w:date="2024-11-22T16:17:54Z">
            <w:rPr>
              <w:rFonts w:hint="eastAsia" w:asciiTheme="minorEastAsia" w:hAnsiTheme="minorEastAsia" w:eastAsiaTheme="minorEastAsia" w:cstheme="minorEastAsia"/>
              <w:iCs/>
              <w:sz w:val="21"/>
              <w:szCs w:val="21"/>
            </w:rPr>
          </w:rPrChange>
        </w:rPr>
      </w:pPr>
      <w:ins w:id="808" w:author="周世杰" w:date="2024-11-22T16:15:51Z">
        <w:r>
          <w:rPr>
            <w:rFonts w:hint="eastAsia" w:asciiTheme="minorEastAsia" w:hAnsiTheme="minorEastAsia" w:eastAsiaTheme="minorEastAsia" w:cstheme="minorEastAsia"/>
            <w:iCs/>
            <w:color w:val="0000FF"/>
            <w:sz w:val="21"/>
            <w:szCs w:val="21"/>
            <w:highlight w:val="none"/>
            <w:lang w:eastAsia="zh-CN"/>
          </w:rPr>
          <w:t>代理</w:t>
        </w:r>
      </w:ins>
      <w:ins w:id="809" w:author="周世杰" w:date="2024-11-22T16:15:52Z">
        <w:r>
          <w:rPr>
            <w:rFonts w:hint="eastAsia" w:asciiTheme="minorEastAsia" w:hAnsiTheme="minorEastAsia" w:eastAsiaTheme="minorEastAsia" w:cstheme="minorEastAsia"/>
            <w:iCs/>
            <w:color w:val="0000FF"/>
            <w:sz w:val="21"/>
            <w:szCs w:val="21"/>
            <w:highlight w:val="none"/>
            <w:lang w:eastAsia="zh-CN"/>
          </w:rPr>
          <w:t>代销</w:t>
        </w:r>
      </w:ins>
      <w:ins w:id="810" w:author="周世杰" w:date="2024-11-22T16:15:53Z">
        <w:r>
          <w:rPr>
            <w:rFonts w:hint="eastAsia" w:asciiTheme="minorEastAsia" w:hAnsiTheme="minorEastAsia" w:eastAsiaTheme="minorEastAsia" w:cstheme="minorEastAsia"/>
            <w:iCs/>
            <w:color w:val="0000FF"/>
            <w:sz w:val="21"/>
            <w:szCs w:val="21"/>
            <w:highlight w:val="none"/>
            <w:lang w:eastAsia="zh-CN"/>
          </w:rPr>
          <w:t>的金融</w:t>
        </w:r>
      </w:ins>
      <w:ins w:id="811" w:author="周世杰" w:date="2024-11-22T16:15:54Z">
        <w:r>
          <w:rPr>
            <w:rFonts w:hint="eastAsia" w:asciiTheme="minorEastAsia" w:hAnsiTheme="minorEastAsia" w:eastAsiaTheme="minorEastAsia" w:cstheme="minorEastAsia"/>
            <w:iCs/>
            <w:color w:val="0000FF"/>
            <w:sz w:val="21"/>
            <w:szCs w:val="21"/>
            <w:highlight w:val="none"/>
            <w:lang w:eastAsia="zh-CN"/>
          </w:rPr>
          <w:t>产品</w:t>
        </w:r>
      </w:ins>
      <w:ins w:id="812" w:author="周世杰" w:date="2024-11-22T16:15:55Z">
        <w:r>
          <w:rPr>
            <w:rFonts w:hint="eastAsia" w:asciiTheme="minorEastAsia" w:hAnsiTheme="minorEastAsia" w:eastAsiaTheme="minorEastAsia" w:cstheme="minorEastAsia"/>
            <w:iCs/>
            <w:color w:val="0000FF"/>
            <w:sz w:val="21"/>
            <w:szCs w:val="21"/>
            <w:highlight w:val="none"/>
            <w:lang w:eastAsia="zh-CN"/>
          </w:rPr>
          <w:t>包括</w:t>
        </w:r>
      </w:ins>
      <w:ins w:id="813" w:author="周世杰" w:date="2024-11-22T16:16:03Z">
        <w:r>
          <w:rPr>
            <w:rFonts w:hint="eastAsia" w:asciiTheme="minorEastAsia" w:hAnsiTheme="minorEastAsia" w:eastAsiaTheme="minorEastAsia" w:cstheme="minorEastAsia"/>
            <w:iCs/>
            <w:color w:val="0000FF"/>
            <w:sz w:val="21"/>
            <w:szCs w:val="21"/>
            <w:highlight w:val="none"/>
            <w:lang w:eastAsia="zh-CN"/>
          </w:rPr>
          <w:t>信托计划、资产管理计划、保险产品、基金、银行理财产品</w:t>
        </w:r>
      </w:ins>
      <w:ins w:id="814" w:author="陈施霖" w:date="2024-12-12T16:54:46Z">
        <w:r>
          <w:rPr>
            <w:rFonts w:hint="eastAsia" w:asciiTheme="minorEastAsia" w:hAnsiTheme="minorEastAsia" w:eastAsiaTheme="minorEastAsia" w:cstheme="minorEastAsia"/>
            <w:iCs/>
            <w:color w:val="auto"/>
            <w:sz w:val="21"/>
            <w:szCs w:val="21"/>
            <w:highlight w:val="none"/>
            <w:lang w:eastAsia="zh-CN"/>
          </w:rPr>
          <w:t>等</w:t>
        </w:r>
      </w:ins>
      <w:ins w:id="815" w:author="周世杰" w:date="2024-11-22T16:16:52Z">
        <w:r>
          <w:rPr>
            <w:rFonts w:hint="eastAsia" w:asciiTheme="minorEastAsia" w:hAnsiTheme="minorEastAsia" w:eastAsiaTheme="minorEastAsia" w:cstheme="minorEastAsia"/>
            <w:iCs/>
            <w:color w:val="0000FF"/>
            <w:sz w:val="21"/>
            <w:szCs w:val="21"/>
            <w:highlight w:val="none"/>
            <w:lang w:eastAsia="zh-CN"/>
          </w:rPr>
          <w:t>，</w:t>
        </w:r>
      </w:ins>
      <w:ins w:id="816" w:author="周世杰" w:date="2024-11-22T16:16:56Z">
        <w:r>
          <w:rPr>
            <w:rFonts w:hint="eastAsia" w:asciiTheme="minorEastAsia" w:hAnsiTheme="minorEastAsia" w:eastAsiaTheme="minorEastAsia" w:cstheme="minorEastAsia"/>
            <w:iCs/>
            <w:color w:val="0000FF"/>
            <w:sz w:val="21"/>
            <w:szCs w:val="21"/>
            <w:highlight w:val="none"/>
            <w:lang w:eastAsia="zh-CN"/>
          </w:rPr>
          <w:t>范围</w:t>
        </w:r>
      </w:ins>
      <w:ins w:id="817" w:author="周世杰" w:date="2024-11-22T16:16:08Z">
        <w:r>
          <w:rPr>
            <w:rFonts w:hint="eastAsia" w:asciiTheme="minorEastAsia" w:hAnsiTheme="minorEastAsia" w:eastAsiaTheme="minorEastAsia" w:cstheme="minorEastAsia"/>
            <w:iCs/>
            <w:color w:val="0000FF"/>
            <w:sz w:val="21"/>
            <w:szCs w:val="21"/>
            <w:highlight w:val="none"/>
            <w:lang w:eastAsia="zh-CN"/>
          </w:rPr>
          <w:t>同</w:t>
        </w:r>
      </w:ins>
      <w:ins w:id="818" w:author="周世杰" w:date="2024-11-22T16:16:09Z">
        <w:r>
          <w:rPr>
            <w:rFonts w:hint="eastAsia" w:asciiTheme="minorEastAsia" w:hAnsiTheme="minorEastAsia" w:eastAsiaTheme="minorEastAsia" w:cstheme="minorEastAsia"/>
            <w:iCs/>
            <w:color w:val="0000FF"/>
            <w:sz w:val="21"/>
            <w:szCs w:val="21"/>
            <w:highlight w:val="none"/>
            <w:lang w:val="en-US" w:eastAsia="zh-CN"/>
          </w:rPr>
          <w:t>G</w:t>
        </w:r>
      </w:ins>
      <w:ins w:id="819" w:author="周世杰" w:date="2024-11-22T16:16:10Z">
        <w:r>
          <w:rPr>
            <w:rFonts w:hint="eastAsia" w:asciiTheme="minorEastAsia" w:hAnsiTheme="minorEastAsia" w:eastAsiaTheme="minorEastAsia" w:cstheme="minorEastAsia"/>
            <w:iCs/>
            <w:color w:val="0000FF"/>
            <w:sz w:val="21"/>
            <w:szCs w:val="21"/>
            <w:highlight w:val="none"/>
            <w:lang w:val="en-US" w:eastAsia="zh-CN"/>
          </w:rPr>
          <w:t>01</w:t>
        </w:r>
      </w:ins>
      <w:ins w:id="820" w:author="周世杰" w:date="2024-11-22T16:16:11Z">
        <w:r>
          <w:rPr>
            <w:rFonts w:hint="eastAsia" w:asciiTheme="minorEastAsia" w:hAnsiTheme="minorEastAsia" w:eastAsiaTheme="minorEastAsia" w:cstheme="minorEastAsia"/>
            <w:iCs/>
            <w:color w:val="0000FF"/>
            <w:sz w:val="21"/>
            <w:szCs w:val="21"/>
            <w:highlight w:val="none"/>
            <w:lang w:val="en-US" w:eastAsia="zh-CN"/>
          </w:rPr>
          <w:t>_</w:t>
        </w:r>
      </w:ins>
      <w:ins w:id="821" w:author="周世杰" w:date="2024-11-22T16:16:13Z">
        <w:r>
          <w:rPr>
            <w:rFonts w:hint="eastAsia" w:asciiTheme="minorEastAsia" w:hAnsiTheme="minorEastAsia" w:eastAsiaTheme="minorEastAsia" w:cstheme="minorEastAsia"/>
            <w:iCs/>
            <w:color w:val="0000FF"/>
            <w:sz w:val="21"/>
            <w:szCs w:val="21"/>
            <w:highlight w:val="none"/>
            <w:lang w:val="en-US" w:eastAsia="zh-CN"/>
          </w:rPr>
          <w:t>I</w:t>
        </w:r>
      </w:ins>
      <w:ins w:id="822" w:author="周世杰" w:date="2024-11-22T16:16:25Z">
        <w:del w:id="823" w:author="陈施霖" w:date="2024-12-12T16:54:20Z">
          <w:r>
            <w:rPr>
              <w:rFonts w:hint="default" w:asciiTheme="minorEastAsia" w:hAnsiTheme="minorEastAsia" w:eastAsiaTheme="minorEastAsia" w:cstheme="minorEastAsia"/>
              <w:iCs/>
              <w:color w:val="0000FF"/>
              <w:sz w:val="21"/>
              <w:szCs w:val="21"/>
              <w:highlight w:val="none"/>
              <w:lang w:val="en-US" w:eastAsia="zh-CN"/>
              <w:rPrChange w:id="824" w:author="周世杰" w:date="2024-11-22T16:17:52Z">
                <w:rPr>
                  <w:rFonts w:hint="eastAsia" w:asciiTheme="minorEastAsia" w:hAnsiTheme="minorEastAsia" w:eastAsiaTheme="minorEastAsia" w:cstheme="minorEastAsia"/>
                  <w:iCs/>
                  <w:color w:val="0000FF"/>
                  <w:sz w:val="21"/>
                  <w:szCs w:val="21"/>
                  <w:highlight w:val="none"/>
                  <w:lang w:val="en-US" w:eastAsia="zh-CN"/>
                </w:rPr>
              </w:rPrChange>
            </w:rPr>
            <w:delText xml:space="preserve"> </w:delText>
          </w:r>
        </w:del>
      </w:ins>
      <w:ins w:id="825" w:author="周世杰" w:date="2024-11-22T16:17:04Z">
        <w:del w:id="826" w:author="陈施霖" w:date="2024-12-12T16:54:20Z">
          <w:r>
            <w:rPr>
              <w:rFonts w:hint="default" w:asciiTheme="minorEastAsia" w:hAnsiTheme="minorEastAsia" w:eastAsiaTheme="minorEastAsia" w:cstheme="minorEastAsia"/>
              <w:iCs/>
              <w:color w:val="0000FF"/>
              <w:sz w:val="21"/>
              <w:szCs w:val="21"/>
              <w:highlight w:val="none"/>
              <w:lang w:val="en-US" w:eastAsia="zh-CN"/>
              <w:rPrChange w:id="827" w:author="周世杰" w:date="2024-11-22T16:17:52Z">
                <w:rPr>
                  <w:rFonts w:hint="eastAsia" w:asciiTheme="minorEastAsia" w:hAnsiTheme="minorEastAsia" w:eastAsiaTheme="minorEastAsia" w:cstheme="minorEastAsia"/>
                  <w:iCs/>
                  <w:color w:val="0000FF"/>
                  <w:sz w:val="21"/>
                  <w:szCs w:val="21"/>
                  <w:highlight w:val="none"/>
                  <w:lang w:val="en-US" w:eastAsia="zh-CN"/>
                </w:rPr>
              </w:rPrChange>
            </w:rPr>
            <w:delText>【</w:delText>
          </w:r>
        </w:del>
      </w:ins>
      <w:ins w:id="828" w:author="周世杰" w:date="2024-11-22T16:17:07Z">
        <w:del w:id="829" w:author="陈施霖" w:date="2024-12-12T16:54:20Z">
          <w:r>
            <w:rPr>
              <w:rFonts w:hint="default" w:asciiTheme="minorEastAsia" w:hAnsiTheme="minorEastAsia" w:eastAsiaTheme="minorEastAsia" w:cstheme="minorEastAsia"/>
              <w:iCs/>
              <w:color w:val="0000FF"/>
              <w:sz w:val="21"/>
              <w:szCs w:val="21"/>
              <w:highlight w:val="none"/>
              <w:lang w:val="en-US" w:eastAsia="zh-CN"/>
              <w:rPrChange w:id="830" w:author="周世杰" w:date="2024-11-22T16:17:52Z">
                <w:rPr>
                  <w:rFonts w:hint="eastAsia" w:asciiTheme="minorEastAsia" w:hAnsiTheme="minorEastAsia" w:eastAsiaTheme="minorEastAsia" w:cstheme="minorEastAsia"/>
                  <w:iCs/>
                  <w:color w:val="0000FF"/>
                  <w:sz w:val="21"/>
                  <w:szCs w:val="21"/>
                  <w:highlight w:val="none"/>
                  <w:lang w:val="en-US" w:eastAsia="zh-CN"/>
                </w:rPr>
              </w:rPrChange>
            </w:rPr>
            <w:delText>20.1</w:delText>
          </w:r>
        </w:del>
      </w:ins>
      <w:ins w:id="831" w:author="周世杰" w:date="2024-11-22T16:17:04Z">
        <w:del w:id="832" w:author="陈施霖" w:date="2024-12-12T16:54:20Z">
          <w:r>
            <w:rPr>
              <w:rFonts w:hint="default" w:asciiTheme="minorEastAsia" w:hAnsiTheme="minorEastAsia" w:eastAsiaTheme="minorEastAsia" w:cstheme="minorEastAsia"/>
              <w:iCs/>
              <w:color w:val="0000FF"/>
              <w:sz w:val="21"/>
              <w:szCs w:val="21"/>
              <w:highlight w:val="none"/>
              <w:lang w:val="en-US" w:eastAsia="zh-CN"/>
              <w:rPrChange w:id="833" w:author="周世杰" w:date="2024-11-22T16:17:52Z">
                <w:rPr>
                  <w:rFonts w:hint="eastAsia" w:asciiTheme="minorEastAsia" w:hAnsiTheme="minorEastAsia" w:eastAsiaTheme="minorEastAsia" w:cstheme="minorEastAsia"/>
                  <w:iCs/>
                  <w:color w:val="0000FF"/>
                  <w:sz w:val="21"/>
                  <w:szCs w:val="21"/>
                  <w:highlight w:val="none"/>
                  <w:lang w:val="en-US" w:eastAsia="zh-CN"/>
                </w:rPr>
              </w:rPrChange>
            </w:rPr>
            <w:delText>】</w:delText>
          </w:r>
        </w:del>
      </w:ins>
      <w:ins w:id="834" w:author="周世杰" w:date="2024-11-22T16:17:17Z">
        <w:del w:id="835" w:author="陈施霖" w:date="2024-12-12T16:54:20Z">
          <w:r>
            <w:rPr>
              <w:rFonts w:hint="default" w:asciiTheme="minorEastAsia" w:hAnsiTheme="minorEastAsia" w:eastAsiaTheme="minorEastAsia" w:cstheme="minorEastAsia"/>
              <w:iCs/>
              <w:color w:val="0000FF"/>
              <w:sz w:val="21"/>
              <w:szCs w:val="21"/>
              <w:highlight w:val="none"/>
              <w:lang w:val="en-US" w:eastAsia="zh-CN"/>
              <w:rPrChange w:id="836" w:author="周世杰" w:date="2024-11-22T16:17:52Z">
                <w:rPr>
                  <w:rFonts w:hint="eastAsia" w:asciiTheme="minorEastAsia" w:hAnsiTheme="minorEastAsia" w:eastAsiaTheme="minorEastAsia" w:cstheme="minorEastAsia"/>
                  <w:iCs/>
                  <w:color w:val="0000FF"/>
                  <w:sz w:val="21"/>
                  <w:szCs w:val="21"/>
                  <w:highlight w:val="none"/>
                  <w:lang w:val="en-US" w:eastAsia="zh-CN"/>
                </w:rPr>
              </w:rPrChange>
            </w:rPr>
            <w:delText>、</w:delText>
          </w:r>
        </w:del>
      </w:ins>
      <w:ins w:id="837" w:author="周世杰" w:date="2024-11-22T16:17:19Z">
        <w:del w:id="838" w:author="陈施霖" w:date="2024-12-12T16:54:20Z">
          <w:r>
            <w:rPr>
              <w:rFonts w:hint="default" w:asciiTheme="minorEastAsia" w:hAnsiTheme="minorEastAsia" w:eastAsiaTheme="minorEastAsia" w:cstheme="minorEastAsia"/>
              <w:iCs/>
              <w:color w:val="0000FF"/>
              <w:sz w:val="21"/>
              <w:szCs w:val="21"/>
              <w:highlight w:val="none"/>
              <w:lang w:val="en-US" w:eastAsia="zh-CN"/>
              <w:rPrChange w:id="839" w:author="周世杰" w:date="2024-11-22T16:17:52Z">
                <w:rPr>
                  <w:rFonts w:hint="eastAsia" w:asciiTheme="minorEastAsia" w:hAnsiTheme="minorEastAsia" w:eastAsiaTheme="minorEastAsia" w:cstheme="minorEastAsia"/>
                  <w:iCs/>
                  <w:color w:val="0000FF"/>
                  <w:sz w:val="21"/>
                  <w:szCs w:val="21"/>
                  <w:highlight w:val="none"/>
                  <w:lang w:val="en-US" w:eastAsia="zh-CN"/>
                </w:rPr>
              </w:rPrChange>
            </w:rPr>
            <w:delText>【</w:delText>
          </w:r>
        </w:del>
      </w:ins>
      <w:ins w:id="840" w:author="周世杰" w:date="2024-11-22T16:17:21Z">
        <w:del w:id="841" w:author="陈施霖" w:date="2024-12-12T16:54:20Z">
          <w:r>
            <w:rPr>
              <w:rFonts w:hint="default" w:asciiTheme="minorEastAsia" w:hAnsiTheme="minorEastAsia" w:eastAsiaTheme="minorEastAsia" w:cstheme="minorEastAsia"/>
              <w:iCs/>
              <w:color w:val="0000FF"/>
              <w:sz w:val="21"/>
              <w:szCs w:val="21"/>
              <w:highlight w:val="none"/>
              <w:lang w:val="en-US" w:eastAsia="zh-CN"/>
              <w:rPrChange w:id="842" w:author="周世杰" w:date="2024-11-22T16:17:52Z">
                <w:rPr>
                  <w:rFonts w:hint="eastAsia" w:asciiTheme="minorEastAsia" w:hAnsiTheme="minorEastAsia" w:eastAsiaTheme="minorEastAsia" w:cstheme="minorEastAsia"/>
                  <w:iCs/>
                  <w:color w:val="0000FF"/>
                  <w:sz w:val="21"/>
                  <w:szCs w:val="21"/>
                  <w:highlight w:val="none"/>
                  <w:lang w:val="en-US" w:eastAsia="zh-CN"/>
                </w:rPr>
              </w:rPrChange>
            </w:rPr>
            <w:delText>20</w:delText>
          </w:r>
        </w:del>
      </w:ins>
      <w:ins w:id="843" w:author="周世杰" w:date="2024-11-22T16:17:22Z">
        <w:del w:id="844" w:author="陈施霖" w:date="2024-12-12T16:54:20Z">
          <w:r>
            <w:rPr>
              <w:rFonts w:hint="default" w:asciiTheme="minorEastAsia" w:hAnsiTheme="minorEastAsia" w:eastAsiaTheme="minorEastAsia" w:cstheme="minorEastAsia"/>
              <w:iCs/>
              <w:color w:val="0000FF"/>
              <w:sz w:val="21"/>
              <w:szCs w:val="21"/>
              <w:highlight w:val="none"/>
              <w:lang w:val="en-US" w:eastAsia="zh-CN"/>
              <w:rPrChange w:id="845" w:author="周世杰" w:date="2024-11-22T16:17:52Z">
                <w:rPr>
                  <w:rFonts w:hint="eastAsia" w:asciiTheme="minorEastAsia" w:hAnsiTheme="minorEastAsia" w:eastAsiaTheme="minorEastAsia" w:cstheme="minorEastAsia"/>
                  <w:iCs/>
                  <w:color w:val="0000FF"/>
                  <w:sz w:val="21"/>
                  <w:szCs w:val="21"/>
                  <w:highlight w:val="none"/>
                  <w:lang w:val="en-US" w:eastAsia="zh-CN"/>
                </w:rPr>
              </w:rPrChange>
            </w:rPr>
            <w:delText>.2</w:delText>
          </w:r>
        </w:del>
      </w:ins>
      <w:ins w:id="846" w:author="周世杰" w:date="2024-11-22T16:17:19Z">
        <w:del w:id="847" w:author="陈施霖" w:date="2024-12-12T16:54:20Z">
          <w:r>
            <w:rPr>
              <w:rFonts w:hint="default" w:asciiTheme="minorEastAsia" w:hAnsiTheme="minorEastAsia" w:eastAsiaTheme="minorEastAsia" w:cstheme="minorEastAsia"/>
              <w:iCs/>
              <w:color w:val="0000FF"/>
              <w:sz w:val="21"/>
              <w:szCs w:val="21"/>
              <w:highlight w:val="none"/>
              <w:lang w:val="en-US" w:eastAsia="zh-CN"/>
              <w:rPrChange w:id="848" w:author="周世杰" w:date="2024-11-22T16:17:52Z">
                <w:rPr>
                  <w:rFonts w:hint="eastAsia" w:asciiTheme="minorEastAsia" w:hAnsiTheme="minorEastAsia" w:eastAsiaTheme="minorEastAsia" w:cstheme="minorEastAsia"/>
                  <w:iCs/>
                  <w:color w:val="0000FF"/>
                  <w:sz w:val="21"/>
                  <w:szCs w:val="21"/>
                  <w:highlight w:val="none"/>
                  <w:lang w:val="en-US" w:eastAsia="zh-CN"/>
                </w:rPr>
              </w:rPrChange>
            </w:rPr>
            <w:delText>】</w:delText>
          </w:r>
        </w:del>
      </w:ins>
      <w:ins w:id="849" w:author="周世杰" w:date="2024-11-22T16:17:23Z">
        <w:del w:id="850" w:author="陈施霖" w:date="2024-12-12T16:54:20Z">
          <w:r>
            <w:rPr>
              <w:rFonts w:hint="default" w:asciiTheme="minorEastAsia" w:hAnsiTheme="minorEastAsia" w:eastAsiaTheme="minorEastAsia" w:cstheme="minorEastAsia"/>
              <w:iCs/>
              <w:color w:val="0000FF"/>
              <w:sz w:val="21"/>
              <w:szCs w:val="21"/>
              <w:highlight w:val="none"/>
              <w:lang w:val="en-US" w:eastAsia="zh-CN"/>
              <w:rPrChange w:id="851" w:author="周世杰" w:date="2024-11-22T16:17:52Z">
                <w:rPr>
                  <w:rFonts w:hint="eastAsia" w:asciiTheme="minorEastAsia" w:hAnsiTheme="minorEastAsia" w:eastAsiaTheme="minorEastAsia" w:cstheme="minorEastAsia"/>
                  <w:iCs/>
                  <w:color w:val="0000FF"/>
                  <w:sz w:val="21"/>
                  <w:szCs w:val="21"/>
                  <w:highlight w:val="none"/>
                  <w:lang w:val="en-US" w:eastAsia="zh-CN"/>
                </w:rPr>
              </w:rPrChange>
            </w:rPr>
            <w:delText>、</w:delText>
          </w:r>
        </w:del>
      </w:ins>
      <w:ins w:id="852" w:author="周世杰" w:date="2024-11-22T16:17:25Z">
        <w:del w:id="853" w:author="陈施霖" w:date="2024-12-12T16:54:20Z">
          <w:r>
            <w:rPr>
              <w:rFonts w:hint="default" w:asciiTheme="minorEastAsia" w:hAnsiTheme="minorEastAsia" w:eastAsiaTheme="minorEastAsia" w:cstheme="minorEastAsia"/>
              <w:iCs/>
              <w:color w:val="0000FF"/>
              <w:sz w:val="21"/>
              <w:szCs w:val="21"/>
              <w:highlight w:val="none"/>
              <w:lang w:val="en-US" w:eastAsia="zh-CN"/>
              <w:rPrChange w:id="854" w:author="周世杰" w:date="2024-11-22T16:17:52Z">
                <w:rPr>
                  <w:rFonts w:hint="eastAsia" w:asciiTheme="minorEastAsia" w:hAnsiTheme="minorEastAsia" w:eastAsiaTheme="minorEastAsia" w:cstheme="minorEastAsia"/>
                  <w:iCs/>
                  <w:color w:val="0000FF"/>
                  <w:sz w:val="21"/>
                  <w:szCs w:val="21"/>
                  <w:highlight w:val="none"/>
                  <w:lang w:val="en-US" w:eastAsia="zh-CN"/>
                </w:rPr>
              </w:rPrChange>
            </w:rPr>
            <w:delText>【20.</w:delText>
          </w:r>
        </w:del>
      </w:ins>
      <w:ins w:id="855" w:author="周世杰" w:date="2024-11-22T16:17:26Z">
        <w:del w:id="856" w:author="陈施霖" w:date="2024-12-12T16:54:20Z">
          <w:r>
            <w:rPr>
              <w:rFonts w:hint="default" w:asciiTheme="minorEastAsia" w:hAnsiTheme="minorEastAsia" w:eastAsiaTheme="minorEastAsia" w:cstheme="minorEastAsia"/>
              <w:iCs/>
              <w:color w:val="0000FF"/>
              <w:sz w:val="21"/>
              <w:szCs w:val="21"/>
              <w:highlight w:val="none"/>
              <w:lang w:val="en-US" w:eastAsia="zh-CN"/>
              <w:rPrChange w:id="857" w:author="周世杰" w:date="2024-11-22T16:17:52Z">
                <w:rPr>
                  <w:rFonts w:hint="eastAsia" w:asciiTheme="minorEastAsia" w:hAnsiTheme="minorEastAsia" w:eastAsiaTheme="minorEastAsia" w:cstheme="minorEastAsia"/>
                  <w:iCs/>
                  <w:color w:val="0000FF"/>
                  <w:sz w:val="21"/>
                  <w:szCs w:val="21"/>
                  <w:highlight w:val="none"/>
                  <w:lang w:val="en-US" w:eastAsia="zh-CN"/>
                </w:rPr>
              </w:rPrChange>
            </w:rPr>
            <w:delText>3</w:delText>
          </w:r>
        </w:del>
      </w:ins>
      <w:ins w:id="858" w:author="周世杰" w:date="2024-11-22T16:17:25Z">
        <w:del w:id="859" w:author="陈施霖" w:date="2024-12-12T16:54:20Z">
          <w:r>
            <w:rPr>
              <w:rFonts w:hint="default" w:asciiTheme="minorEastAsia" w:hAnsiTheme="minorEastAsia" w:eastAsiaTheme="minorEastAsia" w:cstheme="minorEastAsia"/>
              <w:iCs/>
              <w:color w:val="0000FF"/>
              <w:sz w:val="21"/>
              <w:szCs w:val="21"/>
              <w:highlight w:val="none"/>
              <w:lang w:val="en-US" w:eastAsia="zh-CN"/>
              <w:rPrChange w:id="860" w:author="周世杰" w:date="2024-11-22T16:17:52Z">
                <w:rPr>
                  <w:rFonts w:hint="eastAsia" w:asciiTheme="minorEastAsia" w:hAnsiTheme="minorEastAsia" w:eastAsiaTheme="minorEastAsia" w:cstheme="minorEastAsia"/>
                  <w:iCs/>
                  <w:color w:val="0000FF"/>
                  <w:sz w:val="21"/>
                  <w:szCs w:val="21"/>
                  <w:highlight w:val="none"/>
                  <w:lang w:val="en-US" w:eastAsia="zh-CN"/>
                </w:rPr>
              </w:rPrChange>
            </w:rPr>
            <w:delText>】</w:delText>
          </w:r>
        </w:del>
      </w:ins>
      <w:ins w:id="861" w:author="周世杰" w:date="2024-11-22T16:17:28Z">
        <w:del w:id="862" w:author="陈施霖" w:date="2024-12-12T16:54:20Z">
          <w:r>
            <w:rPr>
              <w:rFonts w:hint="default" w:asciiTheme="minorEastAsia" w:hAnsiTheme="minorEastAsia" w:eastAsiaTheme="minorEastAsia" w:cstheme="minorEastAsia"/>
              <w:iCs/>
              <w:color w:val="0000FF"/>
              <w:sz w:val="21"/>
              <w:szCs w:val="21"/>
              <w:highlight w:val="none"/>
              <w:lang w:val="en-US" w:eastAsia="zh-CN"/>
              <w:rPrChange w:id="863" w:author="周世杰" w:date="2024-11-22T16:17:52Z">
                <w:rPr>
                  <w:rFonts w:hint="eastAsia" w:asciiTheme="minorEastAsia" w:hAnsiTheme="minorEastAsia" w:eastAsiaTheme="minorEastAsia" w:cstheme="minorEastAsia"/>
                  <w:iCs/>
                  <w:color w:val="0000FF"/>
                  <w:sz w:val="21"/>
                  <w:szCs w:val="21"/>
                  <w:highlight w:val="none"/>
                  <w:lang w:val="en-US" w:eastAsia="zh-CN"/>
                </w:rPr>
              </w:rPrChange>
            </w:rPr>
            <w:delText>、</w:delText>
          </w:r>
        </w:del>
      </w:ins>
      <w:ins w:id="864" w:author="周世杰" w:date="2024-11-22T16:17:29Z">
        <w:del w:id="865" w:author="陈施霖" w:date="2024-12-12T16:54:20Z">
          <w:r>
            <w:rPr>
              <w:rFonts w:hint="default" w:asciiTheme="minorEastAsia" w:hAnsiTheme="minorEastAsia" w:eastAsiaTheme="minorEastAsia" w:cstheme="minorEastAsia"/>
              <w:iCs/>
              <w:color w:val="0000FF"/>
              <w:sz w:val="21"/>
              <w:szCs w:val="21"/>
              <w:highlight w:val="none"/>
              <w:lang w:val="en-US" w:eastAsia="zh-CN"/>
              <w:rPrChange w:id="866" w:author="周世杰" w:date="2024-11-22T16:17:52Z">
                <w:rPr>
                  <w:rFonts w:hint="eastAsia" w:asciiTheme="minorEastAsia" w:hAnsiTheme="minorEastAsia" w:eastAsiaTheme="minorEastAsia" w:cstheme="minorEastAsia"/>
                  <w:iCs/>
                  <w:color w:val="0000FF"/>
                  <w:sz w:val="21"/>
                  <w:szCs w:val="21"/>
                  <w:highlight w:val="none"/>
                  <w:lang w:val="en-US" w:eastAsia="zh-CN"/>
                </w:rPr>
              </w:rPrChange>
            </w:rPr>
            <w:delText>【20</w:delText>
          </w:r>
        </w:del>
      </w:ins>
      <w:ins w:id="867" w:author="周世杰" w:date="2024-11-22T16:17:30Z">
        <w:del w:id="868" w:author="陈施霖" w:date="2024-12-12T16:54:20Z">
          <w:r>
            <w:rPr>
              <w:rFonts w:hint="default" w:asciiTheme="minorEastAsia" w:hAnsiTheme="minorEastAsia" w:eastAsiaTheme="minorEastAsia" w:cstheme="minorEastAsia"/>
              <w:iCs/>
              <w:color w:val="0000FF"/>
              <w:sz w:val="21"/>
              <w:szCs w:val="21"/>
              <w:highlight w:val="none"/>
              <w:lang w:val="en-US" w:eastAsia="zh-CN"/>
              <w:rPrChange w:id="869" w:author="周世杰" w:date="2024-11-22T16:17:52Z">
                <w:rPr>
                  <w:rFonts w:hint="eastAsia" w:asciiTheme="minorEastAsia" w:hAnsiTheme="minorEastAsia" w:eastAsiaTheme="minorEastAsia" w:cstheme="minorEastAsia"/>
                  <w:iCs/>
                  <w:color w:val="0000FF"/>
                  <w:sz w:val="21"/>
                  <w:szCs w:val="21"/>
                  <w:highlight w:val="none"/>
                  <w:lang w:val="en-US" w:eastAsia="zh-CN"/>
                </w:rPr>
              </w:rPrChange>
            </w:rPr>
            <w:delText>.4</w:delText>
          </w:r>
        </w:del>
      </w:ins>
      <w:ins w:id="870" w:author="周世杰" w:date="2024-11-22T16:17:29Z">
        <w:del w:id="871" w:author="陈施霖" w:date="2024-12-12T16:54:20Z">
          <w:r>
            <w:rPr>
              <w:rFonts w:hint="default" w:asciiTheme="minorEastAsia" w:hAnsiTheme="minorEastAsia" w:eastAsiaTheme="minorEastAsia" w:cstheme="minorEastAsia"/>
              <w:iCs/>
              <w:color w:val="0000FF"/>
              <w:sz w:val="21"/>
              <w:szCs w:val="21"/>
              <w:highlight w:val="none"/>
              <w:lang w:val="en-US" w:eastAsia="zh-CN"/>
              <w:rPrChange w:id="872" w:author="周世杰" w:date="2024-11-22T16:17:52Z">
                <w:rPr>
                  <w:rFonts w:hint="eastAsia" w:asciiTheme="minorEastAsia" w:hAnsiTheme="minorEastAsia" w:eastAsiaTheme="minorEastAsia" w:cstheme="minorEastAsia"/>
                  <w:iCs/>
                  <w:color w:val="0000FF"/>
                  <w:sz w:val="21"/>
                  <w:szCs w:val="21"/>
                  <w:highlight w:val="none"/>
                  <w:lang w:val="en-US" w:eastAsia="zh-CN"/>
                </w:rPr>
              </w:rPrChange>
            </w:rPr>
            <w:delText>】</w:delText>
          </w:r>
        </w:del>
      </w:ins>
      <w:ins w:id="873" w:author="周世杰" w:date="2024-11-22T16:17:32Z">
        <w:del w:id="874" w:author="陈施霖" w:date="2024-12-12T16:54:20Z">
          <w:r>
            <w:rPr>
              <w:rFonts w:hint="default" w:asciiTheme="minorEastAsia" w:hAnsiTheme="minorEastAsia" w:eastAsiaTheme="minorEastAsia" w:cstheme="minorEastAsia"/>
              <w:iCs/>
              <w:color w:val="0000FF"/>
              <w:sz w:val="21"/>
              <w:szCs w:val="21"/>
              <w:highlight w:val="none"/>
              <w:lang w:val="en-US" w:eastAsia="zh-CN"/>
              <w:rPrChange w:id="875" w:author="周世杰" w:date="2024-11-22T16:17:52Z">
                <w:rPr>
                  <w:rFonts w:hint="eastAsia" w:asciiTheme="minorEastAsia" w:hAnsiTheme="minorEastAsia" w:eastAsiaTheme="minorEastAsia" w:cstheme="minorEastAsia"/>
                  <w:iCs/>
                  <w:color w:val="0000FF"/>
                  <w:sz w:val="21"/>
                  <w:szCs w:val="21"/>
                  <w:highlight w:val="none"/>
                  <w:lang w:val="en-US" w:eastAsia="zh-CN"/>
                </w:rPr>
              </w:rPrChange>
            </w:rPr>
            <w:delText>、</w:delText>
          </w:r>
        </w:del>
      </w:ins>
      <w:ins w:id="876" w:author="周世杰" w:date="2024-11-22T16:17:34Z">
        <w:del w:id="877" w:author="陈施霖" w:date="2024-12-12T16:54:20Z">
          <w:r>
            <w:rPr>
              <w:rFonts w:hint="default" w:asciiTheme="minorEastAsia" w:hAnsiTheme="minorEastAsia" w:eastAsiaTheme="minorEastAsia" w:cstheme="minorEastAsia"/>
              <w:iCs/>
              <w:color w:val="0000FF"/>
              <w:sz w:val="21"/>
              <w:szCs w:val="21"/>
              <w:highlight w:val="none"/>
              <w:lang w:val="en-US" w:eastAsia="zh-CN"/>
              <w:rPrChange w:id="878" w:author="周世杰" w:date="2024-11-22T16:17:52Z">
                <w:rPr>
                  <w:rFonts w:hint="eastAsia" w:asciiTheme="minorEastAsia" w:hAnsiTheme="minorEastAsia" w:eastAsiaTheme="minorEastAsia" w:cstheme="minorEastAsia"/>
                  <w:iCs/>
                  <w:color w:val="0000FF"/>
                  <w:sz w:val="21"/>
                  <w:szCs w:val="21"/>
                  <w:highlight w:val="none"/>
                  <w:lang w:val="en-US" w:eastAsia="zh-CN"/>
                </w:rPr>
              </w:rPrChange>
            </w:rPr>
            <w:delText>【2</w:delText>
          </w:r>
        </w:del>
      </w:ins>
      <w:ins w:id="879" w:author="周世杰" w:date="2024-11-22T16:17:35Z">
        <w:del w:id="880" w:author="陈施霖" w:date="2024-12-12T16:54:20Z">
          <w:r>
            <w:rPr>
              <w:rFonts w:hint="default" w:asciiTheme="minorEastAsia" w:hAnsiTheme="minorEastAsia" w:eastAsiaTheme="minorEastAsia" w:cstheme="minorEastAsia"/>
              <w:iCs/>
              <w:color w:val="0000FF"/>
              <w:sz w:val="21"/>
              <w:szCs w:val="21"/>
              <w:highlight w:val="none"/>
              <w:lang w:val="en-US" w:eastAsia="zh-CN"/>
              <w:rPrChange w:id="881" w:author="周世杰" w:date="2024-11-22T16:17:52Z">
                <w:rPr>
                  <w:rFonts w:hint="eastAsia" w:asciiTheme="minorEastAsia" w:hAnsiTheme="minorEastAsia" w:eastAsiaTheme="minorEastAsia" w:cstheme="minorEastAsia"/>
                  <w:iCs/>
                  <w:color w:val="0000FF"/>
                  <w:sz w:val="21"/>
                  <w:szCs w:val="21"/>
                  <w:highlight w:val="none"/>
                  <w:lang w:val="en-US" w:eastAsia="zh-CN"/>
                </w:rPr>
              </w:rPrChange>
            </w:rPr>
            <w:delText>0.5</w:delText>
          </w:r>
        </w:del>
      </w:ins>
      <w:ins w:id="882" w:author="周世杰" w:date="2024-11-22T16:17:34Z">
        <w:del w:id="883" w:author="陈施霖" w:date="2024-12-12T16:54:20Z">
          <w:r>
            <w:rPr>
              <w:rFonts w:hint="default" w:asciiTheme="minorEastAsia" w:hAnsiTheme="minorEastAsia" w:eastAsiaTheme="minorEastAsia" w:cstheme="minorEastAsia"/>
              <w:iCs/>
              <w:color w:val="0000FF"/>
              <w:sz w:val="21"/>
              <w:szCs w:val="21"/>
              <w:highlight w:val="none"/>
              <w:lang w:val="en-US" w:eastAsia="zh-CN"/>
              <w:rPrChange w:id="884" w:author="周世杰" w:date="2024-11-22T16:17:52Z">
                <w:rPr>
                  <w:rFonts w:hint="eastAsia" w:asciiTheme="minorEastAsia" w:hAnsiTheme="minorEastAsia" w:eastAsiaTheme="minorEastAsia" w:cstheme="minorEastAsia"/>
                  <w:iCs/>
                  <w:color w:val="0000FF"/>
                  <w:sz w:val="21"/>
                  <w:szCs w:val="21"/>
                  <w:highlight w:val="none"/>
                  <w:lang w:val="en-US" w:eastAsia="zh-CN"/>
                </w:rPr>
              </w:rPrChange>
            </w:rPr>
            <w:delText>】</w:delText>
          </w:r>
        </w:del>
      </w:ins>
      <w:ins w:id="885" w:author="陈施霖" w:date="2024-12-12T16:54:20Z">
        <w:r>
          <w:rPr>
            <w:rFonts w:hint="eastAsia" w:asciiTheme="minorEastAsia" w:hAnsiTheme="minorEastAsia" w:eastAsiaTheme="minorEastAsia" w:cstheme="minorEastAsia"/>
            <w:iCs/>
            <w:color w:val="auto"/>
            <w:sz w:val="21"/>
            <w:szCs w:val="21"/>
            <w:highlight w:val="none"/>
            <w:lang w:val="en-US" w:eastAsia="zh-CN"/>
          </w:rPr>
          <w:t>[</w:t>
        </w:r>
      </w:ins>
      <w:ins w:id="886" w:author="陈施霖" w:date="2024-12-12T16:54:26Z">
        <w:r>
          <w:rPr>
            <w:rFonts w:hint="eastAsia" w:asciiTheme="minorEastAsia" w:hAnsiTheme="minorEastAsia" w:eastAsiaTheme="minorEastAsia" w:cstheme="minorEastAsia"/>
            <w:iCs/>
            <w:color w:val="auto"/>
            <w:sz w:val="21"/>
            <w:szCs w:val="21"/>
            <w:highlight w:val="none"/>
            <w:lang w:val="en-US" w:eastAsia="zh-CN"/>
          </w:rPr>
          <w:t>20</w:t>
        </w:r>
      </w:ins>
      <w:ins w:id="887" w:author="陈施霖" w:date="2024-12-12T16:54:27Z">
        <w:r>
          <w:rPr>
            <w:rFonts w:hint="eastAsia" w:asciiTheme="minorEastAsia" w:hAnsiTheme="minorEastAsia" w:eastAsiaTheme="minorEastAsia" w:cstheme="minorEastAsia"/>
            <w:iCs/>
            <w:color w:val="auto"/>
            <w:sz w:val="21"/>
            <w:szCs w:val="21"/>
            <w:highlight w:val="none"/>
            <w:lang w:val="en-US" w:eastAsia="zh-CN"/>
          </w:rPr>
          <w:t>.</w:t>
        </w:r>
      </w:ins>
      <w:ins w:id="888" w:author="陈施霖" w:date="2024-12-12T16:54:33Z">
        <w:r>
          <w:rPr>
            <w:rFonts w:hint="eastAsia" w:asciiTheme="minorEastAsia" w:hAnsiTheme="minorEastAsia" w:eastAsiaTheme="minorEastAsia" w:cstheme="minorEastAsia"/>
            <w:iCs/>
            <w:color w:val="auto"/>
            <w:sz w:val="21"/>
            <w:szCs w:val="21"/>
            <w:highlight w:val="none"/>
            <w:lang w:val="en-US" w:eastAsia="zh-CN"/>
          </w:rPr>
          <w:t>代理代销业务</w:t>
        </w:r>
      </w:ins>
      <w:ins w:id="889" w:author="陈施霖" w:date="2024-12-12T16:54:21Z">
        <w:r>
          <w:rPr>
            <w:rFonts w:hint="eastAsia" w:asciiTheme="minorEastAsia" w:hAnsiTheme="minorEastAsia" w:eastAsiaTheme="minorEastAsia" w:cstheme="minorEastAsia"/>
            <w:iCs/>
            <w:color w:val="auto"/>
            <w:sz w:val="21"/>
            <w:szCs w:val="21"/>
            <w:highlight w:val="none"/>
            <w:lang w:val="en-US" w:eastAsia="zh-CN"/>
          </w:rPr>
          <w:t>]</w:t>
        </w:r>
      </w:ins>
      <w:ins w:id="890" w:author="周世杰" w:date="2024-11-22T16:17:43Z">
        <w:del w:id="891" w:author="陈施霖" w:date="2024-12-12T16:54:50Z">
          <w:r>
            <w:rPr>
              <w:rFonts w:hint="eastAsia" w:asciiTheme="minorEastAsia" w:hAnsiTheme="minorEastAsia" w:eastAsiaTheme="minorEastAsia" w:cstheme="minorEastAsia"/>
              <w:iCs/>
              <w:color w:val="0000FF"/>
              <w:sz w:val="21"/>
              <w:szCs w:val="21"/>
              <w:highlight w:val="none"/>
              <w:lang w:val="en-US" w:eastAsia="zh-CN"/>
            </w:rPr>
            <w:delText>等</w:delText>
          </w:r>
        </w:del>
      </w:ins>
      <w:ins w:id="892" w:author="周世杰" w:date="2024-11-22T16:17:45Z">
        <w:del w:id="893" w:author="陈施霖" w:date="2024-12-12T16:54:50Z">
          <w:r>
            <w:rPr>
              <w:rFonts w:hint="eastAsia" w:asciiTheme="minorEastAsia" w:hAnsiTheme="minorEastAsia" w:eastAsiaTheme="minorEastAsia" w:cstheme="minorEastAsia"/>
              <w:iCs/>
              <w:color w:val="0000FF"/>
              <w:sz w:val="21"/>
              <w:szCs w:val="21"/>
              <w:highlight w:val="none"/>
              <w:lang w:val="en-US" w:eastAsia="zh-CN"/>
            </w:rPr>
            <w:delText>五个</w:delText>
          </w:r>
        </w:del>
      </w:ins>
      <w:ins w:id="894" w:author="周世杰" w:date="2024-11-22T16:17:46Z">
        <w:del w:id="895" w:author="陈施霖" w:date="2024-12-12T16:54:50Z">
          <w:r>
            <w:rPr>
              <w:rFonts w:hint="eastAsia" w:asciiTheme="minorEastAsia" w:hAnsiTheme="minorEastAsia" w:eastAsiaTheme="minorEastAsia" w:cstheme="minorEastAsia"/>
              <w:iCs/>
              <w:color w:val="0000FF"/>
              <w:sz w:val="21"/>
              <w:szCs w:val="21"/>
              <w:highlight w:val="none"/>
              <w:lang w:val="en-US" w:eastAsia="zh-CN"/>
            </w:rPr>
            <w:delText>项目合计</w:delText>
          </w:r>
        </w:del>
      </w:ins>
      <w:ins w:id="896" w:author="周世杰" w:date="2024-11-22T16:16:36Z">
        <w:r>
          <w:rPr>
            <w:rFonts w:hint="eastAsia" w:asciiTheme="minorEastAsia" w:hAnsiTheme="minorEastAsia" w:eastAsiaTheme="minorEastAsia" w:cstheme="minorEastAsia"/>
            <w:iCs/>
            <w:color w:val="0000FF"/>
            <w:sz w:val="21"/>
            <w:szCs w:val="21"/>
            <w:highlight w:val="none"/>
            <w:lang w:val="en-US" w:eastAsia="zh-CN"/>
          </w:rPr>
          <w:t>。</w:t>
        </w:r>
      </w:ins>
      <w:del w:id="897" w:author="周世杰" w:date="2024-11-22T16:16:40Z">
        <w:r>
          <w:rPr>
            <w:rFonts w:hint="eastAsia" w:asciiTheme="minorEastAsia" w:hAnsiTheme="minorEastAsia" w:eastAsiaTheme="minorEastAsia" w:cstheme="minorEastAsia"/>
            <w:iCs/>
            <w:color w:val="auto"/>
            <w:sz w:val="21"/>
            <w:szCs w:val="21"/>
            <w:highlight w:val="none"/>
            <w:rPrChange w:id="898" w:author="周世杰" w:date="2024-11-22T16:17:54Z">
              <w:rPr>
                <w:rFonts w:hint="eastAsia" w:asciiTheme="minorEastAsia" w:hAnsiTheme="minorEastAsia" w:eastAsiaTheme="minorEastAsia" w:cstheme="minorEastAsia"/>
                <w:iCs/>
                <w:sz w:val="21"/>
                <w:szCs w:val="21"/>
              </w:rPr>
            </w:rPrChange>
          </w:rPr>
          <w:delText>[</w:delText>
        </w:r>
      </w:del>
      <w:del w:id="899" w:author="周世杰" w:date="2024-11-22T16:16:40Z">
        <w:r>
          <w:rPr>
            <w:rFonts w:hint="eastAsia" w:asciiTheme="minorEastAsia" w:hAnsiTheme="minorEastAsia" w:eastAsiaTheme="minorEastAsia" w:cstheme="minorEastAsia"/>
            <w:iCs/>
            <w:color w:val="auto"/>
            <w:sz w:val="21"/>
            <w:szCs w:val="21"/>
            <w:highlight w:val="none"/>
            <w:lang w:val="en-US" w:eastAsia="zh-CN"/>
            <w:rPrChange w:id="900" w:author="周世杰" w:date="2024-11-22T16:17:54Z">
              <w:rPr>
                <w:rFonts w:hint="eastAsia" w:asciiTheme="minorEastAsia" w:hAnsiTheme="minorEastAsia" w:eastAsiaTheme="minorEastAsia" w:cstheme="minorEastAsia"/>
                <w:iCs/>
                <w:sz w:val="21"/>
                <w:szCs w:val="21"/>
                <w:lang w:val="en-US" w:eastAsia="zh-CN"/>
              </w:rPr>
            </w:rPrChange>
          </w:rPr>
          <w:delText>9</w:delText>
        </w:r>
      </w:del>
      <w:del w:id="901" w:author="周世杰" w:date="2024-11-22T16:16:40Z">
        <w:r>
          <w:rPr>
            <w:rFonts w:hint="eastAsia" w:asciiTheme="minorEastAsia" w:hAnsiTheme="minorEastAsia" w:eastAsiaTheme="minorEastAsia" w:cstheme="minorEastAsia"/>
            <w:iCs/>
            <w:color w:val="auto"/>
            <w:sz w:val="21"/>
            <w:szCs w:val="21"/>
            <w:highlight w:val="none"/>
            <w:rPrChange w:id="902" w:author="周世杰" w:date="2024-11-22T16:17:54Z">
              <w:rPr>
                <w:rFonts w:hint="eastAsia" w:asciiTheme="minorEastAsia" w:hAnsiTheme="minorEastAsia" w:eastAsiaTheme="minorEastAsia" w:cstheme="minorEastAsia"/>
                <w:iCs/>
                <w:sz w:val="21"/>
                <w:szCs w:val="21"/>
              </w:rPr>
            </w:rPrChange>
          </w:rPr>
          <w:delText>.</w:delText>
        </w:r>
      </w:del>
      <w:del w:id="903" w:author="周世杰" w:date="2024-11-22T16:16:40Z">
        <w:r>
          <w:rPr>
            <w:rFonts w:hint="eastAsia" w:asciiTheme="minorEastAsia" w:hAnsiTheme="minorEastAsia" w:eastAsiaTheme="minorEastAsia" w:cstheme="minorEastAsia"/>
            <w:iCs/>
            <w:color w:val="auto"/>
            <w:sz w:val="21"/>
            <w:szCs w:val="21"/>
            <w:highlight w:val="none"/>
            <w:lang w:val="en-US" w:eastAsia="zh-CN"/>
            <w:rPrChange w:id="904" w:author="周世杰" w:date="2024-11-22T16:17:54Z">
              <w:rPr>
                <w:rFonts w:hint="eastAsia" w:asciiTheme="minorEastAsia" w:hAnsiTheme="minorEastAsia" w:eastAsiaTheme="minorEastAsia" w:cstheme="minorEastAsia"/>
                <w:iCs/>
                <w:sz w:val="21"/>
                <w:szCs w:val="21"/>
                <w:lang w:val="en-US" w:eastAsia="zh-CN"/>
              </w:rPr>
            </w:rPrChange>
          </w:rPr>
          <w:delText>3.B</w:delText>
        </w:r>
      </w:del>
      <w:del w:id="905" w:author="周世杰" w:date="2024-11-22T16:16:40Z">
        <w:r>
          <w:rPr>
            <w:rFonts w:hint="eastAsia" w:asciiTheme="minorEastAsia" w:hAnsiTheme="minorEastAsia" w:eastAsiaTheme="minorEastAsia" w:cstheme="minorEastAsia"/>
            <w:iCs/>
            <w:color w:val="auto"/>
            <w:sz w:val="21"/>
            <w:szCs w:val="21"/>
            <w:highlight w:val="none"/>
            <w:lang w:eastAsia="zh-CN"/>
            <w:rPrChange w:id="906" w:author="周世杰" w:date="2024-11-22T16:17:54Z">
              <w:rPr>
                <w:rFonts w:hint="eastAsia" w:asciiTheme="minorEastAsia" w:hAnsiTheme="minorEastAsia" w:eastAsiaTheme="minorEastAsia" w:cstheme="minorEastAsia"/>
                <w:iCs/>
                <w:sz w:val="21"/>
                <w:szCs w:val="21"/>
                <w:lang w:eastAsia="zh-CN"/>
              </w:rPr>
            </w:rPrChange>
          </w:rPr>
          <w:delText>代理代销资管产品余额</w:delText>
        </w:r>
      </w:del>
      <w:del w:id="907" w:author="周世杰" w:date="2024-11-22T16:16:40Z">
        <w:r>
          <w:rPr>
            <w:rFonts w:hint="eastAsia" w:asciiTheme="minorEastAsia" w:hAnsiTheme="minorEastAsia" w:eastAsiaTheme="minorEastAsia" w:cstheme="minorEastAsia"/>
            <w:iCs/>
            <w:color w:val="auto"/>
            <w:sz w:val="21"/>
            <w:szCs w:val="21"/>
            <w:highlight w:val="none"/>
            <w:rPrChange w:id="908" w:author="周世杰" w:date="2024-11-22T16:17:54Z">
              <w:rPr>
                <w:rFonts w:hint="eastAsia" w:asciiTheme="minorEastAsia" w:hAnsiTheme="minorEastAsia" w:eastAsiaTheme="minorEastAsia" w:cstheme="minorEastAsia"/>
                <w:iCs/>
                <w:sz w:val="21"/>
                <w:szCs w:val="21"/>
              </w:rPr>
            </w:rPrChange>
          </w:rPr>
          <w:delText>]：</w:delText>
        </w:r>
      </w:del>
      <w:del w:id="909" w:author="周世杰" w:date="2024-11-22T16:16:40Z">
        <w:r>
          <w:rPr>
            <w:rFonts w:hint="eastAsia" w:asciiTheme="minorEastAsia" w:hAnsiTheme="minorEastAsia" w:eastAsiaTheme="minorEastAsia" w:cstheme="minorEastAsia"/>
            <w:iCs/>
            <w:color w:val="0000FF"/>
            <w:sz w:val="21"/>
            <w:szCs w:val="21"/>
            <w:highlight w:val="none"/>
            <w:rPrChange w:id="910" w:author="周世杰" w:date="2024-11-22T16:17:54Z">
              <w:rPr>
                <w:rFonts w:hint="eastAsia" w:asciiTheme="minorEastAsia" w:hAnsiTheme="minorEastAsia" w:eastAsiaTheme="minorEastAsia" w:cstheme="minorEastAsia"/>
                <w:iCs/>
                <w:color w:val="0000FF"/>
                <w:sz w:val="21"/>
                <w:szCs w:val="21"/>
              </w:rPr>
            </w:rPrChange>
          </w:rPr>
          <w:delText>是指截至统计</w:delText>
        </w:r>
      </w:del>
      <w:del w:id="911" w:author="周世杰" w:date="2024-11-22T16:16:40Z">
        <w:r>
          <w:rPr>
            <w:rFonts w:hint="eastAsia" w:asciiTheme="minorEastAsia" w:hAnsiTheme="minorEastAsia" w:eastAsiaTheme="minorEastAsia" w:cstheme="minorEastAsia"/>
            <w:iCs/>
            <w:color w:val="0000FF"/>
            <w:sz w:val="21"/>
            <w:szCs w:val="21"/>
            <w:highlight w:val="none"/>
            <w:lang w:eastAsia="zh-CN"/>
            <w:rPrChange w:id="912" w:author="周世杰" w:date="2024-11-22T16:17:54Z">
              <w:rPr>
                <w:rFonts w:hint="eastAsia" w:asciiTheme="minorEastAsia" w:hAnsiTheme="minorEastAsia" w:eastAsiaTheme="minorEastAsia" w:cstheme="minorEastAsia"/>
                <w:iCs/>
                <w:color w:val="0000FF"/>
                <w:sz w:val="21"/>
                <w:szCs w:val="21"/>
                <w:lang w:eastAsia="zh-CN"/>
              </w:rPr>
            </w:rPrChange>
          </w:rPr>
          <w:delText>时点</w:delText>
        </w:r>
      </w:del>
      <w:del w:id="913" w:author="周世杰" w:date="2024-11-22T16:16:40Z">
        <w:r>
          <w:rPr>
            <w:rFonts w:hint="eastAsia" w:asciiTheme="minorEastAsia" w:hAnsiTheme="minorEastAsia" w:eastAsiaTheme="minorEastAsia" w:cstheme="minorEastAsia"/>
            <w:iCs/>
            <w:color w:val="0000FF"/>
            <w:sz w:val="21"/>
            <w:szCs w:val="21"/>
            <w:highlight w:val="none"/>
            <w:rPrChange w:id="914" w:author="周世杰" w:date="2024-11-22T16:17:54Z">
              <w:rPr>
                <w:rFonts w:hint="eastAsia" w:asciiTheme="minorEastAsia" w:hAnsiTheme="minorEastAsia" w:eastAsiaTheme="minorEastAsia" w:cstheme="minorEastAsia"/>
                <w:iCs/>
                <w:color w:val="0000FF"/>
                <w:sz w:val="21"/>
                <w:szCs w:val="21"/>
              </w:rPr>
            </w:rPrChange>
          </w:rPr>
          <w:delText>，</w:delText>
        </w:r>
      </w:del>
      <w:del w:id="915" w:author="周世杰" w:date="2024-11-22T16:16:40Z">
        <w:r>
          <w:rPr>
            <w:rFonts w:hint="eastAsia" w:asciiTheme="minorEastAsia" w:hAnsiTheme="minorEastAsia" w:eastAsiaTheme="minorEastAsia" w:cstheme="minorEastAsia"/>
            <w:iCs/>
            <w:color w:val="0000FF"/>
            <w:sz w:val="21"/>
            <w:szCs w:val="21"/>
            <w:highlight w:val="none"/>
            <w:lang w:eastAsia="zh-CN"/>
            <w:rPrChange w:id="916" w:author="周世杰" w:date="2024-11-22T16:17:54Z">
              <w:rPr>
                <w:rFonts w:hint="eastAsia" w:asciiTheme="minorEastAsia" w:hAnsiTheme="minorEastAsia" w:eastAsiaTheme="minorEastAsia" w:cstheme="minorEastAsia"/>
                <w:iCs/>
                <w:color w:val="0000FF"/>
                <w:sz w:val="21"/>
                <w:szCs w:val="21"/>
                <w:lang w:eastAsia="zh-CN"/>
              </w:rPr>
            </w:rPrChange>
          </w:rPr>
          <w:delText>金融机构管理的</w:delText>
        </w:r>
      </w:del>
      <w:del w:id="917" w:author="周世杰" w:date="2024-11-22T16:16:40Z">
        <w:r>
          <w:rPr>
            <w:rFonts w:hint="eastAsia" w:asciiTheme="minorEastAsia" w:hAnsiTheme="minorEastAsia" w:eastAsiaTheme="minorEastAsia" w:cstheme="minorEastAsia"/>
            <w:iCs/>
            <w:color w:val="0000FF"/>
            <w:sz w:val="21"/>
            <w:szCs w:val="21"/>
            <w:highlight w:val="none"/>
            <w:rPrChange w:id="918" w:author="周世杰" w:date="2024-11-22T16:17:54Z">
              <w:rPr>
                <w:rFonts w:hint="eastAsia" w:asciiTheme="minorEastAsia" w:hAnsiTheme="minorEastAsia" w:eastAsiaTheme="minorEastAsia" w:cstheme="minorEastAsia"/>
                <w:iCs/>
                <w:color w:val="0000FF"/>
                <w:sz w:val="21"/>
                <w:szCs w:val="21"/>
              </w:rPr>
            </w:rPrChange>
          </w:rPr>
          <w:delText>年龄大于等于55周岁客户</w:delText>
        </w:r>
      </w:del>
      <w:del w:id="919" w:author="周世杰" w:date="2024-11-22T16:16:40Z">
        <w:r>
          <w:rPr>
            <w:rFonts w:hint="eastAsia" w:asciiTheme="minorEastAsia" w:hAnsiTheme="minorEastAsia" w:eastAsiaTheme="minorEastAsia" w:cstheme="minorEastAsia"/>
            <w:iCs/>
            <w:color w:val="0000FF"/>
            <w:sz w:val="21"/>
            <w:szCs w:val="21"/>
            <w:highlight w:val="none"/>
            <w:lang w:eastAsia="zh-CN"/>
            <w:rPrChange w:id="920" w:author="周世杰" w:date="2024-11-22T16:17:54Z">
              <w:rPr>
                <w:rFonts w:hint="eastAsia" w:asciiTheme="minorEastAsia" w:hAnsiTheme="minorEastAsia" w:eastAsiaTheme="minorEastAsia" w:cstheme="minorEastAsia"/>
                <w:iCs/>
                <w:color w:val="0000FF"/>
                <w:sz w:val="21"/>
                <w:szCs w:val="21"/>
                <w:lang w:eastAsia="zh-CN"/>
              </w:rPr>
            </w:rPrChange>
          </w:rPr>
          <w:delText>持有的代理代销各类资产管理产品的存量规模</w:delText>
        </w:r>
      </w:del>
      <w:del w:id="921" w:author="周世杰" w:date="2024-11-22T16:16:40Z">
        <w:r>
          <w:rPr>
            <w:rFonts w:hint="eastAsia" w:asciiTheme="minorEastAsia" w:hAnsiTheme="minorEastAsia" w:eastAsiaTheme="minorEastAsia" w:cstheme="minorEastAsia"/>
            <w:iCs/>
            <w:color w:val="0000FF"/>
            <w:sz w:val="21"/>
            <w:szCs w:val="21"/>
            <w:highlight w:val="none"/>
            <w:rPrChange w:id="922" w:author="周世杰" w:date="2024-11-22T16:17:54Z">
              <w:rPr>
                <w:rFonts w:hint="eastAsia" w:asciiTheme="minorEastAsia" w:hAnsiTheme="minorEastAsia" w:eastAsiaTheme="minorEastAsia" w:cstheme="minorEastAsia"/>
                <w:iCs/>
                <w:color w:val="0000FF"/>
                <w:sz w:val="21"/>
                <w:szCs w:val="21"/>
              </w:rPr>
            </w:rPrChange>
          </w:rPr>
          <w:delText>。</w:delText>
        </w:r>
      </w:del>
      <w:del w:id="923" w:author="周世杰" w:date="2024-11-22T16:16:40Z">
        <w:r>
          <w:rPr>
            <w:rFonts w:hint="eastAsia" w:asciiTheme="minorEastAsia" w:hAnsiTheme="minorEastAsia" w:eastAsiaTheme="minorEastAsia" w:cstheme="minorEastAsia"/>
            <w:iCs/>
            <w:color w:val="0000FF"/>
            <w:sz w:val="21"/>
            <w:szCs w:val="21"/>
            <w:highlight w:val="none"/>
            <w:lang w:eastAsia="zh-CN"/>
            <w:rPrChange w:id="924" w:author="周世杰" w:date="2024-11-22T16:17:54Z">
              <w:rPr>
                <w:rFonts w:hint="eastAsia" w:asciiTheme="minorEastAsia" w:hAnsiTheme="minorEastAsia" w:eastAsiaTheme="minorEastAsia" w:cstheme="minorEastAsia"/>
                <w:iCs/>
                <w:color w:val="0000FF"/>
                <w:sz w:val="21"/>
                <w:szCs w:val="21"/>
                <w:lang w:eastAsia="zh-CN"/>
              </w:rPr>
            </w:rPrChange>
          </w:rPr>
          <w:delText>【我行当前无该口径统计指标，请总局审定并明确产品范围】</w:delText>
        </w:r>
      </w:del>
    </w:p>
    <w:p>
      <w:pPr>
        <w:pStyle w:val="10"/>
        <w:ind w:firstLine="0" w:firstLineChars="0"/>
        <w:rPr>
          <w:ins w:id="925" w:author="陈施霖" w:date="2024-12-12T14:41:31Z"/>
          <w:rFonts w:hint="eastAsia" w:ascii="宋体" w:hAnsi="宋体"/>
          <w:b/>
          <w:szCs w:val="21"/>
          <w:lang w:eastAsia="zh-CN"/>
        </w:rPr>
      </w:pPr>
    </w:p>
    <w:p>
      <w:pPr>
        <w:pStyle w:val="10"/>
        <w:ind w:firstLine="0" w:firstLineChars="0"/>
        <w:rPr>
          <w:ins w:id="926" w:author="陈施霖" w:date="2024-12-12T14:41:26Z"/>
          <w:rFonts w:hint="eastAsia" w:ascii="宋体" w:hAnsi="宋体" w:eastAsia="宋体"/>
          <w:b/>
          <w:bCs/>
          <w:color w:val="auto"/>
          <w:sz w:val="21"/>
          <w:lang w:eastAsia="zh-CN"/>
        </w:rPr>
      </w:pPr>
      <w:ins w:id="927" w:author="陈施霖" w:date="2024-12-12T14:41:26Z">
        <w:r>
          <w:rPr>
            <w:rFonts w:hint="eastAsia" w:ascii="宋体" w:hAnsi="宋体"/>
            <w:b/>
            <w:szCs w:val="21"/>
            <w:lang w:eastAsia="zh-CN"/>
          </w:rPr>
          <w:t>第四部分：</w:t>
        </w:r>
      </w:ins>
      <w:ins w:id="928" w:author="陈施霖" w:date="2024-12-12T14:41:26Z">
        <w:r>
          <w:rPr>
            <w:rFonts w:hint="eastAsia" w:ascii="宋体" w:hAnsi="宋体"/>
            <w:b/>
            <w:szCs w:val="21"/>
          </w:rPr>
          <w:t>核对关系</w:t>
        </w:r>
      </w:ins>
    </w:p>
    <w:p>
      <w:pPr>
        <w:keepNext w:val="0"/>
        <w:keepLines w:val="0"/>
        <w:pageBreakBefore w:val="0"/>
        <w:kinsoku/>
        <w:wordWrap/>
        <w:overflowPunct/>
        <w:topLinePunct w:val="0"/>
        <w:autoSpaceDE/>
        <w:autoSpaceDN/>
        <w:bidi w:val="0"/>
        <w:adjustRightInd/>
        <w:snapToGrid/>
        <w:spacing w:line="440" w:lineRule="exact"/>
        <w:ind w:firstLine="420"/>
        <w:jc w:val="left"/>
        <w:textAlignment w:val="auto"/>
        <w:rPr>
          <w:rFonts w:hint="eastAsia" w:asciiTheme="minorEastAsia" w:hAnsiTheme="minorEastAsia" w:eastAsiaTheme="minorEastAsia" w:cstheme="minorEastAsia"/>
          <w:b/>
          <w:color w:val="auto"/>
          <w:sz w:val="21"/>
          <w:szCs w:val="21"/>
          <w:highlight w:val="none"/>
          <w:rPrChange w:id="930" w:author="周世杰" w:date="2024-11-22T16:17:54Z">
            <w:rPr>
              <w:rFonts w:hint="eastAsia" w:asciiTheme="minorEastAsia" w:hAnsiTheme="minorEastAsia" w:eastAsiaTheme="minorEastAsia" w:cstheme="minorEastAsia"/>
              <w:b/>
              <w:sz w:val="21"/>
              <w:szCs w:val="21"/>
            </w:rPr>
          </w:rPrChange>
        </w:rPr>
        <w:pPrChange w:id="929" w:author="陈施霖" w:date="2024-12-12T14:41:42Z">
          <w:pPr>
            <w:keepNext w:val="0"/>
            <w:keepLines w:val="0"/>
            <w:pageBreakBefore w:val="0"/>
            <w:kinsoku/>
            <w:wordWrap/>
            <w:overflowPunct/>
            <w:topLinePunct w:val="0"/>
            <w:autoSpaceDE/>
            <w:autoSpaceDN/>
            <w:bidi w:val="0"/>
            <w:adjustRightInd/>
            <w:snapToGrid/>
            <w:spacing w:line="590" w:lineRule="exact"/>
            <w:ind w:firstLine="422"/>
            <w:jc w:val="both"/>
            <w:textAlignment w:val="auto"/>
          </w:pPr>
        </w:pPrChange>
      </w:pPr>
      <w:ins w:id="931" w:author="陈施霖" w:date="2024-12-12T14:41:26Z">
        <w:r>
          <w:rPr>
            <w:rFonts w:hint="eastAsia" w:ascii="宋体" w:hAnsi="宋体"/>
            <w:b/>
            <w:bCs w:val="0"/>
            <w:szCs w:val="21"/>
          </w:rPr>
          <w:t>1．表内核对关系：</w:t>
        </w:r>
      </w:ins>
    </w:p>
    <w:p>
      <w:pPr>
        <w:keepNext w:val="0"/>
        <w:keepLines w:val="0"/>
        <w:pageBreakBefore w:val="0"/>
        <w:kinsoku/>
        <w:wordWrap/>
        <w:overflowPunct/>
        <w:topLinePunct w:val="0"/>
        <w:autoSpaceDE/>
        <w:autoSpaceDN/>
        <w:bidi w:val="0"/>
        <w:adjustRightInd/>
        <w:snapToGrid/>
        <w:spacing w:line="590" w:lineRule="exact"/>
        <w:jc w:val="center"/>
        <w:textAlignment w:val="auto"/>
        <w:outlineLvl w:val="1"/>
        <w:rPr>
          <w:del w:id="932" w:author="周世杰" w:date="2024-11-22T16:16:42Z"/>
          <w:rFonts w:hint="eastAsia" w:asciiTheme="minorEastAsia" w:hAnsiTheme="minorEastAsia" w:eastAsiaTheme="minorEastAsia" w:cstheme="minorEastAsia"/>
          <w:b w:val="0"/>
          <w:bCs/>
          <w:color w:val="auto"/>
          <w:sz w:val="21"/>
          <w:szCs w:val="21"/>
          <w:highlight w:val="none"/>
          <w:rPrChange w:id="933" w:author="周世杰" w:date="2024-11-22T16:17:54Z">
            <w:rPr>
              <w:del w:id="934" w:author="周世杰" w:date="2024-11-22T16:16:42Z"/>
              <w:rFonts w:hint="eastAsia" w:asciiTheme="minorEastAsia" w:hAnsiTheme="minorEastAsia" w:eastAsiaTheme="minorEastAsia" w:cstheme="minorEastAsia"/>
              <w:b w:val="0"/>
              <w:bCs/>
              <w:sz w:val="21"/>
              <w:szCs w:val="21"/>
            </w:rPr>
          </w:rPrChange>
        </w:rPr>
      </w:pPr>
      <w:del w:id="935" w:author="周世杰" w:date="2024-11-22T16:16:42Z">
        <w:r>
          <w:rPr>
            <w:rFonts w:hint="eastAsia" w:asciiTheme="minorEastAsia" w:hAnsiTheme="minorEastAsia" w:eastAsiaTheme="minorEastAsia" w:cstheme="minorEastAsia"/>
            <w:b w:val="0"/>
            <w:bCs/>
            <w:color w:val="auto"/>
            <w:sz w:val="21"/>
            <w:szCs w:val="21"/>
            <w:highlight w:val="none"/>
            <w:rPrChange w:id="936" w:author="周世杰" w:date="2024-11-22T16:17:54Z">
              <w:rPr>
                <w:rFonts w:hint="eastAsia" w:asciiTheme="minorEastAsia" w:hAnsiTheme="minorEastAsia" w:eastAsiaTheme="minorEastAsia" w:cstheme="minorEastAsia"/>
                <w:b w:val="0"/>
                <w:bCs/>
                <w:sz w:val="21"/>
                <w:szCs w:val="21"/>
              </w:rPr>
            </w:rPrChange>
          </w:rPr>
          <w:delText>第四部分：核对关系</w:delText>
        </w:r>
      </w:del>
    </w:p>
    <w:p>
      <w:pPr>
        <w:keepNext w:val="0"/>
        <w:keepLines w:val="0"/>
        <w:pageBreakBefore w:val="0"/>
        <w:kinsoku/>
        <w:wordWrap/>
        <w:overflowPunct/>
        <w:topLinePunct w:val="0"/>
        <w:autoSpaceDE/>
        <w:autoSpaceDN/>
        <w:bidi w:val="0"/>
        <w:adjustRightInd/>
        <w:snapToGrid/>
        <w:spacing w:line="590" w:lineRule="exact"/>
        <w:jc w:val="both"/>
        <w:textAlignment w:val="auto"/>
        <w:rPr>
          <w:del w:id="937" w:author="周世杰" w:date="2024-11-22T16:16:42Z"/>
          <w:rFonts w:hint="eastAsia" w:asciiTheme="minorEastAsia" w:hAnsiTheme="minorEastAsia" w:eastAsiaTheme="minorEastAsia" w:cstheme="minorEastAsia"/>
          <w:b w:val="0"/>
          <w:bCs/>
          <w:color w:val="auto"/>
          <w:sz w:val="21"/>
          <w:szCs w:val="21"/>
          <w:highlight w:val="none"/>
          <w:rPrChange w:id="938" w:author="周世杰" w:date="2024-11-22T16:17:54Z">
            <w:rPr>
              <w:del w:id="939" w:author="周世杰" w:date="2024-11-22T16:16:42Z"/>
              <w:rFonts w:hint="eastAsia" w:asciiTheme="minorEastAsia" w:hAnsiTheme="minorEastAsia" w:eastAsiaTheme="minorEastAsia" w:cstheme="minorEastAsia"/>
              <w:b w:val="0"/>
              <w:bCs/>
              <w:sz w:val="21"/>
              <w:szCs w:val="21"/>
            </w:rPr>
          </w:rPrChange>
        </w:rPr>
      </w:pPr>
    </w:p>
    <w:p>
      <w:pPr>
        <w:keepNext w:val="0"/>
        <w:keepLines w:val="0"/>
        <w:pageBreakBefore w:val="0"/>
        <w:kinsoku/>
        <w:wordWrap/>
        <w:overflowPunct/>
        <w:topLinePunct w:val="0"/>
        <w:autoSpaceDE/>
        <w:autoSpaceDN/>
        <w:bidi w:val="0"/>
        <w:adjustRightInd/>
        <w:snapToGrid/>
        <w:spacing w:line="590" w:lineRule="exact"/>
        <w:ind w:firstLine="421" w:firstLineChars="200"/>
        <w:jc w:val="both"/>
        <w:textAlignment w:val="auto"/>
        <w:rPr>
          <w:del w:id="940" w:author="周世杰" w:date="2024-11-22T16:16:42Z"/>
          <w:rFonts w:hint="eastAsia" w:asciiTheme="minorEastAsia" w:hAnsiTheme="minorEastAsia" w:eastAsiaTheme="minorEastAsia" w:cstheme="minorEastAsia"/>
          <w:b/>
          <w:bCs/>
          <w:color w:val="auto"/>
          <w:sz w:val="21"/>
          <w:szCs w:val="21"/>
          <w:highlight w:val="none"/>
          <w:lang w:eastAsia="zh-CN"/>
          <w:rPrChange w:id="941" w:author="周世杰" w:date="2024-11-22T16:17:54Z">
            <w:rPr>
              <w:del w:id="942" w:author="周世杰" w:date="2024-11-22T16:16:42Z"/>
              <w:rFonts w:hint="eastAsia" w:asciiTheme="minorEastAsia" w:hAnsiTheme="minorEastAsia" w:eastAsiaTheme="minorEastAsia" w:cstheme="minorEastAsia"/>
              <w:b/>
              <w:bCs/>
              <w:sz w:val="21"/>
              <w:szCs w:val="21"/>
              <w:lang w:eastAsia="zh-CN"/>
            </w:rPr>
          </w:rPrChange>
        </w:rPr>
      </w:pPr>
      <w:del w:id="943" w:author="周世杰" w:date="2024-11-22T16:16:42Z">
        <w:r>
          <w:rPr>
            <w:rFonts w:hint="eastAsia" w:asciiTheme="minorEastAsia" w:hAnsiTheme="minorEastAsia" w:eastAsiaTheme="minorEastAsia" w:cstheme="minorEastAsia"/>
            <w:b/>
            <w:bCs/>
            <w:color w:val="auto"/>
            <w:sz w:val="21"/>
            <w:szCs w:val="21"/>
            <w:highlight w:val="none"/>
            <w:rPrChange w:id="944" w:author="周世杰" w:date="2024-11-22T16:17:54Z">
              <w:rPr>
                <w:rFonts w:hint="eastAsia" w:asciiTheme="minorEastAsia" w:hAnsiTheme="minorEastAsia" w:eastAsiaTheme="minorEastAsia" w:cstheme="minorEastAsia"/>
                <w:b/>
                <w:bCs/>
                <w:sz w:val="21"/>
                <w:szCs w:val="21"/>
              </w:rPr>
            </w:rPrChange>
          </w:rPr>
          <w:delText>表内核对关系：</w:delText>
        </w:r>
      </w:del>
      <w:del w:id="945" w:author="周世杰" w:date="2024-11-22T16:16:42Z">
        <w:r>
          <w:rPr>
            <w:rFonts w:hint="eastAsia" w:asciiTheme="minorEastAsia" w:hAnsiTheme="minorEastAsia" w:eastAsiaTheme="minorEastAsia" w:cstheme="minorEastAsia"/>
            <w:b/>
            <w:bCs/>
            <w:color w:val="auto"/>
            <w:sz w:val="21"/>
            <w:szCs w:val="21"/>
            <w:highlight w:val="none"/>
            <w:lang w:eastAsia="zh-CN"/>
            <w:rPrChange w:id="946" w:author="周世杰" w:date="2024-11-22T16:17:54Z">
              <w:rPr>
                <w:rFonts w:hint="eastAsia" w:asciiTheme="minorEastAsia" w:hAnsiTheme="minorEastAsia" w:eastAsiaTheme="minorEastAsia" w:cstheme="minorEastAsia"/>
                <w:b/>
                <w:bCs/>
                <w:sz w:val="21"/>
                <w:szCs w:val="21"/>
                <w:lang w:eastAsia="zh-CN"/>
              </w:rPr>
            </w:rPrChange>
          </w:rPr>
          <w:delText>无对应关系</w:delText>
        </w:r>
      </w:del>
    </w:p>
    <w:p>
      <w:pPr>
        <w:keepNext w:val="0"/>
        <w:keepLines w:val="0"/>
        <w:pageBreakBefore w:val="0"/>
        <w:kinsoku/>
        <w:wordWrap/>
        <w:overflowPunct/>
        <w:topLinePunct w:val="0"/>
        <w:autoSpaceDE/>
        <w:autoSpaceDN/>
        <w:bidi w:val="0"/>
        <w:adjustRightInd/>
        <w:snapToGrid/>
        <w:spacing w:line="590" w:lineRule="exact"/>
        <w:ind w:firstLine="421" w:firstLineChars="200"/>
        <w:jc w:val="both"/>
        <w:textAlignment w:val="auto"/>
        <w:rPr>
          <w:del w:id="947" w:author="周世杰" w:date="2024-11-22T16:16:42Z"/>
          <w:rFonts w:hint="eastAsia" w:asciiTheme="minorEastAsia" w:hAnsiTheme="minorEastAsia" w:eastAsiaTheme="minorEastAsia" w:cstheme="minorEastAsia"/>
          <w:b/>
          <w:bCs/>
          <w:color w:val="auto"/>
          <w:sz w:val="21"/>
          <w:szCs w:val="21"/>
          <w:highlight w:val="none"/>
          <w:lang w:val="it-IT" w:eastAsia="zh-CN"/>
          <w:rPrChange w:id="948" w:author="周世杰" w:date="2024-11-22T16:17:54Z">
            <w:rPr>
              <w:del w:id="949" w:author="周世杰" w:date="2024-11-22T16:16:42Z"/>
              <w:rFonts w:hint="eastAsia" w:asciiTheme="minorEastAsia" w:hAnsiTheme="minorEastAsia" w:eastAsiaTheme="minorEastAsia" w:cstheme="minorEastAsia"/>
              <w:b/>
              <w:bCs/>
              <w:sz w:val="21"/>
              <w:szCs w:val="21"/>
              <w:lang w:val="it-IT" w:eastAsia="zh-CN"/>
            </w:rPr>
          </w:rPrChange>
        </w:rPr>
      </w:pPr>
      <w:del w:id="950" w:author="周世杰" w:date="2024-11-22T16:16:42Z">
        <w:r>
          <w:rPr>
            <w:rFonts w:hint="eastAsia" w:asciiTheme="minorEastAsia" w:hAnsiTheme="minorEastAsia" w:eastAsiaTheme="minorEastAsia" w:cstheme="minorEastAsia"/>
            <w:b/>
            <w:bCs/>
            <w:color w:val="auto"/>
            <w:sz w:val="21"/>
            <w:szCs w:val="21"/>
            <w:highlight w:val="none"/>
            <w:rPrChange w:id="951" w:author="周世杰" w:date="2024-11-22T16:17:54Z">
              <w:rPr>
                <w:rFonts w:hint="eastAsia" w:asciiTheme="minorEastAsia" w:hAnsiTheme="minorEastAsia" w:eastAsiaTheme="minorEastAsia" w:cstheme="minorEastAsia"/>
                <w:b/>
                <w:bCs/>
                <w:sz w:val="21"/>
                <w:szCs w:val="21"/>
              </w:rPr>
            </w:rPrChange>
          </w:rPr>
          <w:delText>表间核对关系</w:delText>
        </w:r>
      </w:del>
      <w:del w:id="952" w:author="周世杰" w:date="2024-11-22T16:16:42Z">
        <w:r>
          <w:rPr>
            <w:rFonts w:hint="eastAsia" w:asciiTheme="minorEastAsia" w:hAnsiTheme="minorEastAsia" w:eastAsiaTheme="minorEastAsia" w:cstheme="minorEastAsia"/>
            <w:b/>
            <w:bCs/>
            <w:color w:val="auto"/>
            <w:sz w:val="21"/>
            <w:szCs w:val="21"/>
            <w:highlight w:val="none"/>
            <w:lang w:val="it-IT"/>
            <w:rPrChange w:id="953" w:author="周世杰" w:date="2024-11-22T16:17:54Z">
              <w:rPr>
                <w:rFonts w:hint="eastAsia" w:asciiTheme="minorEastAsia" w:hAnsiTheme="minorEastAsia" w:eastAsiaTheme="minorEastAsia" w:cstheme="minorEastAsia"/>
                <w:b/>
                <w:bCs/>
                <w:sz w:val="21"/>
                <w:szCs w:val="21"/>
                <w:lang w:val="it-IT"/>
              </w:rPr>
            </w:rPrChange>
          </w:rPr>
          <w:delText>：</w:delText>
        </w:r>
      </w:del>
      <w:del w:id="954" w:author="周世杰" w:date="2024-11-22T16:16:42Z">
        <w:r>
          <w:rPr>
            <w:rFonts w:hint="eastAsia" w:asciiTheme="minorEastAsia" w:hAnsiTheme="minorEastAsia" w:eastAsiaTheme="minorEastAsia" w:cstheme="minorEastAsia"/>
            <w:b/>
            <w:bCs/>
            <w:color w:val="auto"/>
            <w:sz w:val="21"/>
            <w:szCs w:val="21"/>
            <w:highlight w:val="none"/>
            <w:lang w:val="it-IT" w:eastAsia="zh-CN"/>
            <w:rPrChange w:id="955" w:author="周世杰" w:date="2024-11-22T16:17:54Z">
              <w:rPr>
                <w:rFonts w:hint="eastAsia" w:asciiTheme="minorEastAsia" w:hAnsiTheme="minorEastAsia" w:eastAsiaTheme="minorEastAsia" w:cstheme="minorEastAsia"/>
                <w:b/>
                <w:bCs/>
                <w:sz w:val="21"/>
                <w:szCs w:val="21"/>
                <w:lang w:val="it-IT" w:eastAsia="zh-CN"/>
              </w:rPr>
            </w:rPrChange>
          </w:rPr>
          <w:delText>无对应关系</w:delText>
        </w:r>
      </w:del>
    </w:p>
    <w:p>
      <w:pPr>
        <w:spacing w:line="440" w:lineRule="exact"/>
        <w:ind w:firstLine="420" w:firstLineChars="200"/>
        <w:rPr>
          <w:ins w:id="956" w:author="陈施霖" w:date="2024-12-12T16:06:34Z"/>
          <w:rFonts w:hint="eastAsia" w:ascii="宋体" w:hAnsi="宋体"/>
          <w:szCs w:val="21"/>
          <w:lang w:eastAsia="zh-CN"/>
        </w:rPr>
      </w:pPr>
      <w:ins w:id="957" w:author="陈施霖" w:date="2024-12-12T14:41:40Z">
        <w:r>
          <w:rPr>
            <w:rFonts w:hint="eastAsia" w:ascii="宋体" w:hAnsi="宋体"/>
            <w:szCs w:val="21"/>
            <w:lang w:eastAsia="zh-CN"/>
          </w:rPr>
          <w:t>行：</w:t>
        </w:r>
      </w:ins>
    </w:p>
    <w:p>
      <w:pPr>
        <w:numPr>
          <w:ilvl w:val="-1"/>
          <w:numId w:val="0"/>
        </w:numPr>
        <w:spacing w:line="440" w:lineRule="exact"/>
        <w:ind w:firstLine="420" w:firstLineChars="200"/>
        <w:rPr>
          <w:ins w:id="959" w:author="陈施霖" w:date="2024-12-12T16:08:57Z"/>
          <w:rFonts w:hint="default" w:ascii="宋体" w:hAnsi="宋体"/>
          <w:szCs w:val="21"/>
          <w:lang w:val="en-US" w:eastAsia="zh-CN"/>
        </w:rPr>
        <w:pPrChange w:id="958" w:author="陈施霖" w:date="2024-12-12T16:08:46Z">
          <w:pPr>
            <w:numPr>
              <w:ilvl w:val="0"/>
              <w:numId w:val="0"/>
            </w:numPr>
            <w:spacing w:line="440" w:lineRule="exact"/>
            <w:ind w:firstLine="420" w:firstLineChars="200"/>
          </w:pPr>
        </w:pPrChange>
      </w:pPr>
      <w:ins w:id="960" w:author="陈施霖" w:date="2024-12-12T16:07:57Z">
        <w:r>
          <w:rPr>
            <w:rFonts w:hint="eastAsia" w:ascii="宋体" w:hAnsi="宋体"/>
            <w:szCs w:val="21"/>
            <w:lang w:val="en-US" w:eastAsia="zh-CN"/>
          </w:rPr>
          <w:t>[</w:t>
        </w:r>
      </w:ins>
      <w:ins w:id="961" w:author="陈施霖" w:date="2024-12-12T16:06:35Z">
        <w:r>
          <w:rPr>
            <w:rFonts w:hint="eastAsia" w:ascii="宋体" w:hAnsi="宋体"/>
            <w:szCs w:val="21"/>
            <w:lang w:eastAsia="zh-CN"/>
          </w:rPr>
          <w:t>7.2.2</w:t>
        </w:r>
      </w:ins>
      <w:ins w:id="962" w:author="陈施霖" w:date="2024-12-12T16:07:52Z">
        <w:r>
          <w:rPr>
            <w:rFonts w:hint="eastAsia" w:ascii="宋体" w:hAnsi="宋体"/>
            <w:szCs w:val="21"/>
            <w:lang w:val="en-US" w:eastAsia="zh-CN"/>
          </w:rPr>
          <w:t>]</w:t>
        </w:r>
      </w:ins>
      <w:ins w:id="963" w:author="陈施霖" w:date="2024-12-12T16:08:18Z">
        <w:r>
          <w:rPr>
            <w:rFonts w:hint="eastAsia" w:ascii="宋体" w:hAnsi="宋体"/>
            <w:szCs w:val="21"/>
          </w:rPr>
          <w:t>≥</w:t>
        </w:r>
      </w:ins>
      <w:ins w:id="964" w:author="陈施霖" w:date="2024-12-12T16:08:39Z">
        <w:r>
          <w:rPr>
            <w:rFonts w:hint="eastAsia" w:ascii="宋体" w:hAnsi="宋体"/>
            <w:szCs w:val="21"/>
            <w:lang w:val="en-US" w:eastAsia="zh-CN"/>
          </w:rPr>
          <w:t>[</w:t>
        </w:r>
      </w:ins>
      <w:ins w:id="965" w:author="陈施霖" w:date="2024-12-12T16:08:43Z">
        <w:r>
          <w:rPr>
            <w:rFonts w:hint="eastAsia" w:ascii="宋体" w:hAnsi="宋体"/>
            <w:szCs w:val="21"/>
          </w:rPr>
          <w:t>7.2.2.1</w:t>
        </w:r>
      </w:ins>
      <w:ins w:id="966" w:author="陈施霖" w:date="2024-12-12T16:08:39Z">
        <w:r>
          <w:rPr>
            <w:rFonts w:hint="eastAsia" w:ascii="宋体" w:hAnsi="宋体"/>
            <w:szCs w:val="21"/>
            <w:lang w:val="en-US" w:eastAsia="zh-CN"/>
          </w:rPr>
          <w:t>]</w:t>
        </w:r>
      </w:ins>
      <w:ins w:id="967" w:author="陈施霖" w:date="2024-12-12T16:29:11Z">
        <w:r>
          <w:rPr>
            <w:rFonts w:hint="eastAsia" w:ascii="宋体" w:hAnsi="宋体"/>
            <w:szCs w:val="21"/>
            <w:lang w:val="en-US" w:eastAsia="zh-CN"/>
          </w:rPr>
          <w:t>，</w:t>
        </w:r>
      </w:ins>
      <w:ins w:id="968" w:author="陈施霖" w:date="2024-12-12T16:29:13Z">
        <w:r>
          <w:rPr>
            <w:rFonts w:hint="eastAsia" w:ascii="宋体" w:hAnsi="宋体"/>
            <w:szCs w:val="21"/>
            <w:lang w:val="en-US" w:eastAsia="zh-CN"/>
          </w:rPr>
          <w:t>适用于</w:t>
        </w:r>
      </w:ins>
      <w:ins w:id="969" w:author="陈施霖" w:date="2024-12-12T16:29:14Z">
        <w:r>
          <w:rPr>
            <w:rFonts w:hint="eastAsia" w:ascii="宋体" w:hAnsi="宋体"/>
            <w:szCs w:val="21"/>
            <w:lang w:val="en-US" w:eastAsia="zh-CN"/>
          </w:rPr>
          <w:t>A</w:t>
        </w:r>
      </w:ins>
      <w:ins w:id="970" w:author="陈施霖" w:date="2024-12-12T16:29:18Z">
        <w:r>
          <w:rPr>
            <w:rFonts w:hint="eastAsia" w:ascii="宋体" w:hAnsi="宋体"/>
            <w:szCs w:val="21"/>
            <w:lang w:val="en-US" w:eastAsia="zh-CN"/>
          </w:rPr>
          <w:t>、</w:t>
        </w:r>
      </w:ins>
      <w:ins w:id="971" w:author="陈施霖" w:date="2024-12-12T16:29:19Z">
        <w:r>
          <w:rPr>
            <w:rFonts w:hint="eastAsia" w:ascii="宋体" w:hAnsi="宋体"/>
            <w:szCs w:val="21"/>
            <w:lang w:val="en-US" w:eastAsia="zh-CN"/>
          </w:rPr>
          <w:t>B</w:t>
        </w:r>
      </w:ins>
      <w:ins w:id="972" w:author="陈施霖" w:date="2024-12-12T16:29:24Z">
        <w:r>
          <w:rPr>
            <w:rFonts w:hint="eastAsia" w:ascii="宋体" w:hAnsi="宋体"/>
            <w:szCs w:val="21"/>
            <w:lang w:val="en-US" w:eastAsia="zh-CN"/>
          </w:rPr>
          <w:t>列</w:t>
        </w:r>
      </w:ins>
    </w:p>
    <w:p>
      <w:pPr>
        <w:numPr>
          <w:ilvl w:val="-1"/>
          <w:numId w:val="0"/>
        </w:numPr>
        <w:spacing w:line="440" w:lineRule="exact"/>
        <w:ind w:firstLine="420" w:firstLineChars="200"/>
        <w:rPr>
          <w:ins w:id="974" w:author="陈施霖" w:date="2024-12-12T16:04:44Z"/>
          <w:rFonts w:hint="eastAsia" w:ascii="宋体" w:hAnsi="宋体"/>
          <w:b w:val="0"/>
          <w:bCs/>
          <w:szCs w:val="21"/>
          <w:lang w:val="en-US" w:eastAsia="zh-CN"/>
        </w:rPr>
        <w:pPrChange w:id="973" w:author="陈施霖" w:date="2024-12-12T16:08:46Z">
          <w:pPr>
            <w:numPr>
              <w:ilvl w:val="0"/>
              <w:numId w:val="0"/>
            </w:numPr>
            <w:spacing w:line="440" w:lineRule="exact"/>
            <w:ind w:firstLine="420" w:firstLineChars="200"/>
          </w:pPr>
        </w:pPrChange>
      </w:pPr>
      <w:ins w:id="975" w:author="陈施霖" w:date="2024-12-12T14:41:40Z">
        <w:r>
          <w:rPr>
            <w:rFonts w:hint="eastAsia" w:ascii="宋体" w:hAnsi="宋体"/>
            <w:b w:val="0"/>
            <w:bCs/>
            <w:szCs w:val="21"/>
            <w:lang w:val="en-US" w:eastAsia="zh-CN"/>
          </w:rPr>
          <w:t>列：</w:t>
        </w:r>
      </w:ins>
    </w:p>
    <w:p>
      <w:pPr>
        <w:numPr>
          <w:ilvl w:val="0"/>
          <w:numId w:val="0"/>
        </w:numPr>
        <w:spacing w:line="440" w:lineRule="exact"/>
        <w:ind w:firstLine="420" w:firstLineChars="200"/>
        <w:rPr>
          <w:ins w:id="976" w:author="陈施霖" w:date="2024-12-12T16:04:43Z"/>
          <w:rFonts w:hint="eastAsia" w:ascii="宋体" w:hAnsi="宋体"/>
          <w:szCs w:val="21"/>
          <w:lang w:val="en-US" w:eastAsia="zh-CN"/>
        </w:rPr>
      </w:pPr>
      <w:ins w:id="977" w:author="陈施霖" w:date="2024-12-12T16:04:43Z">
        <w:r>
          <w:rPr>
            <w:rFonts w:hint="eastAsia" w:ascii="宋体" w:hAnsi="宋体"/>
            <w:szCs w:val="21"/>
            <w:lang w:val="en-US" w:eastAsia="zh-CN"/>
          </w:rPr>
          <w:t>[C]</w:t>
        </w:r>
      </w:ins>
      <w:ins w:id="978" w:author="陈施霖" w:date="2024-12-12T16:04:43Z">
        <w:r>
          <w:rPr>
            <w:rFonts w:hint="eastAsia" w:ascii="宋体" w:hAnsi="宋体"/>
            <w:szCs w:val="21"/>
          </w:rPr>
          <w:t>≥</w:t>
        </w:r>
      </w:ins>
      <w:ins w:id="979" w:author="陈施霖" w:date="2024-12-12T16:04:43Z">
        <w:r>
          <w:rPr>
            <w:rFonts w:hint="eastAsia" w:ascii="宋体" w:hAnsi="宋体"/>
            <w:szCs w:val="21"/>
            <w:lang w:val="en-US" w:eastAsia="zh-CN"/>
          </w:rPr>
          <w:t>[D]</w:t>
        </w:r>
      </w:ins>
    </w:p>
    <w:p>
      <w:pPr>
        <w:numPr>
          <w:ilvl w:val="0"/>
          <w:numId w:val="0"/>
        </w:numPr>
        <w:spacing w:line="440" w:lineRule="exact"/>
        <w:ind w:firstLine="420" w:firstLineChars="200"/>
        <w:rPr>
          <w:ins w:id="980" w:author="陈施霖" w:date="2024-12-12T16:04:43Z"/>
          <w:rFonts w:hint="eastAsia" w:ascii="宋体" w:hAnsi="宋体"/>
          <w:szCs w:val="21"/>
          <w:lang w:val="en-US" w:eastAsia="zh-CN"/>
        </w:rPr>
      </w:pPr>
      <w:ins w:id="981" w:author="陈施霖" w:date="2024-12-12T16:04:43Z">
        <w:r>
          <w:rPr>
            <w:rFonts w:hint="eastAsia" w:ascii="宋体" w:hAnsi="宋体"/>
            <w:szCs w:val="21"/>
            <w:lang w:val="en-US" w:eastAsia="zh-CN"/>
          </w:rPr>
          <w:t>[C]</w:t>
        </w:r>
      </w:ins>
      <w:ins w:id="982" w:author="陈施霖" w:date="2024-12-12T16:04:43Z">
        <w:r>
          <w:rPr>
            <w:rFonts w:hint="eastAsia" w:ascii="宋体" w:hAnsi="宋体"/>
            <w:szCs w:val="21"/>
          </w:rPr>
          <w:t>≥</w:t>
        </w:r>
      </w:ins>
      <w:ins w:id="983" w:author="陈施霖" w:date="2024-12-12T16:04:43Z">
        <w:r>
          <w:rPr>
            <w:rFonts w:hint="eastAsia" w:ascii="宋体" w:hAnsi="宋体"/>
            <w:szCs w:val="21"/>
            <w:lang w:val="en-US" w:eastAsia="zh-CN"/>
          </w:rPr>
          <w:t>[E]</w:t>
        </w:r>
      </w:ins>
    </w:p>
    <w:p>
      <w:pPr>
        <w:spacing w:line="440" w:lineRule="exact"/>
        <w:ind w:firstLine="420"/>
        <w:rPr>
          <w:ins w:id="984" w:author="陈施霖" w:date="2024-12-12T14:41:40Z"/>
          <w:rFonts w:hint="eastAsia" w:ascii="宋体" w:hAnsi="宋体"/>
          <w:b w:val="0"/>
          <w:bCs/>
          <w:szCs w:val="21"/>
          <w:lang w:val="en-US" w:eastAsia="zh-CN"/>
        </w:rPr>
      </w:pPr>
    </w:p>
    <w:p>
      <w:pPr>
        <w:spacing w:line="440" w:lineRule="exact"/>
        <w:ind w:firstLine="420"/>
        <w:rPr>
          <w:ins w:id="985" w:author="陈施霖" w:date="2024-12-12T14:41:40Z"/>
          <w:rFonts w:hint="default" w:ascii="宋体" w:hAnsi="宋体"/>
          <w:b/>
          <w:szCs w:val="21"/>
          <w:lang w:val="en-US" w:eastAsia="zh-CN"/>
        </w:rPr>
      </w:pPr>
      <w:ins w:id="986" w:author="陈施霖" w:date="2024-12-12T14:41:40Z">
        <w:r>
          <w:rPr>
            <w:rFonts w:hint="eastAsia" w:ascii="宋体" w:hAnsi="宋体"/>
            <w:b/>
            <w:szCs w:val="21"/>
            <w:lang w:val="en-US" w:eastAsia="zh-CN"/>
          </w:rPr>
          <w:t>2.表间核对关系：</w:t>
        </w:r>
      </w:ins>
    </w:p>
    <w:p>
      <w:pPr>
        <w:keepNext w:val="0"/>
        <w:keepLines w:val="0"/>
        <w:pageBreakBefore w:val="0"/>
        <w:widowControl/>
        <w:numPr>
          <w:ilvl w:val="0"/>
          <w:numId w:val="0"/>
        </w:numPr>
        <w:kinsoku/>
        <w:wordWrap/>
        <w:overflowPunct/>
        <w:topLinePunct w:val="0"/>
        <w:autoSpaceDE/>
        <w:autoSpaceDN/>
        <w:bidi w:val="0"/>
        <w:adjustRightInd/>
        <w:snapToGrid/>
        <w:spacing w:line="440" w:lineRule="exact"/>
        <w:ind w:firstLine="420" w:firstLineChars="200"/>
        <w:jc w:val="left"/>
        <w:textAlignment w:val="auto"/>
        <w:rPr>
          <w:ins w:id="988" w:author="陈施霖" w:date="2024-12-12T17:43:08Z"/>
          <w:rFonts w:hint="default" w:ascii="宋体" w:hAnsi="宋体" w:cs="Times New Roman"/>
          <w:sz w:val="21"/>
          <w:szCs w:val="21"/>
          <w:lang w:val="en-US" w:eastAsia="zh-CN"/>
        </w:rPr>
        <w:pPrChange w:id="987" w:author="陈施霖" w:date="2024-12-12T16:42:05Z">
          <w:pPr>
            <w:keepNext w:val="0"/>
            <w:keepLines w:val="0"/>
            <w:pageBreakBefore w:val="0"/>
            <w:widowControl w:val="0"/>
            <w:kinsoku/>
            <w:wordWrap/>
            <w:overflowPunct/>
            <w:topLinePunct w:val="0"/>
            <w:autoSpaceDE/>
            <w:autoSpaceDN/>
            <w:bidi w:val="0"/>
            <w:adjustRightInd/>
            <w:snapToGrid/>
            <w:spacing w:line="590" w:lineRule="exact"/>
            <w:jc w:val="both"/>
            <w:textAlignment w:val="auto"/>
          </w:pPr>
        </w:pPrChange>
      </w:pPr>
      <w:ins w:id="989" w:author="陈施霖" w:date="2024-12-12T17:43:11Z">
        <w:r>
          <w:rPr>
            <w:rFonts w:hint="eastAsia" w:ascii="宋体" w:hAnsi="宋体" w:cs="Times New Roman"/>
            <w:sz w:val="21"/>
            <w:szCs w:val="21"/>
            <w:lang w:val="en-US" w:eastAsia="zh-CN"/>
          </w:rPr>
          <w:t>[</w:t>
        </w:r>
      </w:ins>
      <w:ins w:id="990" w:author="陈施霖" w:date="2024-12-12T17:43:13Z">
        <w:r>
          <w:rPr>
            <w:rFonts w:hint="eastAsia" w:ascii="宋体" w:hAnsi="宋体" w:cs="Times New Roman"/>
            <w:sz w:val="21"/>
            <w:szCs w:val="21"/>
            <w:lang w:val="en-US" w:eastAsia="zh-CN"/>
          </w:rPr>
          <w:t>7</w:t>
        </w:r>
      </w:ins>
      <w:ins w:id="991" w:author="陈施霖" w:date="2024-12-12T17:43:14Z">
        <w:r>
          <w:rPr>
            <w:rFonts w:hint="eastAsia" w:ascii="宋体" w:hAnsi="宋体" w:cs="Times New Roman"/>
            <w:sz w:val="21"/>
            <w:szCs w:val="21"/>
            <w:lang w:val="en-US" w:eastAsia="zh-CN"/>
          </w:rPr>
          <w:t>.1</w:t>
        </w:r>
      </w:ins>
      <w:ins w:id="992" w:author="陈施霖" w:date="2024-12-12T17:45:42Z">
        <w:r>
          <w:rPr>
            <w:rFonts w:hint="eastAsia" w:ascii="宋体" w:hAnsi="宋体" w:cs="Times New Roman"/>
            <w:sz w:val="21"/>
            <w:szCs w:val="21"/>
            <w:lang w:val="en-US" w:eastAsia="zh-CN"/>
          </w:rPr>
          <w:t>B</w:t>
        </w:r>
      </w:ins>
      <w:ins w:id="993" w:author="陈施霖" w:date="2024-12-12T17:43:11Z">
        <w:r>
          <w:rPr>
            <w:rFonts w:hint="eastAsia" w:ascii="宋体" w:hAnsi="宋体" w:cs="Times New Roman"/>
            <w:sz w:val="21"/>
            <w:szCs w:val="21"/>
            <w:lang w:val="en-US" w:eastAsia="zh-CN"/>
          </w:rPr>
          <w:t>]</w:t>
        </w:r>
      </w:ins>
      <w:ins w:id="994" w:author="陈施霖" w:date="2024-12-12T17:44:26Z">
        <w:r>
          <w:rPr>
            <w:rFonts w:hint="eastAsia" w:ascii="宋体" w:hAnsi="宋体" w:cs="Times New Roman"/>
            <w:sz w:val="21"/>
            <w:szCs w:val="21"/>
            <w:lang w:val="en-US" w:eastAsia="zh-CN"/>
          </w:rPr>
          <w:t>=</w:t>
        </w:r>
      </w:ins>
      <w:ins w:id="995" w:author="陈施霖" w:date="2024-12-12T17:44:27Z">
        <w:r>
          <w:rPr>
            <w:rFonts w:hint="eastAsia" w:ascii="宋体" w:hAnsi="宋体" w:cs="Times New Roman"/>
            <w:sz w:val="21"/>
            <w:szCs w:val="21"/>
            <w:lang w:val="en-US" w:eastAsia="zh-CN"/>
          </w:rPr>
          <w:t>G</w:t>
        </w:r>
      </w:ins>
      <w:ins w:id="996" w:author="陈施霖" w:date="2024-12-12T17:44:28Z">
        <w:r>
          <w:rPr>
            <w:rFonts w:hint="eastAsia" w:ascii="宋体" w:hAnsi="宋体" w:cs="Times New Roman"/>
            <w:sz w:val="21"/>
            <w:szCs w:val="21"/>
            <w:lang w:val="en-US" w:eastAsia="zh-CN"/>
          </w:rPr>
          <w:t>01</w:t>
        </w:r>
      </w:ins>
      <w:ins w:id="997" w:author="陈施霖" w:date="2024-12-12T17:44:30Z">
        <w:r>
          <w:rPr>
            <w:rFonts w:hint="eastAsia" w:ascii="宋体" w:hAnsi="宋体" w:cs="Times New Roman"/>
            <w:sz w:val="21"/>
            <w:szCs w:val="21"/>
            <w:lang w:val="en-US" w:eastAsia="zh-CN"/>
          </w:rPr>
          <w:t>_</w:t>
        </w:r>
      </w:ins>
      <w:ins w:id="998" w:author="陈施霖" w:date="2024-12-12T17:44:32Z">
        <w:r>
          <w:rPr>
            <w:rFonts w:hint="eastAsia" w:ascii="宋体" w:hAnsi="宋体" w:cs="Times New Roman"/>
            <w:sz w:val="21"/>
            <w:szCs w:val="21"/>
            <w:lang w:val="en-US" w:eastAsia="zh-CN"/>
          </w:rPr>
          <w:t>III</w:t>
        </w:r>
      </w:ins>
      <w:ins w:id="999" w:author="陈施霖" w:date="2024-12-12T17:44:42Z">
        <w:r>
          <w:rPr>
            <w:rFonts w:hint="eastAsia" w:ascii="宋体" w:hAnsi="宋体" w:cs="Times New Roman"/>
            <w:sz w:val="21"/>
            <w:szCs w:val="21"/>
            <w:lang w:val="en-US" w:eastAsia="zh-CN"/>
          </w:rPr>
          <w:t>[</w:t>
        </w:r>
      </w:ins>
      <w:ins w:id="1000" w:author="陈施霖" w:date="2024-12-12T17:44:44Z">
        <w:r>
          <w:rPr>
            <w:rFonts w:hint="eastAsia" w:ascii="宋体" w:hAnsi="宋体" w:cs="Times New Roman"/>
            <w:sz w:val="21"/>
            <w:szCs w:val="21"/>
            <w:lang w:val="en-US" w:eastAsia="zh-CN"/>
          </w:rPr>
          <w:t>6</w:t>
        </w:r>
      </w:ins>
      <w:ins w:id="1001" w:author="陈施霖" w:date="2024-12-12T17:44:45Z">
        <w:r>
          <w:rPr>
            <w:rFonts w:hint="eastAsia" w:ascii="宋体" w:hAnsi="宋体" w:cs="Times New Roman"/>
            <w:sz w:val="21"/>
            <w:szCs w:val="21"/>
            <w:lang w:val="en-US" w:eastAsia="zh-CN"/>
          </w:rPr>
          <w:t>.</w:t>
        </w:r>
      </w:ins>
      <w:ins w:id="1002" w:author="陈施霖" w:date="2024-12-12T17:44:49Z">
        <w:r>
          <w:rPr>
            <w:rFonts w:hint="eastAsia" w:ascii="宋体" w:hAnsi="宋体" w:cs="Times New Roman"/>
            <w:sz w:val="21"/>
            <w:szCs w:val="21"/>
            <w:lang w:val="en-US" w:eastAsia="zh-CN"/>
          </w:rPr>
          <w:t>C</w:t>
        </w:r>
      </w:ins>
      <w:ins w:id="1003" w:author="陈施霖" w:date="2024-12-12T17:44:42Z">
        <w:r>
          <w:rPr>
            <w:rFonts w:hint="eastAsia" w:ascii="宋体" w:hAnsi="宋体" w:cs="Times New Roman"/>
            <w:sz w:val="21"/>
            <w:szCs w:val="21"/>
            <w:lang w:val="en-US" w:eastAsia="zh-CN"/>
          </w:rPr>
          <w:t>]</w:t>
        </w:r>
      </w:ins>
    </w:p>
    <w:p>
      <w:pPr>
        <w:keepNext w:val="0"/>
        <w:keepLines w:val="0"/>
        <w:pageBreakBefore w:val="0"/>
        <w:widowControl/>
        <w:numPr>
          <w:ilvl w:val="0"/>
          <w:numId w:val="0"/>
        </w:numPr>
        <w:kinsoku/>
        <w:wordWrap/>
        <w:overflowPunct/>
        <w:topLinePunct w:val="0"/>
        <w:autoSpaceDE/>
        <w:autoSpaceDN/>
        <w:bidi w:val="0"/>
        <w:adjustRightInd/>
        <w:snapToGrid/>
        <w:spacing w:line="440" w:lineRule="exact"/>
        <w:ind w:firstLine="420" w:firstLineChars="200"/>
        <w:jc w:val="left"/>
        <w:textAlignment w:val="auto"/>
        <w:rPr>
          <w:ins w:id="1005" w:author="陈施霖" w:date="2024-12-12T16:42:02Z"/>
          <w:rFonts w:hint="eastAsia" w:ascii="宋体" w:hAnsi="宋体" w:cs="Times New Roman"/>
          <w:sz w:val="21"/>
          <w:szCs w:val="21"/>
          <w:lang w:val="en-US" w:eastAsia="zh-CN"/>
        </w:rPr>
        <w:pPrChange w:id="1004" w:author="陈施霖" w:date="2024-12-12T16:42:05Z">
          <w:pPr>
            <w:keepNext w:val="0"/>
            <w:keepLines w:val="0"/>
            <w:pageBreakBefore w:val="0"/>
            <w:widowControl w:val="0"/>
            <w:kinsoku/>
            <w:wordWrap/>
            <w:overflowPunct/>
            <w:topLinePunct w:val="0"/>
            <w:autoSpaceDE/>
            <w:autoSpaceDN/>
            <w:bidi w:val="0"/>
            <w:adjustRightInd/>
            <w:snapToGrid/>
            <w:spacing w:line="590" w:lineRule="exact"/>
            <w:jc w:val="both"/>
            <w:textAlignment w:val="auto"/>
          </w:pPr>
        </w:pPrChange>
      </w:pPr>
      <w:ins w:id="1006" w:author="陈施霖" w:date="2024-12-12T16:42:03Z">
        <w:r>
          <w:rPr>
            <w:rFonts w:hint="eastAsia" w:ascii="宋体" w:hAnsi="宋体" w:cs="Times New Roman"/>
            <w:sz w:val="21"/>
            <w:szCs w:val="21"/>
            <w:lang w:val="en-US" w:eastAsia="zh-CN"/>
          </w:rPr>
          <w:t>[</w:t>
        </w:r>
      </w:ins>
      <w:ins w:id="1007" w:author="陈施霖" w:date="2024-12-12T16:42:03Z">
        <w:r>
          <w:rPr>
            <w:rFonts w:hint="eastAsia" w:ascii="宋体" w:hAnsi="宋体" w:eastAsia="宋体" w:cs="Times New Roman"/>
            <w:color w:val="auto"/>
            <w:sz w:val="21"/>
            <w:szCs w:val="21"/>
            <w:highlight w:val="none"/>
          </w:rPr>
          <w:t>7.2.1</w:t>
        </w:r>
      </w:ins>
      <w:ins w:id="1008" w:author="陈施霖" w:date="2024-12-12T16:43:32Z">
        <w:r>
          <w:rPr>
            <w:rFonts w:hint="eastAsia" w:ascii="宋体" w:hAnsi="宋体" w:cs="Times New Roman"/>
            <w:sz w:val="21"/>
            <w:szCs w:val="21"/>
            <w:lang w:val="en-US" w:eastAsia="zh-CN"/>
          </w:rPr>
          <w:t>A</w:t>
        </w:r>
      </w:ins>
      <w:ins w:id="1009" w:author="陈施霖" w:date="2024-12-12T16:42:03Z">
        <w:r>
          <w:rPr>
            <w:rFonts w:hint="eastAsia" w:ascii="宋体" w:hAnsi="宋体" w:cs="Times New Roman"/>
            <w:sz w:val="21"/>
            <w:szCs w:val="21"/>
            <w:lang w:val="en-US" w:eastAsia="zh-CN"/>
          </w:rPr>
          <w:t>]=G06a_I[7.3</w:t>
        </w:r>
      </w:ins>
      <w:ins w:id="1010" w:author="陈施霖" w:date="2024-12-12T16:43:47Z">
        <w:r>
          <w:rPr>
            <w:rFonts w:hint="eastAsia" w:ascii="宋体" w:hAnsi="宋体" w:cs="Times New Roman"/>
            <w:sz w:val="21"/>
            <w:szCs w:val="21"/>
            <w:lang w:val="en-US" w:eastAsia="zh-CN"/>
          </w:rPr>
          <w:t>D</w:t>
        </w:r>
      </w:ins>
      <w:ins w:id="1011" w:author="陈施霖" w:date="2024-12-12T16:42:03Z">
        <w:r>
          <w:rPr>
            <w:rFonts w:hint="eastAsia" w:ascii="宋体" w:hAnsi="宋体" w:cs="Times New Roman"/>
            <w:sz w:val="21"/>
            <w:szCs w:val="21"/>
            <w:lang w:val="en-US" w:eastAsia="zh-CN"/>
          </w:rPr>
          <w:t>]</w:t>
        </w:r>
      </w:ins>
    </w:p>
    <w:p>
      <w:pPr>
        <w:keepNext w:val="0"/>
        <w:keepLines w:val="0"/>
        <w:pageBreakBefore w:val="0"/>
        <w:widowControl/>
        <w:numPr>
          <w:ilvl w:val="0"/>
          <w:numId w:val="0"/>
        </w:numPr>
        <w:kinsoku/>
        <w:wordWrap/>
        <w:overflowPunct/>
        <w:topLinePunct w:val="0"/>
        <w:autoSpaceDE/>
        <w:autoSpaceDN/>
        <w:bidi w:val="0"/>
        <w:adjustRightInd/>
        <w:snapToGrid/>
        <w:spacing w:line="440" w:lineRule="exact"/>
        <w:ind w:firstLine="420" w:firstLineChars="200"/>
        <w:jc w:val="left"/>
        <w:textAlignment w:val="auto"/>
        <w:rPr>
          <w:ins w:id="1013" w:author="陈施霖" w:date="2024-12-12T16:44:05Z"/>
          <w:rFonts w:hint="eastAsia" w:ascii="宋体" w:hAnsi="宋体" w:cs="Times New Roman"/>
          <w:sz w:val="21"/>
          <w:szCs w:val="21"/>
          <w:lang w:val="en-US" w:eastAsia="zh-CN"/>
        </w:rPr>
        <w:pPrChange w:id="1012" w:author="陈施霖" w:date="2024-12-12T16:23:31Z">
          <w:pPr>
            <w:keepNext w:val="0"/>
            <w:keepLines w:val="0"/>
            <w:pageBreakBefore w:val="0"/>
            <w:widowControl w:val="0"/>
            <w:kinsoku/>
            <w:wordWrap/>
            <w:overflowPunct/>
            <w:topLinePunct w:val="0"/>
            <w:autoSpaceDE/>
            <w:autoSpaceDN/>
            <w:bidi w:val="0"/>
            <w:adjustRightInd/>
            <w:snapToGrid/>
            <w:spacing w:line="590" w:lineRule="exact"/>
            <w:jc w:val="both"/>
            <w:textAlignment w:val="auto"/>
          </w:pPr>
        </w:pPrChange>
      </w:pPr>
      <w:ins w:id="1014" w:author="陈施霖" w:date="2024-12-12T16:24:30Z">
        <w:r>
          <w:rPr>
            <w:rFonts w:hint="eastAsia" w:ascii="宋体" w:hAnsi="宋体" w:cs="Times New Roman"/>
            <w:sz w:val="21"/>
            <w:szCs w:val="21"/>
            <w:lang w:val="en-US" w:eastAsia="zh-CN"/>
          </w:rPr>
          <w:t>[</w:t>
        </w:r>
      </w:ins>
      <w:ins w:id="1015" w:author="陈施霖" w:date="2024-12-12T16:23:22Z">
        <w:r>
          <w:rPr>
            <w:rFonts w:hint="eastAsia" w:ascii="宋体" w:hAnsi="宋体" w:eastAsia="宋体" w:cs="Times New Roman"/>
            <w:color w:val="auto"/>
            <w:sz w:val="21"/>
            <w:szCs w:val="21"/>
            <w:highlight w:val="none"/>
            <w:rPrChange w:id="1016" w:author="陈施霖" w:date="2024-12-12T16:23:31Z">
              <w:rPr>
                <w:rFonts w:hint="eastAsia" w:ascii="仿宋_GB2312" w:hAnsi="仿宋_GB2312" w:eastAsia="仿宋_GB2312" w:cs="仿宋_GB2312"/>
                <w:color w:val="auto"/>
                <w:sz w:val="32"/>
                <w:szCs w:val="32"/>
                <w:highlight w:val="none"/>
              </w:rPr>
            </w:rPrChange>
          </w:rPr>
          <w:t>7.2.1</w:t>
        </w:r>
      </w:ins>
      <w:ins w:id="1017" w:author="陈施霖" w:date="2024-12-12T16:23:35Z">
        <w:r>
          <w:rPr>
            <w:rFonts w:hint="eastAsia" w:ascii="宋体" w:hAnsi="宋体" w:cs="Times New Roman"/>
            <w:sz w:val="21"/>
            <w:szCs w:val="21"/>
            <w:lang w:val="en-US" w:eastAsia="zh-CN"/>
          </w:rPr>
          <w:t>B</w:t>
        </w:r>
      </w:ins>
      <w:ins w:id="1018" w:author="陈施霖" w:date="2024-12-12T16:24:34Z">
        <w:r>
          <w:rPr>
            <w:rFonts w:hint="eastAsia" w:ascii="宋体" w:hAnsi="宋体" w:cs="Times New Roman"/>
            <w:sz w:val="21"/>
            <w:szCs w:val="21"/>
            <w:lang w:val="en-US" w:eastAsia="zh-CN"/>
          </w:rPr>
          <w:t>]</w:t>
        </w:r>
      </w:ins>
      <w:ins w:id="1019" w:author="陈施霖" w:date="2024-12-12T16:27:00Z">
        <w:r>
          <w:rPr>
            <w:rFonts w:hint="eastAsia" w:ascii="宋体" w:hAnsi="宋体" w:cs="Times New Roman"/>
            <w:sz w:val="21"/>
            <w:szCs w:val="21"/>
            <w:lang w:val="en-US" w:eastAsia="zh-CN"/>
          </w:rPr>
          <w:t>=</w:t>
        </w:r>
      </w:ins>
      <w:ins w:id="1020" w:author="陈施霖" w:date="2024-12-12T16:27:24Z">
        <w:r>
          <w:rPr>
            <w:rFonts w:hint="eastAsia" w:ascii="宋体" w:hAnsi="宋体" w:cs="Times New Roman"/>
            <w:sz w:val="21"/>
            <w:szCs w:val="21"/>
            <w:lang w:val="en-US" w:eastAsia="zh-CN"/>
          </w:rPr>
          <w:t>G06a_I</w:t>
        </w:r>
      </w:ins>
      <w:ins w:id="1021" w:author="陈施霖" w:date="2024-12-12T16:28:33Z">
        <w:r>
          <w:rPr>
            <w:rFonts w:hint="eastAsia" w:ascii="宋体" w:hAnsi="宋体" w:cs="Times New Roman"/>
            <w:sz w:val="21"/>
            <w:szCs w:val="21"/>
            <w:lang w:val="en-US" w:eastAsia="zh-CN"/>
          </w:rPr>
          <w:t>[</w:t>
        </w:r>
      </w:ins>
      <w:ins w:id="1022" w:author="陈施霖" w:date="2024-12-12T16:28:35Z">
        <w:r>
          <w:rPr>
            <w:rFonts w:hint="eastAsia" w:ascii="宋体" w:hAnsi="宋体" w:cs="Times New Roman"/>
            <w:sz w:val="21"/>
            <w:szCs w:val="21"/>
            <w:lang w:val="en-US" w:eastAsia="zh-CN"/>
          </w:rPr>
          <w:t>7.</w:t>
        </w:r>
      </w:ins>
      <w:ins w:id="1023" w:author="陈施霖" w:date="2024-12-12T16:28:36Z">
        <w:r>
          <w:rPr>
            <w:rFonts w:hint="eastAsia" w:ascii="宋体" w:hAnsi="宋体" w:cs="Times New Roman"/>
            <w:sz w:val="21"/>
            <w:szCs w:val="21"/>
            <w:lang w:val="en-US" w:eastAsia="zh-CN"/>
          </w:rPr>
          <w:t>3</w:t>
        </w:r>
      </w:ins>
      <w:ins w:id="1024" w:author="陈施霖" w:date="2024-12-12T16:28:38Z">
        <w:r>
          <w:rPr>
            <w:rFonts w:hint="eastAsia" w:ascii="宋体" w:hAnsi="宋体" w:cs="Times New Roman"/>
            <w:sz w:val="21"/>
            <w:szCs w:val="21"/>
            <w:lang w:val="en-US" w:eastAsia="zh-CN"/>
          </w:rPr>
          <w:t>E</w:t>
        </w:r>
      </w:ins>
      <w:ins w:id="1025" w:author="陈施霖" w:date="2024-12-12T16:27:20Z">
        <w:r>
          <w:rPr>
            <w:rFonts w:hint="eastAsia" w:ascii="宋体" w:hAnsi="宋体" w:cs="Times New Roman"/>
            <w:sz w:val="21"/>
            <w:szCs w:val="21"/>
            <w:lang w:val="en-US" w:eastAsia="zh-CN"/>
          </w:rPr>
          <w:t>]</w:t>
        </w:r>
      </w:ins>
    </w:p>
    <w:p>
      <w:pPr>
        <w:keepNext w:val="0"/>
        <w:keepLines w:val="0"/>
        <w:pageBreakBefore w:val="0"/>
        <w:widowControl/>
        <w:numPr>
          <w:ilvl w:val="0"/>
          <w:numId w:val="0"/>
        </w:numPr>
        <w:tabs>
          <w:tab w:val="left" w:pos="374"/>
        </w:tabs>
        <w:kinsoku/>
        <w:wordWrap/>
        <w:overflowPunct/>
        <w:topLinePunct w:val="0"/>
        <w:autoSpaceDE/>
        <w:autoSpaceDN/>
        <w:bidi w:val="0"/>
        <w:adjustRightInd/>
        <w:snapToGrid/>
        <w:spacing w:line="440" w:lineRule="exact"/>
        <w:ind w:firstLine="420" w:firstLineChars="200"/>
        <w:jc w:val="left"/>
        <w:textAlignment w:val="auto"/>
        <w:rPr>
          <w:ins w:id="1027" w:author="陈施霖" w:date="2024-12-12T16:44:06Z"/>
          <w:rFonts w:hint="eastAsia" w:ascii="宋体" w:hAnsi="宋体" w:cs="Times New Roman"/>
          <w:sz w:val="21"/>
          <w:szCs w:val="21"/>
          <w:lang w:val="en-US" w:eastAsia="zh-CN"/>
        </w:rPr>
        <w:pPrChange w:id="1026" w:author="陈施霖" w:date="2024-12-12T16:44:39Z">
          <w:pPr>
            <w:keepNext w:val="0"/>
            <w:keepLines w:val="0"/>
            <w:pageBreakBefore w:val="0"/>
            <w:widowControl/>
            <w:numPr>
              <w:ilvl w:val="0"/>
              <w:numId w:val="0"/>
            </w:numPr>
            <w:kinsoku/>
            <w:wordWrap/>
            <w:overflowPunct/>
            <w:topLinePunct w:val="0"/>
            <w:autoSpaceDE/>
            <w:autoSpaceDN/>
            <w:bidi w:val="0"/>
            <w:adjustRightInd/>
            <w:snapToGrid/>
            <w:spacing w:line="440" w:lineRule="exact"/>
            <w:ind w:firstLine="420" w:firstLineChars="200"/>
            <w:jc w:val="left"/>
            <w:textAlignment w:val="auto"/>
          </w:pPr>
        </w:pPrChange>
      </w:pPr>
      <w:ins w:id="1028" w:author="陈施霖" w:date="2024-12-12T16:44:06Z">
        <w:r>
          <w:rPr>
            <w:rFonts w:hint="eastAsia" w:ascii="宋体" w:hAnsi="宋体" w:cs="Times New Roman"/>
            <w:sz w:val="21"/>
            <w:szCs w:val="21"/>
            <w:lang w:val="en-US" w:eastAsia="zh-CN"/>
          </w:rPr>
          <w:t>[</w:t>
        </w:r>
      </w:ins>
      <w:ins w:id="1029" w:author="陈施霖" w:date="2024-12-12T16:44:06Z">
        <w:r>
          <w:rPr>
            <w:rFonts w:hint="eastAsia" w:ascii="宋体" w:hAnsi="宋体" w:eastAsia="宋体" w:cs="Times New Roman"/>
            <w:color w:val="auto"/>
            <w:sz w:val="21"/>
            <w:szCs w:val="21"/>
            <w:highlight w:val="none"/>
          </w:rPr>
          <w:t>7.2.</w:t>
        </w:r>
      </w:ins>
      <w:ins w:id="1030" w:author="陈施霖" w:date="2024-12-12T16:44:09Z">
        <w:r>
          <w:rPr>
            <w:rFonts w:hint="eastAsia" w:ascii="宋体" w:hAnsi="宋体" w:cs="Times New Roman"/>
            <w:color w:val="auto"/>
            <w:sz w:val="21"/>
            <w:szCs w:val="21"/>
            <w:highlight w:val="none"/>
            <w:lang w:val="en-US" w:eastAsia="zh-CN"/>
          </w:rPr>
          <w:t>2</w:t>
        </w:r>
      </w:ins>
      <w:ins w:id="1031" w:author="陈施霖" w:date="2024-12-12T16:44:06Z">
        <w:r>
          <w:rPr>
            <w:rFonts w:hint="eastAsia" w:ascii="宋体" w:hAnsi="宋体" w:cs="Times New Roman"/>
            <w:sz w:val="21"/>
            <w:szCs w:val="21"/>
            <w:lang w:val="en-US" w:eastAsia="zh-CN"/>
          </w:rPr>
          <w:t>A]=G06a_I[7.</w:t>
        </w:r>
      </w:ins>
      <w:ins w:id="1032" w:author="陈施霖" w:date="2024-12-12T16:44:32Z">
        <w:r>
          <w:rPr>
            <w:rFonts w:hint="eastAsia" w:ascii="宋体" w:hAnsi="宋体" w:cs="Times New Roman"/>
            <w:sz w:val="21"/>
            <w:szCs w:val="21"/>
            <w:lang w:val="en-US" w:eastAsia="zh-CN"/>
          </w:rPr>
          <w:t>4</w:t>
        </w:r>
      </w:ins>
      <w:ins w:id="1033" w:author="陈施霖" w:date="2024-12-12T16:44:06Z">
        <w:r>
          <w:rPr>
            <w:rFonts w:hint="eastAsia" w:ascii="宋体" w:hAnsi="宋体" w:cs="Times New Roman"/>
            <w:sz w:val="21"/>
            <w:szCs w:val="21"/>
            <w:lang w:val="en-US" w:eastAsia="zh-CN"/>
          </w:rPr>
          <w:t>D]</w:t>
        </w:r>
      </w:ins>
    </w:p>
    <w:p>
      <w:pPr>
        <w:keepNext w:val="0"/>
        <w:keepLines w:val="0"/>
        <w:pageBreakBefore w:val="0"/>
        <w:widowControl/>
        <w:numPr>
          <w:ilvl w:val="0"/>
          <w:numId w:val="0"/>
        </w:numPr>
        <w:kinsoku/>
        <w:wordWrap/>
        <w:overflowPunct/>
        <w:topLinePunct w:val="0"/>
        <w:autoSpaceDE/>
        <w:autoSpaceDN/>
        <w:bidi w:val="0"/>
        <w:adjustRightInd/>
        <w:snapToGrid/>
        <w:spacing w:line="440" w:lineRule="exact"/>
        <w:ind w:firstLine="420" w:firstLineChars="200"/>
        <w:jc w:val="left"/>
        <w:textAlignment w:val="auto"/>
        <w:rPr>
          <w:ins w:id="1034" w:author="陈施霖" w:date="2024-12-12T16:44:06Z"/>
          <w:rFonts w:hint="default" w:ascii="宋体" w:hAnsi="宋体" w:eastAsia="宋体" w:cs="Times New Roman"/>
          <w:sz w:val="21"/>
          <w:szCs w:val="21"/>
        </w:rPr>
      </w:pPr>
      <w:ins w:id="1035" w:author="陈施霖" w:date="2024-12-12T16:44:06Z">
        <w:r>
          <w:rPr>
            <w:rFonts w:hint="eastAsia" w:ascii="宋体" w:hAnsi="宋体" w:cs="Times New Roman"/>
            <w:sz w:val="21"/>
            <w:szCs w:val="21"/>
            <w:lang w:val="en-US" w:eastAsia="zh-CN"/>
          </w:rPr>
          <w:t>[</w:t>
        </w:r>
      </w:ins>
      <w:ins w:id="1036" w:author="陈施霖" w:date="2024-12-12T16:44:06Z">
        <w:r>
          <w:rPr>
            <w:rFonts w:hint="eastAsia" w:ascii="宋体" w:hAnsi="宋体" w:eastAsia="宋体" w:cs="Times New Roman"/>
            <w:color w:val="auto"/>
            <w:sz w:val="21"/>
            <w:szCs w:val="21"/>
            <w:highlight w:val="none"/>
          </w:rPr>
          <w:t>7.2.</w:t>
        </w:r>
      </w:ins>
      <w:ins w:id="1037" w:author="陈施霖" w:date="2024-12-12T16:44:10Z">
        <w:r>
          <w:rPr>
            <w:rFonts w:hint="eastAsia" w:ascii="宋体" w:hAnsi="宋体" w:cs="Times New Roman"/>
            <w:color w:val="auto"/>
            <w:sz w:val="21"/>
            <w:szCs w:val="21"/>
            <w:highlight w:val="none"/>
            <w:lang w:val="en-US" w:eastAsia="zh-CN"/>
          </w:rPr>
          <w:t>2</w:t>
        </w:r>
      </w:ins>
      <w:ins w:id="1038" w:author="陈施霖" w:date="2024-12-12T16:44:06Z">
        <w:r>
          <w:rPr>
            <w:rFonts w:hint="eastAsia" w:ascii="宋体" w:hAnsi="宋体" w:cs="Times New Roman"/>
            <w:sz w:val="21"/>
            <w:szCs w:val="21"/>
            <w:lang w:val="en-US" w:eastAsia="zh-CN"/>
          </w:rPr>
          <w:t>B]=G06a_I[7.</w:t>
        </w:r>
      </w:ins>
      <w:ins w:id="1039" w:author="陈施霖" w:date="2024-12-12T16:44:35Z">
        <w:r>
          <w:rPr>
            <w:rFonts w:hint="eastAsia" w:ascii="宋体" w:hAnsi="宋体" w:cs="Times New Roman"/>
            <w:sz w:val="21"/>
            <w:szCs w:val="21"/>
            <w:lang w:val="en-US" w:eastAsia="zh-CN"/>
          </w:rPr>
          <w:t>4</w:t>
        </w:r>
      </w:ins>
      <w:ins w:id="1040" w:author="陈施霖" w:date="2024-12-12T16:44:06Z">
        <w:r>
          <w:rPr>
            <w:rFonts w:hint="eastAsia" w:ascii="宋体" w:hAnsi="宋体" w:cs="Times New Roman"/>
            <w:sz w:val="21"/>
            <w:szCs w:val="21"/>
            <w:lang w:val="en-US" w:eastAsia="zh-CN"/>
          </w:rPr>
          <w:t>E]</w:t>
        </w:r>
      </w:ins>
    </w:p>
    <w:p>
      <w:pPr>
        <w:keepNext w:val="0"/>
        <w:keepLines w:val="0"/>
        <w:pageBreakBefore w:val="0"/>
        <w:widowControl/>
        <w:numPr>
          <w:ilvl w:val="0"/>
          <w:numId w:val="0"/>
        </w:numPr>
        <w:tabs>
          <w:tab w:val="left" w:pos="374"/>
        </w:tabs>
        <w:kinsoku/>
        <w:wordWrap/>
        <w:overflowPunct/>
        <w:topLinePunct w:val="0"/>
        <w:autoSpaceDE/>
        <w:autoSpaceDN/>
        <w:bidi w:val="0"/>
        <w:adjustRightInd/>
        <w:snapToGrid/>
        <w:spacing w:line="440" w:lineRule="exact"/>
        <w:ind w:firstLine="420" w:firstLineChars="200"/>
        <w:jc w:val="left"/>
        <w:textAlignment w:val="auto"/>
        <w:rPr>
          <w:ins w:id="1041" w:author="陈施霖" w:date="2024-12-12T16:44:44Z"/>
          <w:rFonts w:hint="eastAsia" w:ascii="宋体" w:hAnsi="宋体" w:cs="Times New Roman"/>
          <w:sz w:val="21"/>
          <w:szCs w:val="21"/>
          <w:lang w:val="en-US" w:eastAsia="zh-CN"/>
        </w:rPr>
      </w:pPr>
      <w:ins w:id="1042" w:author="陈施霖" w:date="2024-12-12T16:44:44Z">
        <w:r>
          <w:rPr>
            <w:rFonts w:hint="eastAsia" w:ascii="宋体" w:hAnsi="宋体" w:cs="Times New Roman"/>
            <w:sz w:val="21"/>
            <w:szCs w:val="21"/>
            <w:lang w:val="en-US" w:eastAsia="zh-CN"/>
          </w:rPr>
          <w:t>[</w:t>
        </w:r>
      </w:ins>
      <w:ins w:id="1043" w:author="陈施霖" w:date="2024-12-12T16:44:44Z">
        <w:r>
          <w:rPr>
            <w:rFonts w:hint="eastAsia" w:ascii="宋体" w:hAnsi="宋体" w:eastAsia="宋体" w:cs="Times New Roman"/>
            <w:color w:val="auto"/>
            <w:sz w:val="21"/>
            <w:szCs w:val="21"/>
            <w:highlight w:val="none"/>
          </w:rPr>
          <w:t>7.2.</w:t>
        </w:r>
      </w:ins>
      <w:ins w:id="1044" w:author="陈施霖" w:date="2024-12-12T16:44:44Z">
        <w:r>
          <w:rPr>
            <w:rFonts w:hint="eastAsia" w:ascii="宋体" w:hAnsi="宋体" w:cs="Times New Roman"/>
            <w:color w:val="auto"/>
            <w:sz w:val="21"/>
            <w:szCs w:val="21"/>
            <w:highlight w:val="none"/>
            <w:lang w:val="en-US" w:eastAsia="zh-CN"/>
          </w:rPr>
          <w:t>2</w:t>
        </w:r>
      </w:ins>
      <w:ins w:id="1045" w:author="陈施霖" w:date="2024-12-12T16:44:48Z">
        <w:r>
          <w:rPr>
            <w:rFonts w:hint="eastAsia" w:ascii="宋体" w:hAnsi="宋体" w:cs="Times New Roman"/>
            <w:color w:val="auto"/>
            <w:sz w:val="21"/>
            <w:szCs w:val="21"/>
            <w:highlight w:val="none"/>
            <w:lang w:val="en-US" w:eastAsia="zh-CN"/>
          </w:rPr>
          <w:t>.1</w:t>
        </w:r>
      </w:ins>
      <w:ins w:id="1046" w:author="陈施霖" w:date="2024-12-12T16:44:44Z">
        <w:r>
          <w:rPr>
            <w:rFonts w:hint="eastAsia" w:ascii="宋体" w:hAnsi="宋体" w:cs="Times New Roman"/>
            <w:sz w:val="21"/>
            <w:szCs w:val="21"/>
            <w:lang w:val="en-US" w:eastAsia="zh-CN"/>
          </w:rPr>
          <w:t>A]=G06a_I[7.4</w:t>
        </w:r>
      </w:ins>
      <w:ins w:id="1047" w:author="陈施霖" w:date="2024-12-12T16:45:02Z">
        <w:r>
          <w:rPr>
            <w:rFonts w:hint="eastAsia" w:ascii="宋体" w:hAnsi="宋体" w:cs="Times New Roman"/>
            <w:sz w:val="21"/>
            <w:szCs w:val="21"/>
            <w:lang w:val="en-US" w:eastAsia="zh-CN"/>
          </w:rPr>
          <w:t>.3</w:t>
        </w:r>
      </w:ins>
      <w:ins w:id="1048" w:author="陈施霖" w:date="2024-12-12T16:44:44Z">
        <w:r>
          <w:rPr>
            <w:rFonts w:hint="eastAsia" w:ascii="宋体" w:hAnsi="宋体" w:cs="Times New Roman"/>
            <w:sz w:val="21"/>
            <w:szCs w:val="21"/>
            <w:lang w:val="en-US" w:eastAsia="zh-CN"/>
          </w:rPr>
          <w:t>D]</w:t>
        </w:r>
      </w:ins>
    </w:p>
    <w:p>
      <w:pPr>
        <w:keepNext w:val="0"/>
        <w:keepLines w:val="0"/>
        <w:pageBreakBefore w:val="0"/>
        <w:widowControl/>
        <w:numPr>
          <w:ilvl w:val="0"/>
          <w:numId w:val="0"/>
        </w:numPr>
        <w:kinsoku/>
        <w:wordWrap/>
        <w:overflowPunct/>
        <w:topLinePunct w:val="0"/>
        <w:autoSpaceDE/>
        <w:autoSpaceDN/>
        <w:bidi w:val="0"/>
        <w:adjustRightInd/>
        <w:snapToGrid/>
        <w:spacing w:line="440" w:lineRule="exact"/>
        <w:ind w:firstLine="420" w:firstLineChars="200"/>
        <w:jc w:val="left"/>
        <w:textAlignment w:val="auto"/>
        <w:rPr>
          <w:ins w:id="1049" w:author="陈施霖" w:date="2024-12-12T16:44:44Z"/>
          <w:rFonts w:hint="default" w:ascii="宋体" w:hAnsi="宋体" w:eastAsia="宋体" w:cs="Times New Roman"/>
          <w:sz w:val="21"/>
          <w:szCs w:val="21"/>
        </w:rPr>
      </w:pPr>
      <w:ins w:id="1050" w:author="陈施霖" w:date="2024-12-12T16:44:44Z">
        <w:r>
          <w:rPr>
            <w:rFonts w:hint="eastAsia" w:ascii="宋体" w:hAnsi="宋体" w:cs="Times New Roman"/>
            <w:sz w:val="21"/>
            <w:szCs w:val="21"/>
            <w:lang w:val="en-US" w:eastAsia="zh-CN"/>
          </w:rPr>
          <w:t>[</w:t>
        </w:r>
      </w:ins>
      <w:ins w:id="1051" w:author="陈施霖" w:date="2024-12-12T16:44:44Z">
        <w:r>
          <w:rPr>
            <w:rFonts w:hint="eastAsia" w:ascii="宋体" w:hAnsi="宋体" w:eastAsia="宋体" w:cs="Times New Roman"/>
            <w:color w:val="auto"/>
            <w:sz w:val="21"/>
            <w:szCs w:val="21"/>
            <w:highlight w:val="none"/>
          </w:rPr>
          <w:t>7.2.</w:t>
        </w:r>
      </w:ins>
      <w:ins w:id="1052" w:author="陈施霖" w:date="2024-12-12T16:44:44Z">
        <w:r>
          <w:rPr>
            <w:rFonts w:hint="eastAsia" w:ascii="宋体" w:hAnsi="宋体" w:cs="Times New Roman"/>
            <w:color w:val="auto"/>
            <w:sz w:val="21"/>
            <w:szCs w:val="21"/>
            <w:highlight w:val="none"/>
            <w:lang w:val="en-US" w:eastAsia="zh-CN"/>
          </w:rPr>
          <w:t>2</w:t>
        </w:r>
      </w:ins>
      <w:ins w:id="1053" w:author="陈施霖" w:date="2024-12-12T16:44:51Z">
        <w:r>
          <w:rPr>
            <w:rFonts w:hint="eastAsia" w:ascii="宋体" w:hAnsi="宋体" w:cs="Times New Roman"/>
            <w:color w:val="auto"/>
            <w:sz w:val="21"/>
            <w:szCs w:val="21"/>
            <w:highlight w:val="none"/>
            <w:lang w:val="en-US" w:eastAsia="zh-CN"/>
          </w:rPr>
          <w:t>.1</w:t>
        </w:r>
      </w:ins>
      <w:ins w:id="1054" w:author="陈施霖" w:date="2024-12-12T16:44:44Z">
        <w:r>
          <w:rPr>
            <w:rFonts w:hint="eastAsia" w:ascii="宋体" w:hAnsi="宋体" w:cs="Times New Roman"/>
            <w:sz w:val="21"/>
            <w:szCs w:val="21"/>
            <w:lang w:val="en-US" w:eastAsia="zh-CN"/>
          </w:rPr>
          <w:t>B]=G06a_I[7.4</w:t>
        </w:r>
      </w:ins>
      <w:ins w:id="1055" w:author="陈施霖" w:date="2024-12-12T16:45:05Z">
        <w:r>
          <w:rPr>
            <w:rFonts w:hint="eastAsia" w:ascii="宋体" w:hAnsi="宋体" w:cs="Times New Roman"/>
            <w:sz w:val="21"/>
            <w:szCs w:val="21"/>
            <w:lang w:val="en-US" w:eastAsia="zh-CN"/>
          </w:rPr>
          <w:t>.3</w:t>
        </w:r>
      </w:ins>
      <w:ins w:id="1056" w:author="陈施霖" w:date="2024-12-12T16:44:44Z">
        <w:r>
          <w:rPr>
            <w:rFonts w:hint="eastAsia" w:ascii="宋体" w:hAnsi="宋体" w:cs="Times New Roman"/>
            <w:sz w:val="21"/>
            <w:szCs w:val="21"/>
            <w:lang w:val="en-US" w:eastAsia="zh-CN"/>
          </w:rPr>
          <w:t>E]</w:t>
        </w:r>
      </w:ins>
    </w:p>
    <w:p>
      <w:pPr>
        <w:keepNext w:val="0"/>
        <w:keepLines w:val="0"/>
        <w:pageBreakBefore w:val="0"/>
        <w:widowControl/>
        <w:numPr>
          <w:ilvl w:val="0"/>
          <w:numId w:val="0"/>
        </w:numPr>
        <w:kinsoku/>
        <w:wordWrap/>
        <w:overflowPunct/>
        <w:topLinePunct w:val="0"/>
        <w:autoSpaceDE/>
        <w:autoSpaceDN/>
        <w:bidi w:val="0"/>
        <w:adjustRightInd/>
        <w:snapToGrid/>
        <w:spacing w:line="440" w:lineRule="exact"/>
        <w:ind w:firstLine="420" w:firstLineChars="200"/>
        <w:jc w:val="left"/>
        <w:textAlignment w:val="auto"/>
        <w:rPr>
          <w:rFonts w:hint="default" w:ascii="宋体" w:hAnsi="宋体" w:eastAsia="宋体" w:cs="Times New Roman"/>
          <w:sz w:val="21"/>
          <w:szCs w:val="21"/>
          <w:rPrChange w:id="1058" w:author="陈施霖" w:date="2024-12-12T16:23:31Z">
            <w:rPr>
              <w:rFonts w:hint="eastAsia" w:ascii="仿宋_GB2312" w:hAnsi="仿宋_GB2312" w:eastAsia="仿宋_GB2312" w:cs="仿宋_GB2312"/>
              <w:sz w:val="32"/>
              <w:szCs w:val="32"/>
            </w:rPr>
          </w:rPrChange>
        </w:rPr>
        <w:pPrChange w:id="1057" w:author="陈施霖" w:date="2024-12-12T16:23:31Z">
          <w:pPr>
            <w:keepNext w:val="0"/>
            <w:keepLines w:val="0"/>
            <w:pageBreakBefore w:val="0"/>
            <w:widowControl w:val="0"/>
            <w:kinsoku/>
            <w:wordWrap/>
            <w:overflowPunct/>
            <w:topLinePunct w:val="0"/>
            <w:autoSpaceDE/>
            <w:autoSpaceDN/>
            <w:bidi w:val="0"/>
            <w:adjustRightInd/>
            <w:snapToGrid/>
            <w:spacing w:line="590" w:lineRule="exact"/>
            <w:jc w:val="both"/>
            <w:textAlignment w:val="auto"/>
          </w:pPr>
        </w:pPrChange>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86"/>
    <w:family w:val="auto"/>
    <w:pitch w:val="default"/>
    <w:sig w:usb0="00000000" w:usb1="00000000"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楷体">
    <w:panose1 w:val="02010609060101010101"/>
    <w:charset w:val="86"/>
    <w:family w:val="auto"/>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ins w:id="0" w:author="CBIRC" w:date="2024-12-16T09:06:43Z">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rPr>
                                <w:rFonts w:hint="eastAsia" w:eastAsia="宋体"/>
                                <w:lang w:eastAsia="zh-CN"/>
                              </w:rPr>
                            </w:pPr>
                            <w:ins w:id="2" w:author="CBIRC" w:date="2024-12-16T09:06:43Z">
                              <w:r>
                                <w:rPr>
                                  <w:rFonts w:hint="eastAsia"/>
                                  <w:lang w:eastAsia="zh-CN"/>
                                </w:rPr>
                                <w:fldChar w:fldCharType="begin"/>
                              </w:r>
                            </w:ins>
                            <w:ins w:id="3" w:author="CBIRC" w:date="2024-12-16T09:06:43Z">
                              <w:r>
                                <w:rPr>
                                  <w:rFonts w:hint="eastAsia"/>
                                  <w:lang w:eastAsia="zh-CN"/>
                                </w:rPr>
                                <w:instrText xml:space="preserve"> PAGE  \* MERGEFORMAT </w:instrText>
                              </w:r>
                            </w:ins>
                            <w:ins w:id="4" w:author="CBIRC" w:date="2024-12-16T09:06:43Z">
                              <w:r>
                                <w:rPr>
                                  <w:rFonts w:hint="eastAsia"/>
                                  <w:lang w:eastAsia="zh-CN"/>
                                </w:rPr>
                                <w:fldChar w:fldCharType="separate"/>
                              </w:r>
                            </w:ins>
                            <w:ins w:id="5" w:author="CBIRC" w:date="2024-12-16T09:06:43Z">
                              <w:r>
                                <w:rPr>
                                  <w:rFonts w:hint="eastAsia"/>
                                  <w:lang w:eastAsia="zh-CN"/>
                                </w:rPr>
                                <w:t>1</w:t>
                              </w:r>
                            </w:ins>
                            <w:ins w:id="6" w:author="CBIRC" w:date="2024-12-16T09:06:43Z">
                              <w:r>
                                <w:rPr>
                                  <w:rFonts w:hint="eastAsia"/>
                                  <w:lang w:eastAsia="zh-CN"/>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rhfn7MQIAAGE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yBFJ9MVGK7T7dmCwN8UZxJzpJ8NbvqmRfMt8eGAOo4CC8VjCPZZSGiQxg0VJZdyXf53H&#10;eHQIXkoajFZONV4SJfK9RucAGEbDjcZ+NPRR3RnMKrqBWjoTF1yQo1k6oz7jBa1iDriY5siU0zCa&#10;d6Efb7xALlarLuhoXX2o+guYO8vCVu8sj2miet6ujgFidhpHgXpVBt0weV2XhlcSR/vPfRf1+GdY&#10;/g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">
                <v:fill on="f" focussize="0,0"/>
                <v:stroke on="f" weight="0.5pt"/>
                <v:imagedata o:title=""/>
                <o:lock v:ext="edit" aspectratio="f"/>
                <v:textbox inset="0mm,0mm,0mm,0mm" style="mso-fit-shape-to-text:t;">
                  <w:txbxContent>
                    <w:p>
                      <w:pPr>
                        <w:pStyle w:val="5"/>
                        <w:rPr>
                          <w:rFonts w:hint="eastAsia" w:eastAsia="宋体"/>
                          <w:lang w:eastAsia="zh-CN"/>
                        </w:rPr>
                      </w:pPr>
                      <w:ins w:id="7" w:author="CBIRC" w:date="2024-12-16T09:06:43Z">
                        <w:r>
                          <w:rPr>
                            <w:rFonts w:hint="eastAsia"/>
                            <w:lang w:eastAsia="zh-CN"/>
                          </w:rPr>
                          <w:fldChar w:fldCharType="begin"/>
                        </w:r>
                      </w:ins>
                      <w:ins w:id="8" w:author="CBIRC" w:date="2024-12-16T09:06:43Z">
                        <w:r>
                          <w:rPr>
                            <w:rFonts w:hint="eastAsia"/>
                            <w:lang w:eastAsia="zh-CN"/>
                          </w:rPr>
                          <w:instrText xml:space="preserve"> PAGE  \* MERGEFORMAT </w:instrText>
                        </w:r>
                      </w:ins>
                      <w:ins w:id="9" w:author="CBIRC" w:date="2024-12-16T09:06:43Z">
                        <w:r>
                          <w:rPr>
                            <w:rFonts w:hint="eastAsia"/>
                            <w:lang w:eastAsia="zh-CN"/>
                          </w:rPr>
                          <w:fldChar w:fldCharType="separate"/>
                        </w:r>
                      </w:ins>
                      <w:ins w:id="10" w:author="CBIRC" w:date="2024-12-16T09:06:43Z">
                        <w:r>
                          <w:rPr>
                            <w:rFonts w:hint="eastAsia"/>
                            <w:lang w:eastAsia="zh-CN"/>
                          </w:rPr>
                          <w:t>1</w:t>
                        </w:r>
                      </w:ins>
                      <w:ins w:id="11" w:author="CBIRC" w:date="2024-12-16T09:06:43Z">
                        <w:r>
                          <w:rPr>
                            <w:rFonts w:hint="eastAsia"/>
                            <w:lang w:eastAsia="zh-CN"/>
                          </w:rPr>
                          <w:fldChar w:fldCharType="end"/>
                        </w:r>
                      </w:ins>
                    </w:p>
                  </w:txbxContent>
                </v:textbox>
              </v:shape>
            </w:pict>
          </mc:Fallback>
        </mc:AlternateContent>
      </w:r>
    </w:ins>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6332426"/>
    <w:multiLevelType w:val="singleLevel"/>
    <w:tmpl w:val="56332426"/>
    <w:lvl w:ilvl="0" w:tentative="0">
      <w:start w:val="1"/>
      <w:numFmt w:val="decimal"/>
      <w:suff w:val="nothing"/>
      <w:lvlText w:val="%1．"/>
      <w:lvlJc w:val="left"/>
    </w:lvl>
  </w:abstractNum>
  <w:abstractNum w:abstractNumId="1">
    <w:nsid w:val="56332468"/>
    <w:multiLevelType w:val="singleLevel"/>
    <w:tmpl w:val="56332468"/>
    <w:lvl w:ilvl="0" w:tentative="0">
      <w:start w:val="2"/>
      <w:numFmt w:val="decimal"/>
      <w:suff w:val="nothing"/>
      <w:lvlText w:val="%1．"/>
      <w:lvlJc w:val="left"/>
    </w:lvl>
  </w:abstractNum>
  <w:abstractNum w:abstractNumId="2">
    <w:nsid w:val="5633247D"/>
    <w:multiLevelType w:val="singleLevel"/>
    <w:tmpl w:val="5633247D"/>
    <w:lvl w:ilvl="0" w:tentative="0">
      <w:start w:val="5"/>
      <w:numFmt w:val="decimal"/>
      <w:suff w:val="nothing"/>
      <w:lvlText w:val="%1．"/>
      <w:lvlJc w:val="left"/>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周世杰">
    <w15:presenceInfo w15:providerId="None" w15:userId="周世杰"/>
  </w15:person>
  <w15:person w15:author="陈施霖">
    <w15:presenceInfo w15:providerId="None" w15:userId="陈施霖"/>
  </w15:person>
  <w15:person w15:author="程红莉">
    <w15:presenceInfo w15:providerId="None" w15:userId="程红莉"/>
  </w15:person>
  <w15:person w15:author="赵洁">
    <w15:presenceInfo w15:providerId="None" w15:userId="赵洁"/>
  </w15:person>
  <w15:person w15:author="CBIRC">
    <w15:presenceInfo w15:providerId="None" w15:userId="CBIR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BFA1E5"/>
    <w:rsid w:val="03180260"/>
    <w:rsid w:val="04224771"/>
    <w:rsid w:val="07B41BE6"/>
    <w:rsid w:val="098A2E4B"/>
    <w:rsid w:val="0A652FA4"/>
    <w:rsid w:val="116C41C3"/>
    <w:rsid w:val="127B0F7F"/>
    <w:rsid w:val="16BDD86F"/>
    <w:rsid w:val="194FA9B1"/>
    <w:rsid w:val="1ECF9488"/>
    <w:rsid w:val="24AE3CD0"/>
    <w:rsid w:val="24ED5965"/>
    <w:rsid w:val="27BFFB08"/>
    <w:rsid w:val="2A1E12BB"/>
    <w:rsid w:val="2BA55593"/>
    <w:rsid w:val="2D885DFB"/>
    <w:rsid w:val="2F5F512D"/>
    <w:rsid w:val="2F9F3C70"/>
    <w:rsid w:val="33FBFED4"/>
    <w:rsid w:val="34CE2954"/>
    <w:rsid w:val="37FA6774"/>
    <w:rsid w:val="3F083CAE"/>
    <w:rsid w:val="463F6E16"/>
    <w:rsid w:val="4C3119B7"/>
    <w:rsid w:val="54223D18"/>
    <w:rsid w:val="57AD1A2A"/>
    <w:rsid w:val="58657F2B"/>
    <w:rsid w:val="60F3320E"/>
    <w:rsid w:val="62806770"/>
    <w:rsid w:val="63AD6B3B"/>
    <w:rsid w:val="6496195C"/>
    <w:rsid w:val="6516313E"/>
    <w:rsid w:val="65FF8A27"/>
    <w:rsid w:val="67F7D044"/>
    <w:rsid w:val="68C37181"/>
    <w:rsid w:val="6ADD9820"/>
    <w:rsid w:val="6ADF2FC7"/>
    <w:rsid w:val="6BE315FF"/>
    <w:rsid w:val="6CBC60AB"/>
    <w:rsid w:val="6D2E783D"/>
    <w:rsid w:val="6E995C2D"/>
    <w:rsid w:val="6FDDFAC4"/>
    <w:rsid w:val="743B1541"/>
    <w:rsid w:val="7615109A"/>
    <w:rsid w:val="7BB7F34A"/>
    <w:rsid w:val="7BEBADC5"/>
    <w:rsid w:val="7D527C15"/>
    <w:rsid w:val="7E2818CA"/>
    <w:rsid w:val="7EF7F011"/>
    <w:rsid w:val="7FBFA1E5"/>
    <w:rsid w:val="7FFFC396"/>
    <w:rsid w:val="7FFFCBD1"/>
    <w:rsid w:val="AE9FE7B7"/>
    <w:rsid w:val="BFB951A9"/>
    <w:rsid w:val="BFEF7A56"/>
    <w:rsid w:val="D3EFAC46"/>
    <w:rsid w:val="DBD75DA3"/>
    <w:rsid w:val="E6AD4A26"/>
    <w:rsid w:val="ECFE799A"/>
    <w:rsid w:val="EFD69DCA"/>
    <w:rsid w:val="F3FFBBC8"/>
    <w:rsid w:val="F4EE78C5"/>
    <w:rsid w:val="F5D92342"/>
    <w:rsid w:val="F66E98F1"/>
    <w:rsid w:val="F77F84E2"/>
    <w:rsid w:val="F7EBF272"/>
    <w:rsid w:val="F7FAEF47"/>
    <w:rsid w:val="FAEA2D18"/>
    <w:rsid w:val="FC8FF403"/>
    <w:rsid w:val="FEDFB7B2"/>
    <w:rsid w:val="FFBF02DB"/>
    <w:rsid w:val="FFDFB56D"/>
    <w:rsid w:val="FFFC839F"/>
    <w:rsid w:val="FFFD8E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jc w:val="center"/>
      <w:outlineLvl w:val="0"/>
    </w:pPr>
    <w:rPr>
      <w:rFonts w:eastAsia="黑体"/>
      <w:b/>
      <w:sz w:val="30"/>
      <w:szCs w:val="20"/>
    </w:rPr>
  </w:style>
  <w:style w:type="paragraph" w:styleId="3">
    <w:name w:val="heading 3"/>
    <w:basedOn w:val="1"/>
    <w:next w:val="1"/>
    <w:unhideWhenUsed/>
    <w:qFormat/>
    <w:uiPriority w:val="0"/>
    <w:pPr>
      <w:keepNext/>
      <w:keepLines/>
      <w:spacing w:before="260" w:beforeLines="0" w:beforeAutospacing="0" w:after="260" w:afterLines="0" w:afterAutospacing="0" w:line="590" w:lineRule="exact"/>
      <w:outlineLvl w:val="2"/>
    </w:pPr>
    <w:rPr>
      <w:rFonts w:eastAsia="楷体" w:asciiTheme="minorAscii" w:hAnsiTheme="minorAscii"/>
      <w:sz w:val="32"/>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widowControl/>
      <w:spacing w:line="440" w:lineRule="exact"/>
      <w:ind w:firstLine="480" w:firstLineChars="200"/>
      <w:jc w:val="left"/>
    </w:pPr>
    <w:rPr>
      <w:rFonts w:eastAsia="仿宋_GB2312"/>
      <w:color w:val="000000"/>
      <w:kern w:val="0"/>
      <w:sz w:val="24"/>
    </w:rPr>
  </w:style>
  <w:style w:type="paragraph" w:customStyle="1" w:styleId="10">
    <w:name w:val="Normal (Web)"/>
    <w:basedOn w:val="1"/>
    <w:qFormat/>
    <w:uiPriority w:val="0"/>
    <w:pPr>
      <w:widowControl/>
      <w:spacing w:line="440" w:lineRule="exact"/>
      <w:ind w:firstLine="480" w:firstLineChars="200"/>
      <w:jc w:val="left"/>
    </w:pPr>
    <w:rPr>
      <w:rFonts w:hint="eastAsia" w:eastAsia="仿宋_GB2312"/>
      <w:color w:val="000000"/>
      <w:sz w:val="24"/>
      <w:szCs w:val="20"/>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2024-11-18T23:30:00Z</dcterms:created>
  <dc:creator>张夏</dc:creator>
  <cp:lastModifiedBy>陈施霖</cp:lastModifiedBy>
  <dcterms:modified xsi:type="dcterms:W3CDTF">2024-12-23T08:50:20Z</dcterms:modified>
  <dc:title>国金总局SXX《养老金融情况表》填报说明（2024年版）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11DF69E734FA72C6E8845A67B0B1B75E</vt:lpwstr>
  </property>
</Properties>
</file>