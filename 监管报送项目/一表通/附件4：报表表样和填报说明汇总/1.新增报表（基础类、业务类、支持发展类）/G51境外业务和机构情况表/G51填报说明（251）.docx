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sz w:val="28"/>
          <w:szCs w:val="28"/>
        </w:rPr>
      </w:pPr>
      <w:r>
        <w:rPr>
          <w:rFonts w:hint="eastAsia" w:ascii="宋体" w:hAnsi="宋体"/>
          <w:b/>
          <w:sz w:val="28"/>
          <w:szCs w:val="28"/>
        </w:rPr>
        <w:t>G51</w:t>
      </w:r>
      <w:del w:id="0" w:author="25年修订" w:date="2024-12-12T10:44:08Z">
        <w:r>
          <w:rPr>
            <w:rFonts w:hint="eastAsia" w:ascii="宋体" w:hAnsi="宋体"/>
            <w:b/>
            <w:sz w:val="28"/>
            <w:szCs w:val="28"/>
          </w:rPr>
          <w:delText>国别风险敞口及拨备统计表</w:delText>
        </w:r>
      </w:del>
      <w:ins w:id="1" w:author="25年修订" w:date="2024-12-12T10:44:08Z">
        <w:r>
          <w:rPr>
            <w:rFonts w:hint="eastAsia" w:ascii="宋体" w:hAnsi="宋体"/>
            <w:b/>
            <w:sz w:val="28"/>
            <w:szCs w:val="28"/>
            <w:lang w:eastAsia="zh-CN"/>
          </w:rPr>
          <w:t>境</w:t>
        </w:r>
      </w:ins>
      <w:ins w:id="2" w:author="25年修订" w:date="2024-12-12T10:44:09Z">
        <w:r>
          <w:rPr>
            <w:rFonts w:hint="eastAsia" w:ascii="宋体" w:hAnsi="宋体"/>
            <w:b/>
            <w:sz w:val="28"/>
            <w:szCs w:val="28"/>
            <w:lang w:eastAsia="zh-CN"/>
          </w:rPr>
          <w:t>外业务和</w:t>
        </w:r>
      </w:ins>
      <w:ins w:id="3" w:author="25年修订" w:date="2024-12-12T10:44:10Z">
        <w:r>
          <w:rPr>
            <w:rFonts w:hint="eastAsia" w:ascii="宋体" w:hAnsi="宋体"/>
            <w:b/>
            <w:sz w:val="28"/>
            <w:szCs w:val="28"/>
            <w:lang w:eastAsia="zh-CN"/>
          </w:rPr>
          <w:t>机构</w:t>
        </w:r>
      </w:ins>
      <w:ins w:id="4" w:author="25年修订" w:date="2024-12-12T10:44:12Z">
        <w:r>
          <w:rPr>
            <w:rFonts w:hint="eastAsia" w:ascii="宋体" w:hAnsi="宋体"/>
            <w:b/>
            <w:sz w:val="28"/>
            <w:szCs w:val="28"/>
            <w:lang w:eastAsia="zh-CN"/>
          </w:rPr>
          <w:t>情况表</w:t>
        </w:r>
      </w:ins>
      <w:r>
        <w:rPr>
          <w:rFonts w:hint="eastAsia" w:ascii="宋体" w:hAnsi="宋体"/>
          <w:b/>
          <w:sz w:val="28"/>
          <w:szCs w:val="28"/>
        </w:rPr>
        <w:t>填报说明</w:t>
      </w:r>
    </w:p>
    <w:p>
      <w:pPr>
        <w:spacing w:line="360" w:lineRule="auto"/>
        <w:rPr>
          <w:rFonts w:hint="eastAsia"/>
          <w:b/>
        </w:rPr>
      </w:pPr>
      <w:r>
        <w:rPr>
          <w:rFonts w:hint="eastAsia"/>
          <w:b/>
        </w:rPr>
        <w:t>第一部分：引言</w:t>
      </w:r>
    </w:p>
    <w:p>
      <w:pPr>
        <w:spacing w:line="360" w:lineRule="auto"/>
        <w:ind w:firstLine="420" w:firstLineChars="200"/>
        <w:rPr>
          <w:rFonts w:hint="eastAsia"/>
        </w:rPr>
      </w:pPr>
      <w:r>
        <w:rPr>
          <w:rFonts w:hint="eastAsia"/>
        </w:rPr>
        <w:t>本报表旨在收集银行业金融机构</w:t>
      </w:r>
      <w:del w:id="5" w:author="25年修订" w:date="2024-12-12T10:44:25Z">
        <w:r>
          <w:rPr>
            <w:rFonts w:hint="eastAsia"/>
          </w:rPr>
          <w:delText>国别风险债权、债务敞口及相关拨备</w:delText>
        </w:r>
      </w:del>
      <w:ins w:id="6" w:author="25年修订" w:date="2024-12-12T10:44:25Z">
        <w:r>
          <w:rPr>
            <w:rFonts w:hint="eastAsia"/>
            <w:lang w:eastAsia="zh-CN"/>
          </w:rPr>
          <w:t>国别</w:t>
        </w:r>
      </w:ins>
      <w:ins w:id="7" w:author="25年修订" w:date="2024-12-12T10:44:27Z">
        <w:r>
          <w:rPr>
            <w:rFonts w:hint="eastAsia"/>
            <w:lang w:eastAsia="zh-CN"/>
          </w:rPr>
          <w:t>风险</w:t>
        </w:r>
      </w:ins>
      <w:ins w:id="8" w:author="25年修订" w:date="2024-12-12T10:44:28Z">
        <w:r>
          <w:rPr>
            <w:rFonts w:hint="eastAsia"/>
            <w:lang w:eastAsia="zh-CN"/>
          </w:rPr>
          <w:t>情况</w:t>
        </w:r>
      </w:ins>
      <w:ins w:id="9" w:author="25年修订" w:date="2024-11-18T16:44:23Z">
        <w:r>
          <w:rPr>
            <w:rFonts w:hint="eastAsia"/>
            <w:lang w:eastAsia="zh-CN"/>
          </w:rPr>
          <w:t>、</w:t>
        </w:r>
      </w:ins>
      <w:ins w:id="10" w:author="25年修订" w:date="2024-11-18T16:44:23Z">
        <w:r>
          <w:rPr>
            <w:rFonts w:hint="eastAsia"/>
          </w:rPr>
          <w:t>境外业务</w:t>
        </w:r>
      </w:ins>
      <w:ins w:id="11" w:author="25年修订" w:date="2024-12-12T10:56:36Z">
        <w:r>
          <w:rPr>
            <w:rFonts w:hint="eastAsia"/>
            <w:lang w:eastAsia="zh-CN"/>
          </w:rPr>
          <w:t>风险</w:t>
        </w:r>
      </w:ins>
      <w:ins w:id="12" w:author="25年修订" w:date="2024-12-12T10:56:37Z">
        <w:r>
          <w:rPr>
            <w:rFonts w:hint="eastAsia"/>
            <w:lang w:eastAsia="zh-CN"/>
          </w:rPr>
          <w:t>情况</w:t>
        </w:r>
      </w:ins>
      <w:ins w:id="13" w:author="25年修订" w:date="2024-12-12T10:56:39Z">
        <w:r>
          <w:rPr>
            <w:rFonts w:hint="eastAsia"/>
            <w:lang w:eastAsia="zh-CN"/>
          </w:rPr>
          <w:t>、</w:t>
        </w:r>
      </w:ins>
      <w:ins w:id="14" w:author="25年修订" w:date="2024-12-12T10:56:42Z">
        <w:r>
          <w:rPr>
            <w:rFonts w:hint="eastAsia"/>
            <w:lang w:eastAsia="zh-CN"/>
          </w:rPr>
          <w:t>境外机构</w:t>
        </w:r>
      </w:ins>
      <w:ins w:id="15" w:author="25年修订" w:date="2024-11-18T16:44:23Z">
        <w:r>
          <w:rPr>
            <w:rFonts w:hint="eastAsia"/>
            <w:lang w:val="en-US" w:eastAsia="zh-CN"/>
          </w:rPr>
          <w:t>财务及设立</w:t>
        </w:r>
      </w:ins>
      <w:ins w:id="16" w:author="25年修订" w:date="2024-12-12T10:57:15Z">
        <w:r>
          <w:rPr>
            <w:rFonts w:hint="eastAsia"/>
            <w:lang w:val="en-US" w:eastAsia="zh-CN"/>
          </w:rPr>
          <w:t>等</w:t>
        </w:r>
      </w:ins>
      <w:r>
        <w:rPr>
          <w:rFonts w:hint="eastAsia"/>
          <w:lang w:val="en-US" w:eastAsia="zh-CN"/>
        </w:rPr>
        <w:t>情况，</w:t>
      </w:r>
      <w:r>
        <w:rPr>
          <w:rFonts w:hint="eastAsia"/>
          <w:highlight w:val="none"/>
          <w:rPrChange w:id="17" w:author="25年修订" w:date="2024-12-12T10:44:58Z">
            <w:rPr>
              <w:rFonts w:hint="eastAsia"/>
            </w:rPr>
          </w:rPrChange>
        </w:rPr>
        <w:t>以此作为评价银行业金融机构</w:t>
      </w:r>
      <w:del w:id="18" w:author="25年修订" w:date="2024-12-12T10:44:47Z">
        <w:r>
          <w:rPr>
            <w:rFonts w:hint="eastAsia"/>
            <w:highlight w:val="none"/>
            <w:rPrChange w:id="19" w:author="25年修订" w:date="2024-12-12T10:44:58Z">
              <w:rPr>
                <w:rFonts w:hint="eastAsia"/>
              </w:rPr>
            </w:rPrChange>
          </w:rPr>
          <w:delText>国别</w:delText>
        </w:r>
      </w:del>
      <w:ins w:id="20" w:author="25年修订" w:date="2024-12-12T10:44:47Z">
        <w:r>
          <w:rPr>
            <w:rFonts w:hint="eastAsia"/>
            <w:highlight w:val="none"/>
            <w:lang w:eastAsia="zh-CN"/>
            <w:rPrChange w:id="21" w:author="25年修订" w:date="2024-12-12T10:44:58Z">
              <w:rPr>
                <w:rFonts w:hint="eastAsia"/>
                <w:highlight w:val="yellow"/>
                <w:lang w:eastAsia="zh-CN"/>
              </w:rPr>
            </w:rPrChange>
          </w:rPr>
          <w:t>境外</w:t>
        </w:r>
      </w:ins>
      <w:ins w:id="22" w:author="25年修订" w:date="2024-12-12T10:45:02Z">
        <w:r>
          <w:rPr>
            <w:rFonts w:hint="eastAsia"/>
            <w:highlight w:val="none"/>
            <w:lang w:eastAsia="zh-CN"/>
          </w:rPr>
          <w:t>业务和机构</w:t>
        </w:r>
      </w:ins>
      <w:r>
        <w:rPr>
          <w:rFonts w:hint="eastAsia"/>
          <w:highlight w:val="none"/>
          <w:rPrChange w:id="23" w:author="25年修订" w:date="2024-12-12T10:44:58Z">
            <w:rPr>
              <w:rFonts w:hint="eastAsia"/>
            </w:rPr>
          </w:rPrChange>
        </w:rPr>
        <w:t>风险的依据之一。</w:t>
      </w:r>
      <w:r>
        <w:rPr>
          <w:rFonts w:hint="eastAsia"/>
        </w:rPr>
        <w:t>本报表</w:t>
      </w:r>
      <w:ins w:id="24" w:author="25年修订" w:date="2024-12-12T11:22:55Z">
        <w:r>
          <w:rPr>
            <w:rFonts w:hint="eastAsia"/>
            <w:lang w:eastAsia="zh-CN"/>
          </w:rPr>
          <w:t>中</w:t>
        </w:r>
      </w:ins>
      <w:ins w:id="25" w:author="25年修订" w:date="2024-12-12T11:22:56Z">
        <w:r>
          <w:rPr>
            <w:rFonts w:hint="eastAsia"/>
            <w:lang w:eastAsia="zh-CN"/>
          </w:rPr>
          <w:t>表</w:t>
        </w:r>
      </w:ins>
      <w:ins w:id="26" w:author="25年修订" w:date="2024-12-12T11:22:56Z">
        <w:r>
          <w:rPr>
            <w:rFonts w:hint="eastAsia"/>
            <w:lang w:val="en-US" w:eastAsia="zh-CN"/>
          </w:rPr>
          <w:t>I</w:t>
        </w:r>
      </w:ins>
      <w:r>
        <w:rPr>
          <w:rFonts w:hint="eastAsia"/>
        </w:rPr>
        <w:t>根据《银行业金融机构国别风</w:t>
      </w:r>
      <w:r>
        <w:rPr>
          <w:rFonts w:hint="eastAsia"/>
          <w:color w:val="auto"/>
        </w:rPr>
        <w:t>险管理</w:t>
      </w:r>
      <w:r>
        <w:rPr>
          <w:rFonts w:hint="eastAsia"/>
          <w:color w:val="auto"/>
          <w:lang w:eastAsia="zh-CN"/>
        </w:rPr>
        <w:t>办法</w:t>
      </w:r>
      <w:r>
        <w:rPr>
          <w:rFonts w:hint="eastAsia"/>
        </w:rPr>
        <w:t>》制定。</w:t>
      </w:r>
    </w:p>
    <w:p>
      <w:pPr>
        <w:spacing w:line="360" w:lineRule="auto"/>
        <w:rPr>
          <w:rFonts w:hint="eastAsia"/>
          <w:b/>
        </w:rPr>
      </w:pPr>
      <w:r>
        <w:rPr>
          <w:rFonts w:hint="eastAsia"/>
          <w:b/>
        </w:rPr>
        <w:t>第二部分：一般说明</w:t>
      </w:r>
    </w:p>
    <w:p>
      <w:pPr>
        <w:spacing w:line="360" w:lineRule="auto"/>
        <w:rPr>
          <w:rFonts w:hint="eastAsia"/>
        </w:rPr>
      </w:pPr>
      <w:r>
        <w:rPr>
          <w:rFonts w:hint="eastAsia"/>
        </w:rPr>
        <w:t>1.报表名称：</w:t>
      </w:r>
      <w:del w:id="27" w:author="25年修订" w:date="2024-12-12T10:51:28Z">
        <w:r>
          <w:rPr>
            <w:rFonts w:hint="eastAsia"/>
          </w:rPr>
          <w:delText>国别风险敞口及拨备统计表</w:delText>
        </w:r>
      </w:del>
      <w:ins w:id="28" w:author="25年修订" w:date="2024-12-12T10:51:28Z">
        <w:r>
          <w:rPr>
            <w:rFonts w:hint="eastAsia"/>
            <w:lang w:eastAsia="zh-CN"/>
          </w:rPr>
          <w:t>境外业务</w:t>
        </w:r>
      </w:ins>
      <w:ins w:id="29" w:author="25年修订" w:date="2024-12-12T10:51:29Z">
        <w:r>
          <w:rPr>
            <w:rFonts w:hint="eastAsia"/>
            <w:lang w:eastAsia="zh-CN"/>
          </w:rPr>
          <w:t>和机构</w:t>
        </w:r>
      </w:ins>
      <w:ins w:id="30" w:author="25年修订" w:date="2024-12-12T10:51:31Z">
        <w:r>
          <w:rPr>
            <w:rFonts w:hint="eastAsia"/>
            <w:lang w:eastAsia="zh-CN"/>
          </w:rPr>
          <w:t>情况表</w:t>
        </w:r>
      </w:ins>
      <w:r>
        <w:rPr>
          <w:rFonts w:hint="eastAsia"/>
        </w:rPr>
        <w:t>。</w:t>
      </w:r>
    </w:p>
    <w:p>
      <w:pPr>
        <w:spacing w:line="360" w:lineRule="auto"/>
        <w:rPr>
          <w:rFonts w:hint="default" w:eastAsia="宋体"/>
          <w:lang w:val="en-US" w:eastAsia="zh-CN"/>
        </w:rPr>
      </w:pPr>
      <w:r>
        <w:rPr>
          <w:rFonts w:hint="eastAsia"/>
        </w:rPr>
        <w:t>2.报表编码：</w:t>
      </w:r>
      <w:del w:id="31" w:author="25年修订" w:date="2024-12-12T09:26:46Z">
        <w:r>
          <w:rPr>
            <w:rFonts w:hint="eastAsia"/>
          </w:rPr>
          <w:delText>银监</w:delText>
        </w:r>
      </w:del>
      <w:ins w:id="32" w:author="25年修订" w:date="2024-12-12T09:26:46Z">
        <w:r>
          <w:rPr>
            <w:rFonts w:hint="eastAsia"/>
            <w:lang w:eastAsia="zh-CN"/>
          </w:rPr>
          <w:t>金</w:t>
        </w:r>
      </w:ins>
      <w:ins w:id="33" w:author="25年修订" w:date="2024-12-12T09:26:51Z">
        <w:r>
          <w:rPr>
            <w:rFonts w:hint="eastAsia"/>
            <w:lang w:eastAsia="zh-CN"/>
          </w:rPr>
          <w:t>监</w:t>
        </w:r>
      </w:ins>
      <w:r>
        <w:rPr>
          <w:rFonts w:hint="eastAsia"/>
        </w:rPr>
        <w:t>统</w:t>
      </w:r>
      <w:ins w:id="34" w:author="25年修订" w:date="2024-12-12T14:16:17Z">
        <w:r>
          <w:rPr>
            <w:rFonts w:hint="eastAsia"/>
            <w:lang w:val="en-US" w:eastAsia="zh-CN"/>
          </w:rPr>
          <w:t>G</w:t>
        </w:r>
      </w:ins>
      <w:ins w:id="35" w:author="25年修订" w:date="2024-12-12T14:16:19Z">
        <w:r>
          <w:rPr>
            <w:rFonts w:hint="eastAsia"/>
            <w:lang w:val="en-US" w:eastAsia="zh-CN"/>
          </w:rPr>
          <w:t>51</w:t>
        </w:r>
      </w:ins>
      <w:ins w:id="36" w:author="25年修订" w:date="2024-12-13T09:55:25Z">
        <w:r>
          <w:rPr>
            <w:rFonts w:hint="eastAsia"/>
            <w:lang w:val="en-US" w:eastAsia="zh-CN"/>
          </w:rPr>
          <w:t>。</w:t>
        </w:r>
      </w:ins>
    </w:p>
    <w:p>
      <w:pPr>
        <w:spacing w:line="360" w:lineRule="auto"/>
        <w:rPr>
          <w:rFonts w:hint="default" w:eastAsia="宋体"/>
          <w:color w:val="auto"/>
          <w:lang w:val="en-US" w:eastAsia="zh-CN"/>
        </w:rPr>
      </w:pPr>
      <w:r>
        <w:rPr>
          <w:rFonts w:hint="eastAsia"/>
        </w:rPr>
        <w:t>3.填报机构：政策性</w:t>
      </w:r>
      <w:r>
        <w:rPr>
          <w:rFonts w:hint="eastAsia"/>
          <w:color w:val="auto"/>
        </w:rPr>
        <w:t>银行（</w:t>
      </w:r>
      <w:ins w:id="37" w:author="25年修订" w:date="2024-12-13T09:28:06Z">
        <w:r>
          <w:rPr>
            <w:rFonts w:hint="eastAsia"/>
            <w:color w:val="auto"/>
            <w:lang w:eastAsia="zh-CN"/>
          </w:rPr>
          <w:t>含</w:t>
        </w:r>
      </w:ins>
      <w:r>
        <w:rPr>
          <w:rFonts w:hint="eastAsia"/>
          <w:color w:val="auto"/>
        </w:rPr>
        <w:t>开发银行）、大型商业银行（含</w:t>
      </w:r>
      <w:r>
        <w:rPr>
          <w:color w:val="auto"/>
        </w:rPr>
        <w:t>邮政储蓄银行</w:t>
      </w:r>
      <w:r>
        <w:rPr>
          <w:rFonts w:hint="eastAsia"/>
          <w:color w:val="auto"/>
        </w:rPr>
        <w:t>）、股份制商业银行、城市</w:t>
      </w:r>
      <w:r>
        <w:rPr>
          <w:color w:val="auto"/>
        </w:rPr>
        <w:t>商业银行、</w:t>
      </w:r>
      <w:r>
        <w:rPr>
          <w:rFonts w:hint="eastAsia"/>
          <w:color w:val="auto"/>
        </w:rPr>
        <w:t>外资法人银行、外国银行分行</w:t>
      </w:r>
      <w:ins w:id="38" w:author="陈施霖" w:date="2024-11-22T19:40:16Z">
        <w:r>
          <w:rPr>
            <w:rFonts w:hint="eastAsia"/>
            <w:color w:val="auto"/>
            <w:lang w:eastAsia="zh-CN"/>
          </w:rPr>
          <w:t>、</w:t>
        </w:r>
      </w:ins>
      <w:ins w:id="39" w:author="陈施霖" w:date="2024-11-22T19:40:11Z">
        <w:r>
          <w:rPr>
            <w:rFonts w:hint="eastAsia"/>
            <w:color w:val="auto"/>
          </w:rPr>
          <w:t>金融资产管理公司、金融租赁公司、财务公司、</w:t>
        </w:r>
      </w:ins>
      <w:ins w:id="40" w:author="陈施霖" w:date="2024-11-22T19:40:31Z">
        <w:r>
          <w:rPr>
            <w:rFonts w:hint="eastAsia"/>
            <w:color w:val="auto"/>
            <w:lang w:eastAsia="zh-CN"/>
          </w:rPr>
          <w:t>金融控股公司</w:t>
        </w:r>
      </w:ins>
      <w:ins w:id="41" w:author="陈施霖" w:date="2024-11-22T19:40:33Z">
        <w:r>
          <w:rPr>
            <w:rFonts w:hint="eastAsia"/>
            <w:color w:val="auto"/>
            <w:lang w:eastAsia="zh-CN"/>
          </w:rPr>
          <w:t>。</w:t>
        </w:r>
      </w:ins>
      <w:ins w:id="42" w:author="25年修订" w:date="2024-12-18T15:21:22Z">
        <w:r>
          <w:rPr>
            <w:rFonts w:hint="eastAsia"/>
            <w:color w:val="auto"/>
          </w:rPr>
          <w:t>外国银行分行</w:t>
        </w:r>
      </w:ins>
      <w:ins w:id="43" w:author="25年修订" w:date="2024-12-18T15:21:24Z">
        <w:r>
          <w:rPr>
            <w:rFonts w:hint="eastAsia"/>
            <w:color w:val="auto"/>
            <w:lang w:eastAsia="zh-CN"/>
          </w:rPr>
          <w:t>暂不</w:t>
        </w:r>
      </w:ins>
      <w:ins w:id="44" w:author="25年修订" w:date="2024-12-18T15:21:25Z">
        <w:r>
          <w:rPr>
            <w:rFonts w:hint="eastAsia"/>
            <w:color w:val="auto"/>
            <w:lang w:eastAsia="zh-CN"/>
          </w:rPr>
          <w:t>填报</w:t>
        </w:r>
      </w:ins>
      <w:ins w:id="45" w:author="25年修订" w:date="2024-12-18T15:21:26Z">
        <w:r>
          <w:rPr>
            <w:rFonts w:hint="eastAsia"/>
            <w:color w:val="auto"/>
            <w:lang w:eastAsia="zh-CN"/>
          </w:rPr>
          <w:t>第</w:t>
        </w:r>
      </w:ins>
      <w:ins w:id="46" w:author="25年修订" w:date="2024-12-18T15:21:28Z">
        <w:r>
          <w:rPr>
            <w:rFonts w:hint="eastAsia"/>
            <w:color w:val="auto"/>
            <w:lang w:val="en-US" w:eastAsia="zh-CN"/>
          </w:rPr>
          <w:t>II</w:t>
        </w:r>
      </w:ins>
      <w:ins w:id="47" w:author="25年修订" w:date="2024-12-18T15:21:30Z">
        <w:r>
          <w:rPr>
            <w:rFonts w:hint="eastAsia"/>
            <w:color w:val="auto"/>
            <w:lang w:val="en-US" w:eastAsia="zh-CN"/>
          </w:rPr>
          <w:t>I、</w:t>
        </w:r>
      </w:ins>
      <w:ins w:id="48" w:author="25年修订" w:date="2024-12-18T15:21:31Z">
        <w:r>
          <w:rPr>
            <w:rFonts w:hint="eastAsia"/>
            <w:color w:val="auto"/>
            <w:lang w:val="en-US" w:eastAsia="zh-CN"/>
          </w:rPr>
          <w:t>IV</w:t>
        </w:r>
      </w:ins>
      <w:ins w:id="49" w:author="25年修订" w:date="2024-12-18T15:21:32Z">
        <w:r>
          <w:rPr>
            <w:rFonts w:hint="eastAsia"/>
            <w:color w:val="auto"/>
            <w:lang w:val="en-US" w:eastAsia="zh-CN"/>
          </w:rPr>
          <w:t>和</w:t>
        </w:r>
      </w:ins>
      <w:ins w:id="50" w:author="25年修订" w:date="2024-12-18T15:21:33Z">
        <w:r>
          <w:rPr>
            <w:rFonts w:hint="eastAsia"/>
            <w:color w:val="auto"/>
            <w:lang w:val="en-US" w:eastAsia="zh-CN"/>
          </w:rPr>
          <w:t>V</w:t>
        </w:r>
      </w:ins>
      <w:ins w:id="51" w:author="25年修订" w:date="2024-12-18T15:21:34Z">
        <w:r>
          <w:rPr>
            <w:rFonts w:hint="eastAsia"/>
            <w:color w:val="auto"/>
            <w:lang w:val="en-US" w:eastAsia="zh-CN"/>
          </w:rPr>
          <w:t>部分。</w:t>
        </w:r>
      </w:ins>
    </w:p>
    <w:p>
      <w:pPr>
        <w:spacing w:line="360" w:lineRule="auto"/>
        <w:rPr>
          <w:rFonts w:hint="eastAsia"/>
          <w:color w:val="auto"/>
        </w:rPr>
      </w:pPr>
      <w:r>
        <w:rPr>
          <w:rFonts w:hint="eastAsia"/>
          <w:color w:val="auto"/>
        </w:rPr>
        <w:t>4.报送频度：并表</w:t>
      </w:r>
      <w:r>
        <w:rPr>
          <w:rFonts w:hint="eastAsia"/>
          <w:color w:val="auto"/>
          <w:lang w:eastAsia="zh-CN"/>
        </w:rPr>
        <w:t>汇总数据</w:t>
      </w:r>
      <w:r>
        <w:rPr>
          <w:rFonts w:hint="eastAsia"/>
          <w:color w:val="auto"/>
        </w:rPr>
        <w:t>，</w:t>
      </w:r>
      <w:ins w:id="52" w:author="陈施霖" w:date="2024-11-20T16:52:09Z">
        <w:r>
          <w:rPr>
            <w:rFonts w:hint="eastAsia"/>
            <w:color w:val="auto"/>
            <w:lang w:val="en-US" w:eastAsia="zh-CN"/>
          </w:rPr>
          <w:t>G51_I至G51_IV为</w:t>
        </w:r>
      </w:ins>
      <w:r>
        <w:rPr>
          <w:rFonts w:hint="eastAsia"/>
          <w:color w:val="auto"/>
        </w:rPr>
        <w:t>季后</w:t>
      </w:r>
      <w:del w:id="53" w:author="25年修订" w:date="2024-11-18T16:44:23Z">
        <w:r>
          <w:rPr>
            <w:rFonts w:hint="eastAsia"/>
          </w:rPr>
          <w:delText>40</w:delText>
        </w:r>
      </w:del>
      <w:ins w:id="54" w:author="陈施霖" w:date="2024-11-28T15:05:25Z">
        <w:r>
          <w:rPr>
            <w:rFonts w:hint="eastAsia"/>
            <w:lang w:val="en-US" w:eastAsia="zh-CN"/>
          </w:rPr>
          <w:t>40</w:t>
        </w:r>
      </w:ins>
      <w:r>
        <w:rPr>
          <w:rFonts w:hint="eastAsia"/>
          <w:color w:val="auto"/>
        </w:rPr>
        <w:t>日</w:t>
      </w:r>
      <w:del w:id="55" w:author="25年修订" w:date="2024-12-17T09:17:27Z">
        <w:r>
          <w:rPr>
            <w:rFonts w:hint="eastAsia"/>
            <w:color w:val="auto"/>
          </w:rPr>
          <w:delText>内</w:delText>
        </w:r>
      </w:del>
      <w:ins w:id="56" w:author="陈施霖" w:date="2024-11-20T16:52:13Z">
        <w:r>
          <w:rPr>
            <w:rFonts w:hint="eastAsia"/>
            <w:color w:val="auto"/>
            <w:highlight w:val="none"/>
            <w:lang w:eastAsia="zh-CN"/>
          </w:rPr>
          <w:t>，</w:t>
        </w:r>
      </w:ins>
      <w:ins w:id="57" w:author="陈施霖" w:date="2024-11-20T16:51:56Z">
        <w:r>
          <w:rPr>
            <w:rFonts w:hint="eastAsia"/>
            <w:color w:val="auto"/>
            <w:highlight w:val="none"/>
            <w:lang w:val="en-US" w:eastAsia="zh-CN"/>
          </w:rPr>
          <w:t>G</w:t>
        </w:r>
      </w:ins>
      <w:ins w:id="58" w:author="陈施霖" w:date="2024-11-20T16:51:57Z">
        <w:r>
          <w:rPr>
            <w:rFonts w:hint="eastAsia"/>
            <w:color w:val="auto"/>
            <w:highlight w:val="none"/>
            <w:lang w:val="en-US" w:eastAsia="zh-CN"/>
          </w:rPr>
          <w:t>51</w:t>
        </w:r>
      </w:ins>
      <w:ins w:id="59" w:author="陈施霖" w:date="2024-11-20T16:51:58Z">
        <w:r>
          <w:rPr>
            <w:rFonts w:hint="eastAsia"/>
            <w:color w:val="auto"/>
            <w:highlight w:val="none"/>
            <w:lang w:val="en-US" w:eastAsia="zh-CN"/>
          </w:rPr>
          <w:t>_</w:t>
        </w:r>
      </w:ins>
      <w:ins w:id="60" w:author="陈施霖" w:date="2024-11-20T16:52:00Z">
        <w:r>
          <w:rPr>
            <w:rFonts w:hint="eastAsia"/>
            <w:color w:val="auto"/>
            <w:highlight w:val="none"/>
            <w:lang w:val="en-US" w:eastAsia="zh-CN"/>
          </w:rPr>
          <w:t>V</w:t>
        </w:r>
      </w:ins>
      <w:ins w:id="61" w:author="陈施霖" w:date="2024-11-20T16:52:15Z">
        <w:r>
          <w:rPr>
            <w:rFonts w:hint="eastAsia"/>
            <w:color w:val="auto"/>
            <w:highlight w:val="none"/>
            <w:lang w:val="en-US" w:eastAsia="zh-CN"/>
          </w:rPr>
          <w:t>为</w:t>
        </w:r>
      </w:ins>
      <w:ins w:id="62" w:author="陈施霖" w:date="2024-11-20T16:52:27Z">
        <w:r>
          <w:rPr>
            <w:rFonts w:hint="eastAsia"/>
            <w:color w:val="auto"/>
            <w:highlight w:val="none"/>
            <w:lang w:val="en-US" w:eastAsia="zh-CN"/>
          </w:rPr>
          <w:t>年后</w:t>
        </w:r>
      </w:ins>
      <w:ins w:id="63" w:author="陈施霖" w:date="2024-11-22T19:40:42Z">
        <w:r>
          <w:rPr>
            <w:rFonts w:hint="eastAsia"/>
            <w:color w:val="auto"/>
            <w:highlight w:val="none"/>
            <w:lang w:val="en-US" w:eastAsia="zh-CN"/>
          </w:rPr>
          <w:t>40</w:t>
        </w:r>
      </w:ins>
      <w:ins w:id="64" w:author="陈施霖" w:date="2024-11-20T16:52:30Z">
        <w:r>
          <w:rPr>
            <w:rFonts w:hint="eastAsia"/>
            <w:color w:val="auto"/>
            <w:highlight w:val="none"/>
            <w:lang w:val="en-US" w:eastAsia="zh-CN"/>
          </w:rPr>
          <w:t>日</w:t>
        </w:r>
      </w:ins>
      <w:ins w:id="65" w:author="陈施霖" w:date="2024-11-20T16:52:32Z">
        <w:del w:id="66" w:author="25年修订" w:date="2024-12-17T09:17:28Z">
          <w:r>
            <w:rPr>
              <w:rFonts w:hint="eastAsia"/>
              <w:color w:val="auto"/>
              <w:highlight w:val="none"/>
              <w:lang w:val="en-US" w:eastAsia="zh-CN"/>
            </w:rPr>
            <w:delText>内</w:delText>
          </w:r>
        </w:del>
      </w:ins>
      <w:r>
        <w:rPr>
          <w:rFonts w:hint="eastAsia"/>
          <w:color w:val="auto"/>
          <w:highlight w:val="none"/>
        </w:rPr>
        <w:t>。</w:t>
      </w:r>
      <w:r>
        <w:rPr>
          <w:rFonts w:hint="eastAsia"/>
          <w:color w:val="auto"/>
        </w:rPr>
        <w:t>出现重大事件可能对国别风险产生实质性不利影响时，按监管要求及时报送。</w:t>
      </w:r>
    </w:p>
    <w:p>
      <w:pPr>
        <w:spacing w:line="360" w:lineRule="auto"/>
        <w:rPr>
          <w:rFonts w:hint="eastAsia"/>
          <w:color w:val="auto"/>
        </w:rPr>
      </w:pPr>
      <w:r>
        <w:rPr>
          <w:rFonts w:hint="eastAsia"/>
          <w:color w:val="auto"/>
        </w:rPr>
        <w:t>5.报送方式：以电子报表形式报送</w:t>
      </w:r>
      <w:r>
        <w:rPr>
          <w:rFonts w:hint="eastAsia"/>
          <w:color w:val="auto"/>
          <w:lang w:val="en-US" w:eastAsia="zh-CN"/>
        </w:rPr>
        <w:t>国家金融监督管理总局</w:t>
      </w:r>
      <w:r>
        <w:rPr>
          <w:rFonts w:hint="eastAsia"/>
          <w:color w:val="auto"/>
        </w:rPr>
        <w:t>。</w:t>
      </w:r>
    </w:p>
    <w:p>
      <w:pPr>
        <w:spacing w:line="360" w:lineRule="auto"/>
        <w:rPr>
          <w:rFonts w:hint="eastAsia"/>
        </w:rPr>
      </w:pPr>
      <w:r>
        <w:rPr>
          <w:rFonts w:hint="eastAsia"/>
        </w:rPr>
        <w:t>6.数据单位：万元。</w:t>
      </w:r>
    </w:p>
    <w:p>
      <w:pPr>
        <w:spacing w:line="360" w:lineRule="auto"/>
        <w:rPr>
          <w:rFonts w:hint="eastAsia"/>
        </w:rPr>
      </w:pPr>
      <w:r>
        <w:rPr>
          <w:rFonts w:hint="eastAsia"/>
        </w:rPr>
        <w:t>7.四舍五入要求：金额保留两位小数。</w:t>
      </w:r>
    </w:p>
    <w:p>
      <w:pPr>
        <w:spacing w:line="360" w:lineRule="auto"/>
        <w:rPr>
          <w:rFonts w:hint="eastAsia"/>
        </w:rPr>
      </w:pPr>
      <w:r>
        <w:rPr>
          <w:rFonts w:hint="eastAsia"/>
        </w:rPr>
        <w:t>8.填报币种：本表要求以本外币合计人民币数据填报。银行业金融机构将外币折算为人民币时，应按照报告期末最后一天国家外汇管理局公布的人民币兑美元、欧元、日元和港币的基准汇价进行折算。美元、欧元、日元和港币四种主要货币以外的其他货币对人民币的折算汇率，以报告期末最后一天美元对人民币的基准汇率与同一天上午9时国际外汇市场其他货币兑美元汇率套算确定。</w:t>
      </w:r>
    </w:p>
    <w:p>
      <w:pPr>
        <w:spacing w:line="360" w:lineRule="auto"/>
        <w:rPr>
          <w:rFonts w:hint="eastAsia"/>
          <w:b/>
        </w:rPr>
      </w:pPr>
      <w:r>
        <w:rPr>
          <w:rFonts w:hint="eastAsia"/>
          <w:b/>
        </w:rPr>
        <w:t>第三部分：具体说明</w:t>
      </w:r>
    </w:p>
    <w:p>
      <w:pPr>
        <w:numPr>
          <w:ins w:id="67" w:author="周世杰" w:date="2016-11-10T10:53:00Z"/>
        </w:numPr>
        <w:spacing w:line="360" w:lineRule="auto"/>
        <w:ind w:firstLine="420" w:firstLineChars="200"/>
        <w:rPr>
          <w:del w:id="68" w:author="25年修订" w:date="2024-12-16T18:04:09Z"/>
          <w:rFonts w:hint="eastAsia"/>
          <w:highlight w:val="none"/>
          <w:rPrChange w:id="69" w:author="25年修订" w:date="2024-12-12T15:08:30Z">
            <w:rPr>
              <w:del w:id="70" w:author="25年修订" w:date="2024-12-16T18:04:09Z"/>
              <w:rFonts w:hint="eastAsia"/>
            </w:rPr>
          </w:rPrChange>
        </w:rPr>
      </w:pPr>
      <w:r>
        <w:rPr>
          <w:rFonts w:hint="eastAsia"/>
          <w:highlight w:val="none"/>
          <w:rPrChange w:id="71" w:author="25年修订" w:date="2024-12-12T15:07:44Z">
            <w:rPr>
              <w:rFonts w:hint="eastAsia"/>
            </w:rPr>
          </w:rPrChange>
        </w:rPr>
        <w:t>本表中</w:t>
      </w:r>
      <w:del w:id="72" w:author="25年修订" w:date="2024-12-16T18:02:42Z">
        <w:r>
          <w:rPr>
            <w:rFonts w:hint="eastAsia"/>
            <w:highlight w:val="none"/>
            <w:rPrChange w:id="73" w:author="25年修订" w:date="2024-12-12T15:07:44Z">
              <w:rPr>
                <w:rFonts w:hint="eastAsia"/>
              </w:rPr>
            </w:rPrChange>
          </w:rPr>
          <w:delText>各项境外债权</w:delText>
        </w:r>
      </w:del>
      <w:del w:id="74" w:author="25年修订" w:date="2024-12-16T18:02:42Z">
        <w:r>
          <w:rPr>
            <w:rFonts w:hint="eastAsia"/>
            <w:highlight w:val="none"/>
            <w:rPrChange w:id="75" w:author="25年修订" w:date="2024-12-12T15:07:44Z">
              <w:rPr>
                <w:rFonts w:hint="eastAsia"/>
              </w:rPr>
            </w:rPrChange>
          </w:rPr>
          <w:delText>债务敞口按照国家分别填报在有关项目中。</w:delText>
        </w:r>
      </w:del>
      <w:r>
        <w:rPr>
          <w:rFonts w:hint="eastAsia"/>
          <w:highlight w:val="none"/>
          <w:rPrChange w:id="76" w:author="25年修订" w:date="2024-12-12T15:07:44Z">
            <w:rPr>
              <w:rFonts w:hint="eastAsia"/>
            </w:rPr>
          </w:rPrChange>
        </w:rPr>
        <w:t>国家的划分以联合国宪章和我国外交相关法律法规及惯例为依据。本报表所称境外，指除中华人民共和国以外的其他国家或地区，以及中国香港、澳门和台湾。</w:t>
      </w:r>
      <w:del w:id="77" w:author="25年修订" w:date="2024-12-16T18:04:09Z">
        <w:r>
          <w:rPr>
            <w:rFonts w:hint="eastAsia"/>
            <w:highlight w:val="none"/>
            <w:rPrChange w:id="78" w:author="25年修订" w:date="2024-12-12T15:08:30Z">
              <w:rPr>
                <w:rFonts w:hint="eastAsia"/>
              </w:rPr>
            </w:rPrChange>
          </w:rPr>
          <w:delText>境外主体包括国家、营业场所</w:delText>
        </w:r>
      </w:del>
      <w:ins w:id="79" w:author="Administrator" w:date="2024-11-20T15:03:19Z">
        <w:del w:id="80" w:author="25年修订" w:date="2024-12-16T18:04:09Z">
          <w:r>
            <w:rPr>
              <w:rFonts w:hint="eastAsia"/>
              <w:highlight w:val="none"/>
              <w:lang w:eastAsia="zh-CN"/>
              <w:rPrChange w:id="81" w:author="25年修订" w:date="2024-12-12T15:08:30Z">
                <w:rPr>
                  <w:rFonts w:hint="eastAsia"/>
                  <w:lang w:eastAsia="zh-CN"/>
                </w:rPr>
              </w:rPrChange>
            </w:rPr>
            <w:delText>、</w:delText>
          </w:r>
        </w:del>
      </w:ins>
      <w:ins w:id="82" w:author="Administrator" w:date="2024-11-20T15:03:21Z">
        <w:del w:id="83" w:author="25年修订" w:date="2024-12-16T18:04:09Z">
          <w:r>
            <w:rPr>
              <w:rFonts w:hint="eastAsia"/>
              <w:highlight w:val="none"/>
              <w:lang w:eastAsia="zh-CN"/>
              <w:rPrChange w:id="84" w:author="25年修订" w:date="2024-12-12T15:08:30Z">
                <w:rPr>
                  <w:rFonts w:hint="eastAsia"/>
                  <w:lang w:eastAsia="zh-CN"/>
                </w:rPr>
              </w:rPrChange>
            </w:rPr>
            <w:delText>注册</w:delText>
          </w:r>
        </w:del>
      </w:ins>
      <w:ins w:id="85" w:author="Administrator" w:date="2024-11-20T15:03:22Z">
        <w:del w:id="86" w:author="25年修订" w:date="2024-12-16T18:04:09Z">
          <w:r>
            <w:rPr>
              <w:rFonts w:hint="eastAsia"/>
              <w:highlight w:val="none"/>
              <w:lang w:eastAsia="zh-CN"/>
              <w:rPrChange w:id="87" w:author="25年修订" w:date="2024-12-12T15:08:30Z">
                <w:rPr>
                  <w:rFonts w:hint="eastAsia"/>
                  <w:lang w:eastAsia="zh-CN"/>
                </w:rPr>
              </w:rPrChange>
            </w:rPr>
            <w:delText>地</w:delText>
          </w:r>
        </w:del>
      </w:ins>
      <w:del w:id="88" w:author="25年修订" w:date="2024-12-16T18:04:09Z">
        <w:r>
          <w:rPr>
            <w:rFonts w:hint="eastAsia"/>
            <w:highlight w:val="none"/>
            <w:rPrChange w:id="89" w:author="25年修订" w:date="2024-12-12T15:08:30Z">
              <w:rPr>
                <w:rFonts w:hint="eastAsia"/>
              </w:rPr>
            </w:rPrChange>
          </w:rPr>
          <w:delText>在境外的金融机构和非金融企业、以及居住在境外的个人等各种与填报机构形成债权</w:delText>
        </w:r>
      </w:del>
      <w:del w:id="90" w:author="25年修订" w:date="2024-12-16T18:04:09Z">
        <w:r>
          <w:rPr>
            <w:rFonts w:hint="eastAsia"/>
            <w:highlight w:val="none"/>
            <w:rPrChange w:id="91" w:author="25年修订" w:date="2024-12-12T15:08:30Z">
              <w:rPr>
                <w:rFonts w:hint="eastAsia"/>
              </w:rPr>
            </w:rPrChange>
          </w:rPr>
          <w:delText>债务关系的主体，含境外银行在境内的分行。</w:delText>
        </w:r>
      </w:del>
    </w:p>
    <w:p>
      <w:pPr>
        <w:spacing w:line="360" w:lineRule="auto"/>
        <w:ind w:firstLine="420" w:firstLineChars="200"/>
        <w:rPr>
          <w:del w:id="92" w:author="25年修订" w:date="2024-12-16T18:04:09Z"/>
          <w:rFonts w:hint="eastAsia"/>
          <w:highlight w:val="none"/>
          <w:rPrChange w:id="93" w:author="25年修订" w:date="2024-12-12T15:08:30Z">
            <w:rPr>
              <w:del w:id="94" w:author="25年修订" w:date="2024-12-16T18:04:09Z"/>
              <w:rFonts w:hint="eastAsia"/>
            </w:rPr>
          </w:rPrChange>
        </w:rPr>
      </w:pPr>
      <w:del w:id="95" w:author="25年修订" w:date="2024-12-16T18:04:09Z">
        <w:r>
          <w:rPr>
            <w:rFonts w:hint="eastAsia"/>
            <w:highlight w:val="none"/>
            <w:rPrChange w:id="96" w:author="25年修订" w:date="2024-12-12T15:08:30Z">
              <w:rPr>
                <w:rFonts w:hint="eastAsia"/>
              </w:rPr>
            </w:rPrChange>
          </w:rPr>
          <w:delText>境外个人指居住在国外的个人。如果某个个人在多个国家（地区）有住所的，按其经常居住地确定国别。</w:delText>
        </w:r>
      </w:del>
    </w:p>
    <w:p>
      <w:pPr>
        <w:spacing w:line="360" w:lineRule="auto"/>
        <w:ind w:firstLine="420" w:firstLineChars="200"/>
        <w:rPr>
          <w:del w:id="97" w:author="25年修订" w:date="2024-12-16T18:04:09Z"/>
          <w:rFonts w:hint="eastAsia"/>
          <w:highlight w:val="none"/>
          <w:rPrChange w:id="98" w:author="25年修订" w:date="2024-12-12T15:08:53Z">
            <w:rPr>
              <w:del w:id="99" w:author="25年修订" w:date="2024-12-16T18:04:09Z"/>
              <w:rFonts w:hint="eastAsia"/>
            </w:rPr>
          </w:rPrChange>
        </w:rPr>
      </w:pPr>
      <w:del w:id="100" w:author="25年修订" w:date="2024-12-16T18:04:09Z">
        <w:r>
          <w:rPr>
            <w:rFonts w:hint="eastAsia"/>
            <w:highlight w:val="none"/>
            <w:rPrChange w:id="101" w:author="25年修订" w:date="2024-12-12T15:08:53Z">
              <w:rPr>
                <w:rFonts w:hint="eastAsia"/>
              </w:rPr>
            </w:rPrChange>
          </w:rPr>
          <w:delText>符合以下条件的企业（含金融机构）为境外企业：第一，依据外国（地区）法律成立；第二，实际管理机构不在中国境内；第三，主要经营活动在境外。如果一家企业依据一国（地区）法律成立，但其主要经营活动在另一国家（地区）的，按其主要经营活动所在国家确定国别。在某离岸中心注册，但其主要经营活动并不在该离岸中心的境外企业，</w:delText>
        </w:r>
      </w:del>
      <w:del w:id="102" w:author="25年修订" w:date="2024-12-16T18:04:09Z">
        <w:r>
          <w:rPr>
            <w:rFonts w:hint="eastAsia"/>
            <w:highlight w:val="none"/>
            <w:lang w:eastAsia="zh-CN"/>
            <w:rPrChange w:id="103" w:author="25年修订" w:date="2024-12-12T15:08:53Z">
              <w:rPr>
                <w:rFonts w:hint="eastAsia"/>
                <w:lang w:eastAsia="zh-CN"/>
              </w:rPr>
            </w:rPrChange>
          </w:rPr>
          <w:delText>债权股权</w:delText>
        </w:r>
      </w:del>
      <w:del w:id="104" w:author="25年修订" w:date="2024-12-16T18:04:09Z">
        <w:r>
          <w:rPr>
            <w:rFonts w:hint="eastAsia"/>
            <w:highlight w:val="none"/>
            <w:rPrChange w:id="105" w:author="25年修订" w:date="2024-12-12T15:08:53Z">
              <w:rPr>
                <w:rFonts w:hint="eastAsia"/>
              </w:rPr>
            </w:rPrChange>
          </w:rPr>
          <w:delText>应填列在其主要经营活动所在的国家（地区）。</w:delText>
        </w:r>
      </w:del>
    </w:p>
    <w:p>
      <w:pPr>
        <w:spacing w:line="360" w:lineRule="auto"/>
        <w:ind w:firstLine="420" w:firstLineChars="200"/>
        <w:rPr>
          <w:rFonts w:hint="eastAsia"/>
          <w:highlight w:val="yellow"/>
          <w:rPrChange w:id="106" w:author="25年修订" w:date="2024-12-12T11:39:32Z">
            <w:rPr>
              <w:rFonts w:hint="eastAsia"/>
            </w:rPr>
          </w:rPrChange>
        </w:rPr>
      </w:pPr>
      <w:del w:id="107" w:author="25年修订" w:date="2024-12-16T18:04:09Z">
        <w:r>
          <w:rPr>
            <w:rFonts w:hint="eastAsia"/>
            <w:highlight w:val="none"/>
            <w:rPrChange w:id="108" w:author="25年修订" w:date="2024-12-12T15:12:55Z">
              <w:rPr>
                <w:rFonts w:hint="eastAsia"/>
              </w:rPr>
            </w:rPrChange>
          </w:rPr>
          <w:delText>境外企业（含金融机构）在境内设立的、不能独立承担法律责任的分公司视为境外主体，其直接</w:delText>
        </w:r>
      </w:del>
      <w:del w:id="109" w:author="25年修订" w:date="2024-12-16T18:04:09Z">
        <w:r>
          <w:rPr>
            <w:rFonts w:hint="eastAsia"/>
            <w:highlight w:val="none"/>
            <w:rPrChange w:id="110" w:author="25年修订" w:date="2024-12-12T15:12:55Z">
              <w:rPr>
                <w:rFonts w:hint="eastAsia"/>
              </w:rPr>
            </w:rPrChange>
          </w:rPr>
          <w:delText>境外债权</w:delText>
        </w:r>
      </w:del>
      <w:ins w:id="111" w:author="陈施霖" w:date="2024-12-05T14:01:32Z">
        <w:del w:id="112" w:author="25年修订" w:date="2024-12-16T18:04:09Z">
          <w:r>
            <w:rPr>
              <w:rFonts w:hint="eastAsia"/>
              <w:highlight w:val="none"/>
              <w:lang w:eastAsia="zh-CN"/>
              <w:rPrChange w:id="113" w:author="25年修订" w:date="2024-12-12T15:12:55Z">
                <w:rPr>
                  <w:rFonts w:hint="eastAsia"/>
                  <w:lang w:eastAsia="zh-CN"/>
                </w:rPr>
              </w:rPrChange>
            </w:rPr>
            <w:delText>境外</w:delText>
          </w:r>
        </w:del>
      </w:ins>
      <w:del w:id="114" w:author="25年修订" w:date="2024-12-16T18:04:09Z">
        <w:r>
          <w:rPr>
            <w:rFonts w:hint="eastAsia"/>
            <w:highlight w:val="none"/>
            <w:lang w:eastAsia="zh-CN"/>
            <w:rPrChange w:id="115" w:author="25年修订" w:date="2024-12-12T15:12:55Z">
              <w:rPr>
                <w:rFonts w:hint="eastAsia"/>
                <w:lang w:eastAsia="zh-CN"/>
              </w:rPr>
            </w:rPrChange>
          </w:rPr>
          <w:delText>债权股权</w:delText>
        </w:r>
      </w:del>
      <w:del w:id="116" w:author="25年修订" w:date="2024-12-16T18:04:09Z">
        <w:r>
          <w:rPr>
            <w:rFonts w:hint="eastAsia"/>
            <w:highlight w:val="none"/>
            <w:rPrChange w:id="117" w:author="25年修订" w:date="2024-12-12T15:12:55Z">
              <w:rPr>
                <w:rFonts w:hint="eastAsia"/>
              </w:rPr>
            </w:rPrChange>
          </w:rPr>
          <w:delText>填列在其总公司所在国家（地区）。</w:delText>
        </w:r>
      </w:del>
      <w:del w:id="118" w:author="25年修订" w:date="2024-12-16T18:04:09Z">
        <w:r>
          <w:rPr>
            <w:rFonts w:hint="eastAsia"/>
            <w:highlight w:val="none"/>
            <w:rPrChange w:id="119" w:author="25年修订" w:date="2024-12-12T15:12:55Z">
              <w:rPr>
                <w:rFonts w:hint="eastAsia"/>
              </w:rPr>
            </w:rPrChange>
          </w:rPr>
          <w:delText>填报机构对中资商业银行的境外分行和外资银行的境外分行的直接</w:delText>
        </w:r>
      </w:del>
      <w:del w:id="120" w:author="25年修订" w:date="2024-12-16T18:04:09Z">
        <w:r>
          <w:rPr>
            <w:rFonts w:hint="eastAsia"/>
            <w:highlight w:val="none"/>
            <w:rPrChange w:id="121" w:author="25年修订" w:date="2024-12-12T15:12:55Z">
              <w:rPr>
                <w:rFonts w:hint="eastAsia"/>
              </w:rPr>
            </w:rPrChange>
          </w:rPr>
          <w:delText>境外债权</w:delText>
        </w:r>
      </w:del>
      <w:ins w:id="122" w:author="陈施霖" w:date="2024-12-05T14:01:51Z">
        <w:del w:id="123" w:author="25年修订" w:date="2024-12-16T18:04:09Z">
          <w:r>
            <w:rPr>
              <w:rFonts w:hint="eastAsia"/>
              <w:highlight w:val="none"/>
              <w:lang w:eastAsia="zh-CN"/>
              <w:rPrChange w:id="124" w:author="25年修订" w:date="2024-12-12T15:12:55Z">
                <w:rPr>
                  <w:rFonts w:hint="eastAsia"/>
                  <w:lang w:eastAsia="zh-CN"/>
                </w:rPr>
              </w:rPrChange>
            </w:rPr>
            <w:delText>境外</w:delText>
          </w:r>
        </w:del>
      </w:ins>
      <w:del w:id="125" w:author="25年修订" w:date="2024-12-16T18:04:09Z">
        <w:r>
          <w:rPr>
            <w:rFonts w:hint="eastAsia"/>
            <w:highlight w:val="none"/>
            <w:lang w:eastAsia="zh-CN"/>
            <w:rPrChange w:id="126" w:author="25年修订" w:date="2024-12-12T15:12:55Z">
              <w:rPr>
                <w:rFonts w:hint="eastAsia"/>
                <w:lang w:eastAsia="zh-CN"/>
              </w:rPr>
            </w:rPrChange>
          </w:rPr>
          <w:delText>债权股权</w:delText>
        </w:r>
      </w:del>
      <w:del w:id="127" w:author="25年修订" w:date="2024-12-16T18:04:09Z">
        <w:r>
          <w:rPr>
            <w:rFonts w:hint="eastAsia"/>
            <w:highlight w:val="none"/>
            <w:rPrChange w:id="128" w:author="25年修订" w:date="2024-12-12T15:12:55Z">
              <w:rPr>
                <w:rFonts w:hint="eastAsia"/>
              </w:rPr>
            </w:rPrChange>
          </w:rPr>
          <w:delText>应当填列在分行所在国家（地区），并按照风险转移规定体现为对其母行的最终</w:delText>
        </w:r>
      </w:del>
      <w:del w:id="129" w:author="25年修订" w:date="2024-12-16T18:04:09Z">
        <w:r>
          <w:rPr>
            <w:rFonts w:hint="eastAsia"/>
            <w:highlight w:val="none"/>
            <w:rPrChange w:id="130" w:author="25年修订" w:date="2024-12-12T15:12:55Z">
              <w:rPr>
                <w:rFonts w:hint="eastAsia"/>
              </w:rPr>
            </w:rPrChange>
          </w:rPr>
          <w:delText>境外债权</w:delText>
        </w:r>
      </w:del>
      <w:ins w:id="131" w:author="陈施霖" w:date="2024-12-05T14:02:26Z">
        <w:del w:id="132" w:author="25年修订" w:date="2024-12-16T18:04:09Z">
          <w:r>
            <w:rPr>
              <w:rFonts w:hint="eastAsia"/>
              <w:highlight w:val="none"/>
              <w:lang w:eastAsia="zh-CN"/>
              <w:rPrChange w:id="133" w:author="25年修订" w:date="2024-12-12T15:12:55Z">
                <w:rPr>
                  <w:rFonts w:hint="eastAsia"/>
                  <w:lang w:eastAsia="zh-CN"/>
                </w:rPr>
              </w:rPrChange>
            </w:rPr>
            <w:delText>境外</w:delText>
          </w:r>
        </w:del>
      </w:ins>
      <w:del w:id="134" w:author="25年修订" w:date="2024-12-16T18:04:09Z">
        <w:r>
          <w:rPr>
            <w:rFonts w:hint="eastAsia"/>
            <w:highlight w:val="none"/>
            <w:lang w:eastAsia="zh-CN"/>
            <w:rPrChange w:id="135" w:author="25年修订" w:date="2024-12-12T15:12:55Z">
              <w:rPr>
                <w:rFonts w:hint="eastAsia"/>
                <w:lang w:eastAsia="zh-CN"/>
              </w:rPr>
            </w:rPrChange>
          </w:rPr>
          <w:delText>债权股权</w:delText>
        </w:r>
      </w:del>
      <w:del w:id="136" w:author="25年修订" w:date="2024-12-16T18:04:09Z">
        <w:r>
          <w:rPr>
            <w:rFonts w:hint="eastAsia"/>
            <w:highlight w:val="none"/>
            <w:rPrChange w:id="137" w:author="25年修订" w:date="2024-12-12T15:12:55Z">
              <w:rPr>
                <w:rFonts w:hint="eastAsia"/>
              </w:rPr>
            </w:rPrChange>
          </w:rPr>
          <w:delText>；对外资银行的境内分行的直接</w:delText>
        </w:r>
      </w:del>
      <w:del w:id="138" w:author="25年修订" w:date="2024-12-16T18:04:09Z">
        <w:r>
          <w:rPr>
            <w:rFonts w:hint="eastAsia"/>
            <w:highlight w:val="none"/>
            <w:rPrChange w:id="139" w:author="25年修订" w:date="2024-12-12T15:12:55Z">
              <w:rPr>
                <w:rFonts w:hint="eastAsia"/>
              </w:rPr>
            </w:rPrChange>
          </w:rPr>
          <w:delText>境外债权</w:delText>
        </w:r>
      </w:del>
      <w:ins w:id="140" w:author="陈施霖" w:date="2024-12-05T14:02:44Z">
        <w:del w:id="141" w:author="25年修订" w:date="2024-12-16T18:04:09Z">
          <w:r>
            <w:rPr>
              <w:rFonts w:hint="eastAsia"/>
              <w:highlight w:val="none"/>
              <w:lang w:eastAsia="zh-CN"/>
              <w:rPrChange w:id="142" w:author="25年修订" w:date="2024-12-12T15:12:55Z">
                <w:rPr>
                  <w:rFonts w:hint="eastAsia"/>
                  <w:lang w:eastAsia="zh-CN"/>
                </w:rPr>
              </w:rPrChange>
            </w:rPr>
            <w:delText>境外</w:delText>
          </w:r>
        </w:del>
      </w:ins>
      <w:del w:id="143" w:author="25年修订" w:date="2024-12-16T18:04:09Z">
        <w:r>
          <w:rPr>
            <w:rFonts w:hint="eastAsia"/>
            <w:highlight w:val="none"/>
            <w:lang w:eastAsia="zh-CN"/>
            <w:rPrChange w:id="144" w:author="25年修订" w:date="2024-12-12T15:12:55Z">
              <w:rPr>
                <w:rFonts w:hint="eastAsia"/>
                <w:lang w:eastAsia="zh-CN"/>
              </w:rPr>
            </w:rPrChange>
          </w:rPr>
          <w:delText>债权股权</w:delText>
        </w:r>
      </w:del>
      <w:del w:id="145" w:author="25年修订" w:date="2024-12-16T18:04:09Z">
        <w:r>
          <w:rPr>
            <w:rFonts w:hint="eastAsia"/>
            <w:highlight w:val="none"/>
            <w:rPrChange w:id="146" w:author="25年修订" w:date="2024-12-12T15:12:55Z">
              <w:rPr>
                <w:rFonts w:hint="eastAsia"/>
              </w:rPr>
            </w:rPrChange>
          </w:rPr>
          <w:delText>应当直接填列在母行所在国家（地区），且不作风险转移</w:delText>
        </w:r>
      </w:del>
      <w:del w:id="147" w:author="25年修订" w:date="2024-12-16T18:04:09Z">
        <w:r>
          <w:rPr>
            <w:rFonts w:hint="eastAsia"/>
            <w:highlight w:val="none"/>
            <w:rPrChange w:id="148" w:author="25年修订" w:date="2024-12-12T15:12:57Z">
              <w:rPr>
                <w:rFonts w:hint="eastAsia"/>
              </w:rPr>
            </w:rPrChange>
          </w:rPr>
          <w:delText>。</w:delText>
        </w:r>
      </w:del>
    </w:p>
    <w:p>
      <w:pPr>
        <w:numPr>
          <w:ins w:id="149" w:author="周世杰" w:date="2016-11-10T11:05:00Z"/>
        </w:numPr>
        <w:spacing w:line="360" w:lineRule="auto"/>
        <w:rPr>
          <w:rFonts w:hint="eastAsia"/>
          <w:b/>
        </w:rPr>
      </w:pPr>
    </w:p>
    <w:p>
      <w:pPr>
        <w:numPr>
          <w:ins w:id="150" w:author="周世杰" w:date="2016-11-10T11:05:00Z"/>
        </w:numPr>
        <w:spacing w:line="360" w:lineRule="auto"/>
        <w:rPr>
          <w:ins w:id="151" w:author="25年修订" w:date="2024-11-18T16:44:23Z"/>
          <w:rFonts w:hint="default" w:eastAsia="宋体"/>
          <w:b/>
          <w:lang w:val="en-US" w:eastAsia="zh-CN"/>
        </w:rPr>
      </w:pPr>
      <w:ins w:id="152" w:author="25年修订" w:date="2024-11-18T16:44:23Z">
        <w:r>
          <w:rPr>
            <w:rFonts w:hint="eastAsia"/>
            <w:b/>
            <w:lang w:val="en-US" w:eastAsia="zh-CN"/>
          </w:rPr>
          <w:t xml:space="preserve">第I部分 </w:t>
        </w:r>
      </w:ins>
      <w:ins w:id="153" w:author="25年修订" w:date="2024-12-12T16:00:49Z">
        <w:r>
          <w:rPr>
            <w:rFonts w:hint="eastAsia"/>
            <w:b/>
            <w:lang w:val="en-US" w:eastAsia="zh-CN"/>
          </w:rPr>
          <w:t>国别</w:t>
        </w:r>
      </w:ins>
      <w:ins w:id="154" w:author="25年修订" w:date="2024-11-18T16:44:23Z">
        <w:r>
          <w:rPr>
            <w:rFonts w:hint="eastAsia"/>
            <w:b/>
            <w:lang w:val="en-US" w:eastAsia="zh-CN"/>
          </w:rPr>
          <w:t>风险暴露</w:t>
        </w:r>
      </w:ins>
      <w:ins w:id="155" w:author="25年修订" w:date="2024-12-12T16:01:10Z">
        <w:r>
          <w:rPr>
            <w:rFonts w:hint="eastAsia"/>
            <w:b/>
            <w:lang w:val="en-US" w:eastAsia="zh-CN"/>
          </w:rPr>
          <w:t>情况</w:t>
        </w:r>
      </w:ins>
      <w:ins w:id="156" w:author="25年修订" w:date="2024-12-12T16:01:11Z">
        <w:r>
          <w:rPr>
            <w:rFonts w:hint="eastAsia"/>
            <w:b/>
            <w:lang w:val="en-US" w:eastAsia="zh-CN"/>
          </w:rPr>
          <w:t>表</w:t>
        </w:r>
      </w:ins>
      <w:ins w:id="157" w:author="25年修订" w:date="2024-11-18T16:44:23Z">
        <w:r>
          <w:rPr>
            <w:rFonts w:hint="eastAsia"/>
            <w:b/>
            <w:lang w:val="en-US" w:eastAsia="zh-CN"/>
          </w:rPr>
          <w:t>：</w:t>
        </w:r>
      </w:ins>
    </w:p>
    <w:p>
      <w:pPr>
        <w:spacing w:line="360" w:lineRule="auto"/>
        <w:ind w:firstLine="420" w:firstLineChars="200"/>
      </w:pPr>
      <w:r>
        <w:rPr>
          <w:rFonts w:hint="eastAsia"/>
        </w:rPr>
        <w:t>本表中的“</w:t>
      </w:r>
      <w:r>
        <w:rPr>
          <w:rFonts w:hint="eastAsia"/>
          <w:lang w:eastAsia="zh-CN"/>
        </w:rPr>
        <w:t>国别风险暴露</w:t>
      </w:r>
      <w:r>
        <w:rPr>
          <w:rFonts w:hint="eastAsia"/>
        </w:rPr>
        <w:t>”包括以下项目：</w:t>
      </w:r>
    </w:p>
    <w:p>
      <w:pPr>
        <w:spacing w:line="360" w:lineRule="auto"/>
        <w:ind w:firstLine="420" w:firstLineChars="200"/>
        <w:rPr>
          <w:rFonts w:hint="eastAsia"/>
        </w:rPr>
      </w:pPr>
      <w:r>
        <w:rPr>
          <w:rFonts w:hint="eastAsia"/>
        </w:rPr>
        <w:t>（</w:t>
      </w:r>
      <w:r>
        <w:rPr>
          <w:rFonts w:hint="eastAsia"/>
          <w:lang w:val="en-US" w:eastAsia="zh-CN"/>
        </w:rPr>
        <w:t>1</w:t>
      </w:r>
      <w:r>
        <w:rPr>
          <w:rFonts w:hint="eastAsia"/>
        </w:rPr>
        <w:t>）境外贷款（含银团贷款）：填报机构对境外借款人提供的按约定利率和期限还本付息的货币资金。</w:t>
      </w:r>
    </w:p>
    <w:p>
      <w:pPr>
        <w:spacing w:line="360" w:lineRule="auto"/>
        <w:ind w:firstLine="420" w:firstLineChars="200"/>
      </w:pPr>
      <w:r>
        <w:rPr>
          <w:rFonts w:hint="eastAsia"/>
        </w:rPr>
        <w:t>（</w:t>
      </w:r>
      <w:r>
        <w:rPr>
          <w:rFonts w:hint="eastAsia"/>
          <w:lang w:val="en-US" w:eastAsia="zh-CN"/>
        </w:rPr>
        <w:t>2</w:t>
      </w:r>
      <w:r>
        <w:rPr>
          <w:rFonts w:hint="eastAsia"/>
        </w:rPr>
        <w:t>）存放同业：填报机构存放于境外银行、中国银行业的境外分行和外资银行的境内分行的款项。</w:t>
      </w:r>
    </w:p>
    <w:p>
      <w:pPr>
        <w:spacing w:line="360" w:lineRule="auto"/>
        <w:ind w:firstLine="420" w:firstLineChars="200"/>
      </w:pPr>
      <w:r>
        <w:rPr>
          <w:rFonts w:hint="eastAsia"/>
        </w:rPr>
        <w:t>（</w:t>
      </w:r>
      <w:r>
        <w:rPr>
          <w:rFonts w:hint="eastAsia"/>
          <w:lang w:val="en-US" w:eastAsia="zh-CN"/>
        </w:rPr>
        <w:t>3</w:t>
      </w:r>
      <w:r>
        <w:rPr>
          <w:rFonts w:hint="eastAsia"/>
        </w:rPr>
        <w:t>）存放境外中央银行：填报机构存放外国中央银行的各种存款。</w:t>
      </w:r>
    </w:p>
    <w:p>
      <w:pPr>
        <w:spacing w:line="360" w:lineRule="auto"/>
        <w:ind w:firstLine="420" w:firstLineChars="200"/>
      </w:pPr>
      <w:r>
        <w:rPr>
          <w:rFonts w:hint="eastAsia"/>
        </w:rPr>
        <w:t>（</w:t>
      </w:r>
      <w:r>
        <w:rPr>
          <w:rFonts w:hint="eastAsia"/>
          <w:lang w:val="en-US" w:eastAsia="zh-CN"/>
        </w:rPr>
        <w:t>4</w:t>
      </w:r>
      <w:r>
        <w:rPr>
          <w:rFonts w:hint="eastAsia"/>
        </w:rPr>
        <w:t>）买入返售资产：填报机构与境外主体订立的返售协议下所融出的资金。</w:t>
      </w:r>
    </w:p>
    <w:p>
      <w:pPr>
        <w:spacing w:line="360" w:lineRule="auto"/>
        <w:ind w:firstLine="420" w:firstLineChars="200"/>
        <w:rPr>
          <w:rFonts w:hint="eastAsia"/>
        </w:rPr>
      </w:pPr>
      <w:r>
        <w:rPr>
          <w:rFonts w:hint="eastAsia"/>
        </w:rPr>
        <w:t>（</w:t>
      </w:r>
      <w:r>
        <w:rPr>
          <w:rFonts w:hint="eastAsia"/>
          <w:lang w:val="en-US" w:eastAsia="zh-CN"/>
        </w:rPr>
        <w:t>5</w:t>
      </w:r>
      <w:r>
        <w:rPr>
          <w:rFonts w:hint="eastAsia"/>
        </w:rPr>
        <w:t>）拆放同业：填报机构拆借及借款给境外金融机构和境外金融机构的境内分行的款项。</w:t>
      </w:r>
    </w:p>
    <w:p>
      <w:pPr>
        <w:spacing w:line="360" w:lineRule="auto"/>
        <w:ind w:firstLine="420" w:firstLineChars="200"/>
      </w:pPr>
      <w:r>
        <w:rPr>
          <w:rFonts w:hint="eastAsia"/>
        </w:rPr>
        <w:t>（</w:t>
      </w:r>
      <w:r>
        <w:rPr>
          <w:rFonts w:hint="eastAsia"/>
          <w:lang w:val="en-US" w:eastAsia="zh-CN"/>
        </w:rPr>
        <w:t>6</w:t>
      </w:r>
      <w:r>
        <w:rPr>
          <w:rFonts w:hint="eastAsia"/>
        </w:rPr>
        <w:t>）境外有价证券和基金投资：填报机构持有的境外主体发行的有价证券和基金投资。</w:t>
      </w:r>
    </w:p>
    <w:p>
      <w:pPr>
        <w:spacing w:line="360" w:lineRule="auto"/>
        <w:ind w:firstLine="420" w:firstLineChars="200"/>
      </w:pPr>
      <w:r>
        <w:rPr>
          <w:rFonts w:hint="eastAsia"/>
        </w:rPr>
        <w:t>（</w:t>
      </w:r>
      <w:r>
        <w:rPr>
          <w:rFonts w:hint="eastAsia"/>
          <w:lang w:val="en-US" w:eastAsia="zh-CN"/>
        </w:rPr>
        <w:t>7</w:t>
      </w:r>
      <w:r>
        <w:rPr>
          <w:rFonts w:hint="eastAsia"/>
        </w:rPr>
        <w:t>）境外金融衍生品价值：填报机构与境外主体订立的所有处于盈利的金融衍生品合约的重估市值总和，即其正总市场价值。</w:t>
      </w:r>
    </w:p>
    <w:p>
      <w:pPr>
        <w:spacing w:line="360" w:lineRule="auto"/>
        <w:ind w:firstLine="420" w:firstLineChars="200"/>
      </w:pPr>
      <w:r>
        <w:rPr>
          <w:rFonts w:hint="eastAsia"/>
        </w:rPr>
        <w:t>（</w:t>
      </w:r>
      <w:r>
        <w:rPr>
          <w:rFonts w:hint="eastAsia"/>
          <w:lang w:val="en-US" w:eastAsia="zh-CN"/>
        </w:rPr>
        <w:t>8</w:t>
      </w:r>
      <w:r>
        <w:rPr>
          <w:rFonts w:hint="eastAsia"/>
        </w:rPr>
        <w:t>）对非并表境外机构的投资：填报机构对境外非并表机构的股权投资总额。</w:t>
      </w:r>
    </w:p>
    <w:p>
      <w:pPr>
        <w:spacing w:line="360" w:lineRule="auto"/>
        <w:ind w:firstLine="420" w:firstLineChars="200"/>
      </w:pPr>
      <w:r>
        <w:rPr>
          <w:rFonts w:hint="eastAsia"/>
        </w:rPr>
        <w:t>（9）境外票据融资：填报机构办理的境外主体签发的商业票据贴现与转贴现等业务的款项。</w:t>
      </w:r>
    </w:p>
    <w:p>
      <w:pPr>
        <w:spacing w:line="360" w:lineRule="auto"/>
        <w:ind w:firstLine="420" w:firstLineChars="200"/>
      </w:pPr>
      <w:r>
        <w:rPr>
          <w:rFonts w:hint="eastAsia"/>
        </w:rPr>
        <w:t>（10）境外应收账款：填报机构应收取的境外应收利息以及其他各类应收款项。</w:t>
      </w:r>
    </w:p>
    <w:p>
      <w:pPr>
        <w:spacing w:line="360" w:lineRule="auto"/>
        <w:ind w:firstLine="420" w:firstLineChars="200"/>
        <w:rPr>
          <w:rFonts w:hint="eastAsia"/>
        </w:rPr>
      </w:pPr>
      <w:r>
        <w:rPr>
          <w:rFonts w:hint="eastAsia"/>
        </w:rPr>
        <w:t>（11）其他</w:t>
      </w:r>
      <w:r>
        <w:rPr>
          <w:rFonts w:hint="eastAsia"/>
          <w:lang w:eastAsia="zh-CN"/>
        </w:rPr>
        <w:t>境外债权股权</w:t>
      </w:r>
      <w:r>
        <w:rPr>
          <w:rFonts w:hint="eastAsia"/>
        </w:rPr>
        <w:t>：上述</w:t>
      </w:r>
      <w:r>
        <w:rPr>
          <w:rFonts w:hint="eastAsia"/>
          <w:lang w:eastAsia="zh-CN"/>
        </w:rPr>
        <w:t>债权股权</w:t>
      </w:r>
      <w:r>
        <w:rPr>
          <w:rFonts w:hint="eastAsia"/>
        </w:rPr>
        <w:t>以外，填报机构有权要求境外主体给付的款项</w:t>
      </w:r>
      <w:r>
        <w:rPr>
          <w:rFonts w:hint="eastAsia"/>
          <w:lang w:eastAsia="zh-CN"/>
        </w:rPr>
        <w:t>等</w:t>
      </w:r>
      <w:r>
        <w:rPr>
          <w:rFonts w:hint="eastAsia"/>
        </w:rPr>
        <w:t xml:space="preserve">。 </w:t>
      </w:r>
    </w:p>
    <w:p>
      <w:pPr>
        <w:spacing w:line="360" w:lineRule="auto"/>
        <w:ind w:firstLine="420" w:firstLineChars="200"/>
        <w:rPr>
          <w:rFonts w:hint="eastAsia"/>
        </w:rPr>
      </w:pPr>
      <w:r>
        <w:rPr>
          <w:rFonts w:hint="eastAsia"/>
        </w:rPr>
        <w:t>本报表中的“</w:t>
      </w:r>
      <w:r>
        <w:rPr>
          <w:rFonts w:hint="eastAsia"/>
          <w:lang w:eastAsia="zh-CN"/>
        </w:rPr>
        <w:t>国别风险暴露</w:t>
      </w:r>
      <w:r>
        <w:rPr>
          <w:rFonts w:hint="eastAsia"/>
        </w:rPr>
        <w:t>”不包括以下项目：</w:t>
      </w:r>
    </w:p>
    <w:p>
      <w:pPr>
        <w:spacing w:line="360" w:lineRule="auto"/>
        <w:ind w:firstLine="420" w:firstLineChars="200"/>
        <w:rPr>
          <w:rFonts w:hint="eastAsia"/>
        </w:rPr>
      </w:pPr>
      <w:r>
        <w:rPr>
          <w:rFonts w:hint="eastAsia"/>
          <w:lang w:eastAsia="zh-CN"/>
        </w:rPr>
        <w:t>（</w:t>
      </w:r>
      <w:r>
        <w:rPr>
          <w:rFonts w:hint="eastAsia"/>
          <w:lang w:val="en-US" w:eastAsia="zh-CN"/>
        </w:rPr>
        <w:t>1</w:t>
      </w:r>
      <w:r>
        <w:rPr>
          <w:rFonts w:hint="eastAsia"/>
          <w:lang w:eastAsia="zh-CN"/>
        </w:rPr>
        <w:t>）</w:t>
      </w:r>
      <w:r>
        <w:rPr>
          <w:rFonts w:hint="eastAsia"/>
        </w:rPr>
        <w:t>境外房产；</w:t>
      </w:r>
    </w:p>
    <w:p>
      <w:pPr>
        <w:spacing w:line="360" w:lineRule="auto"/>
        <w:ind w:firstLine="420" w:firstLineChars="200"/>
        <w:rPr>
          <w:rFonts w:hint="eastAsia"/>
        </w:rPr>
      </w:pPr>
      <w:r>
        <w:rPr>
          <w:rFonts w:hint="eastAsia"/>
          <w:lang w:eastAsia="zh-CN"/>
        </w:rPr>
        <w:t>（</w:t>
      </w:r>
      <w:r>
        <w:rPr>
          <w:rFonts w:hint="eastAsia"/>
          <w:lang w:val="en-US" w:eastAsia="zh-CN"/>
        </w:rPr>
        <w:t>2</w:t>
      </w:r>
      <w:r>
        <w:rPr>
          <w:rFonts w:hint="eastAsia"/>
          <w:lang w:eastAsia="zh-CN"/>
        </w:rPr>
        <w:t>）</w:t>
      </w:r>
      <w:r>
        <w:rPr>
          <w:rFonts w:hint="eastAsia"/>
        </w:rPr>
        <w:t>其他境外不动产；</w:t>
      </w:r>
    </w:p>
    <w:p>
      <w:pPr>
        <w:spacing w:line="360" w:lineRule="auto"/>
        <w:ind w:firstLine="420" w:firstLineChars="200"/>
        <w:rPr>
          <w:rFonts w:hint="eastAsia"/>
        </w:rPr>
      </w:pPr>
      <w:r>
        <w:rPr>
          <w:rFonts w:hint="eastAsia"/>
          <w:lang w:eastAsia="zh-CN"/>
        </w:rPr>
        <w:t>（</w:t>
      </w:r>
      <w:r>
        <w:rPr>
          <w:rFonts w:hint="eastAsia"/>
          <w:lang w:val="en-US" w:eastAsia="zh-CN"/>
        </w:rPr>
        <w:t>3</w:t>
      </w:r>
      <w:r>
        <w:rPr>
          <w:rFonts w:hint="eastAsia"/>
          <w:lang w:eastAsia="zh-CN"/>
        </w:rPr>
        <w:t>）</w:t>
      </w:r>
      <w:r>
        <w:rPr>
          <w:rFonts w:hint="eastAsia"/>
        </w:rPr>
        <w:t>境外机构的商誉。</w:t>
      </w:r>
    </w:p>
    <w:p>
      <w:pPr>
        <w:spacing w:line="360" w:lineRule="auto"/>
        <w:ind w:firstLine="420" w:firstLineChars="200"/>
        <w:rPr>
          <w:ins w:id="158" w:author="25年修订" w:date="2024-12-16T18:06:22Z"/>
          <w:rFonts w:hint="eastAsia"/>
          <w:highlight w:val="none"/>
        </w:rPr>
      </w:pPr>
      <w:ins w:id="159" w:author="25年修订" w:date="2024-12-16T18:04:41Z">
        <w:r>
          <w:rPr>
            <w:rFonts w:hint="eastAsia"/>
            <w:highlight w:val="none"/>
            <w:lang w:eastAsia="zh-CN"/>
          </w:rPr>
          <w:t>本表中</w:t>
        </w:r>
      </w:ins>
      <w:ins w:id="160" w:author="25年修订" w:date="2024-12-16T18:04:43Z">
        <w:r>
          <w:rPr>
            <w:rFonts w:hint="eastAsia"/>
            <w:highlight w:val="none"/>
            <w:lang w:eastAsia="zh-CN"/>
          </w:rPr>
          <w:t>的</w:t>
        </w:r>
      </w:ins>
      <w:ins w:id="161" w:author="25年修订" w:date="2024-12-16T18:04:34Z">
        <w:r>
          <w:rPr>
            <w:rFonts w:hint="eastAsia"/>
            <w:highlight w:val="none"/>
          </w:rPr>
          <w:t>境外主体包括国家、营业场所</w:t>
        </w:r>
      </w:ins>
      <w:ins w:id="162" w:author="25年修订" w:date="2024-12-16T18:04:34Z">
        <w:r>
          <w:rPr>
            <w:rFonts w:hint="eastAsia"/>
            <w:highlight w:val="none"/>
            <w:lang w:eastAsia="zh-CN"/>
          </w:rPr>
          <w:t>和注册地</w:t>
        </w:r>
      </w:ins>
      <w:ins w:id="163" w:author="25年修订" w:date="2024-12-16T18:04:34Z">
        <w:r>
          <w:rPr>
            <w:rFonts w:hint="eastAsia"/>
            <w:highlight w:val="none"/>
          </w:rPr>
          <w:t>在境外的金融机构和非金融企业、以及居住在境外的个人等各种与填报机构形成债权</w:t>
        </w:r>
      </w:ins>
      <w:ins w:id="164" w:author="25年修订" w:date="2024-12-16T18:04:34Z">
        <w:r>
          <w:rPr>
            <w:rFonts w:hint="eastAsia"/>
            <w:highlight w:val="none"/>
            <w:lang w:eastAsia="zh-CN"/>
          </w:rPr>
          <w:t>股权</w:t>
        </w:r>
      </w:ins>
      <w:ins w:id="165" w:author="25年修订" w:date="2024-12-16T18:04:34Z">
        <w:r>
          <w:rPr>
            <w:rFonts w:hint="eastAsia"/>
            <w:highlight w:val="none"/>
          </w:rPr>
          <w:t>债务关系的主体，含境外银行在境内的分行。</w:t>
        </w:r>
      </w:ins>
    </w:p>
    <w:p>
      <w:pPr>
        <w:spacing w:line="360" w:lineRule="auto"/>
        <w:ind w:firstLine="420" w:firstLineChars="200"/>
        <w:rPr>
          <w:ins w:id="166" w:author="25年修订" w:date="2024-12-16T18:05:58Z"/>
          <w:rFonts w:hint="eastAsia"/>
          <w:highlight w:val="none"/>
        </w:rPr>
      </w:pPr>
      <w:ins w:id="167" w:author="25年修订" w:date="2024-12-16T18:04:34Z">
        <w:r>
          <w:rPr>
            <w:rFonts w:hint="eastAsia"/>
            <w:highlight w:val="none"/>
          </w:rPr>
          <w:t>境外个人指居住在国外的个人。如果某个个人在多个国家（地区）有住所的，按其经常居住地确定国别。</w:t>
        </w:r>
      </w:ins>
    </w:p>
    <w:p>
      <w:pPr>
        <w:spacing w:line="360" w:lineRule="auto"/>
        <w:ind w:firstLine="420" w:firstLineChars="200"/>
        <w:rPr>
          <w:ins w:id="168" w:author="25年修订" w:date="2024-12-16T18:04:34Z"/>
          <w:rFonts w:hint="eastAsia"/>
          <w:highlight w:val="none"/>
        </w:rPr>
      </w:pPr>
      <w:ins w:id="169" w:author="25年修订" w:date="2024-12-16T18:04:34Z">
        <w:r>
          <w:rPr>
            <w:rFonts w:hint="eastAsia"/>
            <w:highlight w:val="none"/>
          </w:rPr>
          <w:t>符合以下条件的企业（含金融机构）为境外企业：第一，依据外国（地区）法律成立；第二，实际管理机构不在中国境内；第三，主要经营活动在境外。如果一家企业依据一国（地区）法律成立，但其主要经营活动在另一国家（地区）的，按其主要经营活动所在国家确定国别。在某离岸中心注册，但其主要经营活动并不在该离岸中心的境外企业，</w:t>
        </w:r>
      </w:ins>
      <w:ins w:id="170" w:author="25年修订" w:date="2024-12-16T18:04:34Z">
        <w:r>
          <w:rPr>
            <w:rFonts w:hint="eastAsia"/>
            <w:highlight w:val="none"/>
            <w:lang w:eastAsia="zh-CN"/>
          </w:rPr>
          <w:t>债权股权</w:t>
        </w:r>
      </w:ins>
      <w:ins w:id="171" w:author="25年修订" w:date="2024-12-16T18:04:34Z">
        <w:r>
          <w:rPr>
            <w:rFonts w:hint="eastAsia"/>
            <w:highlight w:val="none"/>
          </w:rPr>
          <w:t>应填列在其主要经营活动所在的国家（地区）。境外企业（含金融机构）在境内设立的、不能独立承担法律责任的分公司视为境外主体，其直接</w:t>
        </w:r>
      </w:ins>
      <w:ins w:id="172" w:author="25年修订" w:date="2024-12-16T18:04:34Z">
        <w:r>
          <w:rPr>
            <w:rFonts w:hint="eastAsia"/>
            <w:highlight w:val="none"/>
            <w:lang w:eastAsia="zh-CN"/>
          </w:rPr>
          <w:t>境外债权股权</w:t>
        </w:r>
      </w:ins>
      <w:ins w:id="173" w:author="25年修订" w:date="2024-12-16T18:04:34Z">
        <w:r>
          <w:rPr>
            <w:rFonts w:hint="eastAsia"/>
            <w:highlight w:val="none"/>
          </w:rPr>
          <w:t>填列在其总公司所在国家（地区）。</w:t>
        </w:r>
      </w:ins>
    </w:p>
    <w:p>
      <w:pPr>
        <w:spacing w:line="360" w:lineRule="auto"/>
        <w:ind w:firstLine="420" w:firstLineChars="200"/>
        <w:rPr>
          <w:ins w:id="174" w:author="25年修订" w:date="2024-12-16T18:04:34Z"/>
          <w:rFonts w:hint="eastAsia"/>
        </w:rPr>
      </w:pPr>
      <w:ins w:id="175" w:author="25年修订" w:date="2024-12-16T18:04:34Z">
        <w:r>
          <w:rPr>
            <w:rFonts w:hint="eastAsia"/>
            <w:highlight w:val="none"/>
          </w:rPr>
          <w:t>填报机构对中资商业银行的境外分行和外资银行的境外分行的直接</w:t>
        </w:r>
      </w:ins>
      <w:ins w:id="176" w:author="25年修订" w:date="2024-12-16T18:04:34Z">
        <w:r>
          <w:rPr>
            <w:rFonts w:hint="eastAsia"/>
            <w:highlight w:val="none"/>
            <w:lang w:eastAsia="zh-CN"/>
          </w:rPr>
          <w:t>境外债权股权</w:t>
        </w:r>
      </w:ins>
      <w:ins w:id="177" w:author="25年修订" w:date="2024-12-16T18:04:34Z">
        <w:r>
          <w:rPr>
            <w:rFonts w:hint="eastAsia"/>
            <w:highlight w:val="none"/>
          </w:rPr>
          <w:t>应当填列在分行所在国家（地区），并按照风险转移规定体现为对其母行的最终</w:t>
        </w:r>
      </w:ins>
      <w:ins w:id="178" w:author="25年修订" w:date="2024-12-16T18:04:34Z">
        <w:r>
          <w:rPr>
            <w:rFonts w:hint="eastAsia"/>
            <w:highlight w:val="none"/>
            <w:lang w:eastAsia="zh-CN"/>
          </w:rPr>
          <w:t>境外债权股权</w:t>
        </w:r>
      </w:ins>
      <w:ins w:id="179" w:author="25年修订" w:date="2024-12-16T18:04:34Z">
        <w:r>
          <w:rPr>
            <w:rFonts w:hint="eastAsia"/>
            <w:highlight w:val="none"/>
          </w:rPr>
          <w:t>；对外资银行的境内分行的直接</w:t>
        </w:r>
      </w:ins>
      <w:ins w:id="180" w:author="25年修订" w:date="2024-12-16T18:04:34Z">
        <w:r>
          <w:rPr>
            <w:rFonts w:hint="eastAsia"/>
            <w:highlight w:val="none"/>
            <w:lang w:eastAsia="zh-CN"/>
          </w:rPr>
          <w:t>境外债权股权</w:t>
        </w:r>
      </w:ins>
      <w:ins w:id="181" w:author="25年修订" w:date="2024-12-16T18:04:34Z">
        <w:r>
          <w:rPr>
            <w:rFonts w:hint="eastAsia"/>
            <w:highlight w:val="none"/>
          </w:rPr>
          <w:t>应当直接填列在母行所在国家（地区），且不作风险转移。</w:t>
        </w:r>
      </w:ins>
    </w:p>
    <w:p>
      <w:pPr>
        <w:spacing w:line="360" w:lineRule="auto"/>
        <w:rPr>
          <w:rFonts w:hint="eastAsia"/>
          <w:b/>
        </w:rPr>
      </w:pPr>
    </w:p>
    <w:p>
      <w:pPr>
        <w:spacing w:line="360" w:lineRule="auto"/>
        <w:rPr>
          <w:rFonts w:hint="eastAsia" w:eastAsia="宋体"/>
          <w:lang w:eastAsia="zh-CN"/>
        </w:rPr>
      </w:pPr>
      <w:r>
        <w:rPr>
          <w:rFonts w:hint="eastAsia"/>
          <w:b/>
        </w:rPr>
        <w:t>具体项目解释</w:t>
      </w:r>
      <w:r>
        <w:rPr>
          <w:rFonts w:hint="eastAsia"/>
          <w:b/>
          <w:lang w:eastAsia="zh-CN"/>
        </w:rPr>
        <w:t>：</w:t>
      </w:r>
    </w:p>
    <w:p>
      <w:pPr>
        <w:spacing w:line="360" w:lineRule="auto"/>
        <w:ind w:firstLine="420" w:firstLineChars="200"/>
        <w:rPr>
          <w:rFonts w:hint="eastAsia"/>
        </w:rPr>
      </w:pPr>
      <w:r>
        <w:rPr>
          <w:rFonts w:hint="eastAsia"/>
        </w:rPr>
        <w:t>【1.直接</w:t>
      </w:r>
      <w:del w:id="182" w:author="陈施霖" w:date="2024-12-05T14:02:51Z">
        <w:r>
          <w:rPr>
            <w:rFonts w:hint="eastAsia"/>
          </w:rPr>
          <w:delText>境外债权</w:delText>
        </w:r>
      </w:del>
      <w:ins w:id="183" w:author="陈施霖" w:date="2024-12-05T14:02:51Z">
        <w:r>
          <w:rPr>
            <w:rFonts w:hint="eastAsia"/>
            <w:lang w:eastAsia="zh-CN"/>
          </w:rPr>
          <w:t>境外</w:t>
        </w:r>
      </w:ins>
      <w:r>
        <w:rPr>
          <w:rFonts w:hint="eastAsia"/>
          <w:lang w:eastAsia="zh-CN"/>
        </w:rPr>
        <w:t>债权股权</w:t>
      </w:r>
      <w:ins w:id="184" w:author="25年修订" w:date="2024-11-18T16:44:23Z">
        <w:r>
          <w:rPr>
            <w:rFonts w:hint="eastAsia"/>
            <w:lang w:eastAsia="zh-CN"/>
          </w:rPr>
          <w:t>（</w:t>
        </w:r>
      </w:ins>
      <w:ins w:id="185" w:author="25年修订" w:date="2024-11-18T16:44:23Z">
        <w:r>
          <w:rPr>
            <w:rFonts w:hint="eastAsia"/>
            <w:lang w:val="en-US" w:eastAsia="zh-CN"/>
          </w:rPr>
          <w:t>表内）</w:t>
        </w:r>
      </w:ins>
      <w:r>
        <w:rPr>
          <w:rFonts w:hint="eastAsia"/>
        </w:rPr>
        <w:t>】填报机构持有的境外</w:t>
      </w:r>
      <w:del w:id="186" w:author="25年修订" w:date="2024-12-16T18:05:28Z">
        <w:r>
          <w:rPr>
            <w:rFonts w:hint="eastAsia"/>
          </w:rPr>
          <w:delText>债务人</w:delText>
        </w:r>
      </w:del>
      <w:ins w:id="187" w:author="25年修订" w:date="2024-12-16T18:05:28Z">
        <w:r>
          <w:rPr>
            <w:rFonts w:hint="eastAsia"/>
            <w:lang w:eastAsia="zh-CN"/>
          </w:rPr>
          <w:t>主体</w:t>
        </w:r>
      </w:ins>
      <w:r>
        <w:rPr>
          <w:rFonts w:hint="eastAsia"/>
        </w:rPr>
        <w:t>发行的有价证券</w:t>
      </w:r>
      <w:ins w:id="188" w:author="25年修订" w:date="2024-12-12T11:34:19Z">
        <w:r>
          <w:rPr>
            <w:rFonts w:hint="eastAsia"/>
            <w:lang w:eastAsia="zh-CN"/>
          </w:rPr>
          <w:t>及</w:t>
        </w:r>
      </w:ins>
      <w:del w:id="189" w:author="25年修订" w:date="2024-12-12T11:34:18Z">
        <w:r>
          <w:rPr>
            <w:rFonts w:hint="eastAsia"/>
          </w:rPr>
          <w:delText>或</w:delText>
        </w:r>
      </w:del>
      <w:r>
        <w:rPr>
          <w:rFonts w:hint="eastAsia"/>
        </w:rPr>
        <w:t>其他</w:t>
      </w:r>
      <w:del w:id="190" w:author="25年修订" w:date="2024-12-12T11:34:09Z">
        <w:r>
          <w:rPr>
            <w:rFonts w:hint="eastAsia"/>
          </w:rPr>
          <w:delText>相关</w:delText>
        </w:r>
      </w:del>
      <w:r>
        <w:rPr>
          <w:rFonts w:hint="eastAsia"/>
          <w:lang w:eastAsia="zh-CN"/>
        </w:rPr>
        <w:t>债权股权</w:t>
      </w:r>
      <w:r>
        <w:rPr>
          <w:rFonts w:hint="eastAsia"/>
        </w:rPr>
        <w:t>。</w:t>
      </w:r>
    </w:p>
    <w:p>
      <w:pPr>
        <w:spacing w:line="360" w:lineRule="auto"/>
        <w:ind w:firstLine="420" w:firstLineChars="200"/>
        <w:rPr>
          <w:rFonts w:hint="eastAsia"/>
        </w:rPr>
      </w:pPr>
      <w:r>
        <w:rPr>
          <w:rFonts w:hint="eastAsia"/>
        </w:rPr>
        <w:t>【1.1跨境</w:t>
      </w:r>
      <w:r>
        <w:rPr>
          <w:rFonts w:hint="eastAsia"/>
          <w:lang w:eastAsia="zh-CN"/>
        </w:rPr>
        <w:t>债权股权</w:t>
      </w:r>
      <w:r>
        <w:rPr>
          <w:rFonts w:hint="eastAsia"/>
        </w:rPr>
        <w:t>】填报机构持有的跨境</w:t>
      </w:r>
      <w:r>
        <w:rPr>
          <w:rFonts w:hint="eastAsia"/>
          <w:lang w:eastAsia="zh-CN"/>
        </w:rPr>
        <w:t>债权股权</w:t>
      </w:r>
      <w:r>
        <w:rPr>
          <w:rFonts w:hint="eastAsia"/>
        </w:rPr>
        <w:t>，含填报机构的境内机构与境外主体的</w:t>
      </w:r>
      <w:r>
        <w:rPr>
          <w:rFonts w:hint="eastAsia"/>
          <w:lang w:eastAsia="zh-CN"/>
        </w:rPr>
        <w:t>债权股权</w:t>
      </w:r>
      <w:r>
        <w:rPr>
          <w:rFonts w:hint="eastAsia"/>
        </w:rPr>
        <w:t>以及填报机构的境外机构与除中国及该境外机构所在国家以外的其他国家客户的</w:t>
      </w:r>
      <w:r>
        <w:rPr>
          <w:rFonts w:hint="eastAsia"/>
          <w:lang w:eastAsia="zh-CN"/>
        </w:rPr>
        <w:t>债权股权</w:t>
      </w:r>
      <w:r>
        <w:rPr>
          <w:rFonts w:hint="eastAsia"/>
        </w:rPr>
        <w:t>，不含【1.2】。上述填报机构的境内机构包括总行、境内分行、境内子行和并表的境内附属机构。上述填报机构的境外机构包括境外分行、境外子行和并表的境外附属机构。</w:t>
      </w:r>
    </w:p>
    <w:p>
      <w:pPr>
        <w:spacing w:line="360" w:lineRule="auto"/>
        <w:ind w:firstLine="420" w:firstLineChars="200"/>
      </w:pPr>
      <w:r>
        <w:rPr>
          <w:rFonts w:hint="eastAsia"/>
        </w:rPr>
        <w:t>【1.2境外分支</w:t>
      </w:r>
      <w:del w:id="191" w:author="25年修订" w:date="2024-12-09T11:06:01Z">
        <w:r>
          <w:rPr>
            <w:rFonts w:hint="eastAsia"/>
          </w:rPr>
          <w:delText>机构</w:delText>
        </w:r>
      </w:del>
      <w:ins w:id="192" w:author="25年修订" w:date="2024-12-09T11:01:33Z">
        <w:r>
          <w:rPr>
            <w:rFonts w:hint="eastAsia"/>
            <w:lang w:eastAsia="zh-CN"/>
          </w:rPr>
          <w:t>和</w:t>
        </w:r>
      </w:ins>
      <w:ins w:id="193" w:author="25年修订" w:date="2024-12-09T11:01:36Z">
        <w:r>
          <w:rPr>
            <w:rFonts w:hint="eastAsia"/>
            <w:lang w:eastAsia="zh-CN"/>
          </w:rPr>
          <w:t>附属</w:t>
        </w:r>
      </w:ins>
      <w:ins w:id="194" w:author="25年修订" w:date="2024-12-09T11:01:37Z">
        <w:r>
          <w:rPr>
            <w:rFonts w:hint="eastAsia"/>
            <w:lang w:eastAsia="zh-CN"/>
          </w:rPr>
          <w:t>机构</w:t>
        </w:r>
      </w:ins>
      <w:r>
        <w:rPr>
          <w:rFonts w:hint="eastAsia"/>
          <w:lang w:eastAsia="zh-CN"/>
        </w:rPr>
        <w:t>债权股权</w:t>
      </w:r>
      <w:r>
        <w:rPr>
          <w:rFonts w:hint="eastAsia"/>
        </w:rPr>
        <w:t>】为填报机构的境外机构对当地客户发生的</w:t>
      </w:r>
      <w:r>
        <w:rPr>
          <w:rFonts w:hint="eastAsia"/>
          <w:lang w:eastAsia="zh-CN"/>
        </w:rPr>
        <w:t>债权股权</w:t>
      </w:r>
      <w:ins w:id="195" w:author="25年修订" w:date="2024-12-12T11:36:25Z">
        <w:r>
          <w:rPr>
            <w:rFonts w:hint="eastAsia"/>
            <w:lang w:eastAsia="zh-CN"/>
          </w:rPr>
          <w:t>，</w:t>
        </w:r>
      </w:ins>
      <w:ins w:id="196" w:author="25年修订" w:date="2024-12-12T11:36:25Z">
        <w:r>
          <w:rPr>
            <w:rFonts w:hint="eastAsia"/>
          </w:rPr>
          <w:t>境外机构包括境外分行、境外子行和并表的境外附属机构</w:t>
        </w:r>
      </w:ins>
      <w:r>
        <w:rPr>
          <w:rFonts w:hint="eastAsia"/>
        </w:rPr>
        <w:t>。</w:t>
      </w:r>
    </w:p>
    <w:p>
      <w:pPr>
        <w:spacing w:line="360" w:lineRule="auto"/>
        <w:ind w:firstLine="420" w:firstLineChars="200"/>
      </w:pPr>
      <w:r>
        <w:rPr>
          <w:rFonts w:hint="eastAsia"/>
        </w:rPr>
        <w:t>【1.2.1当地</w:t>
      </w:r>
      <w:r>
        <w:t>货币</w:t>
      </w:r>
      <w:r>
        <w:rPr>
          <w:rFonts w:hint="eastAsia"/>
          <w:lang w:eastAsia="zh-CN"/>
        </w:rPr>
        <w:t>债权股权</w:t>
      </w:r>
      <w:r>
        <w:rPr>
          <w:rFonts w:hint="eastAsia"/>
        </w:rPr>
        <w:t>】为</w:t>
      </w:r>
      <w:r>
        <w:t>填报机构的境外机构对当地客户</w:t>
      </w:r>
      <w:r>
        <w:rPr>
          <w:rFonts w:hint="eastAsia"/>
        </w:rPr>
        <w:t>发生</w:t>
      </w:r>
      <w:r>
        <w:t>的当地</w:t>
      </w:r>
      <w:r>
        <w:rPr>
          <w:rFonts w:hint="eastAsia"/>
        </w:rPr>
        <w:t>政府发行</w:t>
      </w:r>
      <w:r>
        <w:t>的法定货币计价的</w:t>
      </w:r>
      <w:r>
        <w:rPr>
          <w:rFonts w:hint="eastAsia"/>
          <w:lang w:eastAsia="zh-CN"/>
        </w:rPr>
        <w:t>债权股权</w:t>
      </w:r>
      <w:r>
        <w:t>。</w:t>
      </w:r>
    </w:p>
    <w:p>
      <w:pPr>
        <w:spacing w:line="360" w:lineRule="auto"/>
        <w:ind w:firstLine="420" w:firstLineChars="200"/>
        <w:rPr>
          <w:rFonts w:hint="eastAsia"/>
        </w:rPr>
      </w:pPr>
      <w:r>
        <w:rPr>
          <w:rFonts w:hint="eastAsia"/>
        </w:rPr>
        <w:t>【1.2.</w:t>
      </w:r>
      <w:r>
        <w:t>2</w:t>
      </w:r>
      <w:r>
        <w:rPr>
          <w:rFonts w:hint="eastAsia"/>
        </w:rPr>
        <w:t>非当地</w:t>
      </w:r>
      <w:r>
        <w:t>货币</w:t>
      </w:r>
      <w:r>
        <w:rPr>
          <w:rFonts w:hint="eastAsia"/>
          <w:lang w:eastAsia="zh-CN"/>
        </w:rPr>
        <w:t>债权股权</w:t>
      </w:r>
      <w:r>
        <w:rPr>
          <w:rFonts w:hint="eastAsia"/>
        </w:rPr>
        <w:t>】为</w:t>
      </w:r>
      <w:r>
        <w:t>填报机构的境外机构对当地客户</w:t>
      </w:r>
      <w:r>
        <w:rPr>
          <w:rFonts w:hint="eastAsia"/>
        </w:rPr>
        <w:t>发生</w:t>
      </w:r>
      <w:r>
        <w:t>的</w:t>
      </w:r>
      <w:r>
        <w:rPr>
          <w:rFonts w:hint="eastAsia"/>
        </w:rPr>
        <w:t>非</w:t>
      </w:r>
      <w:r>
        <w:t>当地</w:t>
      </w:r>
      <w:r>
        <w:rPr>
          <w:rFonts w:hint="eastAsia"/>
        </w:rPr>
        <w:t>政府发行</w:t>
      </w:r>
      <w:r>
        <w:t>的法定货币计价的</w:t>
      </w:r>
      <w:r>
        <w:rPr>
          <w:rFonts w:hint="eastAsia"/>
          <w:lang w:eastAsia="zh-CN"/>
        </w:rPr>
        <w:t>债权股权</w:t>
      </w:r>
      <w:r>
        <w:t>。</w:t>
      </w:r>
    </w:p>
    <w:p>
      <w:pPr>
        <w:spacing w:line="360" w:lineRule="auto"/>
        <w:ind w:firstLine="421" w:firstLineChars="200"/>
        <w:rPr>
          <w:ins w:id="197" w:author="25年修订" w:date="2024-12-12T11:38:59Z"/>
          <w:rFonts w:hint="eastAsia" w:eastAsia="宋体"/>
          <w:b/>
          <w:bCs/>
          <w:lang w:eastAsia="zh-CN"/>
        </w:rPr>
      </w:pPr>
      <w:ins w:id="198" w:author="25年修订" w:date="2024-12-12T11:39:01Z">
        <w:r>
          <w:rPr>
            <w:rFonts w:hint="eastAsia"/>
            <w:b/>
            <w:bCs/>
            <w:lang w:eastAsia="zh-CN"/>
          </w:rPr>
          <w:t>按</w:t>
        </w:r>
      </w:ins>
      <w:ins w:id="199" w:author="25年修订" w:date="2024-12-12T11:39:02Z">
        <w:r>
          <w:rPr>
            <w:rFonts w:hint="eastAsia"/>
            <w:b/>
            <w:bCs/>
            <w:lang w:eastAsia="zh-CN"/>
          </w:rPr>
          <w:t>交易对手</w:t>
        </w:r>
      </w:ins>
      <w:ins w:id="200" w:author="25年修订" w:date="2024-12-12T11:39:03Z">
        <w:r>
          <w:rPr>
            <w:rFonts w:hint="eastAsia"/>
            <w:b/>
            <w:bCs/>
            <w:lang w:eastAsia="zh-CN"/>
          </w:rPr>
          <w:t>分</w:t>
        </w:r>
      </w:ins>
      <w:ins w:id="201" w:author="25年修订" w:date="2024-12-12T11:39:04Z">
        <w:r>
          <w:rPr>
            <w:rFonts w:hint="eastAsia"/>
            <w:b/>
            <w:bCs/>
            <w:lang w:eastAsia="zh-CN"/>
          </w:rPr>
          <w:t>：</w:t>
        </w:r>
      </w:ins>
    </w:p>
    <w:p>
      <w:pPr>
        <w:spacing w:line="360" w:lineRule="auto"/>
        <w:ind w:firstLine="420" w:firstLineChars="200"/>
        <w:rPr>
          <w:rFonts w:hint="eastAsia"/>
        </w:rPr>
      </w:pPr>
      <w:r>
        <w:rPr>
          <w:rFonts w:hint="eastAsia"/>
        </w:rPr>
        <w:t>【1.1.1.1银行】、【1.2.1.1.1银行】、【1.2.2.1.1银行】【3.1.</w:t>
      </w:r>
      <w:r>
        <w:t>1.</w:t>
      </w:r>
      <w:r>
        <w:rPr>
          <w:rFonts w:hint="eastAsia"/>
        </w:rPr>
        <w:t>1银行】、【3.2.</w:t>
      </w:r>
      <w:r>
        <w:t>1.</w:t>
      </w:r>
      <w:r>
        <w:rPr>
          <w:rFonts w:hint="eastAsia"/>
        </w:rPr>
        <w:t>1银行】、【8.1.1银行】、【8.2.1银行】本报表中的银行指获注册地监管当局认可的银行业金融机构，包括商业银行和其他存款金融机构，但不包括该国的中央银行。</w:t>
      </w:r>
    </w:p>
    <w:p>
      <w:pPr>
        <w:spacing w:line="360" w:lineRule="auto"/>
        <w:ind w:firstLine="420" w:firstLineChars="200"/>
        <w:rPr>
          <w:rFonts w:hint="eastAsia"/>
        </w:rPr>
      </w:pPr>
      <w:r>
        <w:rPr>
          <w:rFonts w:hint="eastAsia"/>
        </w:rPr>
        <w:t>【1.1.1.2公共部门】、【1.2.1.1.2公共部门】、【1.2.2.1.2公共部门】、【3.1.</w:t>
      </w:r>
      <w:r>
        <w:t>1.</w:t>
      </w:r>
      <w:r>
        <w:rPr>
          <w:rFonts w:hint="eastAsia"/>
        </w:rPr>
        <w:t>2公共部门】、【3.2.</w:t>
      </w:r>
      <w:r>
        <w:t>1.</w:t>
      </w:r>
      <w:r>
        <w:rPr>
          <w:rFonts w:hint="eastAsia"/>
        </w:rPr>
        <w:t>2公共部门】、【8.1.2公共部门】、【8.2.2公共部门】本报表中的公共部门指外国政府和官方机构，包括：（1）一国的中央和地方政府及其部门和机构；（2）政府拥有的履行公共职能的银行，如政策性银行；（3）国际或区域组织，如国际货币基金组织（IMF）、世界银行（WB）、国际清算银行（BIS）、亚洲开发银行（ADB）等。</w:t>
      </w:r>
    </w:p>
    <w:p>
      <w:pPr>
        <w:numPr>
          <w:ins w:id="202" w:author="25年修订" w:date=""/>
        </w:numPr>
        <w:spacing w:line="360" w:lineRule="auto"/>
        <w:ind w:firstLine="420" w:firstLineChars="200"/>
        <w:rPr>
          <w:rFonts w:hint="eastAsia"/>
        </w:rPr>
      </w:pPr>
      <w:r>
        <w:rPr>
          <w:rFonts w:hint="eastAsia"/>
        </w:rPr>
        <w:t>【1.1.1.3非银行金融</w:t>
      </w:r>
      <w:r>
        <w:t>机构</w:t>
      </w:r>
      <w:r>
        <w:rPr>
          <w:rFonts w:hint="eastAsia"/>
        </w:rPr>
        <w:t>】、【1.2.1.1.3非银行金融机构】、【1.2.2.1.3非银行金融机构】、【</w:t>
      </w:r>
      <w:r>
        <w:t>3.1.1.3</w:t>
      </w:r>
      <w:r>
        <w:rPr>
          <w:rFonts w:hint="eastAsia"/>
        </w:rPr>
        <w:t>非银行金融机构】、【</w:t>
      </w:r>
      <w:r>
        <w:t>3</w:t>
      </w:r>
      <w:r>
        <w:rPr>
          <w:rFonts w:hint="eastAsia"/>
        </w:rPr>
        <w:t>.2.1.3非银行金融机构】、【8.1.3非银行金融机构】、【8.</w:t>
      </w:r>
      <w:r>
        <w:t>2</w:t>
      </w:r>
      <w:r>
        <w:rPr>
          <w:rFonts w:hint="eastAsia"/>
        </w:rPr>
        <w:t>.3非银行金融机构】本报表中的非银行金融</w:t>
      </w:r>
      <w:r>
        <w:t>机构</w:t>
      </w:r>
      <w:r>
        <w:rPr>
          <w:rFonts w:hint="eastAsia"/>
        </w:rPr>
        <w:t>指联合国</w:t>
      </w:r>
      <w:r>
        <w:t>等机构发布的</w:t>
      </w:r>
      <w:r>
        <w:rPr>
          <w:rFonts w:hint="eastAsia"/>
        </w:rPr>
        <w:t>《国民</w:t>
      </w:r>
      <w:r>
        <w:t>账户体系</w:t>
      </w:r>
      <w:r>
        <w:rPr>
          <w:rFonts w:hint="eastAsia"/>
        </w:rPr>
        <w:t>》中纳入</w:t>
      </w:r>
      <w:r>
        <w:t>金融公司部门</w:t>
      </w:r>
      <w:r>
        <w:rPr>
          <w:rFonts w:hint="eastAsia"/>
        </w:rPr>
        <w:t>及其子部门</w:t>
      </w:r>
      <w:r>
        <w:t>中，</w:t>
      </w:r>
      <w:r>
        <w:rPr>
          <w:rFonts w:hint="eastAsia"/>
        </w:rPr>
        <w:t>除</w:t>
      </w:r>
      <w:r>
        <w:t>央行及其他存款类金融机构以外的</w:t>
      </w:r>
      <w:r>
        <w:rPr>
          <w:rFonts w:hint="eastAsia"/>
        </w:rPr>
        <w:t>金融</w:t>
      </w:r>
      <w:r>
        <w:t>机构</w:t>
      </w:r>
      <w:r>
        <w:rPr>
          <w:rFonts w:hint="eastAsia"/>
        </w:rPr>
        <w:t>，</w:t>
      </w:r>
      <w:r>
        <w:rPr>
          <w:rFonts w:ascii="宋体" w:hAnsi="宋体"/>
          <w:szCs w:val="21"/>
        </w:rPr>
        <w:t>主要包括</w:t>
      </w:r>
      <w:r>
        <w:rPr>
          <w:rFonts w:hint="eastAsia" w:ascii="宋体" w:hAnsi="宋体"/>
          <w:szCs w:val="21"/>
        </w:rPr>
        <w:t>贷款公司、信托投资公司、财务公司、</w:t>
      </w:r>
      <w:r>
        <w:rPr>
          <w:rFonts w:ascii="宋体" w:hAnsi="宋体"/>
          <w:szCs w:val="21"/>
        </w:rPr>
        <w:t>汽车金融服务公司、</w:t>
      </w:r>
      <w:r>
        <w:rPr>
          <w:rFonts w:hint="eastAsia" w:ascii="宋体" w:hAnsi="宋体"/>
          <w:szCs w:val="21"/>
        </w:rPr>
        <w:t>消费金融公司、</w:t>
      </w:r>
      <w:r>
        <w:rPr>
          <w:rFonts w:ascii="宋体" w:hAnsi="宋体"/>
          <w:szCs w:val="21"/>
        </w:rPr>
        <w:t>证券公司</w:t>
      </w:r>
      <w:r>
        <w:rPr>
          <w:rFonts w:hint="eastAsia" w:ascii="宋体" w:hAnsi="宋体"/>
          <w:szCs w:val="21"/>
        </w:rPr>
        <w:t>、</w:t>
      </w:r>
      <w:r>
        <w:rPr>
          <w:rFonts w:ascii="宋体" w:hAnsi="宋体"/>
          <w:szCs w:val="21"/>
        </w:rPr>
        <w:t>保险公司</w:t>
      </w:r>
      <w:r>
        <w:rPr>
          <w:rFonts w:hint="eastAsia" w:ascii="宋体" w:hAnsi="宋体"/>
          <w:szCs w:val="21"/>
        </w:rPr>
        <w:t>、</w:t>
      </w:r>
      <w:r>
        <w:rPr>
          <w:rFonts w:ascii="宋体" w:hAnsi="宋体"/>
          <w:szCs w:val="21"/>
        </w:rPr>
        <w:t>金融辅助机构</w:t>
      </w:r>
      <w:r>
        <w:rPr>
          <w:rFonts w:hint="eastAsia" w:ascii="宋体" w:hAnsi="宋体"/>
          <w:szCs w:val="21"/>
        </w:rPr>
        <w:t>、</w:t>
      </w:r>
      <w:r>
        <w:rPr>
          <w:rFonts w:ascii="宋体" w:hAnsi="宋体"/>
          <w:szCs w:val="21"/>
        </w:rPr>
        <w:t>养老基金</w:t>
      </w:r>
      <w:r>
        <w:rPr>
          <w:rFonts w:hint="eastAsia" w:ascii="宋体" w:hAnsi="宋体"/>
          <w:szCs w:val="21"/>
        </w:rPr>
        <w:t>、</w:t>
      </w:r>
      <w:r>
        <w:rPr>
          <w:rFonts w:ascii="宋体" w:hAnsi="宋体"/>
          <w:szCs w:val="21"/>
        </w:rPr>
        <w:t>金融</w:t>
      </w:r>
      <w:r>
        <w:rPr>
          <w:rFonts w:hint="eastAsia" w:ascii="宋体" w:hAnsi="宋体"/>
          <w:szCs w:val="21"/>
        </w:rPr>
        <w:t>中介</w:t>
      </w:r>
      <w:r>
        <w:rPr>
          <w:rFonts w:ascii="宋体" w:hAnsi="宋体"/>
          <w:szCs w:val="21"/>
        </w:rPr>
        <w:t>机构</w:t>
      </w:r>
      <w:r>
        <w:rPr>
          <w:rFonts w:hint="eastAsia" w:ascii="宋体" w:hAnsi="宋体"/>
          <w:szCs w:val="21"/>
        </w:rPr>
        <w:t>及其他</w:t>
      </w:r>
      <w:r>
        <w:rPr>
          <w:rFonts w:ascii="宋体" w:hAnsi="宋体"/>
          <w:szCs w:val="21"/>
        </w:rPr>
        <w:t>非银行金融机构</w:t>
      </w:r>
      <w:r>
        <w:rPr>
          <w:rFonts w:hint="eastAsia" w:ascii="宋体" w:hAnsi="宋体"/>
          <w:szCs w:val="21"/>
        </w:rPr>
        <w:t>。</w:t>
      </w:r>
    </w:p>
    <w:p>
      <w:pPr>
        <w:numPr>
          <w:ins w:id="203" w:author="25年修订" w:date=""/>
        </w:numPr>
        <w:spacing w:line="360" w:lineRule="auto"/>
        <w:ind w:firstLine="420" w:firstLineChars="200"/>
        <w:rPr>
          <w:rFonts w:hint="eastAsia"/>
        </w:rPr>
      </w:pPr>
      <w:r>
        <w:rPr>
          <w:rFonts w:hint="eastAsia"/>
        </w:rPr>
        <w:t>【1.1.1.</w:t>
      </w:r>
      <w:r>
        <w:t>4</w:t>
      </w:r>
      <w:r>
        <w:rPr>
          <w:rFonts w:hint="eastAsia"/>
        </w:rPr>
        <w:t>非金融机构】、【1.2.1.1.</w:t>
      </w:r>
      <w:r>
        <w:t>4</w:t>
      </w:r>
      <w:r>
        <w:rPr>
          <w:rFonts w:hint="eastAsia"/>
        </w:rPr>
        <w:t>非金融机构】、【1.2.2.1.</w:t>
      </w:r>
      <w:r>
        <w:t>4</w:t>
      </w:r>
      <w:r>
        <w:rPr>
          <w:rFonts w:hint="eastAsia"/>
        </w:rPr>
        <w:t>非金融机构】、【</w:t>
      </w:r>
      <w:r>
        <w:t>3.1.1.4</w:t>
      </w:r>
      <w:r>
        <w:rPr>
          <w:rFonts w:hint="eastAsia"/>
        </w:rPr>
        <w:t>非金融机构】、【</w:t>
      </w:r>
      <w:r>
        <w:t>3</w:t>
      </w:r>
      <w:r>
        <w:rPr>
          <w:rFonts w:hint="eastAsia"/>
        </w:rPr>
        <w:t>.2.1.</w:t>
      </w:r>
      <w:r>
        <w:t>4</w:t>
      </w:r>
      <w:r>
        <w:rPr>
          <w:rFonts w:hint="eastAsia"/>
        </w:rPr>
        <w:t>非金融机构】、【8.1.</w:t>
      </w:r>
      <w:r>
        <w:t>4</w:t>
      </w:r>
      <w:r>
        <w:rPr>
          <w:rFonts w:hint="eastAsia"/>
        </w:rPr>
        <w:t>非金融机构】、【8.</w:t>
      </w:r>
      <w:r>
        <w:t>2</w:t>
      </w:r>
      <w:r>
        <w:rPr>
          <w:rFonts w:hint="eastAsia"/>
        </w:rPr>
        <w:t>.</w:t>
      </w:r>
      <w:r>
        <w:t>4</w:t>
      </w:r>
      <w:r>
        <w:rPr>
          <w:rFonts w:hint="eastAsia"/>
        </w:rPr>
        <w:t>非金融机构】本报表中的非金融机构指</w:t>
      </w:r>
      <w:r>
        <w:rPr>
          <w:rFonts w:ascii="宋体" w:hAnsi="宋体"/>
          <w:szCs w:val="21"/>
        </w:rPr>
        <w:t>除具有独立法人资格的</w:t>
      </w:r>
      <w:r>
        <w:rPr>
          <w:rFonts w:hint="eastAsia" w:ascii="宋体" w:hAnsi="宋体"/>
          <w:szCs w:val="21"/>
        </w:rPr>
        <w:t>未</w:t>
      </w:r>
      <w:r>
        <w:rPr>
          <w:rFonts w:ascii="宋体" w:hAnsi="宋体"/>
          <w:szCs w:val="21"/>
        </w:rPr>
        <w:t>包含在银行、公共部门和非银行金融机构中</w:t>
      </w:r>
      <w:r>
        <w:rPr>
          <w:rFonts w:hint="eastAsia" w:ascii="宋体" w:hAnsi="宋体"/>
          <w:szCs w:val="21"/>
        </w:rPr>
        <w:t>的</w:t>
      </w:r>
      <w:r>
        <w:rPr>
          <w:rFonts w:ascii="宋体" w:hAnsi="宋体"/>
          <w:szCs w:val="21"/>
        </w:rPr>
        <w:t>企事业单位。</w:t>
      </w:r>
    </w:p>
    <w:p>
      <w:pPr>
        <w:numPr>
          <w:ins w:id="204" w:author="25年修订" w:date=""/>
        </w:numPr>
        <w:spacing w:line="360" w:lineRule="auto"/>
        <w:ind w:firstLine="420" w:firstLineChars="200"/>
        <w:rPr>
          <w:rFonts w:hint="eastAsia"/>
        </w:rPr>
      </w:pPr>
      <w:r>
        <w:rPr>
          <w:rFonts w:hint="eastAsia"/>
        </w:rPr>
        <w:t>【1.1.1.</w:t>
      </w:r>
      <w:r>
        <w:t>5</w:t>
      </w:r>
      <w:r>
        <w:rPr>
          <w:rFonts w:hint="eastAsia"/>
        </w:rPr>
        <w:t>个人】、【1.2.1.1.</w:t>
      </w:r>
      <w:r>
        <w:t>5</w:t>
      </w:r>
      <w:r>
        <w:rPr>
          <w:rFonts w:hint="eastAsia"/>
        </w:rPr>
        <w:t>个人】、【1.2.2.1.</w:t>
      </w:r>
      <w:r>
        <w:t>5</w:t>
      </w:r>
      <w:r>
        <w:rPr>
          <w:rFonts w:hint="eastAsia"/>
        </w:rPr>
        <w:t>个人】、【</w:t>
      </w:r>
      <w:r>
        <w:t>3.1.1.5</w:t>
      </w:r>
      <w:r>
        <w:rPr>
          <w:rFonts w:hint="eastAsia"/>
        </w:rPr>
        <w:t>个人】、【</w:t>
      </w:r>
      <w:r>
        <w:t>3</w:t>
      </w:r>
      <w:r>
        <w:rPr>
          <w:rFonts w:hint="eastAsia"/>
        </w:rPr>
        <w:t>.2.1.</w:t>
      </w:r>
      <w:r>
        <w:t>5</w:t>
      </w:r>
      <w:r>
        <w:rPr>
          <w:rFonts w:hint="eastAsia"/>
        </w:rPr>
        <w:t>个人】、【8.1.</w:t>
      </w:r>
      <w:r>
        <w:t>5</w:t>
      </w:r>
      <w:r>
        <w:rPr>
          <w:rFonts w:hint="eastAsia"/>
        </w:rPr>
        <w:t>个人】、【8.</w:t>
      </w:r>
      <w:r>
        <w:t>2</w:t>
      </w:r>
      <w:r>
        <w:rPr>
          <w:rFonts w:hint="eastAsia"/>
        </w:rPr>
        <w:t>.</w:t>
      </w:r>
      <w:r>
        <w:t>5</w:t>
      </w:r>
      <w:r>
        <w:rPr>
          <w:rFonts w:hint="eastAsia"/>
        </w:rPr>
        <w:t>个人】本报表中的个人指</w:t>
      </w:r>
      <w:r>
        <w:rPr>
          <w:rFonts w:hint="eastAsia" w:ascii="宋体" w:hAnsi="宋体"/>
          <w:szCs w:val="21"/>
        </w:rPr>
        <w:t>具有独立民事行为能力的城乡居民和个体生产者、经营者。</w:t>
      </w:r>
    </w:p>
    <w:p>
      <w:pPr>
        <w:spacing w:line="360" w:lineRule="auto"/>
        <w:ind w:firstLine="420" w:firstLineChars="200"/>
        <w:rPr>
          <w:ins w:id="205" w:author="25年修订" w:date="2024-12-12T11:39:10Z"/>
          <w:rFonts w:hint="eastAsia"/>
        </w:rPr>
      </w:pPr>
      <w:r>
        <w:rPr>
          <w:rFonts w:hint="eastAsia"/>
        </w:rPr>
        <w:t>【1.1.1.</w:t>
      </w:r>
      <w:r>
        <w:t>6</w:t>
      </w:r>
      <w:r>
        <w:rPr>
          <w:rFonts w:hint="eastAsia"/>
        </w:rPr>
        <w:t>其他】、【1.2.1.1.</w:t>
      </w:r>
      <w:r>
        <w:t>6</w:t>
      </w:r>
      <w:r>
        <w:rPr>
          <w:rFonts w:hint="eastAsia"/>
        </w:rPr>
        <w:t>其他】、【1.2.2.1.</w:t>
      </w:r>
      <w:r>
        <w:t>6</w:t>
      </w:r>
      <w:r>
        <w:rPr>
          <w:rFonts w:hint="eastAsia"/>
        </w:rPr>
        <w:t>其他】、【</w:t>
      </w:r>
      <w:r>
        <w:t>3.1.1.6</w:t>
      </w:r>
      <w:r>
        <w:rPr>
          <w:rFonts w:hint="eastAsia"/>
        </w:rPr>
        <w:t>其他】【</w:t>
      </w:r>
      <w:r>
        <w:t>3</w:t>
      </w:r>
      <w:r>
        <w:rPr>
          <w:rFonts w:hint="eastAsia"/>
        </w:rPr>
        <w:t>.2.1.</w:t>
      </w:r>
      <w:r>
        <w:t>6</w:t>
      </w:r>
      <w:r>
        <w:rPr>
          <w:rFonts w:hint="eastAsia"/>
        </w:rPr>
        <w:t>其他】【8.1.</w:t>
      </w:r>
      <w:r>
        <w:t>6</w:t>
      </w:r>
      <w:r>
        <w:rPr>
          <w:rFonts w:hint="eastAsia"/>
        </w:rPr>
        <w:t>其他】【8.</w:t>
      </w:r>
      <w:r>
        <w:t>2</w:t>
      </w:r>
      <w:r>
        <w:rPr>
          <w:rFonts w:hint="eastAsia"/>
        </w:rPr>
        <w:t>.</w:t>
      </w:r>
      <w:r>
        <w:t>6</w:t>
      </w:r>
      <w:r>
        <w:rPr>
          <w:rFonts w:hint="eastAsia"/>
        </w:rPr>
        <w:t>其他】本报表中的其他指填报机构持有的除上述“银行”、“公共部门”、“非银行金融机构”、“非金融</w:t>
      </w:r>
      <w:r>
        <w:t>机构</w:t>
      </w:r>
      <w:r>
        <w:rPr>
          <w:rFonts w:hint="eastAsia"/>
        </w:rPr>
        <w:t>”和“个人”之外的所有企业、个人和其他组织。</w:t>
      </w:r>
    </w:p>
    <w:p>
      <w:pPr>
        <w:spacing w:line="360" w:lineRule="auto"/>
        <w:ind w:firstLine="421" w:firstLineChars="200"/>
        <w:rPr>
          <w:rFonts w:hint="eastAsia" w:eastAsia="宋体"/>
          <w:b/>
          <w:bCs/>
          <w:lang w:eastAsia="zh-CN"/>
        </w:rPr>
      </w:pPr>
      <w:ins w:id="206" w:author="25年修订" w:date="2024-12-12T11:39:11Z">
        <w:r>
          <w:rPr>
            <w:rFonts w:hint="eastAsia"/>
            <w:b/>
            <w:bCs/>
            <w:lang w:eastAsia="zh-CN"/>
          </w:rPr>
          <w:t>按</w:t>
        </w:r>
      </w:ins>
      <w:ins w:id="207" w:author="25年修订" w:date="2024-12-12T11:39:13Z">
        <w:r>
          <w:rPr>
            <w:rFonts w:hint="eastAsia"/>
            <w:b/>
            <w:bCs/>
            <w:lang w:eastAsia="zh-CN"/>
          </w:rPr>
          <w:t>类别分：</w:t>
        </w:r>
      </w:ins>
    </w:p>
    <w:p>
      <w:pPr>
        <w:numPr>
          <w:ins w:id="208" w:author="25年修订" w:date=""/>
        </w:numPr>
        <w:spacing w:line="360" w:lineRule="auto"/>
        <w:ind w:firstLine="420" w:firstLineChars="200"/>
        <w:rPr>
          <w:rFonts w:hint="eastAsia"/>
        </w:rPr>
      </w:pPr>
      <w:r>
        <w:rPr>
          <w:rFonts w:hint="eastAsia"/>
        </w:rPr>
        <w:t>【1.1.</w:t>
      </w:r>
      <w:r>
        <w:t>2</w:t>
      </w:r>
      <w:r>
        <w:rPr>
          <w:rFonts w:hint="eastAsia"/>
        </w:rPr>
        <w:t>.1境外贷款（含银团贷款）】、【1.2.</w:t>
      </w:r>
      <w:r>
        <w:t>1.2</w:t>
      </w:r>
      <w:r>
        <w:rPr>
          <w:rFonts w:hint="eastAsia"/>
        </w:rPr>
        <w:t>.1境外贷款（含银团贷款）】、【1.2.</w:t>
      </w:r>
      <w:r>
        <w:t>2.2</w:t>
      </w:r>
      <w:r>
        <w:rPr>
          <w:rFonts w:hint="eastAsia"/>
        </w:rPr>
        <w:t>.1境外贷款（含银团贷款）】、【3.1.</w:t>
      </w:r>
      <w:r>
        <w:t>2</w:t>
      </w:r>
      <w:r>
        <w:rPr>
          <w:rFonts w:hint="eastAsia"/>
        </w:rPr>
        <w:t>.1境外贷款（含银团贷款）】、【3.2.</w:t>
      </w:r>
      <w:r>
        <w:t>2</w:t>
      </w:r>
      <w:r>
        <w:rPr>
          <w:rFonts w:hint="eastAsia"/>
        </w:rPr>
        <w:t>.1境外贷款（含银团贷款）】本报表中的境外贷款（含银团贷款）为填报机构对境外借款人提供的按约定利率和期限还本付息的货币资金。</w:t>
      </w:r>
    </w:p>
    <w:p>
      <w:pPr>
        <w:numPr>
          <w:ins w:id="209" w:author="25年修订" w:date=""/>
        </w:numPr>
        <w:spacing w:line="360" w:lineRule="auto"/>
        <w:ind w:firstLine="420" w:firstLineChars="200"/>
        <w:rPr>
          <w:rFonts w:hint="eastAsia"/>
        </w:rPr>
      </w:pPr>
      <w:r>
        <w:rPr>
          <w:rFonts w:hint="eastAsia"/>
        </w:rPr>
        <w:t>【1.1.</w:t>
      </w:r>
      <w:r>
        <w:t>2</w:t>
      </w:r>
      <w:r>
        <w:rPr>
          <w:rFonts w:hint="eastAsia"/>
        </w:rPr>
        <w:t>.</w:t>
      </w:r>
      <w:r>
        <w:t>2</w:t>
      </w:r>
      <w:r>
        <w:rPr>
          <w:rFonts w:hint="eastAsia"/>
        </w:rPr>
        <w:t>存放同业、拆放同业和买入返售】、【1.2.</w:t>
      </w:r>
      <w:r>
        <w:t>1</w:t>
      </w:r>
      <w:r>
        <w:rPr>
          <w:rFonts w:hint="eastAsia"/>
        </w:rPr>
        <w:t>.2</w:t>
      </w:r>
      <w:r>
        <w:t>.2</w:t>
      </w:r>
      <w:r>
        <w:rPr>
          <w:rFonts w:hint="eastAsia"/>
        </w:rPr>
        <w:t>存放同业、拆放同业和买入返售】、【1.2.</w:t>
      </w:r>
      <w:r>
        <w:t>2</w:t>
      </w:r>
      <w:r>
        <w:rPr>
          <w:rFonts w:hint="eastAsia"/>
        </w:rPr>
        <w:t>.2</w:t>
      </w:r>
      <w:r>
        <w:t>.2</w:t>
      </w:r>
      <w:r>
        <w:rPr>
          <w:rFonts w:hint="eastAsia"/>
        </w:rPr>
        <w:t>存放同业、拆放同业和买入返售】、【3.1.</w:t>
      </w:r>
      <w:r>
        <w:t>2</w:t>
      </w:r>
      <w:r>
        <w:rPr>
          <w:rFonts w:hint="eastAsia"/>
        </w:rPr>
        <w:t>.2存放同业、拆放同业和买入返售】、【3.2.</w:t>
      </w:r>
      <w:r>
        <w:t>2</w:t>
      </w:r>
      <w:r>
        <w:rPr>
          <w:rFonts w:hint="eastAsia"/>
        </w:rPr>
        <w:t>.2存放同业、拆放同业和买入返售】本报表中的存放同业、拆放同业和买入返售为填报机构存放于境外银行、中国银行业的境外分行和外资银行的境内分行的款项、拆借及借款给境外金融机构和境外金融机构的境内分行的款项以及与境外主体订立的返售协议下所融出的资金。</w:t>
      </w:r>
    </w:p>
    <w:p>
      <w:pPr>
        <w:numPr>
          <w:ins w:id="210" w:author="25年修订" w:date=""/>
        </w:numPr>
        <w:spacing w:line="360" w:lineRule="auto"/>
        <w:ind w:firstLine="420" w:firstLineChars="200"/>
        <w:rPr>
          <w:rFonts w:hint="eastAsia"/>
        </w:rPr>
      </w:pPr>
      <w:r>
        <w:rPr>
          <w:rFonts w:hint="eastAsia"/>
        </w:rPr>
        <w:t>【1.1.</w:t>
      </w:r>
      <w:r>
        <w:t>2</w:t>
      </w:r>
      <w:r>
        <w:rPr>
          <w:rFonts w:hint="eastAsia"/>
        </w:rPr>
        <w:t>.3存放中央银行】、【1.2.</w:t>
      </w:r>
      <w:r>
        <w:t>1.2.</w:t>
      </w:r>
      <w:r>
        <w:rPr>
          <w:rFonts w:hint="eastAsia"/>
        </w:rPr>
        <w:t>3存放中央银行】、【1.2.2.</w:t>
      </w:r>
      <w:r>
        <w:t>2.</w:t>
      </w:r>
      <w:r>
        <w:rPr>
          <w:rFonts w:hint="eastAsia"/>
        </w:rPr>
        <w:t>3存放中央银行】、【3.</w:t>
      </w:r>
      <w:r>
        <w:t>1</w:t>
      </w:r>
      <w:r>
        <w:rPr>
          <w:rFonts w:hint="eastAsia"/>
        </w:rPr>
        <w:t>.</w:t>
      </w:r>
      <w:r>
        <w:t>2</w:t>
      </w:r>
      <w:r>
        <w:rPr>
          <w:rFonts w:hint="eastAsia"/>
        </w:rPr>
        <w:t>.3存放中央银行】、【3.</w:t>
      </w:r>
      <w:r>
        <w:t>2</w:t>
      </w:r>
      <w:r>
        <w:rPr>
          <w:rFonts w:hint="eastAsia"/>
        </w:rPr>
        <w:t>.</w:t>
      </w:r>
      <w:r>
        <w:t>2</w:t>
      </w:r>
      <w:r>
        <w:rPr>
          <w:rFonts w:hint="eastAsia"/>
        </w:rPr>
        <w:t>.3存放中央银行】本报表中的填报机构存放外国中央银行的各种存款。</w:t>
      </w:r>
    </w:p>
    <w:p>
      <w:pPr>
        <w:numPr>
          <w:ins w:id="211" w:author="25年修订" w:date=""/>
        </w:numPr>
        <w:spacing w:line="360" w:lineRule="auto"/>
        <w:ind w:firstLine="420" w:firstLineChars="200"/>
        <w:rPr>
          <w:rFonts w:hint="eastAsia"/>
        </w:rPr>
      </w:pPr>
      <w:r>
        <w:rPr>
          <w:rFonts w:hint="eastAsia"/>
        </w:rPr>
        <w:t>【1.1.</w:t>
      </w:r>
      <w:r>
        <w:t>2</w:t>
      </w:r>
      <w:r>
        <w:rPr>
          <w:rFonts w:hint="eastAsia"/>
        </w:rPr>
        <w:t>.4境外有价证券和基金投资】、【1.2.</w:t>
      </w:r>
      <w:r>
        <w:t>1.2.</w:t>
      </w:r>
      <w:r>
        <w:rPr>
          <w:rFonts w:hint="eastAsia"/>
        </w:rPr>
        <w:t>4境外有价证券和基金投资】、【1.</w:t>
      </w:r>
      <w:r>
        <w:t>2.2.2.4</w:t>
      </w:r>
      <w:r>
        <w:rPr>
          <w:rFonts w:hint="eastAsia"/>
        </w:rPr>
        <w:t>境外有价证券和基金投资】、【3.</w:t>
      </w:r>
      <w:r>
        <w:t>1</w:t>
      </w:r>
      <w:r>
        <w:rPr>
          <w:rFonts w:hint="eastAsia"/>
        </w:rPr>
        <w:t>.</w:t>
      </w:r>
      <w:r>
        <w:t>2</w:t>
      </w:r>
      <w:r>
        <w:rPr>
          <w:rFonts w:hint="eastAsia"/>
        </w:rPr>
        <w:t>.4境外有价证券和基金投资】、【3.</w:t>
      </w:r>
      <w:r>
        <w:t>2</w:t>
      </w:r>
      <w:r>
        <w:rPr>
          <w:rFonts w:hint="eastAsia"/>
        </w:rPr>
        <w:t>.</w:t>
      </w:r>
      <w:r>
        <w:t>2</w:t>
      </w:r>
      <w:r>
        <w:rPr>
          <w:rFonts w:hint="eastAsia"/>
        </w:rPr>
        <w:t>.4境外有价证券和基金投资】本报表中的填报机构持有的境外主体发行的有价证券和基金投资。</w:t>
      </w:r>
    </w:p>
    <w:p>
      <w:pPr>
        <w:numPr>
          <w:ins w:id="212" w:author="25年修订" w:date=""/>
        </w:numPr>
        <w:spacing w:line="360" w:lineRule="auto"/>
        <w:ind w:firstLine="420" w:firstLineChars="200"/>
        <w:rPr>
          <w:rFonts w:hint="eastAsia"/>
        </w:rPr>
      </w:pPr>
      <w:r>
        <w:rPr>
          <w:rFonts w:hint="eastAsia"/>
        </w:rPr>
        <w:t>【1.1.</w:t>
      </w:r>
      <w:r>
        <w:t>2</w:t>
      </w:r>
      <w:r>
        <w:rPr>
          <w:rFonts w:hint="eastAsia"/>
        </w:rPr>
        <w:t>.5境外金融衍生品】、【1.2.</w:t>
      </w:r>
      <w:r>
        <w:t>1.2</w:t>
      </w:r>
      <w:r>
        <w:rPr>
          <w:rFonts w:hint="eastAsia"/>
        </w:rPr>
        <w:t>.5境外金融衍生品】、【1.</w:t>
      </w:r>
      <w:r>
        <w:t>2.2.2.</w:t>
      </w:r>
      <w:r>
        <w:rPr>
          <w:rFonts w:hint="eastAsia"/>
        </w:rPr>
        <w:t>5境外金融衍生品】、【3.</w:t>
      </w:r>
      <w:r>
        <w:t>1</w:t>
      </w:r>
      <w:r>
        <w:rPr>
          <w:rFonts w:hint="eastAsia"/>
        </w:rPr>
        <w:t>.</w:t>
      </w:r>
      <w:r>
        <w:t>2</w:t>
      </w:r>
      <w:r>
        <w:rPr>
          <w:rFonts w:hint="eastAsia"/>
        </w:rPr>
        <w:t>.5境外金融衍生品】、【3.2.</w:t>
      </w:r>
      <w:r>
        <w:t>2</w:t>
      </w:r>
      <w:r>
        <w:rPr>
          <w:rFonts w:hint="eastAsia"/>
        </w:rPr>
        <w:t>.5境外金融衍生品】本报表中的填报机构与境外主体订立的所有处于盈利的金融衍生品合约的重估市值总和，即其正总市场价值。</w:t>
      </w:r>
    </w:p>
    <w:p>
      <w:pPr>
        <w:numPr>
          <w:ins w:id="213" w:author="25年修订" w:date=""/>
        </w:numPr>
        <w:spacing w:line="360" w:lineRule="auto"/>
        <w:ind w:firstLine="420" w:firstLineChars="200"/>
        <w:rPr>
          <w:rFonts w:hint="eastAsia"/>
        </w:rPr>
      </w:pPr>
      <w:r>
        <w:rPr>
          <w:rFonts w:hint="eastAsia"/>
        </w:rPr>
        <w:t>【1.1.</w:t>
      </w:r>
      <w:r>
        <w:t>2</w:t>
      </w:r>
      <w:r>
        <w:rPr>
          <w:rFonts w:hint="eastAsia"/>
        </w:rPr>
        <w:t>.6对非并表境外机构的投资】、【1.2.</w:t>
      </w:r>
      <w:r>
        <w:t>1.2</w:t>
      </w:r>
      <w:r>
        <w:rPr>
          <w:rFonts w:hint="eastAsia"/>
        </w:rPr>
        <w:t>.6对非并表境外机构的投资】、【</w:t>
      </w:r>
      <w:r>
        <w:t>1.2.2.2</w:t>
      </w:r>
      <w:r>
        <w:rPr>
          <w:rFonts w:hint="eastAsia"/>
        </w:rPr>
        <w:t>.6对非并表境外机构的投资】、【3.</w:t>
      </w:r>
      <w:r>
        <w:t>1</w:t>
      </w:r>
      <w:r>
        <w:rPr>
          <w:rFonts w:hint="eastAsia"/>
        </w:rPr>
        <w:t>.</w:t>
      </w:r>
      <w:r>
        <w:t>2</w:t>
      </w:r>
      <w:r>
        <w:rPr>
          <w:rFonts w:hint="eastAsia"/>
        </w:rPr>
        <w:t>.6对非并表境外机构的投资】、【</w:t>
      </w:r>
      <w:r>
        <w:t>3.2.2</w:t>
      </w:r>
      <w:r>
        <w:rPr>
          <w:rFonts w:hint="eastAsia"/>
        </w:rPr>
        <w:t>.</w:t>
      </w:r>
      <w:r>
        <w:t>6</w:t>
      </w:r>
      <w:r>
        <w:rPr>
          <w:rFonts w:hint="eastAsia"/>
        </w:rPr>
        <w:t>对非并表境外机构的投资】本报表中的填报机构对境外非并表机构的股权投资总额。</w:t>
      </w:r>
    </w:p>
    <w:p>
      <w:pPr>
        <w:numPr>
          <w:ins w:id="214" w:author="25年修订" w:date=""/>
        </w:numPr>
        <w:spacing w:line="360" w:lineRule="auto"/>
        <w:ind w:firstLine="420" w:firstLineChars="200"/>
        <w:rPr>
          <w:rFonts w:hint="eastAsia"/>
        </w:rPr>
      </w:pPr>
      <w:r>
        <w:rPr>
          <w:rFonts w:hint="eastAsia"/>
        </w:rPr>
        <w:t>【1.1.</w:t>
      </w:r>
      <w:r>
        <w:t>2</w:t>
      </w:r>
      <w:r>
        <w:rPr>
          <w:rFonts w:hint="eastAsia"/>
        </w:rPr>
        <w:t>.7其他</w:t>
      </w:r>
      <w:del w:id="215" w:author="陈施霖" w:date="2024-12-05T14:02:52Z">
        <w:r>
          <w:rPr>
            <w:rFonts w:hint="eastAsia"/>
          </w:rPr>
          <w:delText>境外债权</w:delText>
        </w:r>
      </w:del>
      <w:ins w:id="216" w:author="陈施霖" w:date="2024-12-05T14:02:52Z">
        <w:r>
          <w:rPr>
            <w:rFonts w:hint="eastAsia"/>
            <w:lang w:eastAsia="zh-CN"/>
          </w:rPr>
          <w:t>境外</w:t>
        </w:r>
      </w:ins>
      <w:r>
        <w:rPr>
          <w:rFonts w:hint="eastAsia"/>
          <w:lang w:eastAsia="zh-CN"/>
        </w:rPr>
        <w:t>债权股权</w:t>
      </w:r>
      <w:r>
        <w:rPr>
          <w:rFonts w:hint="eastAsia"/>
        </w:rPr>
        <w:t>】、【1.2.</w:t>
      </w:r>
      <w:r>
        <w:t>1.2.</w:t>
      </w:r>
      <w:r>
        <w:rPr>
          <w:rFonts w:hint="eastAsia"/>
        </w:rPr>
        <w:t>7其他</w:t>
      </w:r>
      <w:del w:id="217" w:author="陈施霖" w:date="2024-12-05T14:02:58Z">
        <w:r>
          <w:rPr>
            <w:rFonts w:hint="eastAsia"/>
          </w:rPr>
          <w:delText>境外债权</w:delText>
        </w:r>
      </w:del>
      <w:ins w:id="218" w:author="陈施霖" w:date="2024-12-05T14:02:58Z">
        <w:r>
          <w:rPr>
            <w:rFonts w:hint="eastAsia"/>
            <w:lang w:eastAsia="zh-CN"/>
          </w:rPr>
          <w:t>境外</w:t>
        </w:r>
      </w:ins>
      <w:r>
        <w:rPr>
          <w:rFonts w:hint="eastAsia"/>
          <w:lang w:eastAsia="zh-CN"/>
        </w:rPr>
        <w:t>债权股权</w:t>
      </w:r>
      <w:r>
        <w:rPr>
          <w:rFonts w:hint="eastAsia"/>
        </w:rPr>
        <w:t>】、【1.</w:t>
      </w:r>
      <w:r>
        <w:t>2.2.2</w:t>
      </w:r>
      <w:r>
        <w:rPr>
          <w:rFonts w:hint="eastAsia"/>
        </w:rPr>
        <w:t>.7其他</w:t>
      </w:r>
      <w:del w:id="219" w:author="陈施霖" w:date="2024-12-05T14:03:00Z">
        <w:r>
          <w:rPr>
            <w:rFonts w:hint="eastAsia"/>
          </w:rPr>
          <w:delText>境外债权</w:delText>
        </w:r>
      </w:del>
      <w:ins w:id="220" w:author="陈施霖" w:date="2024-12-05T14:03:00Z">
        <w:r>
          <w:rPr>
            <w:rFonts w:hint="eastAsia"/>
            <w:lang w:eastAsia="zh-CN"/>
          </w:rPr>
          <w:t>境外</w:t>
        </w:r>
      </w:ins>
      <w:r>
        <w:rPr>
          <w:rFonts w:hint="eastAsia"/>
          <w:lang w:eastAsia="zh-CN"/>
        </w:rPr>
        <w:t>债权股权</w:t>
      </w:r>
      <w:r>
        <w:rPr>
          <w:rFonts w:hint="eastAsia"/>
        </w:rPr>
        <w:t>】、【3.</w:t>
      </w:r>
      <w:r>
        <w:t>1</w:t>
      </w:r>
      <w:r>
        <w:rPr>
          <w:rFonts w:hint="eastAsia"/>
        </w:rPr>
        <w:t>.</w:t>
      </w:r>
      <w:r>
        <w:t>2</w:t>
      </w:r>
      <w:r>
        <w:rPr>
          <w:rFonts w:hint="eastAsia"/>
        </w:rPr>
        <w:t>.7其他</w:t>
      </w:r>
      <w:del w:id="221" w:author="陈施霖" w:date="2024-12-05T14:03:01Z">
        <w:r>
          <w:rPr>
            <w:rFonts w:hint="eastAsia"/>
          </w:rPr>
          <w:delText>境外债权</w:delText>
        </w:r>
      </w:del>
      <w:ins w:id="222" w:author="陈施霖" w:date="2024-12-05T14:03:01Z">
        <w:r>
          <w:rPr>
            <w:rFonts w:hint="eastAsia"/>
            <w:lang w:eastAsia="zh-CN"/>
          </w:rPr>
          <w:t>境外</w:t>
        </w:r>
      </w:ins>
      <w:r>
        <w:rPr>
          <w:rFonts w:hint="eastAsia"/>
          <w:lang w:eastAsia="zh-CN"/>
        </w:rPr>
        <w:t>债权股权</w:t>
      </w:r>
      <w:r>
        <w:rPr>
          <w:rFonts w:hint="eastAsia"/>
        </w:rPr>
        <w:t>】、【3.2.</w:t>
      </w:r>
      <w:r>
        <w:t>2.</w:t>
      </w:r>
      <w:r>
        <w:rPr>
          <w:rFonts w:hint="eastAsia"/>
        </w:rPr>
        <w:t>7其他</w:t>
      </w:r>
      <w:del w:id="223" w:author="陈施霖" w:date="2024-12-05T14:03:02Z">
        <w:r>
          <w:rPr>
            <w:rFonts w:hint="eastAsia"/>
          </w:rPr>
          <w:delText>境外债权</w:delText>
        </w:r>
      </w:del>
      <w:ins w:id="224" w:author="陈施霖" w:date="2024-12-05T14:03:02Z">
        <w:r>
          <w:rPr>
            <w:rFonts w:hint="eastAsia"/>
            <w:lang w:eastAsia="zh-CN"/>
          </w:rPr>
          <w:t>境外</w:t>
        </w:r>
      </w:ins>
      <w:r>
        <w:rPr>
          <w:rFonts w:hint="eastAsia"/>
          <w:lang w:eastAsia="zh-CN"/>
        </w:rPr>
        <w:t>债权股权</w:t>
      </w:r>
      <w:r>
        <w:rPr>
          <w:rFonts w:hint="eastAsia"/>
        </w:rPr>
        <w:t>】本报表中的上述债权</w:t>
      </w:r>
      <w:r>
        <w:rPr>
          <w:rFonts w:hint="eastAsia"/>
          <w:lang w:eastAsia="zh-CN"/>
        </w:rPr>
        <w:t>股权</w:t>
      </w:r>
      <w:r>
        <w:rPr>
          <w:rFonts w:hint="eastAsia"/>
        </w:rPr>
        <w:t>以外，填报机构有权要求境外主体给付的款项</w:t>
      </w:r>
      <w:ins w:id="225" w:author="25年修订" w:date="2024-12-12T11:43:01Z">
        <w:r>
          <w:rPr>
            <w:rFonts w:hint="eastAsia"/>
            <w:lang w:eastAsia="zh-CN"/>
          </w:rPr>
          <w:t>等</w:t>
        </w:r>
      </w:ins>
      <w:r>
        <w:rPr>
          <w:rFonts w:hint="eastAsia"/>
        </w:rPr>
        <w:t>。</w:t>
      </w:r>
    </w:p>
    <w:p>
      <w:pPr>
        <w:numPr>
          <w:ins w:id="226" w:author="25年修订" w:date=""/>
        </w:numPr>
        <w:spacing w:line="360" w:lineRule="auto"/>
        <w:ind w:firstLine="421" w:firstLineChars="200"/>
        <w:rPr>
          <w:ins w:id="227" w:author="25年修订" w:date="2024-12-12T11:43:44Z"/>
          <w:rFonts w:hint="eastAsia" w:ascii="Times New Roman" w:hAnsi="Times New Roman" w:eastAsia="宋体" w:cs="Times New Roman"/>
          <w:b/>
          <w:bCs/>
          <w:color w:val="auto"/>
          <w:sz w:val="21"/>
          <w:szCs w:val="21"/>
          <w:lang w:val="en-US" w:eastAsia="zh-CN"/>
        </w:rPr>
      </w:pPr>
      <w:ins w:id="228" w:author="25年修订" w:date="2024-12-12T11:43:56Z">
        <w:r>
          <w:rPr>
            <w:rFonts w:hint="eastAsia" w:cs="Times New Roman"/>
            <w:b/>
            <w:bCs/>
            <w:color w:val="auto"/>
            <w:sz w:val="21"/>
            <w:szCs w:val="21"/>
            <w:lang w:val="en-US" w:eastAsia="zh-CN"/>
          </w:rPr>
          <w:t>按</w:t>
        </w:r>
      </w:ins>
      <w:ins w:id="229" w:author="25年修订" w:date="2024-12-12T11:44:00Z">
        <w:r>
          <w:rPr>
            <w:rFonts w:hint="eastAsia" w:cs="Times New Roman"/>
            <w:b/>
            <w:bCs/>
            <w:color w:val="auto"/>
            <w:sz w:val="21"/>
            <w:szCs w:val="21"/>
            <w:lang w:val="en-US" w:eastAsia="zh-CN"/>
          </w:rPr>
          <w:t>性质</w:t>
        </w:r>
      </w:ins>
      <w:ins w:id="230" w:author="25年修订" w:date="2024-12-12T11:44:02Z">
        <w:r>
          <w:rPr>
            <w:rFonts w:hint="eastAsia" w:cs="Times New Roman"/>
            <w:b/>
            <w:bCs/>
            <w:color w:val="auto"/>
            <w:sz w:val="21"/>
            <w:szCs w:val="21"/>
            <w:lang w:val="en-US" w:eastAsia="zh-CN"/>
          </w:rPr>
          <w:t>：</w:t>
        </w:r>
      </w:ins>
    </w:p>
    <w:p>
      <w:pPr>
        <w:numPr>
          <w:ins w:id="231" w:author="25年修订" w:date=""/>
        </w:numPr>
        <w:spacing w:line="360" w:lineRule="auto"/>
        <w:ind w:firstLine="420" w:firstLineChars="200"/>
        <w:rPr>
          <w:del w:id="232" w:author="25年修订" w:date="2024-11-18T16:44:23Z"/>
          <w:rFonts w:hint="eastAsia"/>
        </w:rPr>
      </w:pPr>
      <w:r>
        <w:rPr>
          <w:rFonts w:hint="eastAsia" w:ascii="Times New Roman" w:hAnsi="Times New Roman" w:eastAsia="宋体" w:cs="Times New Roman"/>
          <w:color w:val="auto"/>
          <w:sz w:val="21"/>
          <w:szCs w:val="21"/>
          <w:lang w:val="en-US" w:eastAsia="zh-CN"/>
        </w:rPr>
        <w:t>【</w:t>
      </w:r>
      <w:r>
        <w:rPr>
          <w:rFonts w:hint="default" w:ascii="Times New Roman" w:hAnsi="Times New Roman" w:eastAsia="宋体" w:cs="Times New Roman"/>
          <w:color w:val="auto"/>
          <w:sz w:val="21"/>
          <w:szCs w:val="21"/>
          <w:lang w:val="en-US" w:eastAsia="zh-CN"/>
        </w:rPr>
        <w:t>1.1.3.</w:t>
      </w:r>
      <w:del w:id="233" w:author="25年修订" w:date="2024-11-18T16:44:23Z">
        <w:r>
          <w:rPr>
            <w:rFonts w:hint="eastAsia"/>
          </w:rPr>
          <w:delText>3 2年以上</w:delText>
        </w:r>
      </w:del>
      <w:ins w:id="234" w:author="25年修订" w:date="2024-11-18T16:44:23Z">
        <w:r>
          <w:rPr>
            <w:rFonts w:hint="default" w:ascii="Times New Roman" w:hAnsi="Times New Roman" w:eastAsia="宋体" w:cs="Times New Roman"/>
            <w:color w:val="auto"/>
            <w:sz w:val="21"/>
            <w:szCs w:val="21"/>
            <w:lang w:val="en-US" w:eastAsia="zh-CN"/>
          </w:rPr>
          <w:t>1债权</w:t>
        </w:r>
      </w:ins>
      <w:r>
        <w:rPr>
          <w:rFonts w:hint="eastAsia" w:ascii="Times New Roman" w:hAnsi="Times New Roman" w:eastAsia="宋体" w:cs="Times New Roman"/>
          <w:color w:val="auto"/>
          <w:sz w:val="21"/>
          <w:szCs w:val="21"/>
          <w:lang w:val="en-US" w:eastAsia="zh-CN"/>
        </w:rPr>
        <w:t>】、【1.2.1.3.</w:t>
      </w:r>
      <w:del w:id="235" w:author="25年修订" w:date="2024-11-18T16:44:23Z">
        <w:r>
          <w:rPr>
            <w:rFonts w:hint="eastAsia"/>
          </w:rPr>
          <w:delText>3 2年以上</w:delText>
        </w:r>
      </w:del>
      <w:ins w:id="236" w:author="25年修订" w:date="2024-11-18T16:44:23Z">
        <w:r>
          <w:rPr>
            <w:rFonts w:hint="eastAsia" w:ascii="Times New Roman" w:hAnsi="Times New Roman" w:eastAsia="宋体" w:cs="Times New Roman"/>
            <w:color w:val="auto"/>
            <w:sz w:val="21"/>
            <w:szCs w:val="21"/>
            <w:lang w:val="en-US" w:eastAsia="zh-CN"/>
          </w:rPr>
          <w:t>1债权</w:t>
        </w:r>
      </w:ins>
      <w:r>
        <w:rPr>
          <w:rFonts w:hint="eastAsia" w:ascii="Times New Roman" w:hAnsi="Times New Roman" w:eastAsia="宋体" w:cs="Times New Roman"/>
          <w:color w:val="auto"/>
          <w:sz w:val="21"/>
          <w:szCs w:val="21"/>
          <w:lang w:val="en-US" w:eastAsia="zh-CN"/>
        </w:rPr>
        <w:t>】、【1.2.2.3.</w:t>
      </w:r>
      <w:del w:id="237" w:author="25年修订" w:date="2024-11-18T16:44:23Z">
        <w:r>
          <w:rPr>
            <w:rFonts w:hint="eastAsia"/>
          </w:rPr>
          <w:delText>3 2年以上】指合同</w:delText>
        </w:r>
      </w:del>
      <w:del w:id="238" w:author="25年修订" w:date="2024-11-18T16:44:23Z">
        <w:r>
          <w:rPr/>
          <w:delText>剩余期限在</w:delText>
        </w:r>
      </w:del>
      <w:del w:id="239" w:author="25年修订" w:date="2024-11-18T16:44:23Z">
        <w:r>
          <w:rPr>
            <w:rFonts w:hint="eastAsia"/>
          </w:rPr>
          <w:delText>2年</w:delText>
        </w:r>
      </w:del>
      <w:del w:id="240" w:author="25年修订" w:date="2024-11-18T16:44:23Z">
        <w:r>
          <w:rPr/>
          <w:delText>以上的</w:delText>
        </w:r>
      </w:del>
      <w:ins w:id="241" w:author="25年修订" w:date="2024-11-18T16:44:23Z">
        <w:r>
          <w:rPr>
            <w:rFonts w:hint="eastAsia" w:ascii="Times New Roman" w:hAnsi="Times New Roman" w:eastAsia="宋体" w:cs="Times New Roman"/>
            <w:color w:val="auto"/>
            <w:sz w:val="21"/>
            <w:szCs w:val="21"/>
            <w:lang w:val="en-US" w:eastAsia="zh-CN"/>
          </w:rPr>
          <w:t>1</w:t>
        </w:r>
      </w:ins>
      <w:r>
        <w:rPr>
          <w:rFonts w:hint="eastAsia" w:ascii="Times New Roman" w:hAnsi="Times New Roman" w:eastAsia="宋体" w:cs="Times New Roman"/>
          <w:color w:val="auto"/>
          <w:sz w:val="21"/>
          <w:szCs w:val="21"/>
          <w:lang w:val="en-US" w:eastAsia="zh-CN"/>
        </w:rPr>
        <w:t>债权</w:t>
      </w:r>
      <w:del w:id="242" w:author="25年修订" w:date="2024-11-18T16:44:23Z">
        <w:r>
          <w:rPr/>
          <w:delText>。</w:delText>
        </w:r>
      </w:del>
    </w:p>
    <w:p>
      <w:pPr>
        <w:spacing w:line="360" w:lineRule="auto"/>
        <w:ind w:firstLine="420" w:firstLineChars="200"/>
        <w:rPr>
          <w:rFonts w:hint="eastAsia"/>
        </w:rPr>
      </w:pPr>
      <w:del w:id="243" w:author="25年修订" w:date="2024-11-18T16:44:23Z">
        <w:r>
          <w:rPr>
            <w:rFonts w:hint="eastAsia"/>
          </w:rPr>
          <w:delText>【1.1.3.4其他</w:delText>
        </w:r>
      </w:del>
      <w:ins w:id="244" w:author="25年修订" w:date="2024-11-18T16:44:23Z">
        <w:r>
          <w:rPr>
            <w:rFonts w:hint="eastAsia" w:ascii="Times New Roman" w:hAnsi="Times New Roman" w:eastAsia="宋体" w:cs="Times New Roman"/>
            <w:color w:val="auto"/>
            <w:sz w:val="21"/>
            <w:szCs w:val="21"/>
            <w:lang w:val="en-US" w:eastAsia="zh-CN"/>
          </w:rPr>
          <w:t>】、【3.1.3.1债权</w:t>
        </w:r>
      </w:ins>
      <w:r>
        <w:rPr>
          <w:rFonts w:hint="eastAsia" w:ascii="Times New Roman" w:hAnsi="Times New Roman" w:eastAsia="宋体" w:cs="Times New Roman"/>
          <w:color w:val="auto"/>
          <w:sz w:val="21"/>
          <w:szCs w:val="21"/>
          <w:lang w:val="en-US" w:eastAsia="zh-CN"/>
        </w:rPr>
        <w:t>】、【</w:t>
      </w:r>
      <w:del w:id="245" w:author="25年修订" w:date="2024-11-18T16:44:23Z">
        <w:r>
          <w:rPr>
            <w:rFonts w:hint="eastAsia"/>
          </w:rPr>
          <w:delText>1</w:delText>
        </w:r>
      </w:del>
      <w:ins w:id="246" w:author="25年修订" w:date="2024-11-18T16:44:23Z">
        <w:r>
          <w:rPr>
            <w:rFonts w:hint="eastAsia" w:ascii="Times New Roman" w:hAnsi="Times New Roman" w:eastAsia="宋体" w:cs="Times New Roman"/>
            <w:color w:val="auto"/>
            <w:sz w:val="21"/>
            <w:szCs w:val="21"/>
            <w:lang w:val="en-US" w:eastAsia="zh-CN"/>
          </w:rPr>
          <w:t>3</w:t>
        </w:r>
      </w:ins>
      <w:r>
        <w:rPr>
          <w:rFonts w:hint="eastAsia" w:ascii="Times New Roman" w:hAnsi="Times New Roman" w:eastAsia="宋体" w:cs="Times New Roman"/>
          <w:color w:val="auto"/>
          <w:sz w:val="21"/>
          <w:szCs w:val="21"/>
          <w:lang w:val="en-US" w:eastAsia="zh-CN"/>
        </w:rPr>
        <w:t>.2</w:t>
      </w:r>
      <w:del w:id="247" w:author="25年修订" w:date="2024-11-18T16:44:23Z">
        <w:r>
          <w:rPr>
            <w:rFonts w:hint="eastAsia"/>
          </w:rPr>
          <w:delText>.1</w:delText>
        </w:r>
      </w:del>
      <w:r>
        <w:rPr>
          <w:rFonts w:hint="eastAsia" w:ascii="Times New Roman" w:hAnsi="Times New Roman" w:eastAsia="宋体" w:cs="Times New Roman"/>
          <w:color w:val="auto"/>
          <w:sz w:val="21"/>
          <w:szCs w:val="21"/>
          <w:lang w:val="en-US" w:eastAsia="zh-CN"/>
        </w:rPr>
        <w:t>.3.</w:t>
      </w:r>
      <w:del w:id="248" w:author="25年修订" w:date="2024-11-18T16:44:23Z">
        <w:r>
          <w:rPr>
            <w:rFonts w:hint="eastAsia"/>
          </w:rPr>
          <w:delText>4其他】、【1.2.2.3.4其他】指</w:delText>
        </w:r>
      </w:del>
      <w:del w:id="249" w:author="25年修订" w:date="2024-11-18T16:44:23Z">
        <w:r>
          <w:rPr/>
          <w:delText>无固定</w:delText>
        </w:r>
      </w:del>
      <w:del w:id="250" w:author="25年修订" w:date="2024-11-18T16:44:23Z">
        <w:r>
          <w:rPr>
            <w:rFonts w:hint="eastAsia"/>
          </w:rPr>
          <w:delText>到期</w:delText>
        </w:r>
      </w:del>
      <w:del w:id="251" w:author="25年修订" w:date="2024-11-18T16:44:23Z">
        <w:r>
          <w:rPr/>
          <w:delText>日</w:delText>
        </w:r>
      </w:del>
      <w:del w:id="252" w:author="25年修订" w:date="2024-11-18T16:44:23Z">
        <w:r>
          <w:rPr>
            <w:rFonts w:hint="eastAsia"/>
          </w:rPr>
          <w:delText>或</w:delText>
        </w:r>
      </w:del>
      <w:del w:id="253" w:author="25年修订" w:date="2024-11-18T16:44:23Z">
        <w:r>
          <w:rPr/>
          <w:delText>剩余期限不可知的</w:delText>
        </w:r>
      </w:del>
      <w:ins w:id="254" w:author="25年修订" w:date="2024-11-18T16:44:23Z">
        <w:r>
          <w:rPr>
            <w:rFonts w:hint="eastAsia" w:ascii="Times New Roman" w:hAnsi="Times New Roman" w:eastAsia="宋体" w:cs="Times New Roman"/>
            <w:color w:val="auto"/>
            <w:sz w:val="21"/>
            <w:szCs w:val="21"/>
            <w:lang w:val="en-US" w:eastAsia="zh-CN"/>
          </w:rPr>
          <w:t>1债权】指填报机构在相应栏位中除股权外的其他</w:t>
        </w:r>
      </w:ins>
      <w:r>
        <w:rPr>
          <w:rFonts w:hint="eastAsia" w:ascii="Times New Roman" w:hAnsi="Times New Roman" w:eastAsia="宋体" w:cs="Times New Roman"/>
          <w:color w:val="auto"/>
          <w:sz w:val="21"/>
          <w:szCs w:val="21"/>
          <w:lang w:val="en-US" w:eastAsia="zh-CN"/>
        </w:rPr>
        <w:t>债权。</w:t>
      </w:r>
    </w:p>
    <w:p>
      <w:pPr>
        <w:numPr>
          <w:ins w:id="255" w:author="25年修订" w:date=""/>
        </w:numPr>
        <w:spacing w:line="360" w:lineRule="auto"/>
        <w:ind w:firstLine="420" w:firstLineChars="200"/>
        <w:rPr>
          <w:del w:id="256" w:author="25年修订" w:date="2024-11-18T16:44:23Z"/>
          <w:rFonts w:hint="eastAsia"/>
        </w:rPr>
      </w:pPr>
      <w:r>
        <w:rPr>
          <w:rFonts w:hint="eastAsia"/>
          <w:lang w:eastAsia="zh-CN"/>
        </w:rPr>
        <w:t>【</w:t>
      </w:r>
      <w:r>
        <w:rPr>
          <w:rFonts w:hint="eastAsia"/>
          <w:lang w:val="en-US" w:eastAsia="zh-CN"/>
        </w:rPr>
        <w:t>1.1.3.</w:t>
      </w:r>
      <w:del w:id="257" w:author="25年修订" w:date="2024-11-18T16:44:23Z">
        <w:r>
          <w:rPr>
            <w:rFonts w:hint="eastAsia"/>
          </w:rPr>
          <w:delText>1 1年以下</w:delText>
        </w:r>
      </w:del>
      <w:ins w:id="258" w:author="25年修订" w:date="2024-11-18T16:44:23Z">
        <w:r>
          <w:rPr>
            <w:rFonts w:hint="eastAsia"/>
            <w:lang w:val="en-US" w:eastAsia="zh-CN"/>
          </w:rPr>
          <w:t>2股权</w:t>
        </w:r>
      </w:ins>
      <w:r>
        <w:rPr>
          <w:rFonts w:hint="eastAsia"/>
          <w:lang w:val="en-US" w:eastAsia="zh-CN"/>
        </w:rPr>
        <w:t>】、【1.2.1.3.</w:t>
      </w:r>
      <w:del w:id="259" w:author="25年修订" w:date="2024-11-18T16:44:23Z">
        <w:r>
          <w:rPr>
            <w:rFonts w:hint="eastAsia"/>
          </w:rPr>
          <w:delText>1 1年以下</w:delText>
        </w:r>
      </w:del>
      <w:ins w:id="260" w:author="25年修订" w:date="2024-11-18T16:44:23Z">
        <w:r>
          <w:rPr>
            <w:rFonts w:hint="eastAsia"/>
            <w:lang w:val="en-US" w:eastAsia="zh-CN"/>
          </w:rPr>
          <w:t>2股权</w:t>
        </w:r>
      </w:ins>
      <w:r>
        <w:rPr>
          <w:rFonts w:hint="eastAsia"/>
          <w:lang w:val="en-US" w:eastAsia="zh-CN"/>
        </w:rPr>
        <w:t>】、【1.2.2.3.</w:t>
      </w:r>
      <w:del w:id="261" w:author="25年修订" w:date="2024-11-18T16:44:23Z">
        <w:r>
          <w:rPr>
            <w:rFonts w:hint="eastAsia"/>
          </w:rPr>
          <w:delText>1 1年以下】指合同</w:delText>
        </w:r>
      </w:del>
      <w:del w:id="262" w:author="25年修订" w:date="2024-11-18T16:44:23Z">
        <w:r>
          <w:rPr/>
          <w:delText>剩余期限在</w:delText>
        </w:r>
      </w:del>
      <w:del w:id="263" w:author="25年修订" w:date="2024-11-18T16:44:23Z">
        <w:r>
          <w:rPr>
            <w:rFonts w:hint="eastAsia"/>
          </w:rPr>
          <w:delText>1</w:delText>
        </w:r>
      </w:del>
      <w:del w:id="264" w:author="25年修订" w:date="2024-11-18T16:44:23Z">
        <w:r>
          <w:rPr/>
          <w:delText>年以下</w:delText>
        </w:r>
      </w:del>
      <w:del w:id="265" w:author="25年修订" w:date="2024-11-18T16:44:23Z">
        <w:r>
          <w:rPr>
            <w:rFonts w:hint="eastAsia"/>
          </w:rPr>
          <w:delText>（含1年）的</w:delText>
        </w:r>
      </w:del>
      <w:del w:id="266" w:author="25年修订" w:date="2024-11-18T16:44:23Z">
        <w:r>
          <w:rPr/>
          <w:delText>债权。</w:delText>
        </w:r>
      </w:del>
    </w:p>
    <w:p>
      <w:pPr>
        <w:spacing w:line="360" w:lineRule="auto"/>
        <w:ind w:firstLine="420" w:firstLineChars="200"/>
        <w:rPr>
          <w:rFonts w:hint="default" w:ascii="Times New Roman" w:hAnsi="Times New Roman" w:eastAsia="宋体" w:cs="Times New Roman"/>
          <w:color w:val="auto"/>
          <w:sz w:val="21"/>
          <w:szCs w:val="21"/>
        </w:rPr>
      </w:pPr>
      <w:del w:id="267" w:author="25年修订" w:date="2024-11-18T16:44:23Z">
        <w:r>
          <w:rPr>
            <w:rFonts w:hint="eastAsia"/>
          </w:rPr>
          <w:delText>【1.1.3.2 1-2年（含）</w:delText>
        </w:r>
      </w:del>
      <w:ins w:id="268" w:author="25年修订" w:date="2024-11-18T16:44:23Z">
        <w:r>
          <w:rPr>
            <w:rFonts w:hint="eastAsia"/>
            <w:lang w:val="en-US" w:eastAsia="zh-CN"/>
          </w:rPr>
          <w:t>2股权</w:t>
        </w:r>
      </w:ins>
      <w:r>
        <w:rPr>
          <w:rFonts w:hint="eastAsia"/>
          <w:lang w:val="en-US" w:eastAsia="zh-CN"/>
        </w:rPr>
        <w:t>】、【</w:t>
      </w:r>
      <w:del w:id="269" w:author="25年修订" w:date="2024-11-18T16:44:23Z">
        <w:r>
          <w:rPr>
            <w:rFonts w:hint="eastAsia"/>
          </w:rPr>
          <w:delText>1.2</w:delText>
        </w:r>
      </w:del>
      <w:ins w:id="270" w:author="25年修订" w:date="2024-11-18T16:44:23Z">
        <w:r>
          <w:rPr>
            <w:rFonts w:hint="eastAsia"/>
            <w:lang w:val="en-US" w:eastAsia="zh-CN"/>
          </w:rPr>
          <w:t>3</w:t>
        </w:r>
      </w:ins>
      <w:r>
        <w:rPr>
          <w:rFonts w:hint="eastAsia"/>
          <w:lang w:val="en-US" w:eastAsia="zh-CN"/>
        </w:rPr>
        <w:t>.1.3.</w:t>
      </w:r>
      <w:del w:id="271" w:author="25年修订" w:date="2024-11-18T16:44:23Z">
        <w:r>
          <w:rPr>
            <w:rFonts w:hint="eastAsia"/>
          </w:rPr>
          <w:delText>2 1-2年（含）</w:delText>
        </w:r>
      </w:del>
      <w:ins w:id="272" w:author="25年修订" w:date="2024-11-18T16:44:23Z">
        <w:r>
          <w:rPr>
            <w:rFonts w:hint="eastAsia"/>
            <w:lang w:val="en-US" w:eastAsia="zh-CN"/>
          </w:rPr>
          <w:t>2股权</w:t>
        </w:r>
      </w:ins>
      <w:r>
        <w:rPr>
          <w:rFonts w:hint="eastAsia"/>
          <w:lang w:val="en-US" w:eastAsia="zh-CN"/>
        </w:rPr>
        <w:t>】、【</w:t>
      </w:r>
      <w:del w:id="273" w:author="25年修订" w:date="2024-11-18T16:44:23Z">
        <w:r>
          <w:rPr>
            <w:rFonts w:hint="eastAsia"/>
          </w:rPr>
          <w:delText>1</w:delText>
        </w:r>
      </w:del>
      <w:ins w:id="274" w:author="25年修订" w:date="2024-11-18T16:44:23Z">
        <w:r>
          <w:rPr>
            <w:rFonts w:hint="eastAsia"/>
            <w:lang w:val="en-US" w:eastAsia="zh-CN"/>
          </w:rPr>
          <w:t>3</w:t>
        </w:r>
      </w:ins>
      <w:r>
        <w:rPr>
          <w:rFonts w:hint="eastAsia"/>
          <w:lang w:val="en-US" w:eastAsia="zh-CN"/>
        </w:rPr>
        <w:t>.2.</w:t>
      </w:r>
      <w:del w:id="275" w:author="25年修订" w:date="2024-11-18T16:44:23Z">
        <w:r>
          <w:rPr>
            <w:rFonts w:hint="eastAsia"/>
          </w:rPr>
          <w:delText>2.</w:delText>
        </w:r>
      </w:del>
      <w:r>
        <w:rPr>
          <w:rFonts w:hint="eastAsia"/>
          <w:lang w:val="en-US" w:eastAsia="zh-CN"/>
        </w:rPr>
        <w:t>3.</w:t>
      </w:r>
      <w:del w:id="276" w:author="25年修订" w:date="2024-11-18T16:44:23Z">
        <w:r>
          <w:rPr>
            <w:rFonts w:hint="eastAsia"/>
          </w:rPr>
          <w:delText>2 1-2年（含）】指合同</w:delText>
        </w:r>
      </w:del>
      <w:del w:id="277" w:author="25年修订" w:date="2024-11-18T16:44:23Z">
        <w:r>
          <w:rPr/>
          <w:delText>剩余期限在</w:delText>
        </w:r>
      </w:del>
      <w:del w:id="278" w:author="25年修订" w:date="2024-11-18T16:44:23Z">
        <w:r>
          <w:rPr>
            <w:rFonts w:hint="eastAsia"/>
          </w:rPr>
          <w:delText>1年</w:delText>
        </w:r>
      </w:del>
      <w:del w:id="279" w:author="25年修订" w:date="2024-11-18T16:44:23Z">
        <w:r>
          <w:rPr/>
          <w:delText>-2</w:delText>
        </w:r>
      </w:del>
      <w:del w:id="280" w:author="25年修订" w:date="2024-11-18T16:44:23Z">
        <w:r>
          <w:rPr>
            <w:rFonts w:hint="eastAsia"/>
          </w:rPr>
          <w:delText>年</w:delText>
        </w:r>
      </w:del>
      <w:del w:id="281" w:author="25年修订" w:date="2024-11-18T16:44:23Z">
        <w:r>
          <w:rPr/>
          <w:delText>（</w:delText>
        </w:r>
      </w:del>
      <w:del w:id="282" w:author="25年修订" w:date="2024-11-18T16:44:23Z">
        <w:r>
          <w:rPr>
            <w:rFonts w:hint="eastAsia"/>
          </w:rPr>
          <w:delText>含</w:delText>
        </w:r>
      </w:del>
      <w:del w:id="283" w:author="25年修订" w:date="2024-11-18T16:44:23Z">
        <w:r>
          <w:rPr/>
          <w:delText>）</w:delText>
        </w:r>
      </w:del>
      <w:del w:id="284" w:author="25年修订" w:date="2024-11-18T16:44:23Z">
        <w:r>
          <w:rPr>
            <w:rFonts w:hint="eastAsia"/>
          </w:rPr>
          <w:delText>内</w:delText>
        </w:r>
      </w:del>
      <w:del w:id="285" w:author="25年修订" w:date="2024-11-18T16:44:23Z">
        <w:r>
          <w:rPr/>
          <w:delText>的债权</w:delText>
        </w:r>
      </w:del>
      <w:ins w:id="286" w:author="25年修订" w:date="2024-11-18T16:44:23Z">
        <w:r>
          <w:rPr>
            <w:rFonts w:hint="eastAsia"/>
            <w:lang w:val="en-US" w:eastAsia="zh-CN"/>
          </w:rPr>
          <w:t>2股权】指填报机构</w:t>
        </w:r>
      </w:ins>
      <w:ins w:id="287" w:author="25年修订" w:date="2024-11-18T16:44:23Z">
        <w:r>
          <w:rPr>
            <w:rFonts w:hint="default" w:ascii="Times New Roman" w:hAnsi="Times New Roman" w:eastAsia="宋体" w:cs="Times New Roman"/>
            <w:color w:val="auto"/>
            <w:sz w:val="21"/>
            <w:szCs w:val="21"/>
          </w:rPr>
          <w:t>持有的对其他机构的权益类投资。包括长期股权投资、上市股票和非上市股权等</w:t>
        </w:r>
      </w:ins>
      <w:r>
        <w:rPr>
          <w:rFonts w:hint="default" w:ascii="Times New Roman" w:hAnsi="Times New Roman" w:eastAsia="宋体" w:cs="Times New Roman"/>
          <w:color w:val="auto"/>
          <w:sz w:val="21"/>
          <w:szCs w:val="21"/>
        </w:rPr>
        <w:t>。</w:t>
      </w:r>
    </w:p>
    <w:p>
      <w:pPr>
        <w:spacing w:line="360" w:lineRule="auto"/>
        <w:ind w:firstLine="421" w:firstLineChars="200"/>
        <w:rPr>
          <w:ins w:id="288" w:author="25年修订" w:date="2024-12-15T14:56:51Z"/>
          <w:rFonts w:hint="eastAsia" w:cs="Times New Roman"/>
          <w:b/>
          <w:bCs/>
          <w:color w:val="auto"/>
          <w:sz w:val="21"/>
          <w:szCs w:val="21"/>
          <w:lang w:val="en-US" w:eastAsia="zh-CN"/>
          <w:rPrChange w:id="289" w:author="25年修订" w:date="2024-12-15T14:56:54Z">
            <w:rPr>
              <w:ins w:id="290" w:author="25年修订" w:date="2024-12-15T14:56:51Z"/>
              <w:rFonts w:hint="eastAsia" w:cs="Times New Roman"/>
              <w:color w:val="auto"/>
              <w:sz w:val="21"/>
              <w:szCs w:val="21"/>
              <w:lang w:val="en-US" w:eastAsia="zh-CN"/>
            </w:rPr>
          </w:rPrChange>
        </w:rPr>
      </w:pPr>
      <w:ins w:id="291" w:author="25年修订" w:date="2024-12-15T14:56:49Z">
        <w:r>
          <w:rPr>
            <w:rFonts w:hint="eastAsia" w:cs="Times New Roman"/>
            <w:b/>
            <w:bCs/>
            <w:color w:val="auto"/>
            <w:sz w:val="21"/>
            <w:szCs w:val="21"/>
            <w:lang w:val="en-US" w:eastAsia="zh-CN"/>
            <w:rPrChange w:id="292" w:author="25年修订" w:date="2024-12-15T14:56:54Z">
              <w:rPr>
                <w:rFonts w:hint="eastAsia" w:cs="Times New Roman"/>
                <w:color w:val="auto"/>
                <w:sz w:val="21"/>
                <w:szCs w:val="21"/>
                <w:lang w:val="en-US" w:eastAsia="zh-CN"/>
              </w:rPr>
            </w:rPrChange>
          </w:rPr>
          <w:t>按</w:t>
        </w:r>
      </w:ins>
      <w:ins w:id="293" w:author="25年修订" w:date="2024-12-15T14:56:50Z">
        <w:r>
          <w:rPr>
            <w:rFonts w:hint="eastAsia" w:cs="Times New Roman"/>
            <w:b/>
            <w:bCs/>
            <w:color w:val="auto"/>
            <w:sz w:val="21"/>
            <w:szCs w:val="21"/>
            <w:lang w:val="en-US" w:eastAsia="zh-CN"/>
            <w:rPrChange w:id="294" w:author="25年修订" w:date="2024-12-15T14:56:54Z">
              <w:rPr>
                <w:rFonts w:hint="eastAsia" w:cs="Times New Roman"/>
                <w:color w:val="auto"/>
                <w:sz w:val="21"/>
                <w:szCs w:val="21"/>
                <w:lang w:val="en-US" w:eastAsia="zh-CN"/>
              </w:rPr>
            </w:rPrChange>
          </w:rPr>
          <w:t>机构</w:t>
        </w:r>
      </w:ins>
      <w:ins w:id="295" w:author="25年修订" w:date="2024-12-15T14:56:51Z">
        <w:r>
          <w:rPr>
            <w:rFonts w:hint="eastAsia" w:cs="Times New Roman"/>
            <w:b/>
            <w:bCs/>
            <w:color w:val="auto"/>
            <w:sz w:val="21"/>
            <w:szCs w:val="21"/>
            <w:lang w:val="en-US" w:eastAsia="zh-CN"/>
            <w:rPrChange w:id="296" w:author="25年修订" w:date="2024-12-15T14:56:54Z">
              <w:rPr>
                <w:rFonts w:hint="eastAsia" w:cs="Times New Roman"/>
                <w:color w:val="auto"/>
                <w:sz w:val="21"/>
                <w:szCs w:val="21"/>
                <w:lang w:val="en-US" w:eastAsia="zh-CN"/>
              </w:rPr>
            </w:rPrChange>
          </w:rPr>
          <w:t>：</w:t>
        </w:r>
      </w:ins>
    </w:p>
    <w:p>
      <w:pPr>
        <w:spacing w:line="360" w:lineRule="auto"/>
        <w:ind w:firstLine="420" w:firstLineChars="200"/>
        <w:rPr>
          <w:ins w:id="297" w:author="25年修订" w:date="2024-12-15T14:57:53Z"/>
          <w:rFonts w:hint="eastAsia" w:ascii="Times New Roman" w:hAnsi="Times New Roman" w:eastAsia="宋体" w:cs="Times New Roman"/>
          <w:color w:val="auto"/>
          <w:sz w:val="21"/>
          <w:szCs w:val="21"/>
          <w:lang w:val="en-US" w:eastAsia="zh-CN"/>
        </w:rPr>
      </w:pPr>
      <w:ins w:id="298" w:author="25年修订" w:date="2024-12-15T14:57:36Z">
        <w:r>
          <w:rPr>
            <w:rFonts w:hint="eastAsia" w:ascii="Times New Roman" w:hAnsi="Times New Roman" w:eastAsia="宋体" w:cs="Times New Roman"/>
            <w:color w:val="auto"/>
            <w:sz w:val="21"/>
            <w:szCs w:val="21"/>
            <w:lang w:val="en-US" w:eastAsia="zh-CN"/>
          </w:rPr>
          <w:t>【</w:t>
        </w:r>
      </w:ins>
      <w:ins w:id="299" w:author="25年修订" w:date="2024-12-15T14:57:36Z">
        <w:r>
          <w:rPr>
            <w:rFonts w:hint="default" w:ascii="Times New Roman" w:hAnsi="Times New Roman" w:eastAsia="宋体" w:cs="Times New Roman"/>
            <w:color w:val="auto"/>
            <w:sz w:val="21"/>
            <w:szCs w:val="21"/>
            <w:lang w:val="en-US" w:eastAsia="zh-CN"/>
          </w:rPr>
          <w:t>1.1.</w:t>
        </w:r>
      </w:ins>
      <w:ins w:id="300" w:author="25年修订" w:date="2024-12-15T14:57:43Z">
        <w:r>
          <w:rPr>
            <w:rFonts w:hint="eastAsia" w:cs="Times New Roman"/>
            <w:color w:val="auto"/>
            <w:sz w:val="21"/>
            <w:szCs w:val="21"/>
            <w:lang w:val="en-US" w:eastAsia="zh-CN"/>
          </w:rPr>
          <w:t>4</w:t>
        </w:r>
      </w:ins>
      <w:ins w:id="301" w:author="25年修订" w:date="2024-12-15T14:57:36Z">
        <w:r>
          <w:rPr>
            <w:rFonts w:hint="default" w:ascii="Times New Roman" w:hAnsi="Times New Roman" w:eastAsia="宋体" w:cs="Times New Roman"/>
            <w:color w:val="auto"/>
            <w:sz w:val="21"/>
            <w:szCs w:val="21"/>
            <w:lang w:val="en-US" w:eastAsia="zh-CN"/>
          </w:rPr>
          <w:t>.1</w:t>
        </w:r>
      </w:ins>
      <w:ins w:id="302" w:author="25年修订" w:date="2024-12-15T14:57:47Z">
        <w:r>
          <w:rPr>
            <w:rFonts w:hint="eastAsia" w:cs="Times New Roman"/>
            <w:color w:val="auto"/>
            <w:sz w:val="21"/>
            <w:szCs w:val="21"/>
            <w:lang w:val="en-US" w:eastAsia="zh-CN"/>
          </w:rPr>
          <w:t>境内机构</w:t>
        </w:r>
      </w:ins>
      <w:ins w:id="303" w:author="25年修订" w:date="2024-12-15T14:57:36Z">
        <w:r>
          <w:rPr>
            <w:rFonts w:hint="eastAsia" w:ascii="Times New Roman" w:hAnsi="Times New Roman" w:eastAsia="宋体" w:cs="Times New Roman"/>
            <w:color w:val="auto"/>
            <w:sz w:val="21"/>
            <w:szCs w:val="21"/>
            <w:lang w:val="en-US" w:eastAsia="zh-CN"/>
          </w:rPr>
          <w:t>】、【</w:t>
        </w:r>
      </w:ins>
      <w:ins w:id="304" w:author="25年修订" w:date="2024-12-15T14:58:51Z">
        <w:r>
          <w:rPr>
            <w:rFonts w:hint="eastAsia" w:cs="Times New Roman"/>
            <w:color w:val="auto"/>
            <w:sz w:val="21"/>
            <w:szCs w:val="21"/>
            <w:lang w:val="en-US" w:eastAsia="zh-CN"/>
          </w:rPr>
          <w:t>3.1.</w:t>
        </w:r>
      </w:ins>
      <w:ins w:id="305" w:author="25年修订" w:date="2024-12-15T14:58:52Z">
        <w:r>
          <w:rPr>
            <w:rFonts w:hint="eastAsia" w:cs="Times New Roman"/>
            <w:color w:val="auto"/>
            <w:sz w:val="21"/>
            <w:szCs w:val="21"/>
            <w:lang w:val="en-US" w:eastAsia="zh-CN"/>
          </w:rPr>
          <w:t>4.</w:t>
        </w:r>
      </w:ins>
      <w:ins w:id="306" w:author="25年修订" w:date="2024-12-15T14:58:54Z">
        <w:r>
          <w:rPr>
            <w:rFonts w:hint="eastAsia" w:cs="Times New Roman"/>
            <w:color w:val="auto"/>
            <w:sz w:val="21"/>
            <w:szCs w:val="21"/>
            <w:lang w:val="en-US" w:eastAsia="zh-CN"/>
          </w:rPr>
          <w:t>1</w:t>
        </w:r>
      </w:ins>
      <w:ins w:id="307" w:author="25年修订" w:date="2024-12-15T14:58:56Z">
        <w:r>
          <w:rPr>
            <w:rFonts w:hint="eastAsia" w:cs="Times New Roman"/>
            <w:color w:val="auto"/>
            <w:sz w:val="21"/>
            <w:szCs w:val="21"/>
            <w:lang w:val="en-US" w:eastAsia="zh-CN"/>
          </w:rPr>
          <w:t>境内</w:t>
        </w:r>
      </w:ins>
      <w:ins w:id="308" w:author="25年修订" w:date="2024-12-15T14:59:00Z">
        <w:r>
          <w:rPr>
            <w:rFonts w:hint="eastAsia" w:cs="Times New Roman"/>
            <w:color w:val="auto"/>
            <w:sz w:val="21"/>
            <w:szCs w:val="21"/>
            <w:lang w:val="en-US" w:eastAsia="zh-CN"/>
          </w:rPr>
          <w:t>机构</w:t>
        </w:r>
      </w:ins>
      <w:ins w:id="309" w:author="25年修订" w:date="2024-12-15T14:57:36Z">
        <w:r>
          <w:rPr>
            <w:rFonts w:hint="eastAsia" w:ascii="Times New Roman" w:hAnsi="Times New Roman" w:eastAsia="宋体" w:cs="Times New Roman"/>
            <w:color w:val="auto"/>
            <w:sz w:val="21"/>
            <w:szCs w:val="21"/>
            <w:lang w:val="en-US" w:eastAsia="zh-CN"/>
          </w:rPr>
          <w:t>】</w:t>
        </w:r>
      </w:ins>
      <w:ins w:id="310" w:author="25年修订" w:date="2024-12-15T15:00:46Z">
        <w:r>
          <w:rPr>
            <w:rFonts w:hint="eastAsia" w:cs="Times New Roman"/>
            <w:color w:val="auto"/>
            <w:sz w:val="21"/>
            <w:szCs w:val="21"/>
            <w:lang w:val="en-US" w:eastAsia="zh-CN"/>
          </w:rPr>
          <w:t>指</w:t>
        </w:r>
      </w:ins>
      <w:ins w:id="311" w:author="25年修订" w:date="2024-12-15T14:59:49Z">
        <w:r>
          <w:rPr>
            <w:rFonts w:hint="eastAsia"/>
          </w:rPr>
          <w:t>填报机构的境内机构</w:t>
        </w:r>
      </w:ins>
      <w:ins w:id="312" w:author="25年修订" w:date="2024-12-15T15:00:00Z">
        <w:r>
          <w:rPr>
            <w:rFonts w:hint="eastAsia"/>
            <w:lang w:val="en-US" w:eastAsia="zh-CN"/>
          </w:rPr>
          <w:t>持有</w:t>
        </w:r>
      </w:ins>
      <w:ins w:id="313" w:author="25年修订" w:date="2024-12-15T15:00:01Z">
        <w:r>
          <w:rPr>
            <w:rFonts w:hint="eastAsia"/>
            <w:lang w:val="en-US" w:eastAsia="zh-CN"/>
          </w:rPr>
          <w:t>的</w:t>
        </w:r>
      </w:ins>
      <w:ins w:id="314" w:author="25年修订" w:date="2024-12-15T15:00:02Z">
        <w:r>
          <w:rPr>
            <w:rFonts w:hint="eastAsia"/>
            <w:lang w:val="en-US" w:eastAsia="zh-CN"/>
          </w:rPr>
          <w:t>跨境</w:t>
        </w:r>
      </w:ins>
      <w:ins w:id="315" w:author="25年修订" w:date="2024-12-15T15:00:04Z">
        <w:r>
          <w:rPr>
            <w:rFonts w:hint="eastAsia"/>
            <w:lang w:val="en-US" w:eastAsia="zh-CN"/>
          </w:rPr>
          <w:t>债权</w:t>
        </w:r>
      </w:ins>
      <w:ins w:id="316" w:author="25年修订" w:date="2024-12-15T15:00:05Z">
        <w:r>
          <w:rPr>
            <w:rFonts w:hint="eastAsia"/>
            <w:lang w:val="en-US" w:eastAsia="zh-CN"/>
          </w:rPr>
          <w:t>股权，</w:t>
        </w:r>
      </w:ins>
      <w:ins w:id="317" w:author="25年修订" w:date="2024-12-15T15:02:37Z">
        <w:r>
          <w:rPr>
            <w:rFonts w:hint="eastAsia"/>
            <w:lang w:val="en-US" w:eastAsia="zh-CN"/>
          </w:rPr>
          <w:t>即</w:t>
        </w:r>
      </w:ins>
      <w:ins w:id="318" w:author="25年修订" w:date="2024-12-15T15:00:11Z">
        <w:r>
          <w:rPr>
            <w:rFonts w:hint="eastAsia"/>
            <w:lang w:val="en-US" w:eastAsia="zh-CN"/>
          </w:rPr>
          <w:t>填报机构</w:t>
        </w:r>
      </w:ins>
      <w:ins w:id="319" w:author="25年修订" w:date="2024-12-15T15:00:12Z">
        <w:r>
          <w:rPr>
            <w:rFonts w:hint="eastAsia"/>
            <w:lang w:val="en-US" w:eastAsia="zh-CN"/>
          </w:rPr>
          <w:t>的</w:t>
        </w:r>
      </w:ins>
      <w:ins w:id="320" w:author="25年修订" w:date="2024-12-15T15:00:13Z">
        <w:r>
          <w:rPr>
            <w:rFonts w:hint="eastAsia"/>
            <w:lang w:val="en-US" w:eastAsia="zh-CN"/>
          </w:rPr>
          <w:t>境内机构</w:t>
        </w:r>
      </w:ins>
      <w:ins w:id="321" w:author="25年修订" w:date="2024-12-15T14:59:49Z">
        <w:r>
          <w:rPr>
            <w:rFonts w:hint="eastAsia"/>
          </w:rPr>
          <w:t>与境外主体的</w:t>
        </w:r>
      </w:ins>
      <w:ins w:id="322" w:author="25年修订" w:date="2024-12-15T14:59:49Z">
        <w:r>
          <w:rPr>
            <w:rFonts w:hint="eastAsia"/>
            <w:lang w:eastAsia="zh-CN"/>
          </w:rPr>
          <w:t>债权股权</w:t>
        </w:r>
      </w:ins>
      <w:ins w:id="323" w:author="25年修订" w:date="2024-12-15T14:59:49Z">
        <w:r>
          <w:rPr>
            <w:rFonts w:hint="eastAsia"/>
          </w:rPr>
          <w:t>。上述填报机构的境内机构包括总行、境内分行、境内子行和并表的境内附属机构。</w:t>
        </w:r>
      </w:ins>
    </w:p>
    <w:p>
      <w:pPr>
        <w:spacing w:line="360" w:lineRule="auto"/>
        <w:ind w:firstLine="420" w:firstLineChars="200"/>
        <w:rPr>
          <w:ins w:id="324" w:author="25年修订" w:date="2024-12-15T15:02:28Z"/>
          <w:rFonts w:hint="eastAsia" w:ascii="Times New Roman" w:hAnsi="Times New Roman" w:eastAsia="宋体" w:cs="Times New Roman"/>
          <w:color w:val="auto"/>
          <w:sz w:val="21"/>
          <w:szCs w:val="21"/>
          <w:lang w:val="en-US" w:eastAsia="zh-CN"/>
        </w:rPr>
      </w:pPr>
      <w:ins w:id="325" w:author="25年修订" w:date="2024-12-15T14:57:53Z">
        <w:r>
          <w:rPr>
            <w:rFonts w:hint="eastAsia" w:ascii="Times New Roman" w:hAnsi="Times New Roman" w:eastAsia="宋体" w:cs="Times New Roman"/>
            <w:color w:val="auto"/>
            <w:sz w:val="21"/>
            <w:szCs w:val="21"/>
            <w:lang w:val="en-US" w:eastAsia="zh-CN"/>
          </w:rPr>
          <w:t>【</w:t>
        </w:r>
      </w:ins>
      <w:ins w:id="326" w:author="25年修订" w:date="2024-12-15T14:57:53Z">
        <w:r>
          <w:rPr>
            <w:rFonts w:hint="default" w:ascii="Times New Roman" w:hAnsi="Times New Roman" w:eastAsia="宋体" w:cs="Times New Roman"/>
            <w:color w:val="auto"/>
            <w:sz w:val="21"/>
            <w:szCs w:val="21"/>
            <w:lang w:val="en-US" w:eastAsia="zh-CN"/>
          </w:rPr>
          <w:t>1.1.</w:t>
        </w:r>
      </w:ins>
      <w:ins w:id="327" w:author="25年修订" w:date="2024-12-15T14:57:55Z">
        <w:r>
          <w:rPr>
            <w:rFonts w:hint="eastAsia" w:cs="Times New Roman"/>
            <w:color w:val="auto"/>
            <w:sz w:val="21"/>
            <w:szCs w:val="21"/>
            <w:lang w:val="en-US" w:eastAsia="zh-CN"/>
          </w:rPr>
          <w:t>4</w:t>
        </w:r>
      </w:ins>
      <w:ins w:id="328" w:author="25年修订" w:date="2024-12-15T14:57:53Z">
        <w:r>
          <w:rPr>
            <w:rFonts w:hint="default" w:ascii="Times New Roman" w:hAnsi="Times New Roman" w:eastAsia="宋体" w:cs="Times New Roman"/>
            <w:color w:val="auto"/>
            <w:sz w:val="21"/>
            <w:szCs w:val="21"/>
            <w:lang w:val="en-US" w:eastAsia="zh-CN"/>
          </w:rPr>
          <w:t>.</w:t>
        </w:r>
      </w:ins>
      <w:ins w:id="329" w:author="25年修订" w:date="2024-12-15T14:57:56Z">
        <w:r>
          <w:rPr>
            <w:rFonts w:hint="eastAsia" w:cs="Times New Roman"/>
            <w:color w:val="auto"/>
            <w:sz w:val="21"/>
            <w:szCs w:val="21"/>
            <w:lang w:val="en-US" w:eastAsia="zh-CN"/>
          </w:rPr>
          <w:t>2</w:t>
        </w:r>
      </w:ins>
      <w:ins w:id="330" w:author="25年修订" w:date="2024-12-15T14:57:58Z">
        <w:r>
          <w:rPr>
            <w:rFonts w:hint="eastAsia" w:cs="Times New Roman"/>
            <w:color w:val="auto"/>
            <w:sz w:val="21"/>
            <w:szCs w:val="21"/>
            <w:lang w:val="en-US" w:eastAsia="zh-CN"/>
          </w:rPr>
          <w:t>境外机构</w:t>
        </w:r>
      </w:ins>
      <w:ins w:id="331" w:author="25年修订" w:date="2024-12-15T14:57:53Z">
        <w:r>
          <w:rPr>
            <w:rFonts w:hint="eastAsia" w:ascii="Times New Roman" w:hAnsi="Times New Roman" w:eastAsia="宋体" w:cs="Times New Roman"/>
            <w:color w:val="auto"/>
            <w:sz w:val="21"/>
            <w:szCs w:val="21"/>
            <w:lang w:val="en-US" w:eastAsia="zh-CN"/>
          </w:rPr>
          <w:t>】、【</w:t>
        </w:r>
      </w:ins>
      <w:ins w:id="332" w:author="25年修订" w:date="2024-12-15T14:59:07Z">
        <w:r>
          <w:rPr>
            <w:rFonts w:hint="eastAsia" w:cs="Times New Roman"/>
            <w:color w:val="auto"/>
            <w:sz w:val="21"/>
            <w:szCs w:val="21"/>
            <w:lang w:val="en-US" w:eastAsia="zh-CN"/>
          </w:rPr>
          <w:t>3.1.4.</w:t>
        </w:r>
      </w:ins>
      <w:ins w:id="333" w:author="25年修订" w:date="2024-12-15T14:59:09Z">
        <w:r>
          <w:rPr>
            <w:rFonts w:hint="eastAsia" w:cs="Times New Roman"/>
            <w:color w:val="auto"/>
            <w:sz w:val="21"/>
            <w:szCs w:val="21"/>
            <w:lang w:val="en-US" w:eastAsia="zh-CN"/>
          </w:rPr>
          <w:t>2</w:t>
        </w:r>
      </w:ins>
      <w:ins w:id="334" w:author="25年修订" w:date="2024-12-15T14:59:07Z">
        <w:r>
          <w:rPr>
            <w:rFonts w:hint="eastAsia" w:cs="Times New Roman"/>
            <w:color w:val="auto"/>
            <w:sz w:val="21"/>
            <w:szCs w:val="21"/>
            <w:lang w:val="en-US" w:eastAsia="zh-CN"/>
          </w:rPr>
          <w:t>境</w:t>
        </w:r>
      </w:ins>
      <w:ins w:id="335" w:author="25年修订" w:date="2024-12-15T14:59:12Z">
        <w:r>
          <w:rPr>
            <w:rFonts w:hint="eastAsia" w:cs="Times New Roman"/>
            <w:color w:val="auto"/>
            <w:sz w:val="21"/>
            <w:szCs w:val="21"/>
            <w:lang w:val="en-US" w:eastAsia="zh-CN"/>
          </w:rPr>
          <w:t>外</w:t>
        </w:r>
      </w:ins>
      <w:ins w:id="336" w:author="25年修订" w:date="2024-12-15T14:59:07Z">
        <w:r>
          <w:rPr>
            <w:rFonts w:hint="eastAsia" w:cs="Times New Roman"/>
            <w:color w:val="auto"/>
            <w:sz w:val="21"/>
            <w:szCs w:val="21"/>
            <w:lang w:val="en-US" w:eastAsia="zh-CN"/>
          </w:rPr>
          <w:t>机构</w:t>
        </w:r>
      </w:ins>
      <w:ins w:id="337" w:author="25年修订" w:date="2024-12-15T14:57:53Z">
        <w:r>
          <w:rPr>
            <w:rFonts w:hint="eastAsia" w:ascii="Times New Roman" w:hAnsi="Times New Roman" w:eastAsia="宋体" w:cs="Times New Roman"/>
            <w:color w:val="auto"/>
            <w:sz w:val="21"/>
            <w:szCs w:val="21"/>
            <w:lang w:val="en-US" w:eastAsia="zh-CN"/>
          </w:rPr>
          <w:t>】</w:t>
        </w:r>
      </w:ins>
      <w:ins w:id="338" w:author="25年修订" w:date="2024-12-15T15:00:58Z">
        <w:r>
          <w:rPr>
            <w:rFonts w:hint="eastAsia" w:cs="Times New Roman"/>
            <w:color w:val="auto"/>
            <w:sz w:val="21"/>
            <w:szCs w:val="21"/>
            <w:lang w:val="en-US" w:eastAsia="zh-CN"/>
          </w:rPr>
          <w:t>指</w:t>
        </w:r>
      </w:ins>
      <w:ins w:id="339" w:author="25年修订" w:date="2024-12-15T15:00:58Z">
        <w:r>
          <w:rPr>
            <w:rFonts w:hint="eastAsia"/>
          </w:rPr>
          <w:t>填报机构的</w:t>
        </w:r>
      </w:ins>
      <w:ins w:id="340" w:author="25年修订" w:date="2024-12-15T15:01:01Z">
        <w:r>
          <w:rPr>
            <w:rFonts w:hint="eastAsia"/>
            <w:lang w:val="en-US" w:eastAsia="zh-CN"/>
          </w:rPr>
          <w:t>境外</w:t>
        </w:r>
      </w:ins>
      <w:ins w:id="341" w:author="25年修订" w:date="2024-12-15T15:00:58Z">
        <w:r>
          <w:rPr>
            <w:rFonts w:hint="eastAsia"/>
          </w:rPr>
          <w:t>机构</w:t>
        </w:r>
      </w:ins>
      <w:ins w:id="342" w:author="25年修订" w:date="2024-12-15T15:00:58Z">
        <w:r>
          <w:rPr>
            <w:rFonts w:hint="eastAsia"/>
            <w:lang w:val="en-US" w:eastAsia="zh-CN"/>
          </w:rPr>
          <w:t>持有的跨境债权股权</w:t>
        </w:r>
      </w:ins>
      <w:ins w:id="343" w:author="25年修订" w:date="2024-12-15T15:02:10Z">
        <w:r>
          <w:rPr>
            <w:rFonts w:hint="eastAsia"/>
            <w:lang w:val="en-US" w:eastAsia="zh-CN"/>
          </w:rPr>
          <w:t>，</w:t>
        </w:r>
      </w:ins>
      <w:ins w:id="344" w:author="25年修订" w:date="2024-12-15T15:02:16Z">
        <w:r>
          <w:rPr>
            <w:rFonts w:hint="eastAsia"/>
            <w:lang w:val="en-US" w:eastAsia="zh-CN"/>
          </w:rPr>
          <w:t>即</w:t>
        </w:r>
      </w:ins>
      <w:ins w:id="345" w:author="25年修订" w:date="2024-12-15T15:02:10Z">
        <w:r>
          <w:rPr>
            <w:rFonts w:hint="eastAsia"/>
          </w:rPr>
          <w:t>填报机构的境外机构与除中国及该境外机构所在国家以外的其他国家客户的</w:t>
        </w:r>
      </w:ins>
      <w:ins w:id="346" w:author="25年修订" w:date="2024-12-15T15:02:10Z">
        <w:r>
          <w:rPr>
            <w:rFonts w:hint="eastAsia"/>
            <w:lang w:eastAsia="zh-CN"/>
          </w:rPr>
          <w:t>债权股权</w:t>
        </w:r>
      </w:ins>
      <w:ins w:id="347" w:author="25年修订" w:date="2024-12-15T15:01:04Z">
        <w:r>
          <w:rPr>
            <w:rFonts w:hint="eastAsia"/>
            <w:lang w:val="en-US" w:eastAsia="zh-CN"/>
          </w:rPr>
          <w:t>。</w:t>
        </w:r>
      </w:ins>
      <w:ins w:id="348" w:author="25年修订" w:date="2024-12-15T15:03:03Z">
        <w:r>
          <w:rPr>
            <w:rFonts w:hint="eastAsia"/>
          </w:rPr>
          <w:t>上述填报机构的境外机构包括境外分行、境外子行和并表的境外附属机构。</w:t>
        </w:r>
      </w:ins>
    </w:p>
    <w:p>
      <w:pPr>
        <w:spacing w:line="360" w:lineRule="auto"/>
        <w:ind w:firstLine="420" w:firstLineChars="200"/>
        <w:rPr>
          <w:del w:id="349" w:author="25年修订" w:date="2024-12-15T15:02:28Z"/>
          <w:rFonts w:hint="default" w:ascii="Times New Roman" w:hAnsi="Times New Roman" w:eastAsia="宋体" w:cs="Times New Roman"/>
          <w:color w:val="auto"/>
          <w:sz w:val="21"/>
          <w:szCs w:val="21"/>
          <w:lang w:val="en-US" w:eastAsia="zh-CN"/>
        </w:rPr>
      </w:pPr>
    </w:p>
    <w:p>
      <w:pPr>
        <w:spacing w:line="360" w:lineRule="auto"/>
        <w:ind w:firstLine="420" w:firstLineChars="200"/>
        <w:rPr>
          <w:rFonts w:hint="eastAsia"/>
        </w:rPr>
      </w:pPr>
      <w:r>
        <w:rPr>
          <w:rFonts w:hint="eastAsia"/>
        </w:rPr>
        <w:t>【2.风险转移】本报表中的“风险转移”是指境外债务人通过风险转移手段将填报机构持有的</w:t>
      </w:r>
      <w:ins w:id="350" w:author="25年修订" w:date="2024-12-12T12:01:25Z">
        <w:r>
          <w:rPr>
            <w:rFonts w:hint="eastAsia"/>
            <w:lang w:eastAsia="zh-CN"/>
          </w:rPr>
          <w:t>境外</w:t>
        </w:r>
      </w:ins>
      <w:r>
        <w:rPr>
          <w:rFonts w:hint="eastAsia"/>
        </w:rPr>
        <w:t>债权</w:t>
      </w:r>
      <w:ins w:id="351" w:author="25年修订" w:date="2024-12-12T12:01:31Z">
        <w:r>
          <w:rPr>
            <w:rFonts w:hint="eastAsia"/>
            <w:lang w:eastAsia="zh-CN"/>
          </w:rPr>
          <w:t>的</w:t>
        </w:r>
      </w:ins>
      <w:ins w:id="352" w:author="25年修订" w:date="2024-12-12T12:01:32Z">
        <w:r>
          <w:rPr>
            <w:rFonts w:hint="eastAsia"/>
            <w:lang w:eastAsia="zh-CN"/>
          </w:rPr>
          <w:t>国别</w:t>
        </w:r>
      </w:ins>
      <w:r>
        <w:rPr>
          <w:rFonts w:hint="eastAsia"/>
        </w:rPr>
        <w:t>风险</w:t>
      </w:r>
      <w:ins w:id="353" w:author="25年修订" w:date="2024-12-12T12:01:37Z">
        <w:r>
          <w:rPr>
            <w:rFonts w:hint="eastAsia"/>
            <w:lang w:eastAsia="zh-CN"/>
          </w:rPr>
          <w:t>部分</w:t>
        </w:r>
      </w:ins>
      <w:ins w:id="354" w:author="25年修订" w:date="2024-12-12T12:01:38Z">
        <w:r>
          <w:rPr>
            <w:rFonts w:hint="eastAsia"/>
            <w:lang w:eastAsia="zh-CN"/>
          </w:rPr>
          <w:t>或</w:t>
        </w:r>
      </w:ins>
      <w:ins w:id="355" w:author="25年修订" w:date="2024-12-12T12:01:39Z">
        <w:r>
          <w:rPr>
            <w:rFonts w:hint="eastAsia"/>
            <w:lang w:eastAsia="zh-CN"/>
          </w:rPr>
          <w:t>全部</w:t>
        </w:r>
      </w:ins>
      <w:r>
        <w:rPr>
          <w:rFonts w:hint="eastAsia"/>
        </w:rPr>
        <w:t>转移的行为，包括：（1）由第三方提供的有法律效力的担保，包括备用信用证；但不包括由填报机构总行及其并表机构提供的担保；（2）保险，指保险合同约定，如果借款人违约或货币无法转换成债权货币，将由保险人支付相关款项，但有限目的的保险不应包含在内；（3）境外债务人总行提供的担保，对境外银行分行（非子行）的债权应视同于该行总行提供的担保，不论其是否签订了法律合同；（4）信用衍生品，通过购买信用衍生合约提供的担保；（5）</w:t>
      </w:r>
      <w:r>
        <w:rPr>
          <w:rFonts w:hint="eastAsia"/>
          <w:lang w:eastAsia="zh-CN"/>
        </w:rPr>
        <w:t>合格抵质押品和</w:t>
      </w:r>
      <w:r>
        <w:rPr>
          <w:rFonts w:hint="eastAsia"/>
        </w:rPr>
        <w:t>填报机构认为使得</w:t>
      </w:r>
      <w:r>
        <w:rPr>
          <w:rFonts w:hint="eastAsia"/>
          <w:lang w:eastAsia="zh-CN"/>
        </w:rPr>
        <w:t>债权</w:t>
      </w:r>
      <w:r>
        <w:rPr>
          <w:rFonts w:hint="eastAsia"/>
        </w:rPr>
        <w:t>国别风险部分或全部转移的风险缓释工具</w:t>
      </w:r>
      <w:del w:id="356" w:author="Administrator" w:date="2024-11-20T16:06:38Z">
        <w:r>
          <w:rPr>
            <w:rFonts w:hint="eastAsia"/>
            <w:lang w:val="en-US"/>
          </w:rPr>
          <w:delText>，</w:delText>
        </w:r>
      </w:del>
      <w:ins w:id="357" w:author="Administrator" w:date="2024-11-20T16:06:53Z">
        <w:r>
          <w:rPr>
            <w:rFonts w:hint="eastAsia"/>
            <w:lang w:val="en-US" w:eastAsia="zh-CN"/>
          </w:rPr>
          <w:t>。</w:t>
        </w:r>
      </w:ins>
      <w:ins w:id="358" w:author="Administrator" w:date="2024-11-20T16:07:17Z">
        <w:r>
          <w:rPr>
            <w:rFonts w:hint="eastAsia"/>
            <w:lang w:val="en-US" w:eastAsia="zh-CN"/>
          </w:rPr>
          <w:t>对</w:t>
        </w:r>
      </w:ins>
      <w:ins w:id="359" w:author="Administrator" w:date="2024-11-20T16:07:31Z">
        <w:r>
          <w:rPr>
            <w:rFonts w:hint="eastAsia"/>
            <w:lang w:val="en-US" w:eastAsia="zh-CN"/>
          </w:rPr>
          <w:t>中</w:t>
        </w:r>
      </w:ins>
      <w:ins w:id="360" w:author="Administrator" w:date="2024-11-20T16:07:33Z">
        <w:r>
          <w:rPr>
            <w:rFonts w:hint="eastAsia"/>
            <w:lang w:val="en-US" w:eastAsia="zh-CN"/>
          </w:rPr>
          <w:t>资</w:t>
        </w:r>
      </w:ins>
      <w:ins w:id="361" w:author="Administrator" w:date="2024-11-20T16:07:34Z">
        <w:r>
          <w:rPr>
            <w:rFonts w:hint="eastAsia"/>
            <w:lang w:val="en-US" w:eastAsia="zh-CN"/>
          </w:rPr>
          <w:t>企业的</w:t>
        </w:r>
      </w:ins>
      <w:ins w:id="362" w:author="Administrator" w:date="2024-11-20T16:07:36Z">
        <w:r>
          <w:rPr>
            <w:rFonts w:hint="eastAsia"/>
            <w:lang w:val="en-US" w:eastAsia="zh-CN"/>
          </w:rPr>
          <w:t>境外</w:t>
        </w:r>
      </w:ins>
      <w:ins w:id="363" w:author="Administrator" w:date="2024-11-20T16:07:38Z">
        <w:r>
          <w:rPr>
            <w:rFonts w:hint="eastAsia"/>
            <w:lang w:val="en-US" w:eastAsia="zh-CN"/>
          </w:rPr>
          <w:t>债权，</w:t>
        </w:r>
      </w:ins>
      <w:ins w:id="364" w:author="Administrator" w:date="2024-11-20T16:08:02Z">
        <w:r>
          <w:rPr>
            <w:rFonts w:hint="eastAsia"/>
            <w:lang w:val="en-US" w:eastAsia="zh-CN"/>
          </w:rPr>
          <w:t>若</w:t>
        </w:r>
      </w:ins>
      <w:ins w:id="365" w:author="Administrator" w:date="2024-11-20T16:09:26Z">
        <w:r>
          <w:rPr>
            <w:rFonts w:hint="eastAsia"/>
            <w:lang w:val="en-US" w:eastAsia="zh-CN"/>
          </w:rPr>
          <w:t>该</w:t>
        </w:r>
      </w:ins>
      <w:ins w:id="366" w:author="Administrator" w:date="2024-11-20T16:09:27Z">
        <w:r>
          <w:rPr>
            <w:rFonts w:hint="eastAsia"/>
            <w:lang w:val="en-US" w:eastAsia="zh-CN"/>
          </w:rPr>
          <w:t>企业</w:t>
        </w:r>
      </w:ins>
      <w:ins w:id="367" w:author="Administrator" w:date="2024-11-20T16:08:02Z">
        <w:r>
          <w:rPr>
            <w:rFonts w:hint="eastAsia"/>
            <w:lang w:val="en-US" w:eastAsia="zh-CN"/>
          </w:rPr>
          <w:t>为</w:t>
        </w:r>
      </w:ins>
      <w:ins w:id="368" w:author="Administrator" w:date="2024-11-20T16:08:03Z">
        <w:r>
          <w:rPr>
            <w:rFonts w:hint="eastAsia"/>
            <w:lang w:val="en-US" w:eastAsia="zh-CN"/>
          </w:rPr>
          <w:t>非</w:t>
        </w:r>
      </w:ins>
      <w:ins w:id="369" w:author="Administrator" w:date="2024-11-20T16:08:05Z">
        <w:r>
          <w:rPr>
            <w:rFonts w:hint="eastAsia"/>
            <w:lang w:val="en-US" w:eastAsia="zh-CN"/>
          </w:rPr>
          <w:t>独立</w:t>
        </w:r>
      </w:ins>
      <w:ins w:id="370" w:author="Administrator" w:date="2024-11-20T16:08:06Z">
        <w:r>
          <w:rPr>
            <w:rFonts w:hint="eastAsia"/>
            <w:lang w:val="en-US" w:eastAsia="zh-CN"/>
          </w:rPr>
          <w:t>法人，</w:t>
        </w:r>
      </w:ins>
      <w:ins w:id="371" w:author="Administrator" w:date="2024-11-20T16:08:07Z">
        <w:del w:id="372" w:author="25年修订" w:date="2024-12-11T15:23:27Z">
          <w:r>
            <w:rPr>
              <w:rFonts w:hint="eastAsia"/>
              <w:lang w:val="en-US" w:eastAsia="zh-CN"/>
            </w:rPr>
            <w:delText>可</w:delText>
          </w:r>
        </w:del>
      </w:ins>
      <w:ins w:id="373" w:author="Administrator" w:date="2024-11-20T16:08:09Z">
        <w:r>
          <w:rPr>
            <w:rFonts w:hint="eastAsia"/>
            <w:lang w:val="en-US" w:eastAsia="zh-CN"/>
          </w:rPr>
          <w:t>自动</w:t>
        </w:r>
      </w:ins>
      <w:ins w:id="374" w:author="Administrator" w:date="2024-11-20T16:08:10Z">
        <w:r>
          <w:rPr>
            <w:rFonts w:hint="eastAsia"/>
            <w:lang w:val="en-US" w:eastAsia="zh-CN"/>
          </w:rPr>
          <w:t>转移</w:t>
        </w:r>
      </w:ins>
      <w:ins w:id="375" w:author="Administrator" w:date="2024-11-20T16:08:11Z">
        <w:r>
          <w:rPr>
            <w:rFonts w:hint="eastAsia"/>
            <w:lang w:val="en-US" w:eastAsia="zh-CN"/>
          </w:rPr>
          <w:t>回</w:t>
        </w:r>
      </w:ins>
      <w:ins w:id="376" w:author="Administrator" w:date="2024-11-20T16:08:12Z">
        <w:r>
          <w:rPr>
            <w:rFonts w:hint="eastAsia"/>
            <w:lang w:val="en-US" w:eastAsia="zh-CN"/>
          </w:rPr>
          <w:t>国内</w:t>
        </w:r>
      </w:ins>
      <w:ins w:id="377" w:author="Administrator" w:date="2024-11-20T16:08:13Z">
        <w:r>
          <w:rPr>
            <w:rFonts w:hint="eastAsia"/>
            <w:lang w:val="en-US" w:eastAsia="zh-CN"/>
          </w:rPr>
          <w:t>。</w:t>
        </w:r>
      </w:ins>
      <w:r>
        <w:rPr>
          <w:rFonts w:hint="eastAsia"/>
        </w:rPr>
        <w:t>如风险缓释工具只缓释信用风险，但并不转移国别风险的，不应列入本填报项目。</w:t>
      </w:r>
      <w:r>
        <w:rPr>
          <w:rFonts w:hint="eastAsia"/>
          <w:lang w:eastAsia="zh-CN"/>
        </w:rPr>
        <w:t>一般情况下，国别风险转入方所属国家或地区的国别风险评级必须优于转出国别风险境外债务人的国别风险评级。</w:t>
      </w:r>
    </w:p>
    <w:p>
      <w:pPr>
        <w:spacing w:line="360" w:lineRule="auto"/>
        <w:ind w:firstLine="420" w:firstLineChars="200"/>
        <w:rPr>
          <w:rFonts w:hint="eastAsia"/>
        </w:rPr>
      </w:pPr>
      <w:r>
        <w:rPr>
          <w:rFonts w:hint="eastAsia"/>
        </w:rPr>
        <w:t>本项目填报的是风险转入减去风险转出后的净额，等于2.1和2.2之和，如发生净转出则填报负数，同时在在转入国家或地区计入同等金额的正数。如发生净转入，</w:t>
      </w:r>
      <w:del w:id="378" w:author="孔新雅" w:date="2024-12-10T16:17:52Z">
        <w:r>
          <w:rPr>
            <w:rFonts w:hint="eastAsia"/>
          </w:rPr>
          <w:delText>如发生净转入，</w:delText>
        </w:r>
      </w:del>
      <w:r>
        <w:rPr>
          <w:rFonts w:hint="eastAsia"/>
        </w:rPr>
        <w:t>则填报正数，并在转出国相应位置填报同等金额负数。</w:t>
      </w:r>
      <w:del w:id="379" w:author="Administrator" w:date="2024-11-20T16:06:11Z">
        <w:r>
          <w:rPr>
            <w:rFonts w:hint="eastAsia"/>
          </w:rPr>
          <w:delText>，</w:delText>
        </w:r>
      </w:del>
      <w:r>
        <w:rPr>
          <w:rFonts w:hint="eastAsia"/>
        </w:rPr>
        <w:t>根据转出债权的部门性质在相应部门计入负数，同时根据转入方的性质在相应部门计入同等金额的正数。</w:t>
      </w:r>
    </w:p>
    <w:p>
      <w:pPr>
        <w:spacing w:line="360" w:lineRule="auto"/>
        <w:ind w:firstLine="420" w:firstLineChars="200"/>
        <w:rPr>
          <w:rFonts w:hint="eastAsia"/>
        </w:rPr>
      </w:pPr>
      <w:r>
        <w:rPr>
          <w:rFonts w:hint="eastAsia"/>
        </w:rPr>
        <w:t>【2.1跨境债权风险转移】境外债务人通过风险转移将填报机构持有的跨境债权风险转移的净额，等于2.1.1减去2.1.2。</w:t>
      </w:r>
    </w:p>
    <w:p>
      <w:pPr>
        <w:spacing w:line="360" w:lineRule="auto"/>
        <w:ind w:firstLine="420" w:firstLineChars="200"/>
        <w:rPr>
          <w:rFonts w:hint="eastAsia"/>
        </w:rPr>
      </w:pPr>
      <w:r>
        <w:rPr>
          <w:rFonts w:hint="eastAsia"/>
        </w:rPr>
        <w:t>【2.1.1跨境债权风险转入】境外债务人通过风险转移手段将填报机构持有的跨境债权风险转移到填报国家或地区的数额。</w:t>
      </w:r>
    </w:p>
    <w:p>
      <w:pPr>
        <w:spacing w:line="360" w:lineRule="auto"/>
        <w:ind w:firstLine="420" w:firstLineChars="200"/>
        <w:rPr>
          <w:rFonts w:hint="eastAsia"/>
        </w:rPr>
      </w:pPr>
      <w:r>
        <w:rPr>
          <w:rFonts w:hint="eastAsia"/>
        </w:rPr>
        <w:t>【2.1.2跨境债权风险转出】境外债务人通过风险转移手段将填报机构持有的跨境债权风险转移出填报国家或地区的数额。</w:t>
      </w:r>
    </w:p>
    <w:p>
      <w:pPr>
        <w:spacing w:line="360" w:lineRule="auto"/>
        <w:ind w:firstLine="420" w:firstLineChars="200"/>
        <w:rPr>
          <w:rFonts w:hint="eastAsia"/>
        </w:rPr>
      </w:pPr>
      <w:r>
        <w:rPr>
          <w:rFonts w:hint="eastAsia"/>
        </w:rPr>
        <w:t>【2.2境外分支机构债权风险转移】境外债务人通过风险转移手段，将填报机构的境外分支机构持有的债权风险转移的净额，等于2.2.1减去2.2.2</w:t>
      </w:r>
    </w:p>
    <w:p>
      <w:pPr>
        <w:spacing w:line="360" w:lineRule="auto"/>
        <w:ind w:firstLine="420" w:firstLineChars="200"/>
        <w:rPr>
          <w:rFonts w:hint="eastAsia"/>
        </w:rPr>
      </w:pPr>
      <w:r>
        <w:rPr>
          <w:rFonts w:hint="eastAsia"/>
        </w:rPr>
        <w:t>【2.1.1境外分支机构债权风险转入】境外债务人通过风险转移手段，将填报机构的境外分支机构持有的债权风险转移到填报国家或地区的数额。</w:t>
      </w:r>
    </w:p>
    <w:p>
      <w:pPr>
        <w:spacing w:line="360" w:lineRule="auto"/>
        <w:ind w:firstLine="420" w:firstLineChars="200"/>
        <w:rPr>
          <w:rFonts w:hint="eastAsia"/>
        </w:rPr>
      </w:pPr>
      <w:r>
        <w:rPr>
          <w:rFonts w:hint="eastAsia"/>
        </w:rPr>
        <w:t>【2.1.2境外分支机构债权风险转出】境外债务人通过风险转移手段，将填报机构的境外分支机构持有的债权风险转移出填报国家或地区的数额。</w:t>
      </w:r>
    </w:p>
    <w:p>
      <w:pPr>
        <w:spacing w:line="360" w:lineRule="auto"/>
        <w:ind w:firstLine="420" w:firstLineChars="200"/>
        <w:rPr>
          <w:rFonts w:hint="eastAsia"/>
        </w:rPr>
      </w:pPr>
      <w:r>
        <w:rPr>
          <w:rFonts w:hint="eastAsia"/>
        </w:rPr>
        <w:t>【3.最终</w:t>
      </w:r>
      <w:del w:id="380" w:author="陈施霖" w:date="2024-12-05T14:04:35Z">
        <w:r>
          <w:rPr>
            <w:rFonts w:hint="eastAsia"/>
          </w:rPr>
          <w:delText>境外债权</w:delText>
        </w:r>
      </w:del>
      <w:ins w:id="381" w:author="陈施霖" w:date="2024-12-05T14:04:35Z">
        <w:r>
          <w:rPr>
            <w:rFonts w:hint="eastAsia"/>
            <w:lang w:eastAsia="zh-CN"/>
          </w:rPr>
          <w:t>境外</w:t>
        </w:r>
      </w:ins>
      <w:r>
        <w:rPr>
          <w:rFonts w:hint="eastAsia"/>
          <w:lang w:eastAsia="zh-CN"/>
        </w:rPr>
        <w:t>债权股权</w:t>
      </w:r>
      <w:ins w:id="382" w:author="25年修订" w:date="2024-11-18T16:44:23Z">
        <w:r>
          <w:rPr>
            <w:rFonts w:hint="eastAsia"/>
          </w:rPr>
          <w:t>（风险转移后表内）</w:t>
        </w:r>
      </w:ins>
      <w:r>
        <w:rPr>
          <w:rFonts w:hint="eastAsia"/>
        </w:rPr>
        <w:t>】填报机构持有的扣除风险转移【2.风险转移】之后的跨境债权</w:t>
      </w:r>
      <w:r>
        <w:rPr>
          <w:rFonts w:hint="eastAsia"/>
          <w:lang w:eastAsia="zh-CN"/>
        </w:rPr>
        <w:t>股权</w:t>
      </w:r>
      <w:r>
        <w:rPr>
          <w:rFonts w:hint="eastAsia"/>
        </w:rPr>
        <w:t>和境外分支机构债权</w:t>
      </w:r>
      <w:r>
        <w:rPr>
          <w:rFonts w:hint="eastAsia"/>
          <w:lang w:eastAsia="zh-CN"/>
        </w:rPr>
        <w:t>股权</w:t>
      </w:r>
      <w:r>
        <w:rPr>
          <w:rFonts w:hint="eastAsia"/>
        </w:rPr>
        <w:t>。由其他国家主体提供风险转移且风险转移全额覆盖直接境外债权的，体现为对提供风险转移主体国家的境外债权；如果提供的风险转移部分覆盖直接境外债权的，那么该风险转移覆盖的债权部分计入相应国家之下，未覆盖部分仍然体现为对直接债务人所在国家的债权。</w:t>
      </w:r>
      <w:r>
        <w:rPr>
          <w:rFonts w:hint="eastAsia"/>
          <w:highlight w:val="none"/>
        </w:rPr>
        <w:t>由中国大陆主体提供风险转移且风险转移全额覆盖直接境外债权的，在最终债权中不再反映，部分覆盖直接境外债权的，该覆盖部分在最终境外债权中不再反映。</w:t>
      </w:r>
    </w:p>
    <w:p>
      <w:pPr>
        <w:spacing w:line="360" w:lineRule="auto"/>
        <w:ind w:firstLine="420" w:firstLineChars="200"/>
        <w:rPr>
          <w:rFonts w:hint="eastAsia"/>
        </w:rPr>
      </w:pPr>
      <w:r>
        <w:rPr>
          <w:rFonts w:hint="eastAsia"/>
        </w:rPr>
        <w:t>【3.1跨境债权】填报机构持有的扣除风险转移【2.1跨境债权风险转移】之后的跨境债权</w:t>
      </w:r>
      <w:r>
        <w:rPr>
          <w:rFonts w:hint="eastAsia"/>
          <w:lang w:eastAsia="zh-CN"/>
        </w:rPr>
        <w:t>股权</w:t>
      </w:r>
      <w:r>
        <w:rPr>
          <w:rFonts w:hint="eastAsia"/>
        </w:rPr>
        <w:t>。</w:t>
      </w:r>
    </w:p>
    <w:p>
      <w:pPr>
        <w:spacing w:line="360" w:lineRule="auto"/>
        <w:ind w:firstLine="420" w:firstLineChars="200"/>
        <w:rPr>
          <w:rFonts w:hint="eastAsia"/>
        </w:rPr>
      </w:pPr>
      <w:r>
        <w:rPr>
          <w:rFonts w:hint="eastAsia"/>
        </w:rPr>
        <w:t>【3.2境外分支机构债权</w:t>
      </w:r>
      <w:r>
        <w:rPr>
          <w:rFonts w:hint="eastAsia"/>
          <w:lang w:eastAsia="zh-CN"/>
        </w:rPr>
        <w:t>股权</w:t>
      </w:r>
      <w:r>
        <w:rPr>
          <w:rFonts w:hint="eastAsia"/>
        </w:rPr>
        <w:t>】填报机构持有的扣除风险转移【2.2境外分支机构债权风险转移】之后的境外分支机构债权</w:t>
      </w:r>
      <w:r>
        <w:rPr>
          <w:rFonts w:hint="eastAsia"/>
          <w:lang w:eastAsia="zh-CN"/>
        </w:rPr>
        <w:t>股权</w:t>
      </w:r>
      <w:r>
        <w:rPr>
          <w:rFonts w:hint="eastAsia"/>
        </w:rPr>
        <w:t>。</w:t>
      </w:r>
    </w:p>
    <w:p>
      <w:pPr>
        <w:spacing w:line="360" w:lineRule="auto"/>
        <w:ind w:firstLine="420" w:firstLineChars="200"/>
        <w:rPr>
          <w:rFonts w:hint="eastAsia"/>
        </w:rPr>
      </w:pPr>
      <w:r>
        <w:rPr>
          <w:rFonts w:hint="eastAsia"/>
        </w:rPr>
        <w:t>【4.承诺和担保</w:t>
      </w:r>
      <w:del w:id="383" w:author="25年修订" w:date="2024-12-15T15:43:01Z">
        <w:r>
          <w:rPr>
            <w:rFonts w:hint="eastAsia"/>
          </w:rPr>
          <w:delText>及金融衍生品</w:delText>
        </w:r>
      </w:del>
      <w:ins w:id="384" w:author="25年修订" w:date="2024-12-15T15:43:01Z">
        <w:r>
          <w:rPr>
            <w:rFonts w:hint="eastAsia"/>
            <w:lang w:eastAsia="zh-CN"/>
          </w:rPr>
          <w:t>（</w:t>
        </w:r>
      </w:ins>
      <w:ins w:id="385" w:author="25年修订" w:date="2024-12-15T15:43:03Z">
        <w:r>
          <w:rPr>
            <w:rFonts w:hint="eastAsia"/>
            <w:lang w:val="en-US" w:eastAsia="zh-CN"/>
          </w:rPr>
          <w:t>表外</w:t>
        </w:r>
      </w:ins>
      <w:ins w:id="386" w:author="25年修订" w:date="2024-12-15T15:43:01Z">
        <w:r>
          <w:rPr>
            <w:rFonts w:hint="eastAsia"/>
            <w:lang w:eastAsia="zh-CN"/>
          </w:rPr>
          <w:t>）</w:t>
        </w:r>
      </w:ins>
      <w:r>
        <w:rPr>
          <w:rFonts w:hint="eastAsia"/>
        </w:rPr>
        <w:t>】填报机构对境外主体的承诺</w:t>
      </w:r>
      <w:del w:id="387" w:author="25年修订" w:date="2024-12-15T15:43:35Z">
        <w:r>
          <w:rPr>
            <w:rFonts w:hint="default"/>
            <w:lang w:val="en-US"/>
          </w:rPr>
          <w:delText>、</w:delText>
        </w:r>
      </w:del>
      <w:ins w:id="388" w:author="25年修订" w:date="2024-12-15T15:43:36Z">
        <w:r>
          <w:rPr>
            <w:rFonts w:hint="eastAsia"/>
            <w:lang w:val="en-US" w:eastAsia="zh-CN"/>
          </w:rPr>
          <w:t>和</w:t>
        </w:r>
      </w:ins>
      <w:r>
        <w:rPr>
          <w:rFonts w:hint="eastAsia"/>
        </w:rPr>
        <w:t>担保</w:t>
      </w:r>
      <w:ins w:id="389" w:author="25年修订" w:date="2024-12-16T18:13:46Z">
        <w:r>
          <w:rPr>
            <w:rFonts w:hint="eastAsia"/>
            <w:lang w:eastAsia="zh-CN"/>
          </w:rPr>
          <w:t>，</w:t>
        </w:r>
      </w:ins>
      <w:ins w:id="390" w:author="25年修订" w:date="2024-12-16T18:13:47Z">
        <w:r>
          <w:rPr>
            <w:rFonts w:hint="eastAsia"/>
            <w:lang w:eastAsia="zh-CN"/>
          </w:rPr>
          <w:t>不考虑</w:t>
        </w:r>
      </w:ins>
      <w:ins w:id="391" w:author="25年修订" w:date="2024-12-16T18:13:48Z">
        <w:r>
          <w:rPr>
            <w:rFonts w:hint="eastAsia"/>
            <w:lang w:eastAsia="zh-CN"/>
          </w:rPr>
          <w:t>风险转移</w:t>
        </w:r>
      </w:ins>
      <w:del w:id="392" w:author="25年修订" w:date="2024-12-15T15:43:31Z">
        <w:r>
          <w:rPr>
            <w:rFonts w:hint="eastAsia"/>
          </w:rPr>
          <w:delText>和与境外机构的金融衍生合约的数额</w:delText>
        </w:r>
      </w:del>
      <w:r>
        <w:rPr>
          <w:rFonts w:hint="eastAsia"/>
        </w:rPr>
        <w:t>。</w:t>
      </w:r>
    </w:p>
    <w:p>
      <w:pPr>
        <w:spacing w:line="360" w:lineRule="auto"/>
        <w:ind w:firstLine="420" w:firstLineChars="200"/>
        <w:rPr>
          <w:rFonts w:hint="eastAsia"/>
          <w:highlight w:val="none"/>
          <w:rPrChange w:id="393" w:author="25年修订" w:date="2024-12-12T14:50:27Z">
            <w:rPr>
              <w:rFonts w:hint="eastAsia"/>
              <w:highlight w:val="yellow"/>
            </w:rPr>
          </w:rPrChange>
        </w:rPr>
      </w:pPr>
      <w:r>
        <w:rPr>
          <w:rFonts w:hint="eastAsia"/>
          <w:highlight w:val="none"/>
          <w:rPrChange w:id="394" w:author="25年修订" w:date="2024-12-12T14:50:27Z">
            <w:rPr>
              <w:rFonts w:hint="eastAsia"/>
              <w:highlight w:val="yellow"/>
            </w:rPr>
          </w:rPrChange>
        </w:rPr>
        <w:t>【4.1未提取承诺】填报机构对境外主体的未提取承诺，包括填报机构总行及境内</w:t>
      </w:r>
      <w:ins w:id="395" w:author="25年修订" w:date="2024-12-12T14:49:09Z">
        <w:r>
          <w:rPr>
            <w:rFonts w:hint="eastAsia"/>
            <w:highlight w:val="none"/>
            <w:lang w:eastAsia="zh-CN"/>
            <w:rPrChange w:id="396" w:author="25年修订" w:date="2024-12-12T14:50:27Z">
              <w:rPr>
                <w:rFonts w:hint="eastAsia"/>
                <w:highlight w:val="yellow"/>
                <w:lang w:eastAsia="zh-CN"/>
              </w:rPr>
            </w:rPrChange>
          </w:rPr>
          <w:t>外</w:t>
        </w:r>
      </w:ins>
      <w:r>
        <w:rPr>
          <w:rFonts w:hint="eastAsia"/>
          <w:highlight w:val="none"/>
          <w:rPrChange w:id="397" w:author="25年修订" w:date="2024-12-12T14:50:27Z">
            <w:rPr>
              <w:rFonts w:hint="eastAsia"/>
              <w:highlight w:val="yellow"/>
            </w:rPr>
          </w:rPrChange>
        </w:rPr>
        <w:t>分支机构</w:t>
      </w:r>
      <w:ins w:id="398" w:author="25年修订" w:date="2024-12-12T14:49:16Z">
        <w:r>
          <w:rPr>
            <w:rFonts w:hint="eastAsia"/>
            <w:highlight w:val="none"/>
            <w:lang w:eastAsia="zh-CN"/>
            <w:rPrChange w:id="399" w:author="25年修订" w:date="2024-12-12T14:50:27Z">
              <w:rPr>
                <w:rFonts w:hint="eastAsia"/>
                <w:highlight w:val="yellow"/>
                <w:lang w:eastAsia="zh-CN"/>
              </w:rPr>
            </w:rPrChange>
          </w:rPr>
          <w:t>及</w:t>
        </w:r>
      </w:ins>
      <w:ins w:id="400" w:author="25年修订" w:date="2024-12-12T14:49:17Z">
        <w:r>
          <w:rPr>
            <w:rFonts w:hint="eastAsia"/>
            <w:highlight w:val="none"/>
            <w:lang w:eastAsia="zh-CN"/>
            <w:rPrChange w:id="401" w:author="25年修订" w:date="2024-12-12T14:50:27Z">
              <w:rPr>
                <w:rFonts w:hint="eastAsia"/>
                <w:highlight w:val="yellow"/>
                <w:lang w:eastAsia="zh-CN"/>
              </w:rPr>
            </w:rPrChange>
          </w:rPr>
          <w:t>并表</w:t>
        </w:r>
      </w:ins>
      <w:ins w:id="402" w:author="25年修订" w:date="2024-12-12T14:49:19Z">
        <w:r>
          <w:rPr>
            <w:rFonts w:hint="eastAsia"/>
            <w:highlight w:val="none"/>
            <w:lang w:eastAsia="zh-CN"/>
            <w:rPrChange w:id="403" w:author="25年修订" w:date="2024-12-12T14:50:27Z">
              <w:rPr>
                <w:rFonts w:hint="eastAsia"/>
                <w:highlight w:val="yellow"/>
                <w:lang w:eastAsia="zh-CN"/>
              </w:rPr>
            </w:rPrChange>
          </w:rPr>
          <w:t>的</w:t>
        </w:r>
      </w:ins>
      <w:ins w:id="404" w:author="25年修订" w:date="2024-12-12T14:49:20Z">
        <w:r>
          <w:rPr>
            <w:rFonts w:hint="eastAsia"/>
            <w:highlight w:val="none"/>
            <w:lang w:eastAsia="zh-CN"/>
            <w:rPrChange w:id="405" w:author="25年修订" w:date="2024-12-12T14:50:27Z">
              <w:rPr>
                <w:rFonts w:hint="eastAsia"/>
                <w:highlight w:val="yellow"/>
                <w:lang w:eastAsia="zh-CN"/>
              </w:rPr>
            </w:rPrChange>
          </w:rPr>
          <w:t>附属公司</w:t>
        </w:r>
      </w:ins>
      <w:r>
        <w:rPr>
          <w:rFonts w:hint="eastAsia"/>
          <w:highlight w:val="none"/>
          <w:rPrChange w:id="406" w:author="25年修订" w:date="2024-12-12T14:50:27Z">
            <w:rPr>
              <w:rFonts w:hint="eastAsia"/>
              <w:highlight w:val="yellow"/>
            </w:rPr>
          </w:rPrChange>
        </w:rPr>
        <w:t>对境外主体的未提取承诺</w:t>
      </w:r>
      <w:del w:id="407" w:author="25年修订" w:date="2024-12-12T14:49:27Z">
        <w:r>
          <w:rPr>
            <w:rFonts w:hint="eastAsia"/>
            <w:highlight w:val="none"/>
            <w:rPrChange w:id="408" w:author="25年修订" w:date="2024-12-12T14:50:27Z">
              <w:rPr>
                <w:rFonts w:hint="eastAsia"/>
                <w:highlight w:val="yellow"/>
              </w:rPr>
            </w:rPrChange>
          </w:rPr>
          <w:delText>、</w:delText>
        </w:r>
      </w:del>
      <w:del w:id="409" w:author="25年修订" w:date="2024-12-12T14:49:28Z">
        <w:r>
          <w:rPr>
            <w:rFonts w:hint="eastAsia"/>
            <w:highlight w:val="none"/>
            <w:rPrChange w:id="410" w:author="25年修订" w:date="2024-12-12T14:50:27Z">
              <w:rPr>
                <w:rFonts w:hint="eastAsia"/>
                <w:highlight w:val="yellow"/>
              </w:rPr>
            </w:rPrChange>
          </w:rPr>
          <w:delText>填报机构的境外分支机构对境外主</w:delText>
        </w:r>
      </w:del>
      <w:del w:id="411" w:author="25年修订" w:date="2024-12-12T14:49:29Z">
        <w:r>
          <w:rPr>
            <w:rFonts w:hint="eastAsia"/>
            <w:highlight w:val="none"/>
            <w:rPrChange w:id="412" w:author="25年修订" w:date="2024-12-12T14:50:27Z">
              <w:rPr>
                <w:rFonts w:hint="eastAsia"/>
                <w:highlight w:val="yellow"/>
              </w:rPr>
            </w:rPrChange>
          </w:rPr>
          <w:delText>体的未提取</w:delText>
        </w:r>
      </w:del>
      <w:del w:id="413" w:author="25年修订" w:date="2024-12-12T14:49:30Z">
        <w:r>
          <w:rPr>
            <w:rFonts w:hint="eastAsia"/>
            <w:highlight w:val="none"/>
            <w:rPrChange w:id="414" w:author="25年修订" w:date="2024-12-12T14:50:27Z">
              <w:rPr>
                <w:rFonts w:hint="eastAsia"/>
                <w:highlight w:val="yellow"/>
              </w:rPr>
            </w:rPrChange>
          </w:rPr>
          <w:delText>承诺</w:delText>
        </w:r>
      </w:del>
      <w:r>
        <w:rPr>
          <w:rFonts w:hint="eastAsia"/>
          <w:highlight w:val="none"/>
          <w:rPrChange w:id="415" w:author="25年修订" w:date="2024-12-12T14:50:27Z">
            <w:rPr>
              <w:rFonts w:hint="eastAsia"/>
              <w:highlight w:val="yellow"/>
            </w:rPr>
          </w:rPrChange>
        </w:rPr>
        <w:t>。</w:t>
      </w:r>
    </w:p>
    <w:p>
      <w:pPr>
        <w:spacing w:line="360" w:lineRule="auto"/>
        <w:ind w:firstLine="420" w:firstLineChars="200"/>
        <w:rPr>
          <w:rFonts w:hint="eastAsia"/>
          <w:highlight w:val="none"/>
          <w:rPrChange w:id="416" w:author="25年修订" w:date="2024-12-12T14:50:27Z">
            <w:rPr>
              <w:rFonts w:hint="eastAsia"/>
              <w:highlight w:val="yellow"/>
            </w:rPr>
          </w:rPrChange>
        </w:rPr>
      </w:pPr>
      <w:r>
        <w:rPr>
          <w:rFonts w:hint="eastAsia"/>
          <w:highlight w:val="none"/>
          <w:rPrChange w:id="417" w:author="25年修订" w:date="2024-12-12T14:50:27Z">
            <w:rPr>
              <w:rFonts w:hint="eastAsia"/>
              <w:highlight w:val="yellow"/>
            </w:rPr>
          </w:rPrChange>
        </w:rPr>
        <w:t>【4.2担保】填报机构对境外主体的担保，包括填报机构的总行及境内外分支机构</w:t>
      </w:r>
      <w:ins w:id="418" w:author="25年修订" w:date="2024-12-12T14:48:30Z">
        <w:r>
          <w:rPr>
            <w:rFonts w:hint="eastAsia"/>
            <w:highlight w:val="none"/>
            <w:lang w:eastAsia="zh-CN"/>
            <w:rPrChange w:id="419" w:author="25年修订" w:date="2024-12-12T14:48:39Z">
              <w:rPr>
                <w:rFonts w:hint="eastAsia"/>
                <w:highlight w:val="red"/>
                <w:lang w:eastAsia="zh-CN"/>
              </w:rPr>
            </w:rPrChange>
          </w:rPr>
          <w:t>及</w:t>
        </w:r>
      </w:ins>
      <w:ins w:id="420" w:author="25年修订" w:date="2024-12-12T14:48:31Z">
        <w:r>
          <w:rPr>
            <w:rFonts w:hint="eastAsia"/>
            <w:highlight w:val="none"/>
            <w:lang w:eastAsia="zh-CN"/>
            <w:rPrChange w:id="421" w:author="25年修订" w:date="2024-12-12T14:48:39Z">
              <w:rPr>
                <w:rFonts w:hint="eastAsia"/>
                <w:highlight w:val="red"/>
                <w:lang w:eastAsia="zh-CN"/>
              </w:rPr>
            </w:rPrChange>
          </w:rPr>
          <w:t>并表</w:t>
        </w:r>
      </w:ins>
      <w:ins w:id="422" w:author="25年修订" w:date="2024-12-12T14:48:32Z">
        <w:r>
          <w:rPr>
            <w:rFonts w:hint="eastAsia"/>
            <w:highlight w:val="none"/>
            <w:lang w:eastAsia="zh-CN"/>
            <w:rPrChange w:id="423" w:author="25年修订" w:date="2024-12-12T14:48:39Z">
              <w:rPr>
                <w:rFonts w:hint="eastAsia"/>
                <w:highlight w:val="red"/>
                <w:lang w:eastAsia="zh-CN"/>
              </w:rPr>
            </w:rPrChange>
          </w:rPr>
          <w:t>的</w:t>
        </w:r>
      </w:ins>
      <w:ins w:id="424" w:author="25年修订" w:date="2024-12-12T14:48:33Z">
        <w:r>
          <w:rPr>
            <w:rFonts w:hint="eastAsia"/>
            <w:highlight w:val="none"/>
            <w:lang w:eastAsia="zh-CN"/>
            <w:rPrChange w:id="425" w:author="25年修订" w:date="2024-12-12T14:48:39Z">
              <w:rPr>
                <w:rFonts w:hint="eastAsia"/>
                <w:highlight w:val="red"/>
                <w:lang w:eastAsia="zh-CN"/>
              </w:rPr>
            </w:rPrChange>
          </w:rPr>
          <w:t>附属公司</w:t>
        </w:r>
      </w:ins>
      <w:r>
        <w:rPr>
          <w:rFonts w:hint="eastAsia"/>
          <w:highlight w:val="none"/>
          <w:rPrChange w:id="426" w:author="25年修订" w:date="2024-12-12T14:50:27Z">
            <w:rPr>
              <w:rFonts w:hint="eastAsia"/>
              <w:highlight w:val="yellow"/>
            </w:rPr>
          </w:rPrChange>
        </w:rPr>
        <w:t>对境外主体的担保。</w:t>
      </w:r>
    </w:p>
    <w:p>
      <w:pPr>
        <w:spacing w:line="360" w:lineRule="auto"/>
        <w:ind w:firstLine="420" w:firstLineChars="200"/>
        <w:rPr>
          <w:highlight w:val="none"/>
          <w:rPrChange w:id="427" w:author="25年修订" w:date="2024-12-12T14:50:27Z">
            <w:rPr>
              <w:highlight w:val="yellow"/>
            </w:rPr>
          </w:rPrChange>
        </w:rPr>
      </w:pPr>
      <w:r>
        <w:rPr>
          <w:rFonts w:hint="eastAsia"/>
          <w:highlight w:val="none"/>
          <w:rPrChange w:id="428" w:author="25年修订" w:date="2024-12-12T14:50:27Z">
            <w:rPr>
              <w:rFonts w:hint="eastAsia"/>
              <w:highlight w:val="yellow"/>
            </w:rPr>
          </w:rPrChange>
        </w:rPr>
        <w:t>【</w:t>
      </w:r>
      <w:ins w:id="429" w:author="25年修订" w:date="2024-12-15T15:43:14Z">
        <w:r>
          <w:rPr>
            <w:rFonts w:hint="eastAsia"/>
            <w:highlight w:val="none"/>
            <w:lang w:val="en-US" w:eastAsia="zh-CN"/>
          </w:rPr>
          <w:t>5</w:t>
        </w:r>
      </w:ins>
      <w:del w:id="430" w:author="25年修订" w:date="2024-12-15T15:43:13Z">
        <w:r>
          <w:rPr>
            <w:rFonts w:hint="eastAsia"/>
            <w:highlight w:val="none"/>
            <w:rPrChange w:id="431" w:author="25年修订" w:date="2024-12-12T14:50:27Z">
              <w:rPr>
                <w:rFonts w:hint="eastAsia"/>
                <w:highlight w:val="yellow"/>
              </w:rPr>
            </w:rPrChange>
          </w:rPr>
          <w:delText>4.</w:delText>
        </w:r>
      </w:del>
      <w:del w:id="432" w:author="25年修订" w:date="2024-12-15T15:43:15Z">
        <w:r>
          <w:rPr>
            <w:rFonts w:hint="eastAsia"/>
            <w:highlight w:val="none"/>
            <w:rPrChange w:id="433" w:author="25年修订" w:date="2024-12-12T14:50:27Z">
              <w:rPr>
                <w:rFonts w:hint="eastAsia"/>
                <w:highlight w:val="yellow"/>
              </w:rPr>
            </w:rPrChange>
          </w:rPr>
          <w:delText>3</w:delText>
        </w:r>
      </w:del>
      <w:ins w:id="434" w:author="25年修订" w:date="2024-12-15T15:43:17Z">
        <w:r>
          <w:rPr>
            <w:rFonts w:hint="eastAsia"/>
            <w:highlight w:val="none"/>
            <w:lang w:val="en-US" w:eastAsia="zh-CN"/>
          </w:rPr>
          <w:t xml:space="preserve"> </w:t>
        </w:r>
      </w:ins>
      <w:r>
        <w:rPr>
          <w:rFonts w:hint="eastAsia"/>
          <w:highlight w:val="none"/>
          <w:rPrChange w:id="435" w:author="25年修订" w:date="2024-12-12T14:50:27Z">
            <w:rPr>
              <w:rFonts w:hint="eastAsia"/>
              <w:highlight w:val="yellow"/>
            </w:rPr>
          </w:rPrChange>
        </w:rPr>
        <w:t>金融衍生品】填报机构对境外主体的金融衍生合约数额，包括填报机构总行、境内外分支机构</w:t>
      </w:r>
      <w:ins w:id="436" w:author="25年修订" w:date="2024-12-12T14:50:16Z">
        <w:r>
          <w:rPr>
            <w:rFonts w:hint="eastAsia"/>
            <w:highlight w:val="none"/>
            <w:lang w:eastAsia="zh-CN"/>
            <w:rPrChange w:id="437" w:author="25年修订" w:date="2024-12-12T14:50:27Z">
              <w:rPr>
                <w:rFonts w:hint="eastAsia"/>
                <w:highlight w:val="yellow"/>
                <w:lang w:eastAsia="zh-CN"/>
              </w:rPr>
            </w:rPrChange>
          </w:rPr>
          <w:t>及</w:t>
        </w:r>
      </w:ins>
      <w:ins w:id="438" w:author="25年修订" w:date="2024-12-12T14:50:17Z">
        <w:r>
          <w:rPr>
            <w:rFonts w:hint="eastAsia"/>
            <w:highlight w:val="none"/>
            <w:lang w:eastAsia="zh-CN"/>
            <w:rPrChange w:id="439" w:author="25年修订" w:date="2024-12-12T14:50:27Z">
              <w:rPr>
                <w:rFonts w:hint="eastAsia"/>
                <w:highlight w:val="yellow"/>
                <w:lang w:eastAsia="zh-CN"/>
              </w:rPr>
            </w:rPrChange>
          </w:rPr>
          <w:t>并表的</w:t>
        </w:r>
      </w:ins>
      <w:ins w:id="440" w:author="25年修订" w:date="2024-12-12T14:50:19Z">
        <w:r>
          <w:rPr>
            <w:rFonts w:hint="eastAsia"/>
            <w:highlight w:val="none"/>
            <w:lang w:eastAsia="zh-CN"/>
            <w:rPrChange w:id="441" w:author="25年修订" w:date="2024-12-12T14:50:27Z">
              <w:rPr>
                <w:rFonts w:hint="eastAsia"/>
                <w:highlight w:val="yellow"/>
                <w:lang w:eastAsia="zh-CN"/>
              </w:rPr>
            </w:rPrChange>
          </w:rPr>
          <w:t>附属公司</w:t>
        </w:r>
      </w:ins>
      <w:r>
        <w:rPr>
          <w:rFonts w:hint="eastAsia"/>
          <w:highlight w:val="none"/>
          <w:rPrChange w:id="442" w:author="25年修订" w:date="2024-12-12T14:50:27Z">
            <w:rPr>
              <w:rFonts w:hint="eastAsia"/>
              <w:highlight w:val="yellow"/>
            </w:rPr>
          </w:rPrChange>
        </w:rPr>
        <w:t>对境外主体的金融衍生品。金融衍生品按名义价值计入本项目。</w:t>
      </w:r>
    </w:p>
    <w:p>
      <w:pPr>
        <w:spacing w:line="360" w:lineRule="auto"/>
        <w:ind w:firstLine="420" w:firstLineChars="200"/>
      </w:pPr>
      <w:r>
        <w:rPr>
          <w:rFonts w:hint="eastAsia"/>
        </w:rPr>
        <w:t>【</w:t>
      </w:r>
      <w:del w:id="443" w:author="25年修订" w:date="2024-12-15T15:43:53Z">
        <w:r>
          <w:rPr>
            <w:rFonts w:hint="default"/>
            <w:lang w:val="en-US"/>
          </w:rPr>
          <w:delText>4.3</w:delText>
        </w:r>
      </w:del>
      <w:ins w:id="444" w:author="25年修订" w:date="2024-12-15T15:43:53Z">
        <w:r>
          <w:rPr>
            <w:rFonts w:hint="eastAsia"/>
            <w:lang w:val="en-US" w:eastAsia="zh-CN"/>
          </w:rPr>
          <w:t>5</w:t>
        </w:r>
      </w:ins>
      <w:r>
        <w:rPr>
          <w:rFonts w:hint="eastAsia"/>
        </w:rPr>
        <w:t>.1其中</w:t>
      </w:r>
      <w:r>
        <w:t>：</w:t>
      </w:r>
      <w:r>
        <w:rPr>
          <w:rFonts w:hint="eastAsia"/>
        </w:rPr>
        <w:t>市值</w:t>
      </w:r>
      <w:r>
        <w:t>为正的</w:t>
      </w:r>
      <w:r>
        <w:rPr>
          <w:rFonts w:hint="eastAsia"/>
        </w:rPr>
        <w:t>金融衍生品名义价值】填报机构持有</w:t>
      </w:r>
      <w:r>
        <w:t>的</w:t>
      </w:r>
      <w:r>
        <w:rPr>
          <w:rFonts w:hint="eastAsia"/>
        </w:rPr>
        <w:t>境外主体的金融衍生品</w:t>
      </w:r>
      <w:r>
        <w:t>合约</w:t>
      </w:r>
      <w:r>
        <w:rPr>
          <w:rFonts w:hint="eastAsia"/>
        </w:rPr>
        <w:t>市值为</w:t>
      </w:r>
      <w:r>
        <w:t>正值的名义价值。</w:t>
      </w:r>
    </w:p>
    <w:p>
      <w:pPr>
        <w:spacing w:line="360" w:lineRule="auto"/>
        <w:ind w:firstLine="420" w:firstLineChars="200"/>
        <w:rPr>
          <w:rFonts w:hint="eastAsia"/>
        </w:rPr>
      </w:pPr>
      <w:r>
        <w:rPr>
          <w:rFonts w:hint="eastAsia"/>
          <w:highlight w:val="none"/>
        </w:rPr>
        <w:t>【</w:t>
      </w:r>
      <w:r>
        <w:rPr>
          <w:rFonts w:hint="eastAsia"/>
          <w:highlight w:val="none"/>
          <w:lang w:val="en-US" w:eastAsia="zh-CN"/>
        </w:rPr>
        <w:t>6.1</w:t>
      </w:r>
      <w:r>
        <w:rPr>
          <w:rFonts w:hint="eastAsia"/>
          <w:highlight w:val="none"/>
        </w:rPr>
        <w:t>.国家分类</w:t>
      </w:r>
      <w:r>
        <w:rPr>
          <w:rFonts w:hint="eastAsia"/>
          <w:highlight w:val="none"/>
          <w:lang w:eastAsia="zh-CN"/>
        </w:rPr>
        <w:t>（</w:t>
      </w:r>
      <w:r>
        <w:rPr>
          <w:rFonts w:hint="eastAsia"/>
          <w:highlight w:val="none"/>
          <w:lang w:val="en-US" w:eastAsia="zh-CN"/>
        </w:rPr>
        <w:t>调整为数字）</w:t>
      </w:r>
      <w:r>
        <w:rPr>
          <w:rFonts w:hint="eastAsia"/>
          <w:highlight w:val="none"/>
        </w:rPr>
        <w:t>】填报机构按《</w:t>
      </w:r>
      <w:r>
        <w:rPr>
          <w:rFonts w:hint="eastAsia"/>
          <w:highlight w:val="none"/>
          <w:lang w:eastAsia="zh-CN"/>
        </w:rPr>
        <w:t>银行业金融机构国别风险管理办法</w:t>
      </w:r>
      <w:r>
        <w:rPr>
          <w:rFonts w:hint="eastAsia"/>
          <w:highlight w:val="none"/>
        </w:rPr>
        <w:t>》要求对国家/地区所做的分类，划分为低、较低、中等、较高和高国别风险五个等级，分别对应1、</w:t>
      </w:r>
      <w:r>
        <w:rPr>
          <w:highlight w:val="none"/>
        </w:rPr>
        <w:t>2</w:t>
      </w:r>
      <w:r>
        <w:rPr>
          <w:rFonts w:hint="eastAsia"/>
          <w:highlight w:val="none"/>
        </w:rPr>
        <w:t>、</w:t>
      </w:r>
      <w:r>
        <w:rPr>
          <w:highlight w:val="none"/>
        </w:rPr>
        <w:t>3</w:t>
      </w:r>
      <w:r>
        <w:rPr>
          <w:rFonts w:hint="eastAsia"/>
          <w:highlight w:val="none"/>
        </w:rPr>
        <w:t>、</w:t>
      </w:r>
      <w:r>
        <w:rPr>
          <w:highlight w:val="none"/>
        </w:rPr>
        <w:t>4</w:t>
      </w:r>
      <w:r>
        <w:rPr>
          <w:rFonts w:hint="eastAsia"/>
          <w:highlight w:val="none"/>
        </w:rPr>
        <w:t>、</w:t>
      </w:r>
      <w:r>
        <w:rPr>
          <w:highlight w:val="none"/>
        </w:rPr>
        <w:t>5</w:t>
      </w:r>
      <w:r>
        <w:rPr>
          <w:rFonts w:hint="eastAsia"/>
          <w:highlight w:val="none"/>
          <w:lang w:val="en-US" w:eastAsia="zh-CN"/>
        </w:rPr>
        <w:t>,如无则填0</w:t>
      </w:r>
      <w:r>
        <w:rPr>
          <w:rFonts w:hint="eastAsia"/>
          <w:highlight w:val="none"/>
        </w:rPr>
        <w:t>。请在从I列</w:t>
      </w:r>
      <w:r>
        <w:rPr>
          <w:rFonts w:hint="eastAsia"/>
        </w:rPr>
        <w:t>至HI列的下拉菜单中进行选择，不要手工填报。</w:t>
      </w:r>
    </w:p>
    <w:p>
      <w:pPr>
        <w:spacing w:line="360" w:lineRule="auto"/>
        <w:ind w:firstLine="420" w:firstLineChars="200"/>
        <w:rPr>
          <w:rFonts w:hint="eastAsia"/>
        </w:rPr>
      </w:pPr>
      <w:r>
        <w:rPr>
          <w:rFonts w:hint="eastAsia"/>
        </w:rPr>
        <w:t>【</w:t>
      </w:r>
      <w:r>
        <w:rPr>
          <w:rFonts w:hint="eastAsia"/>
          <w:lang w:val="en-US" w:eastAsia="zh-CN"/>
        </w:rPr>
        <w:t>6.2</w:t>
      </w:r>
      <w:r>
        <w:rPr>
          <w:rFonts w:hint="eastAsia"/>
        </w:rPr>
        <w:t>.应计提国别风险</w:t>
      </w:r>
      <w:del w:id="445" w:author="25年修订" w:date="2024-12-12T12:07:39Z">
        <w:r>
          <w:rPr>
            <w:rFonts w:hint="eastAsia"/>
          </w:rPr>
          <w:delText>拨备</w:delText>
        </w:r>
      </w:del>
      <w:ins w:id="446" w:author="25年修订" w:date="2024-12-12T12:07:39Z">
        <w:r>
          <w:rPr>
            <w:rFonts w:hint="eastAsia"/>
            <w:lang w:eastAsia="zh-CN"/>
          </w:rPr>
          <w:t>准备</w:t>
        </w:r>
      </w:ins>
      <w:ins w:id="447" w:author="25年修订" w:date="2024-12-12T12:08:18Z">
        <w:r>
          <w:rPr>
            <w:rFonts w:hint="eastAsia"/>
            <w:lang w:eastAsia="zh-CN"/>
          </w:rPr>
          <w:t>比例</w:t>
        </w:r>
      </w:ins>
      <w:del w:id="448" w:author="25年修订" w:date="2024-12-12T12:08:17Z">
        <w:r>
          <w:rPr>
            <w:rFonts w:hint="eastAsia"/>
          </w:rPr>
          <w:delText>比率</w:delText>
        </w:r>
      </w:del>
      <w:r>
        <w:rPr>
          <w:rFonts w:hint="eastAsia"/>
        </w:rPr>
        <w:t>】填报机构按《</w:t>
      </w:r>
      <w:r>
        <w:rPr>
          <w:rFonts w:hint="eastAsia"/>
          <w:lang w:eastAsia="zh-CN"/>
        </w:rPr>
        <w:t>银行业金融机构国别风险管理办法</w:t>
      </w:r>
      <w:r>
        <w:rPr>
          <w:rFonts w:hint="eastAsia"/>
        </w:rPr>
        <w:t>》要求对相应国家/地区所应计提的最低国别风险</w:t>
      </w:r>
      <w:del w:id="449" w:author="25年修订" w:date="2024-12-12T12:07:53Z">
        <w:r>
          <w:rPr>
            <w:rFonts w:hint="eastAsia"/>
          </w:rPr>
          <w:delText>拨备</w:delText>
        </w:r>
      </w:del>
      <w:ins w:id="450" w:author="25年修订" w:date="2024-12-12T12:07:53Z">
        <w:r>
          <w:rPr>
            <w:rFonts w:hint="eastAsia"/>
            <w:lang w:eastAsia="zh-CN"/>
          </w:rPr>
          <w:t>准备</w:t>
        </w:r>
      </w:ins>
      <w:r>
        <w:rPr>
          <w:rFonts w:hint="eastAsia"/>
        </w:rPr>
        <w:t>比</w:t>
      </w:r>
      <w:del w:id="451" w:author="25年修订" w:date="2024-12-12T12:08:25Z">
        <w:r>
          <w:rPr>
            <w:rFonts w:hint="eastAsia"/>
          </w:rPr>
          <w:delText>率</w:delText>
        </w:r>
      </w:del>
      <w:ins w:id="452" w:author="25年修订" w:date="2024-12-12T12:08:25Z">
        <w:r>
          <w:rPr>
            <w:rFonts w:hint="eastAsia"/>
            <w:lang w:eastAsia="zh-CN"/>
          </w:rPr>
          <w:t>例</w:t>
        </w:r>
      </w:ins>
      <w:r>
        <w:rPr>
          <w:rFonts w:hint="eastAsia"/>
        </w:rPr>
        <w:t>，分别为：低国别风险</w:t>
      </w:r>
      <w:r>
        <w:rPr>
          <w:rFonts w:hint="eastAsia"/>
          <w:lang w:eastAsia="zh-CN"/>
        </w:rPr>
        <w:t>和</w:t>
      </w:r>
      <w:r>
        <w:rPr>
          <w:rFonts w:hint="eastAsia"/>
        </w:rPr>
        <w:t>较低国别风险</w:t>
      </w:r>
      <w:r>
        <w:rPr>
          <w:rFonts w:hint="eastAsia"/>
          <w:lang w:eastAsia="zh-CN"/>
        </w:rPr>
        <w:t>为</w:t>
      </w:r>
      <w:r>
        <w:rPr>
          <w:rFonts w:hint="eastAsia"/>
          <w:lang w:val="en-US" w:eastAsia="zh-CN"/>
        </w:rPr>
        <w:t>0%</w:t>
      </w:r>
      <w:r>
        <w:rPr>
          <w:rFonts w:hint="eastAsia"/>
        </w:rPr>
        <w:t>；中等国别风险不低于5%；较高国别风险不低于</w:t>
      </w:r>
      <w:r>
        <w:rPr>
          <w:rFonts w:hint="eastAsia"/>
          <w:lang w:val="en-US" w:eastAsia="zh-CN"/>
        </w:rPr>
        <w:t>15</w:t>
      </w:r>
      <w:r>
        <w:rPr>
          <w:rFonts w:hint="eastAsia"/>
        </w:rPr>
        <w:t>%；高国别风险不低于</w:t>
      </w:r>
      <w:r>
        <w:rPr>
          <w:rFonts w:hint="eastAsia"/>
          <w:lang w:val="en-US" w:eastAsia="zh-CN"/>
        </w:rPr>
        <w:t>40</w:t>
      </w:r>
      <w:r>
        <w:rPr>
          <w:rFonts w:hint="eastAsia"/>
        </w:rPr>
        <w:t>%。</w:t>
      </w:r>
    </w:p>
    <w:p>
      <w:pPr>
        <w:spacing w:line="360" w:lineRule="auto"/>
        <w:ind w:firstLine="420" w:firstLineChars="200"/>
        <w:rPr>
          <w:rFonts w:hint="eastAsia"/>
        </w:rPr>
      </w:pPr>
      <w:r>
        <w:rPr>
          <w:rFonts w:hint="eastAsia"/>
        </w:rPr>
        <w:t>【</w:t>
      </w:r>
      <w:r>
        <w:rPr>
          <w:rFonts w:hint="eastAsia"/>
          <w:lang w:val="en-US" w:eastAsia="zh-CN"/>
        </w:rPr>
        <w:t>6.3</w:t>
      </w:r>
      <w:r>
        <w:rPr>
          <w:rFonts w:hint="eastAsia"/>
        </w:rPr>
        <w:t>.应计提国别风险</w:t>
      </w:r>
      <w:del w:id="453" w:author="25年修订" w:date="2024-12-12T12:08:48Z">
        <w:r>
          <w:rPr>
            <w:rFonts w:hint="eastAsia"/>
          </w:rPr>
          <w:delText>拨备</w:delText>
        </w:r>
      </w:del>
      <w:ins w:id="454" w:author="25年修订" w:date="2024-12-12T12:08:48Z">
        <w:r>
          <w:rPr>
            <w:rFonts w:hint="eastAsia"/>
            <w:lang w:eastAsia="zh-CN"/>
          </w:rPr>
          <w:t>准备</w:t>
        </w:r>
      </w:ins>
      <w:r>
        <w:rPr>
          <w:rFonts w:hint="eastAsia"/>
        </w:rPr>
        <w:t>】填报机构按《银行业金融机构国别风险管理</w:t>
      </w:r>
      <w:r>
        <w:rPr>
          <w:rFonts w:hint="eastAsia"/>
          <w:lang w:eastAsia="zh-CN"/>
        </w:rPr>
        <w:t>办法</w:t>
      </w:r>
      <w:r>
        <w:rPr>
          <w:rFonts w:hint="eastAsia"/>
        </w:rPr>
        <w:t>》要求所应计提的国别风险</w:t>
      </w:r>
      <w:del w:id="455" w:author="25年修订" w:date="2024-12-12T12:08:56Z">
        <w:r>
          <w:rPr>
            <w:rFonts w:hint="eastAsia"/>
          </w:rPr>
          <w:delText>拨备</w:delText>
        </w:r>
      </w:del>
      <w:ins w:id="456" w:author="25年修订" w:date="2024-12-12T12:08:56Z">
        <w:r>
          <w:rPr>
            <w:rFonts w:hint="eastAsia"/>
            <w:lang w:eastAsia="zh-CN"/>
          </w:rPr>
          <w:t>准备</w:t>
        </w:r>
      </w:ins>
      <w:r>
        <w:rPr>
          <w:rFonts w:hint="eastAsia"/>
        </w:rPr>
        <w:t>。</w:t>
      </w:r>
      <w:ins w:id="457" w:author="25年修订" w:date="2024-12-15T15:10:11Z">
        <w:r>
          <w:rPr>
            <w:rFonts w:hint="eastAsia"/>
            <w:lang w:eastAsia="zh-CN"/>
          </w:rPr>
          <w:t>如满足办法三十一条相关规定，可不计提国别风险准备，此处可填</w:t>
        </w:r>
      </w:ins>
      <w:ins w:id="458" w:author="25年修订" w:date="2024-12-15T15:10:11Z">
        <w:r>
          <w:rPr>
            <w:rFonts w:hint="eastAsia"/>
            <w:lang w:val="en-US" w:eastAsia="zh-CN"/>
          </w:rPr>
          <w:t>0。</w:t>
        </w:r>
      </w:ins>
    </w:p>
    <w:p>
      <w:pPr>
        <w:spacing w:line="360" w:lineRule="auto"/>
        <w:ind w:firstLine="420" w:firstLineChars="200"/>
        <w:rPr>
          <w:rFonts w:hint="default" w:eastAsia="宋体"/>
          <w:lang w:val="en-US" w:eastAsia="zh-CN"/>
        </w:rPr>
      </w:pPr>
      <w:r>
        <w:rPr>
          <w:rFonts w:hint="eastAsia"/>
        </w:rPr>
        <w:t>【</w:t>
      </w:r>
      <w:r>
        <w:rPr>
          <w:rFonts w:hint="eastAsia"/>
          <w:lang w:val="en-US" w:eastAsia="zh-CN"/>
        </w:rPr>
        <w:t>6.4</w:t>
      </w:r>
      <w:r>
        <w:rPr>
          <w:rFonts w:hint="eastAsia"/>
        </w:rPr>
        <w:t>.国别风险</w:t>
      </w:r>
      <w:del w:id="459" w:author="25年修订" w:date="2024-12-12T12:10:27Z">
        <w:r>
          <w:rPr>
            <w:rFonts w:hint="default"/>
            <w:lang w:val="en-US"/>
          </w:rPr>
          <w:delText>拨备</w:delText>
        </w:r>
      </w:del>
      <w:ins w:id="460" w:author="25年修订" w:date="2024-12-12T12:10:32Z">
        <w:r>
          <w:rPr>
            <w:rFonts w:hint="eastAsia"/>
            <w:lang w:val="en-US" w:eastAsia="zh-CN"/>
          </w:rPr>
          <w:t>准备</w:t>
        </w:r>
      </w:ins>
      <w:r>
        <w:rPr>
          <w:rFonts w:hint="eastAsia"/>
        </w:rPr>
        <w:t>缺口】填报机构已计提的国别风险</w:t>
      </w:r>
      <w:ins w:id="461" w:author="25年修订" w:date="2024-12-12T12:10:39Z">
        <w:r>
          <w:rPr>
            <w:rFonts w:hint="eastAsia"/>
            <w:lang w:val="en-US" w:eastAsia="zh-CN"/>
          </w:rPr>
          <w:t>准备</w:t>
        </w:r>
      </w:ins>
      <w:del w:id="462" w:author="25年修订" w:date="2024-12-12T12:10:39Z">
        <w:r>
          <w:rPr>
            <w:rFonts w:hint="eastAsia"/>
          </w:rPr>
          <w:delText>拨备</w:delText>
        </w:r>
      </w:del>
      <w:r>
        <w:rPr>
          <w:rFonts w:hint="eastAsia"/>
        </w:rPr>
        <w:t>与应计提的国别风险</w:t>
      </w:r>
      <w:ins w:id="463" w:author="25年修订" w:date="2024-12-12T12:10:42Z">
        <w:r>
          <w:rPr>
            <w:rFonts w:hint="eastAsia"/>
            <w:lang w:val="en-US" w:eastAsia="zh-CN"/>
          </w:rPr>
          <w:t>准备</w:t>
        </w:r>
      </w:ins>
      <w:del w:id="464" w:author="25年修订" w:date="2024-12-12T12:10:42Z">
        <w:r>
          <w:rPr>
            <w:rFonts w:hint="eastAsia"/>
          </w:rPr>
          <w:delText>拨备</w:delText>
        </w:r>
      </w:del>
      <w:r>
        <w:rPr>
          <w:rFonts w:hint="eastAsia"/>
        </w:rPr>
        <w:t>之间的缺口</w:t>
      </w:r>
      <w:ins w:id="465" w:author="25年修订" w:date="2024-12-17T11:11:17Z">
        <w:r>
          <w:rPr>
            <w:rFonts w:hint="eastAsia"/>
            <w:lang w:eastAsia="zh-CN"/>
          </w:rPr>
          <w:t>合计</w:t>
        </w:r>
      </w:ins>
      <w:r>
        <w:rPr>
          <w:rFonts w:hint="eastAsia"/>
        </w:rPr>
        <w:t>。</w:t>
      </w:r>
      <w:ins w:id="466" w:author="25年修订" w:date="2024-12-15T15:10:22Z">
        <w:r>
          <w:rPr>
            <w:rFonts w:hint="eastAsia"/>
            <w:lang w:eastAsia="zh-CN"/>
          </w:rPr>
          <w:t>填报机构符合一般准备最低计提要求的，可不计提国别风险准备，缺口为</w:t>
        </w:r>
      </w:ins>
      <w:ins w:id="467" w:author="25年修订" w:date="2024-12-15T15:10:22Z">
        <w:r>
          <w:rPr>
            <w:rFonts w:hint="eastAsia"/>
            <w:lang w:val="en-US" w:eastAsia="zh-CN"/>
          </w:rPr>
          <w:t>0。</w:t>
        </w:r>
      </w:ins>
    </w:p>
    <w:p>
      <w:pPr>
        <w:spacing w:line="360" w:lineRule="auto"/>
        <w:ind w:firstLine="420" w:firstLineChars="200"/>
        <w:rPr>
          <w:rFonts w:hint="eastAsia"/>
        </w:rPr>
      </w:pPr>
      <w:r>
        <w:rPr>
          <w:rFonts w:hint="eastAsia"/>
        </w:rPr>
        <w:t>【</w:t>
      </w:r>
      <w:r>
        <w:rPr>
          <w:rFonts w:hint="eastAsia"/>
          <w:lang w:val="en-US" w:eastAsia="zh-CN"/>
        </w:rPr>
        <w:t>6.5</w:t>
      </w:r>
      <w:r>
        <w:rPr>
          <w:rFonts w:hint="eastAsia"/>
        </w:rPr>
        <w:t>.国别风险限额】填报机构按《</w:t>
      </w:r>
      <w:r>
        <w:rPr>
          <w:rFonts w:hint="eastAsia"/>
          <w:lang w:eastAsia="zh-CN"/>
        </w:rPr>
        <w:t>银行业金融机构国别风险管理办法</w:t>
      </w:r>
      <w:r>
        <w:rPr>
          <w:rFonts w:hint="eastAsia"/>
        </w:rPr>
        <w:t>》要求设置的国别风险限额。</w:t>
      </w:r>
    </w:p>
    <w:p>
      <w:pPr>
        <w:spacing w:line="360" w:lineRule="auto"/>
        <w:ind w:firstLine="420" w:firstLineChars="200"/>
        <w:rPr>
          <w:rFonts w:hint="eastAsia"/>
        </w:rPr>
      </w:pPr>
      <w:r>
        <w:rPr>
          <w:rFonts w:hint="eastAsia"/>
          <w:highlight w:val="none"/>
          <w:rPrChange w:id="468" w:author="25年修订" w:date="2024-12-12T14:47:00Z">
            <w:rPr>
              <w:rFonts w:hint="eastAsia"/>
            </w:rPr>
          </w:rPrChange>
        </w:rPr>
        <w:t>【</w:t>
      </w:r>
      <w:del w:id="469" w:author="25年修订" w:date="2024-11-18T16:44:23Z">
        <w:r>
          <w:rPr>
            <w:rFonts w:hint="eastAsia"/>
            <w:highlight w:val="none"/>
            <w:rPrChange w:id="470" w:author="25年修订" w:date="2024-12-12T14:47:00Z">
              <w:rPr>
                <w:rFonts w:hint="eastAsia"/>
              </w:rPr>
            </w:rPrChange>
          </w:rPr>
          <w:delText>6.</w:delText>
        </w:r>
      </w:del>
      <w:ins w:id="471" w:author="25年修订" w:date="2024-11-18T16:44:23Z">
        <w:r>
          <w:rPr>
            <w:rFonts w:hint="eastAsia"/>
            <w:highlight w:val="none"/>
            <w:lang w:val="en-US" w:eastAsia="zh-CN"/>
            <w:rPrChange w:id="472" w:author="25年修订" w:date="2024-12-12T14:47:00Z">
              <w:rPr>
                <w:rFonts w:hint="eastAsia"/>
                <w:lang w:val="en-US" w:eastAsia="zh-CN"/>
              </w:rPr>
            </w:rPrChange>
          </w:rPr>
          <w:t>7.1</w:t>
        </w:r>
      </w:ins>
      <w:ins w:id="473" w:author="25年修订" w:date="2024-11-18T16:44:23Z">
        <w:r>
          <w:rPr>
            <w:rFonts w:hint="eastAsia"/>
            <w:highlight w:val="none"/>
            <w:rPrChange w:id="474" w:author="25年修订" w:date="2024-12-12T14:47:00Z">
              <w:rPr>
                <w:rFonts w:hint="eastAsia"/>
              </w:rPr>
            </w:rPrChange>
          </w:rPr>
          <w:t>.</w:t>
        </w:r>
      </w:ins>
      <w:r>
        <w:rPr>
          <w:rFonts w:hint="eastAsia"/>
          <w:highlight w:val="none"/>
          <w:rPrChange w:id="475" w:author="25年修订" w:date="2024-12-12T14:47:00Z">
            <w:rPr>
              <w:rFonts w:hint="eastAsia"/>
            </w:rPr>
          </w:rPrChange>
        </w:rPr>
        <w:t>资本净额】填报机构持有的资本净额，与1104系统中</w:t>
      </w:r>
      <w:r>
        <w:rPr>
          <w:rFonts w:hint="eastAsia"/>
          <w:highlight w:val="none"/>
          <w:rPrChange w:id="476" w:author="25年修订" w:date="2024-12-12T14:47:00Z">
            <w:rPr>
              <w:rFonts w:hint="eastAsia"/>
              <w:highlight w:val="yellow"/>
            </w:rPr>
          </w:rPrChange>
        </w:rPr>
        <w:t>G40报表的【3.A】</w:t>
      </w:r>
      <w:r>
        <w:rPr>
          <w:rFonts w:hint="eastAsia"/>
          <w:highlight w:val="none"/>
          <w:rPrChange w:id="477" w:author="25年修订" w:date="2024-12-12T14:47:00Z">
            <w:rPr>
              <w:rFonts w:hint="eastAsia"/>
            </w:rPr>
          </w:rPrChange>
        </w:rPr>
        <w:t>资本净</w:t>
      </w:r>
      <w:r>
        <w:rPr>
          <w:rFonts w:hint="eastAsia"/>
        </w:rPr>
        <w:t>额保持一致。外国银行分行按本外币合计口径填报。</w:t>
      </w:r>
    </w:p>
    <w:p>
      <w:pPr>
        <w:spacing w:line="360" w:lineRule="auto"/>
        <w:ind w:firstLine="420" w:firstLineChars="200"/>
        <w:rPr>
          <w:rFonts w:hint="eastAsia"/>
          <w:highlight w:val="none"/>
          <w:rPrChange w:id="478" w:author="25年修订" w:date="2024-12-13T09:08:54Z">
            <w:rPr>
              <w:rFonts w:hint="eastAsia"/>
              <w:highlight w:val="red"/>
            </w:rPr>
          </w:rPrChange>
        </w:rPr>
      </w:pPr>
      <w:r>
        <w:rPr>
          <w:rFonts w:hint="eastAsia"/>
          <w:highlight w:val="none"/>
          <w:rPrChange w:id="479" w:author="25年修订" w:date="2024-12-13T09:08:54Z">
            <w:rPr>
              <w:rFonts w:hint="eastAsia"/>
              <w:highlight w:val="red"/>
            </w:rPr>
          </w:rPrChange>
        </w:rPr>
        <w:t>【7.</w:t>
      </w:r>
      <w:del w:id="480" w:author="25年修订" w:date="2024-11-18T16:44:23Z">
        <w:r>
          <w:rPr>
            <w:rFonts w:hint="eastAsia"/>
            <w:highlight w:val="none"/>
            <w:rPrChange w:id="481" w:author="25年修订" w:date="2024-12-13T09:08:54Z">
              <w:rPr>
                <w:rFonts w:hint="eastAsia"/>
                <w:highlight w:val="red"/>
              </w:rPr>
            </w:rPrChange>
          </w:rPr>
          <w:delText>最终境外债权</w:delText>
        </w:r>
      </w:del>
      <w:ins w:id="482" w:author="25年修订" w:date="2024-11-18T16:44:23Z">
        <w:r>
          <w:rPr>
            <w:rFonts w:hint="eastAsia"/>
            <w:highlight w:val="none"/>
            <w:lang w:val="en-US" w:eastAsia="zh-CN"/>
            <w:rPrChange w:id="483" w:author="25年修订" w:date="2024-12-13T09:08:54Z">
              <w:rPr>
                <w:rFonts w:hint="eastAsia"/>
                <w:highlight w:val="red"/>
                <w:lang w:val="en-US" w:eastAsia="zh-CN"/>
              </w:rPr>
            </w:rPrChange>
          </w:rPr>
          <w:t>2</w:t>
        </w:r>
      </w:ins>
      <w:ins w:id="484" w:author="25年修订" w:date="2024-12-13T09:01:19Z">
        <w:r>
          <w:rPr>
            <w:rFonts w:hint="eastAsia"/>
            <w:highlight w:val="none"/>
            <w:lang w:eastAsia="zh-CN"/>
            <w:rPrChange w:id="485" w:author="25年修订" w:date="2024-12-13T09:08:54Z">
              <w:rPr>
                <w:rFonts w:hint="eastAsia"/>
                <w:highlight w:val="yellow"/>
                <w:lang w:eastAsia="zh-CN"/>
              </w:rPr>
            </w:rPrChange>
          </w:rPr>
          <w:t>最终</w:t>
        </w:r>
      </w:ins>
      <w:ins w:id="486" w:author="25年修订" w:date="2024-12-13T09:01:21Z">
        <w:r>
          <w:rPr>
            <w:rFonts w:hint="eastAsia"/>
            <w:highlight w:val="none"/>
            <w:lang w:eastAsia="zh-CN"/>
            <w:rPrChange w:id="487" w:author="25年修订" w:date="2024-12-13T09:08:54Z">
              <w:rPr>
                <w:rFonts w:hint="eastAsia"/>
                <w:highlight w:val="yellow"/>
                <w:lang w:eastAsia="zh-CN"/>
              </w:rPr>
            </w:rPrChange>
          </w:rPr>
          <w:t>境外债权</w:t>
        </w:r>
      </w:ins>
      <w:ins w:id="488" w:author="25年修订" w:date="2024-12-15T15:57:04Z">
        <w:r>
          <w:rPr>
            <w:rFonts w:hint="eastAsia"/>
            <w:highlight w:val="none"/>
            <w:lang w:eastAsia="zh-CN"/>
          </w:rPr>
          <w:t>（</w:t>
        </w:r>
      </w:ins>
      <w:ins w:id="489" w:author="25年修订" w:date="2024-12-15T15:57:05Z">
        <w:r>
          <w:rPr>
            <w:rFonts w:hint="eastAsia"/>
            <w:highlight w:val="none"/>
            <w:lang w:val="en-US" w:eastAsia="zh-CN"/>
          </w:rPr>
          <w:t>表内外</w:t>
        </w:r>
      </w:ins>
      <w:ins w:id="490" w:author="25年修订" w:date="2024-12-15T15:57:04Z">
        <w:r>
          <w:rPr>
            <w:rFonts w:hint="eastAsia"/>
            <w:highlight w:val="none"/>
            <w:lang w:eastAsia="zh-CN"/>
          </w:rPr>
          <w:t>）</w:t>
        </w:r>
      </w:ins>
      <w:r>
        <w:rPr>
          <w:rFonts w:hint="eastAsia"/>
          <w:highlight w:val="none"/>
          <w:rPrChange w:id="491" w:author="25年修订" w:date="2024-12-13T09:08:54Z">
            <w:rPr>
              <w:rFonts w:hint="eastAsia"/>
              <w:highlight w:val="red"/>
            </w:rPr>
          </w:rPrChange>
        </w:rPr>
        <w:t>占资本净额的比重】填报机构</w:t>
      </w:r>
      <w:del w:id="492" w:author="25年修订" w:date="2024-12-13T09:01:29Z">
        <w:r>
          <w:rPr>
            <w:rFonts w:hint="eastAsia"/>
            <w:highlight w:val="none"/>
            <w:rPrChange w:id="493" w:author="25年修订" w:date="2024-12-13T09:08:54Z">
              <w:rPr>
                <w:rFonts w:hint="eastAsia"/>
                <w:highlight w:val="red"/>
              </w:rPr>
            </w:rPrChange>
          </w:rPr>
          <w:delText>最终境外债权</w:delText>
        </w:r>
      </w:del>
      <w:ins w:id="494" w:author="25年修订" w:date="2024-12-13T09:01:29Z">
        <w:r>
          <w:rPr>
            <w:rFonts w:hint="eastAsia"/>
            <w:highlight w:val="none"/>
            <w:lang w:eastAsia="zh-CN"/>
            <w:rPrChange w:id="495" w:author="25年修订" w:date="2024-12-13T09:08:54Z">
              <w:rPr>
                <w:rFonts w:hint="eastAsia"/>
                <w:highlight w:val="yellow"/>
                <w:lang w:eastAsia="zh-CN"/>
              </w:rPr>
            </w:rPrChange>
          </w:rPr>
          <w:t>最终</w:t>
        </w:r>
      </w:ins>
      <w:ins w:id="496" w:author="25年修订" w:date="2024-12-13T09:01:33Z">
        <w:r>
          <w:rPr>
            <w:rFonts w:hint="eastAsia"/>
            <w:highlight w:val="none"/>
            <w:lang w:eastAsia="zh-CN"/>
            <w:rPrChange w:id="497" w:author="25年修订" w:date="2024-12-13T09:08:54Z">
              <w:rPr>
                <w:rFonts w:hint="eastAsia"/>
                <w:highlight w:val="yellow"/>
                <w:lang w:eastAsia="zh-CN"/>
              </w:rPr>
            </w:rPrChange>
          </w:rPr>
          <w:t>境外债权</w:t>
        </w:r>
      </w:ins>
      <w:r>
        <w:rPr>
          <w:rFonts w:hint="eastAsia"/>
          <w:highlight w:val="none"/>
          <w:rPrChange w:id="498" w:author="25年修订" w:date="2024-12-13T09:08:54Z">
            <w:rPr>
              <w:rFonts w:hint="eastAsia"/>
              <w:highlight w:val="red"/>
            </w:rPr>
          </w:rPrChange>
        </w:rPr>
        <w:t>占其资本净额的比重</w:t>
      </w:r>
      <w:ins w:id="499" w:author="25年修订" w:date="2024-12-12T12:17:52Z">
        <w:r>
          <w:rPr>
            <w:rFonts w:hint="eastAsia"/>
            <w:highlight w:val="none"/>
            <w:lang w:eastAsia="zh-CN"/>
            <w:rPrChange w:id="500" w:author="25年修订" w:date="2024-12-13T09:08:54Z">
              <w:rPr>
                <w:rFonts w:hint="eastAsia"/>
                <w:highlight w:val="red"/>
                <w:lang w:eastAsia="zh-CN"/>
              </w:rPr>
            </w:rPrChange>
          </w:rPr>
          <w:t>，</w:t>
        </w:r>
      </w:ins>
      <w:ins w:id="501" w:author="25年修订" w:date="2024-12-13T09:01:54Z">
        <w:r>
          <w:rPr>
            <w:rFonts w:hint="eastAsia"/>
            <w:highlight w:val="none"/>
            <w:lang w:eastAsia="zh-CN"/>
            <w:rPrChange w:id="502" w:author="25年修订" w:date="2024-12-13T09:08:54Z">
              <w:rPr>
                <w:rFonts w:hint="eastAsia"/>
                <w:highlight w:val="yellow"/>
                <w:lang w:eastAsia="zh-CN"/>
              </w:rPr>
            </w:rPrChange>
          </w:rPr>
          <w:t>最终</w:t>
        </w:r>
      </w:ins>
      <w:ins w:id="503" w:author="25年修订" w:date="2024-12-13T09:01:55Z">
        <w:r>
          <w:rPr>
            <w:rFonts w:hint="eastAsia"/>
            <w:highlight w:val="none"/>
            <w:lang w:eastAsia="zh-CN"/>
            <w:rPrChange w:id="504" w:author="25年修订" w:date="2024-12-13T09:08:54Z">
              <w:rPr>
                <w:rFonts w:hint="eastAsia"/>
                <w:highlight w:val="yellow"/>
                <w:lang w:eastAsia="zh-CN"/>
              </w:rPr>
            </w:rPrChange>
          </w:rPr>
          <w:t>境外债权</w:t>
        </w:r>
      </w:ins>
      <w:ins w:id="505" w:author="25年修订" w:date="2024-12-12T12:18:03Z">
        <w:r>
          <w:rPr>
            <w:rFonts w:hint="eastAsia"/>
            <w:highlight w:val="none"/>
            <w:lang w:eastAsia="zh-CN"/>
            <w:rPrChange w:id="506" w:author="25年修订" w:date="2024-12-13T09:08:54Z">
              <w:rPr>
                <w:rFonts w:hint="eastAsia"/>
                <w:highlight w:val="red"/>
                <w:lang w:eastAsia="zh-CN"/>
              </w:rPr>
            </w:rPrChange>
          </w:rPr>
          <w:t>包括</w:t>
        </w:r>
      </w:ins>
      <w:ins w:id="507" w:author="25年修订" w:date="2024-12-12T12:18:11Z">
        <w:r>
          <w:rPr>
            <w:rFonts w:hint="eastAsia"/>
            <w:highlight w:val="none"/>
            <w:lang w:eastAsia="zh-CN"/>
            <w:rPrChange w:id="508" w:author="25年修订" w:date="2024-12-13T09:08:54Z">
              <w:rPr>
                <w:rFonts w:hint="eastAsia"/>
                <w:highlight w:val="red"/>
                <w:lang w:eastAsia="zh-CN"/>
              </w:rPr>
            </w:rPrChange>
          </w:rPr>
          <w:t>填报</w:t>
        </w:r>
      </w:ins>
      <w:ins w:id="509" w:author="25年修订" w:date="2024-12-12T12:18:12Z">
        <w:r>
          <w:rPr>
            <w:rFonts w:hint="eastAsia"/>
            <w:highlight w:val="none"/>
            <w:lang w:eastAsia="zh-CN"/>
            <w:rPrChange w:id="510" w:author="25年修订" w:date="2024-12-13T09:08:54Z">
              <w:rPr>
                <w:rFonts w:hint="eastAsia"/>
                <w:highlight w:val="red"/>
                <w:lang w:eastAsia="zh-CN"/>
              </w:rPr>
            </w:rPrChange>
          </w:rPr>
          <w:t>机构</w:t>
        </w:r>
      </w:ins>
      <w:ins w:id="511" w:author="25年修订" w:date="2024-12-12T12:18:13Z">
        <w:r>
          <w:rPr>
            <w:rFonts w:hint="eastAsia"/>
            <w:highlight w:val="none"/>
            <w:lang w:eastAsia="zh-CN"/>
            <w:rPrChange w:id="512" w:author="25年修订" w:date="2024-12-13T09:08:54Z">
              <w:rPr>
                <w:rFonts w:hint="eastAsia"/>
                <w:highlight w:val="red"/>
                <w:lang w:eastAsia="zh-CN"/>
              </w:rPr>
            </w:rPrChange>
          </w:rPr>
          <w:t>因</w:t>
        </w:r>
      </w:ins>
      <w:ins w:id="513" w:author="25年修订" w:date="2024-12-12T12:18:15Z">
        <w:r>
          <w:rPr>
            <w:rFonts w:hint="eastAsia"/>
            <w:highlight w:val="none"/>
            <w:lang w:eastAsia="zh-CN"/>
            <w:rPrChange w:id="514" w:author="25年修订" w:date="2024-12-13T09:08:54Z">
              <w:rPr>
                <w:rFonts w:hint="eastAsia"/>
                <w:highlight w:val="red"/>
                <w:lang w:eastAsia="zh-CN"/>
              </w:rPr>
            </w:rPrChange>
          </w:rPr>
          <w:t>境外业务</w:t>
        </w:r>
      </w:ins>
      <w:ins w:id="515" w:author="25年修订" w:date="2024-12-12T12:18:17Z">
        <w:r>
          <w:rPr>
            <w:rFonts w:hint="eastAsia"/>
            <w:highlight w:val="none"/>
            <w:lang w:eastAsia="zh-CN"/>
            <w:rPrChange w:id="516" w:author="25年修订" w:date="2024-12-13T09:08:54Z">
              <w:rPr>
                <w:rFonts w:hint="eastAsia"/>
                <w:highlight w:val="red"/>
                <w:lang w:eastAsia="zh-CN"/>
              </w:rPr>
            </w:rPrChange>
          </w:rPr>
          <w:t>形成的</w:t>
        </w:r>
      </w:ins>
      <w:ins w:id="517" w:author="25年修订" w:date="2024-12-12T12:18:18Z">
        <w:r>
          <w:rPr>
            <w:rFonts w:hint="eastAsia"/>
            <w:highlight w:val="none"/>
            <w:lang w:eastAsia="zh-CN"/>
            <w:rPrChange w:id="518" w:author="25年修订" w:date="2024-12-13T09:08:54Z">
              <w:rPr>
                <w:rFonts w:hint="eastAsia"/>
                <w:highlight w:val="red"/>
                <w:lang w:eastAsia="zh-CN"/>
              </w:rPr>
            </w:rPrChange>
          </w:rPr>
          <w:t>所有</w:t>
        </w:r>
      </w:ins>
      <w:ins w:id="519" w:author="25年修订" w:date="2024-12-12T12:18:21Z">
        <w:r>
          <w:rPr>
            <w:rFonts w:hint="eastAsia"/>
            <w:highlight w:val="none"/>
            <w:lang w:eastAsia="zh-CN"/>
            <w:rPrChange w:id="520" w:author="25年修订" w:date="2024-12-13T09:08:54Z">
              <w:rPr>
                <w:rFonts w:hint="eastAsia"/>
                <w:highlight w:val="red"/>
                <w:lang w:eastAsia="zh-CN"/>
              </w:rPr>
            </w:rPrChange>
          </w:rPr>
          <w:t>表内外</w:t>
        </w:r>
      </w:ins>
      <w:ins w:id="521" w:author="25年修订" w:date="2024-12-13T09:02:11Z">
        <w:r>
          <w:rPr>
            <w:rFonts w:hint="eastAsia"/>
            <w:highlight w:val="none"/>
            <w:lang w:eastAsia="zh-CN"/>
            <w:rPrChange w:id="522" w:author="25年修订" w:date="2024-12-13T09:08:54Z">
              <w:rPr>
                <w:rFonts w:hint="eastAsia"/>
                <w:highlight w:val="yellow"/>
                <w:lang w:eastAsia="zh-CN"/>
              </w:rPr>
            </w:rPrChange>
          </w:rPr>
          <w:t>债权</w:t>
        </w:r>
      </w:ins>
      <w:ins w:id="523" w:author="25年修订" w:date="2024-12-12T12:18:21Z">
        <w:r>
          <w:rPr>
            <w:rFonts w:hint="eastAsia"/>
            <w:highlight w:val="none"/>
            <w:lang w:eastAsia="zh-CN"/>
            <w:rPrChange w:id="524" w:author="25年修订" w:date="2024-12-13T09:08:54Z">
              <w:rPr>
                <w:rFonts w:hint="eastAsia"/>
                <w:highlight w:val="red"/>
                <w:lang w:eastAsia="zh-CN"/>
              </w:rPr>
            </w:rPrChange>
          </w:rPr>
          <w:t>风险暴露</w:t>
        </w:r>
      </w:ins>
      <w:r>
        <w:rPr>
          <w:rFonts w:hint="eastAsia"/>
          <w:highlight w:val="none"/>
          <w:rPrChange w:id="525" w:author="25年修订" w:date="2024-12-13T09:08:54Z">
            <w:rPr>
              <w:rFonts w:hint="eastAsia"/>
              <w:highlight w:val="red"/>
            </w:rPr>
          </w:rPrChange>
        </w:rPr>
        <w:t>。</w:t>
      </w:r>
    </w:p>
    <w:p>
      <w:pPr>
        <w:spacing w:line="360" w:lineRule="auto"/>
        <w:ind w:firstLine="420" w:firstLineChars="200"/>
        <w:rPr>
          <w:rFonts w:hint="eastAsia"/>
        </w:rPr>
      </w:pPr>
      <w:r>
        <w:rPr>
          <w:rFonts w:hint="eastAsia"/>
        </w:rPr>
        <w:t>【8.境外债务】填报机构对境外主体的债务，包括：吸收境外存款；与境外金融机构的同业存放；对境外金融机构的同业拆入；与境外主体的卖出回购；对境外主体的应付利息；对外国税务机关的应交税金；以及其他境外债务。</w:t>
      </w:r>
    </w:p>
    <w:p>
      <w:pPr>
        <w:spacing w:line="360" w:lineRule="auto"/>
        <w:ind w:firstLine="420" w:firstLineChars="200"/>
        <w:rPr>
          <w:rFonts w:hint="eastAsia"/>
        </w:rPr>
      </w:pPr>
      <w:r>
        <w:rPr>
          <w:rFonts w:hint="eastAsia"/>
        </w:rPr>
        <w:t>【8.1跨境债务】填报机构的跨境债务，含填报机构的境内机构与境外客户的债务以及填报机构的境外机构与其他国家客户的债务，不含填报机构的境外机构对其所在国客户发生的债务。上述填报机构的境内机构包括总行、境内分行、境内子行和并表的境内附属机构。上述填报机构的境外机构包括境外分行、境外子行和并表的境外附属机构。</w:t>
      </w:r>
    </w:p>
    <w:p>
      <w:pPr>
        <w:spacing w:line="360" w:lineRule="auto"/>
        <w:ind w:firstLine="420" w:firstLineChars="200"/>
        <w:rPr>
          <w:rFonts w:hint="eastAsia"/>
        </w:rPr>
      </w:pPr>
      <w:r>
        <w:rPr>
          <w:rFonts w:hint="eastAsia"/>
        </w:rPr>
        <w:t>【8.2境外分支</w:t>
      </w:r>
      <w:ins w:id="526" w:author="25年修订" w:date="2024-12-09T11:15:08Z">
        <w:r>
          <w:rPr>
            <w:rFonts w:hint="eastAsia"/>
            <w:lang w:eastAsia="zh-CN"/>
          </w:rPr>
          <w:t>和</w:t>
        </w:r>
      </w:ins>
      <w:ins w:id="527" w:author="25年修订" w:date="2024-12-09T11:15:09Z">
        <w:r>
          <w:rPr>
            <w:rFonts w:hint="eastAsia"/>
            <w:lang w:eastAsia="zh-CN"/>
          </w:rPr>
          <w:t>附属</w:t>
        </w:r>
      </w:ins>
      <w:r>
        <w:rPr>
          <w:rFonts w:hint="eastAsia"/>
        </w:rPr>
        <w:t>机构债务】为填报机构的境外机构对其所在国客户发生的债务。上述填报机构的境外机构包括境外分行、境外子行和并表的境外附属机构。</w:t>
      </w:r>
    </w:p>
    <w:p>
      <w:pPr>
        <w:spacing w:line="360" w:lineRule="auto"/>
        <w:ind w:firstLine="420" w:firstLineChars="200"/>
        <w:rPr>
          <w:rFonts w:hint="eastAsia"/>
          <w:color w:val="auto"/>
        </w:rPr>
      </w:pPr>
      <w:r>
        <w:rPr>
          <w:rFonts w:hint="eastAsia"/>
          <w:color w:val="auto"/>
        </w:rPr>
        <w:t>【8.3按类别划分】填报按类别划分的境外债务，包括跨境债务和</w:t>
      </w:r>
      <w:r>
        <w:rPr>
          <w:rFonts w:hint="eastAsia"/>
          <w:color w:val="auto"/>
          <w:lang w:eastAsia="zh-CN"/>
        </w:rPr>
        <w:t>境外</w:t>
      </w:r>
      <w:r>
        <w:rPr>
          <w:rFonts w:hint="eastAsia"/>
          <w:color w:val="auto"/>
        </w:rPr>
        <w:t>分支</w:t>
      </w:r>
      <w:r>
        <w:rPr>
          <w:rFonts w:hint="eastAsia"/>
          <w:color w:val="auto"/>
          <w:lang w:eastAsia="zh-CN"/>
        </w:rPr>
        <w:t>和附属</w:t>
      </w:r>
      <w:r>
        <w:rPr>
          <w:rFonts w:hint="eastAsia"/>
          <w:color w:val="auto"/>
        </w:rPr>
        <w:t>机构债务，其中共包括5个类别，5个类别之和等于【8.境外债务】。</w:t>
      </w:r>
    </w:p>
    <w:p>
      <w:pPr>
        <w:spacing w:line="360" w:lineRule="auto"/>
        <w:ind w:firstLine="420" w:firstLineChars="200"/>
        <w:rPr>
          <w:rFonts w:hint="eastAsia" w:eastAsia="宋体"/>
          <w:color w:val="auto"/>
          <w:lang w:eastAsia="zh-CN"/>
        </w:rPr>
      </w:pPr>
      <w:r>
        <w:rPr>
          <w:rFonts w:hint="eastAsia"/>
          <w:color w:val="auto"/>
        </w:rPr>
        <w:t>【8.3.1存款】指</w:t>
      </w:r>
      <w:ins w:id="528" w:author="25年修订" w:date="2024-12-12T18:18:27Z">
        <w:r>
          <w:rPr>
            <w:rFonts w:hint="eastAsia"/>
            <w:color w:val="auto"/>
            <w:lang w:eastAsia="zh-CN"/>
          </w:rPr>
          <w:t>境外分支和附属机构</w:t>
        </w:r>
      </w:ins>
      <w:r>
        <w:rPr>
          <w:rFonts w:hint="eastAsia"/>
          <w:color w:val="auto"/>
        </w:rPr>
        <w:t>从境外客户吸收的</w:t>
      </w:r>
      <w:del w:id="529" w:author="25年修订" w:date="2024-12-12T18:18:32Z">
        <w:r>
          <w:rPr>
            <w:rFonts w:hint="eastAsia"/>
            <w:color w:val="auto"/>
            <w:lang w:eastAsia="zh-CN"/>
          </w:rPr>
          <w:delText>及境外分支和附属机构的</w:delText>
        </w:r>
      </w:del>
      <w:r>
        <w:rPr>
          <w:rFonts w:hint="eastAsia"/>
          <w:color w:val="auto"/>
        </w:rPr>
        <w:t>各项存款，包括不可转让的存单</w:t>
      </w:r>
      <w:r>
        <w:rPr>
          <w:rFonts w:hint="eastAsia"/>
          <w:color w:val="auto"/>
          <w:lang w:eastAsia="zh-CN"/>
        </w:rPr>
        <w:t>。</w:t>
      </w:r>
    </w:p>
    <w:p>
      <w:pPr>
        <w:spacing w:line="360" w:lineRule="auto"/>
        <w:ind w:firstLine="420" w:firstLineChars="200"/>
        <w:rPr>
          <w:rFonts w:hint="eastAsia"/>
          <w:color w:val="auto"/>
        </w:rPr>
      </w:pPr>
      <w:r>
        <w:rPr>
          <w:rFonts w:hint="eastAsia"/>
          <w:color w:val="auto"/>
        </w:rPr>
        <w:t>【8.3.2同业融入】指从境外同业机构融入的资金，不包括集团内的。</w:t>
      </w:r>
    </w:p>
    <w:p>
      <w:pPr>
        <w:tabs>
          <w:tab w:val="left" w:pos="3240"/>
        </w:tabs>
        <w:spacing w:line="440" w:lineRule="exact"/>
        <w:ind w:firstLine="420" w:firstLineChars="200"/>
        <w:rPr>
          <w:rFonts w:ascii="宋体" w:hAnsi="宋体"/>
          <w:color w:val="auto"/>
          <w:szCs w:val="21"/>
        </w:rPr>
      </w:pPr>
      <w:r>
        <w:rPr>
          <w:rFonts w:hint="eastAsia"/>
          <w:color w:val="auto"/>
        </w:rPr>
        <w:t>【8.3.3应付债券】指向境外客户发行或境外分支</w:t>
      </w:r>
      <w:r>
        <w:rPr>
          <w:rFonts w:hint="eastAsia"/>
          <w:color w:val="auto"/>
          <w:lang w:eastAsia="zh-CN"/>
        </w:rPr>
        <w:t>和附属</w:t>
      </w:r>
      <w:r>
        <w:rPr>
          <w:rFonts w:hint="eastAsia"/>
          <w:color w:val="auto"/>
        </w:rPr>
        <w:t>机构发行的债务工具的</w:t>
      </w:r>
      <w:r>
        <w:rPr>
          <w:rFonts w:hint="eastAsia" w:ascii="宋体" w:hAnsi="宋体"/>
          <w:color w:val="auto"/>
          <w:szCs w:val="21"/>
        </w:rPr>
        <w:t>本金及应付利息</w:t>
      </w:r>
      <w:r>
        <w:rPr>
          <w:rFonts w:hint="eastAsia"/>
          <w:color w:val="auto"/>
        </w:rPr>
        <w:t>，包括可转让的存单。</w:t>
      </w:r>
    </w:p>
    <w:p>
      <w:pPr>
        <w:spacing w:line="360" w:lineRule="auto"/>
        <w:ind w:firstLine="420" w:firstLineChars="200"/>
        <w:rPr>
          <w:rFonts w:hint="eastAsia"/>
          <w:color w:val="auto"/>
        </w:rPr>
      </w:pPr>
      <w:r>
        <w:rPr>
          <w:rFonts w:hint="eastAsia"/>
          <w:color w:val="auto"/>
        </w:rPr>
        <w:t>【8.3.4衍生</w:t>
      </w:r>
      <w:r>
        <w:rPr>
          <w:rFonts w:hint="eastAsia"/>
          <w:color w:val="auto"/>
          <w:lang w:eastAsia="zh-CN"/>
        </w:rPr>
        <w:t>金融</w:t>
      </w:r>
      <w:r>
        <w:rPr>
          <w:rFonts w:hint="eastAsia"/>
          <w:color w:val="auto"/>
        </w:rPr>
        <w:t>负债】因</w:t>
      </w:r>
      <w:r>
        <w:rPr>
          <w:rFonts w:hint="eastAsia" w:ascii="宋体" w:hAnsi="宋体" w:cs="仿宋_GB2312"/>
          <w:color w:val="auto"/>
          <w:szCs w:val="21"/>
        </w:rPr>
        <w:t>与境外交易对手或</w:t>
      </w:r>
      <w:r>
        <w:rPr>
          <w:rFonts w:hint="eastAsia"/>
          <w:color w:val="auto"/>
        </w:rPr>
        <w:t>境外分支</w:t>
      </w:r>
      <w:r>
        <w:rPr>
          <w:rFonts w:hint="eastAsia"/>
          <w:color w:val="auto"/>
          <w:lang w:eastAsia="zh-CN"/>
        </w:rPr>
        <w:t>和附属</w:t>
      </w:r>
      <w:r>
        <w:rPr>
          <w:rFonts w:hint="eastAsia"/>
          <w:color w:val="auto"/>
        </w:rPr>
        <w:t>机构开展衍生品业务，持有</w:t>
      </w:r>
      <w:r>
        <w:rPr>
          <w:rFonts w:hint="eastAsia" w:ascii="宋体" w:hAnsi="宋体" w:cs="仿宋_GB2312"/>
          <w:color w:val="auto"/>
          <w:szCs w:val="21"/>
        </w:rPr>
        <w:t>衍生工具的公允价值及其变动形成的衍生负债。</w:t>
      </w:r>
    </w:p>
    <w:p>
      <w:pPr>
        <w:spacing w:line="360" w:lineRule="auto"/>
        <w:ind w:firstLine="420" w:firstLineChars="200"/>
        <w:rPr>
          <w:rFonts w:hint="eastAsia"/>
          <w:color w:val="000000"/>
        </w:rPr>
      </w:pPr>
      <w:r>
        <w:rPr>
          <w:rFonts w:hint="eastAsia"/>
          <w:color w:val="000000"/>
        </w:rPr>
        <w:t>【8.3.5其他】其他来自境外客户或境外分支</w:t>
      </w:r>
      <w:r>
        <w:rPr>
          <w:rFonts w:hint="eastAsia"/>
          <w:color w:val="000000"/>
          <w:lang w:eastAsia="zh-CN"/>
        </w:rPr>
        <w:t>和附属</w:t>
      </w:r>
      <w:r>
        <w:rPr>
          <w:rFonts w:hint="eastAsia"/>
          <w:color w:val="000000"/>
        </w:rPr>
        <w:t>机构的负债。</w:t>
      </w:r>
    </w:p>
    <w:p>
      <w:pPr>
        <w:autoSpaceDE w:val="0"/>
        <w:autoSpaceDN w:val="0"/>
        <w:adjustRightInd w:val="0"/>
        <w:spacing w:line="440" w:lineRule="exact"/>
        <w:ind w:firstLine="421" w:firstLineChars="200"/>
        <w:rPr>
          <w:rFonts w:hint="eastAsia" w:ascii="宋体" w:hAnsi="宋体"/>
          <w:b/>
          <w:szCs w:val="21"/>
        </w:rPr>
      </w:pPr>
      <w:r>
        <w:rPr>
          <w:rFonts w:hint="eastAsia" w:ascii="宋体" w:hAnsi="宋体"/>
          <w:b/>
          <w:szCs w:val="21"/>
        </w:rPr>
        <w:t>附注项目：</w:t>
      </w:r>
    </w:p>
    <w:p>
      <w:pPr>
        <w:spacing w:line="360" w:lineRule="auto"/>
        <w:ind w:firstLine="420" w:firstLineChars="200"/>
      </w:pPr>
      <w:r>
        <w:rPr>
          <w:rFonts w:hint="eastAsia"/>
        </w:rPr>
        <w:t>【</w:t>
      </w:r>
      <w:r>
        <w:rPr>
          <w:rFonts w:hint="eastAsia"/>
          <w:lang w:val="en-US" w:eastAsia="zh-CN"/>
        </w:rPr>
        <w:t>9.</w:t>
      </w:r>
      <w:r>
        <w:rPr>
          <w:rFonts w:hint="eastAsia"/>
        </w:rPr>
        <w:t>主权债权】主权债权是指填报机构对境外主权主体的境外债权。包括对境外主权主体的贷款、由境外主权主体提供担保的贷款、</w:t>
      </w:r>
      <w:r>
        <w:rPr>
          <w:rFonts w:hint="eastAsia"/>
          <w:lang w:eastAsia="zh-CN"/>
        </w:rPr>
        <w:t>境</w:t>
      </w:r>
      <w:r>
        <w:rPr>
          <w:rFonts w:hint="eastAsia"/>
        </w:rPr>
        <w:t>外主权主体发行的债券等债权。境外主权主体指代表一国主权的政府、机构及个人，包括：</w:t>
      </w:r>
      <w:r>
        <w:rPr>
          <w:rFonts w:hint="eastAsia"/>
          <w:lang w:eastAsia="zh-CN"/>
        </w:rPr>
        <w:t>（</w:t>
      </w:r>
      <w:r>
        <w:rPr>
          <w:rFonts w:hint="eastAsia"/>
          <w:lang w:val="en-US" w:eastAsia="zh-CN"/>
        </w:rPr>
        <w:t>1</w:t>
      </w:r>
      <w:r>
        <w:rPr>
          <w:rFonts w:hint="eastAsia"/>
          <w:lang w:eastAsia="zh-CN"/>
        </w:rPr>
        <w:t>）</w:t>
      </w:r>
      <w:r>
        <w:rPr>
          <w:rFonts w:hint="eastAsia"/>
        </w:rPr>
        <w:t>主权国家及其政府机关；（2）有行使主权权力并以该身份行事的联邦国家的组成单位或国家政府单位；（3）国家机构或部门或其他实体，但需有权行使并实际行使国家主权权力；（4）以国家代表身份行事的国家代表。</w:t>
      </w:r>
    </w:p>
    <w:p>
      <w:pPr>
        <w:spacing w:line="360" w:lineRule="auto"/>
        <w:ind w:firstLine="420" w:firstLineChars="200"/>
      </w:pPr>
      <w:r>
        <w:rPr>
          <w:rFonts w:hint="eastAsia"/>
        </w:rPr>
        <w:t>【</w:t>
      </w:r>
      <w:r>
        <w:rPr>
          <w:rFonts w:hint="eastAsia"/>
          <w:lang w:val="en-US" w:eastAsia="zh-CN"/>
        </w:rPr>
        <w:t>9.</w:t>
      </w:r>
      <w:r>
        <w:rPr>
          <w:rFonts w:hint="eastAsia"/>
        </w:rPr>
        <w:t>1其中:主权贷款】“主权贷款”应与财政部全口径主权债权国别风险限额管理系统的相关填报口径保持一致。</w:t>
      </w:r>
    </w:p>
    <w:p>
      <w:pPr>
        <w:spacing w:line="360" w:lineRule="auto"/>
        <w:ind w:firstLine="420" w:firstLineChars="200"/>
      </w:pPr>
      <w:r>
        <w:rPr>
          <w:rFonts w:hint="eastAsia"/>
        </w:rPr>
        <w:t>【</w:t>
      </w:r>
      <w:r>
        <w:rPr>
          <w:rFonts w:hint="eastAsia"/>
          <w:lang w:val="en-US" w:eastAsia="zh-CN"/>
        </w:rPr>
        <w:t>9</w:t>
      </w:r>
      <w:r>
        <w:rPr>
          <w:rFonts w:hint="eastAsia"/>
        </w:rPr>
        <w:t>.</w:t>
      </w:r>
      <w:r>
        <w:t>2</w:t>
      </w:r>
      <w:r>
        <w:rPr>
          <w:rFonts w:hint="eastAsia"/>
        </w:rPr>
        <w:t>其中:主权主体提供担保的贷款】指填报机构持有的，由境外主权主体提供担保的贷款。</w:t>
      </w:r>
      <w:ins w:id="530" w:author="25年修订" w:date="2024-12-16T17:58:52Z">
        <w:r>
          <w:rPr>
            <w:rFonts w:hint="eastAsia"/>
            <w:lang w:eastAsia="zh-CN"/>
          </w:rPr>
          <w:t>口径</w:t>
        </w:r>
      </w:ins>
      <w:ins w:id="531" w:author="25年修订" w:date="2024-12-16T17:58:49Z">
        <w:r>
          <w:rPr>
            <w:rFonts w:hint="eastAsia"/>
          </w:rPr>
          <w:t>应与财政部全口径主权债权国别风险限额管理系统的相关填报口径保持一致。</w:t>
        </w:r>
      </w:ins>
    </w:p>
    <w:p>
      <w:pPr>
        <w:spacing w:line="360" w:lineRule="auto"/>
        <w:ind w:firstLine="420" w:firstLineChars="200"/>
      </w:pPr>
      <w:r>
        <w:rPr>
          <w:rFonts w:hint="eastAsia"/>
        </w:rPr>
        <w:t>【</w:t>
      </w:r>
      <w:r>
        <w:rPr>
          <w:rFonts w:hint="eastAsia"/>
          <w:lang w:val="en-US" w:eastAsia="zh-CN"/>
        </w:rPr>
        <w:t>9</w:t>
      </w:r>
      <w:r>
        <w:rPr>
          <w:rFonts w:hint="eastAsia"/>
        </w:rPr>
        <w:t>.</w:t>
      </w:r>
      <w:r>
        <w:t>3</w:t>
      </w:r>
      <w:r>
        <w:rPr>
          <w:rFonts w:hint="eastAsia"/>
        </w:rPr>
        <w:t>其中:主权债券】指填报机构持有的由境外主权主体发行的债券。</w:t>
      </w:r>
    </w:p>
    <w:p>
      <w:pPr>
        <w:spacing w:line="360" w:lineRule="auto"/>
        <w:ind w:firstLine="420" w:firstLineChars="200"/>
        <w:rPr>
          <w:rFonts w:hint="eastAsia"/>
        </w:rPr>
      </w:pPr>
      <w:r>
        <w:rPr>
          <w:rFonts w:hint="eastAsia"/>
        </w:rPr>
        <w:t>【</w:t>
      </w:r>
      <w:r>
        <w:rPr>
          <w:rFonts w:hint="eastAsia"/>
          <w:lang w:val="en-US" w:eastAsia="zh-CN"/>
        </w:rPr>
        <w:t>10</w:t>
      </w:r>
      <w:r>
        <w:t>.</w:t>
      </w:r>
      <w:del w:id="532" w:author="陈施霖" w:date="2024-11-20T16:40:30Z">
        <w:r>
          <w:rPr>
            <w:rFonts w:hint="eastAsia"/>
          </w:rPr>
          <w:delText xml:space="preserve"> </w:delText>
        </w:r>
      </w:del>
      <w:r>
        <w:rPr>
          <w:rFonts w:hint="eastAsia"/>
        </w:rPr>
        <w:t>参与共建一带一路项目数量】“共建一带一路”项目指中国境内企业及其境外子公司、分公司、代表机构等境外分支机构，在“一带一路”沿线国家新开展的对外投资、对外融资、对外工程承包和对外援助类项目（含中外合资项目）。此处填报银行以贷款方式对“一带一路”项目提供融资的项目数量。</w:t>
      </w:r>
    </w:p>
    <w:p>
      <w:pPr>
        <w:spacing w:line="360" w:lineRule="auto"/>
        <w:ind w:firstLine="420" w:firstLineChars="200"/>
      </w:pPr>
      <w:r>
        <w:rPr>
          <w:rFonts w:hint="eastAsia"/>
        </w:rPr>
        <w:t>【</w:t>
      </w:r>
      <w:r>
        <w:rPr>
          <w:rFonts w:hint="eastAsia"/>
          <w:lang w:val="en-US" w:eastAsia="zh-CN"/>
        </w:rPr>
        <w:t>11</w:t>
      </w:r>
      <w:r>
        <w:t>.</w:t>
      </w:r>
      <w:del w:id="533" w:author="陈施霖" w:date="2024-11-20T16:40:32Z">
        <w:r>
          <w:rPr>
            <w:rFonts w:hint="eastAsia"/>
          </w:rPr>
          <w:delText xml:space="preserve"> </w:delText>
        </w:r>
      </w:del>
      <w:r>
        <w:rPr>
          <w:rFonts w:hint="eastAsia"/>
        </w:rPr>
        <w:t>共建一带一路项目贷款签约金额】按国别填报银行以贷款方式对“共建一带一路”项目提供融资过程中，已签订未失效的贷款合同的金额合计。</w:t>
      </w:r>
    </w:p>
    <w:p>
      <w:pPr>
        <w:spacing w:line="360" w:lineRule="auto"/>
        <w:ind w:firstLine="420" w:firstLineChars="200"/>
        <w:rPr>
          <w:rFonts w:hint="eastAsia"/>
        </w:rPr>
      </w:pPr>
      <w:r>
        <w:rPr>
          <w:rFonts w:hint="eastAsia"/>
        </w:rPr>
        <w:t>【</w:t>
      </w:r>
      <w:r>
        <w:rPr>
          <w:rFonts w:hint="eastAsia"/>
          <w:lang w:val="en-US" w:eastAsia="zh-CN"/>
        </w:rPr>
        <w:t>12</w:t>
      </w:r>
      <w:r>
        <w:t>.</w:t>
      </w:r>
      <w:del w:id="534" w:author="陈施霖" w:date="2024-11-20T16:40:33Z">
        <w:r>
          <w:rPr>
            <w:rFonts w:hint="eastAsia"/>
          </w:rPr>
          <w:delText xml:space="preserve"> </w:delText>
        </w:r>
      </w:del>
      <w:r>
        <w:rPr>
          <w:rFonts w:hint="eastAsia"/>
        </w:rPr>
        <w:t>共建一带一路项目贷款余额】填报银行以贷款方式对“共建一带一路”项目提供融资余额。</w:t>
      </w:r>
    </w:p>
    <w:p>
      <w:pPr>
        <w:spacing w:line="360" w:lineRule="auto"/>
        <w:ind w:firstLine="420" w:firstLineChars="200"/>
        <w:rPr>
          <w:ins w:id="535" w:author="25年修订" w:date="2024-11-18T16:44:23Z"/>
          <w:rFonts w:hint="eastAsia"/>
          <w:highlight w:val="none"/>
        </w:rPr>
      </w:pPr>
      <w:r>
        <w:rPr>
          <w:rFonts w:hint="eastAsia"/>
          <w:highlight w:val="none"/>
        </w:rPr>
        <w:t>【</w:t>
      </w:r>
      <w:r>
        <w:rPr>
          <w:rFonts w:hint="eastAsia"/>
          <w:highlight w:val="none"/>
          <w:lang w:val="en-US" w:eastAsia="zh-CN"/>
        </w:rPr>
        <w:t>13.1.境外</w:t>
      </w:r>
      <w:r>
        <w:rPr>
          <w:rFonts w:hint="eastAsia"/>
          <w:highlight w:val="none"/>
          <w:lang w:eastAsia="zh-CN"/>
        </w:rPr>
        <w:t>现金</w:t>
      </w:r>
      <w:r>
        <w:rPr>
          <w:rFonts w:hint="eastAsia"/>
          <w:highlight w:val="none"/>
        </w:rPr>
        <w:t>】</w:t>
      </w:r>
      <w:del w:id="536" w:author="Administrator" w:date="2024-11-20T09:55:43Z">
        <w:r>
          <w:rPr>
            <w:rFonts w:hint="eastAsia"/>
            <w:highlight w:val="none"/>
          </w:rPr>
          <w:delText>按</w:delText>
        </w:r>
      </w:del>
      <w:r>
        <w:rPr>
          <w:rFonts w:hint="eastAsia"/>
          <w:highlight w:val="none"/>
        </w:rPr>
        <w:t>填报机构</w:t>
      </w:r>
      <w:ins w:id="537" w:author="Administrator" w:date="2024-11-20T09:56:03Z">
        <w:r>
          <w:rPr>
            <w:rFonts w:hint="eastAsia"/>
            <w:highlight w:val="none"/>
            <w:lang w:eastAsia="zh-CN"/>
          </w:rPr>
          <w:t>持有的</w:t>
        </w:r>
      </w:ins>
      <w:ins w:id="538" w:author="Administrator" w:date="2024-11-20T09:56:59Z">
        <w:r>
          <w:rPr>
            <w:rFonts w:hint="eastAsia"/>
            <w:highlight w:val="none"/>
            <w:lang w:eastAsia="zh-CN"/>
          </w:rPr>
          <w:t>存放在境外的</w:t>
        </w:r>
      </w:ins>
      <w:ins w:id="539" w:author="Administrator" w:date="2024-11-20T09:57:07Z">
        <w:r>
          <w:rPr>
            <w:rFonts w:hint="eastAsia"/>
            <w:highlight w:val="none"/>
            <w:lang w:eastAsia="zh-CN"/>
          </w:rPr>
          <w:t>现金</w:t>
        </w:r>
      </w:ins>
      <w:ins w:id="540" w:author="Administrator" w:date="2024-11-20T09:57:10Z">
        <w:r>
          <w:rPr>
            <w:rFonts w:hint="eastAsia"/>
            <w:highlight w:val="none"/>
            <w:lang w:eastAsia="zh-CN"/>
          </w:rPr>
          <w:t>，</w:t>
        </w:r>
      </w:ins>
      <w:ins w:id="541" w:author="Administrator" w:date="2024-11-20T09:57:13Z">
        <w:r>
          <w:rPr>
            <w:rFonts w:hint="eastAsia"/>
            <w:highlight w:val="none"/>
            <w:lang w:eastAsia="zh-CN"/>
          </w:rPr>
          <w:t>包括</w:t>
        </w:r>
      </w:ins>
      <w:ins w:id="542" w:author="Administrator" w:date="2024-11-20T09:57:20Z">
        <w:r>
          <w:rPr>
            <w:rFonts w:hint="eastAsia"/>
            <w:highlight w:val="none"/>
            <w:lang w:eastAsia="zh-CN"/>
          </w:rPr>
          <w:t>境内机构</w:t>
        </w:r>
      </w:ins>
      <w:ins w:id="543" w:author="Administrator" w:date="2024-11-20T09:57:26Z">
        <w:r>
          <w:rPr>
            <w:rFonts w:hint="eastAsia"/>
            <w:highlight w:val="none"/>
            <w:lang w:eastAsia="zh-CN"/>
          </w:rPr>
          <w:t>持有的</w:t>
        </w:r>
      </w:ins>
      <w:ins w:id="544" w:author="Administrator" w:date="2024-11-20T09:57:34Z">
        <w:r>
          <w:rPr>
            <w:rFonts w:hint="eastAsia"/>
            <w:highlight w:val="none"/>
            <w:lang w:eastAsia="zh-CN"/>
          </w:rPr>
          <w:t>存放在境外的现金</w:t>
        </w:r>
      </w:ins>
      <w:ins w:id="545" w:author="Administrator" w:date="2024-11-20T09:57:38Z">
        <w:r>
          <w:rPr>
            <w:rFonts w:hint="eastAsia"/>
            <w:highlight w:val="none"/>
            <w:lang w:eastAsia="zh-CN"/>
          </w:rPr>
          <w:t>以及</w:t>
        </w:r>
      </w:ins>
      <w:ins w:id="546" w:author="25年修订" w:date="2024-11-18T16:44:23Z">
        <w:del w:id="547" w:author="Administrator" w:date="2024-11-20T09:57:43Z">
          <w:r>
            <w:rPr>
              <w:rFonts w:hint="eastAsia"/>
              <w:highlight w:val="none"/>
            </w:rPr>
            <w:delText>的</w:delText>
          </w:r>
        </w:del>
      </w:ins>
      <w:ins w:id="548" w:author="25年修订" w:date="2024-11-18T16:44:23Z">
        <w:r>
          <w:rPr>
            <w:rFonts w:hint="eastAsia"/>
            <w:highlight w:val="none"/>
          </w:rPr>
          <w:t>境外</w:t>
        </w:r>
      </w:ins>
      <w:ins w:id="549" w:author="25年修订" w:date="2024-12-12T14:07:14Z">
        <w:r>
          <w:rPr>
            <w:rFonts w:hint="eastAsia"/>
            <w:highlight w:val="none"/>
            <w:lang w:eastAsia="zh-CN"/>
          </w:rPr>
          <w:t>分行</w:t>
        </w:r>
      </w:ins>
      <w:ins w:id="550" w:author="Administrator" w:date="2024-11-20T09:58:11Z">
        <w:r>
          <w:rPr>
            <w:rFonts w:hint="eastAsia"/>
            <w:highlight w:val="none"/>
            <w:lang w:eastAsia="zh-CN"/>
          </w:rPr>
          <w:t>、</w:t>
        </w:r>
      </w:ins>
      <w:ins w:id="551" w:author="25年修订" w:date="2024-12-12T14:07:52Z">
        <w:r>
          <w:rPr>
            <w:rFonts w:hint="eastAsia"/>
            <w:highlight w:val="none"/>
            <w:lang w:eastAsia="zh-CN"/>
          </w:rPr>
          <w:t>境外</w:t>
        </w:r>
      </w:ins>
      <w:ins w:id="552" w:author="25年修订" w:date="2024-11-18T16:44:23Z">
        <w:del w:id="553" w:author="Administrator" w:date="2024-11-20T09:58:15Z">
          <w:r>
            <w:rPr>
              <w:rFonts w:hint="eastAsia"/>
              <w:highlight w:val="none"/>
            </w:rPr>
            <w:delText>营运</w:delText>
          </w:r>
        </w:del>
      </w:ins>
      <w:ins w:id="554" w:author="25年修订" w:date="2024-11-18T16:44:23Z">
        <w:del w:id="555" w:author="Administrator" w:date="2024-11-20T09:58:15Z">
          <w:r>
            <w:rPr>
              <w:highlight w:val="none"/>
            </w:rPr>
            <w:delText>所在地</w:delText>
          </w:r>
        </w:del>
      </w:ins>
      <w:ins w:id="556" w:author="25年修订" w:date="2024-11-18T16:44:23Z">
        <w:del w:id="557" w:author="Administrator" w:date="2024-11-20T09:58:15Z">
          <w:r>
            <w:rPr>
              <w:rFonts w:hint="eastAsia"/>
              <w:highlight w:val="none"/>
            </w:rPr>
            <w:delText>，</w:delText>
          </w:r>
        </w:del>
      </w:ins>
      <w:ins w:id="558" w:author="25年修订" w:date="2024-11-18T16:44:23Z">
        <w:del w:id="559" w:author="Administrator" w:date="2024-11-20T09:58:15Z">
          <w:r>
            <w:rPr>
              <w:highlight w:val="none"/>
            </w:rPr>
            <w:delText>以及</w:delText>
          </w:r>
        </w:del>
      </w:ins>
      <w:ins w:id="560" w:author="25年修订" w:date="2024-11-18T16:44:23Z">
        <w:r>
          <w:rPr>
            <w:rFonts w:hint="eastAsia"/>
            <w:highlight w:val="none"/>
          </w:rPr>
          <w:t>子行、并表的</w:t>
        </w:r>
      </w:ins>
      <w:ins w:id="561" w:author="25年修订" w:date="2024-12-12T14:07:55Z">
        <w:r>
          <w:rPr>
            <w:rFonts w:hint="eastAsia"/>
            <w:highlight w:val="none"/>
            <w:lang w:eastAsia="zh-CN"/>
          </w:rPr>
          <w:t>境外</w:t>
        </w:r>
      </w:ins>
      <w:ins w:id="562" w:author="25年修订" w:date="2024-11-18T16:44:23Z">
        <w:r>
          <w:rPr>
            <w:rFonts w:hint="eastAsia"/>
            <w:highlight w:val="none"/>
          </w:rPr>
          <w:t>附属机构的注册</w:t>
        </w:r>
      </w:ins>
      <w:ins w:id="563" w:author="25年修订" w:date="2024-11-18T16:44:23Z">
        <w:r>
          <w:rPr>
            <w:highlight w:val="none"/>
          </w:rPr>
          <w:t>地</w:t>
        </w:r>
      </w:ins>
      <w:ins w:id="564" w:author="Administrator" w:date="2024-11-20T09:58:27Z">
        <w:r>
          <w:rPr>
            <w:rFonts w:hint="eastAsia"/>
            <w:highlight w:val="none"/>
            <w:lang w:eastAsia="zh-CN"/>
          </w:rPr>
          <w:t>（</w:t>
        </w:r>
      </w:ins>
      <w:ins w:id="565" w:author="25年修订" w:date="2024-12-12T17:49:22Z">
        <w:r>
          <w:rPr>
            <w:rFonts w:hint="eastAsia"/>
            <w:highlight w:val="none"/>
            <w:lang w:eastAsia="zh-CN"/>
            <w:rPrChange w:id="566" w:author="25年修订" w:date="2024-12-12T17:49:28Z">
              <w:rPr>
                <w:rFonts w:hint="eastAsia"/>
                <w:highlight w:val="yellow"/>
                <w:lang w:eastAsia="zh-CN"/>
              </w:rPr>
            </w:rPrChange>
          </w:rPr>
          <w:t>运营</w:t>
        </w:r>
      </w:ins>
      <w:ins w:id="567" w:author="25年修订" w:date="2024-12-12T15:57:40Z">
        <w:r>
          <w:rPr>
            <w:rFonts w:hint="eastAsia"/>
            <w:highlight w:val="none"/>
            <w:lang w:eastAsia="zh-CN"/>
            <w:rPrChange w:id="568" w:author="25年修订" w:date="2024-12-12T17:49:28Z">
              <w:rPr>
                <w:rFonts w:hint="eastAsia"/>
                <w:highlight w:val="yellow"/>
                <w:lang w:eastAsia="zh-CN"/>
              </w:rPr>
            </w:rPrChange>
          </w:rPr>
          <w:t>地</w:t>
        </w:r>
      </w:ins>
      <w:ins w:id="569" w:author="Administrator" w:date="2024-11-20T09:58:27Z">
        <w:r>
          <w:rPr>
            <w:rFonts w:hint="eastAsia"/>
            <w:highlight w:val="none"/>
            <w:lang w:eastAsia="zh-CN"/>
          </w:rPr>
          <w:t>）</w:t>
        </w:r>
      </w:ins>
      <w:ins w:id="570" w:author="25年修订" w:date="2024-11-18T16:44:23Z">
        <w:r>
          <w:rPr>
            <w:rFonts w:hint="eastAsia"/>
            <w:highlight w:val="none"/>
          </w:rPr>
          <w:t>分</w:t>
        </w:r>
      </w:ins>
      <w:ins w:id="571" w:author="25年修订" w:date="2024-11-18T16:44:23Z">
        <w:r>
          <w:rPr>
            <w:highlight w:val="none"/>
          </w:rPr>
          <w:t>国别填报</w:t>
        </w:r>
      </w:ins>
      <w:ins w:id="572" w:author="25年修订" w:date="2024-11-18T16:44:23Z">
        <w:r>
          <w:rPr>
            <w:rFonts w:ascii="宋体" w:hAnsi="宋体"/>
            <w:szCs w:val="21"/>
            <w:highlight w:val="none"/>
          </w:rPr>
          <w:t>存</w:t>
        </w:r>
      </w:ins>
      <w:ins w:id="573" w:author="25年修订" w:date="2024-11-18T16:44:23Z">
        <w:r>
          <w:rPr>
            <w:rFonts w:hint="eastAsia" w:ascii="宋体" w:hAnsi="宋体"/>
            <w:szCs w:val="21"/>
            <w:highlight w:val="none"/>
            <w:lang w:eastAsia="zh-CN"/>
          </w:rPr>
          <w:t>放</w:t>
        </w:r>
      </w:ins>
      <w:ins w:id="574" w:author="25年修订" w:date="2024-11-18T16:44:23Z">
        <w:r>
          <w:rPr>
            <w:rFonts w:ascii="宋体" w:hAnsi="宋体"/>
            <w:szCs w:val="21"/>
            <w:highlight w:val="none"/>
          </w:rPr>
          <w:t>以及运送中的现金。</w:t>
        </w:r>
      </w:ins>
    </w:p>
    <w:p>
      <w:pPr>
        <w:tabs>
          <w:tab w:val="left" w:pos="3240"/>
        </w:tabs>
        <w:spacing w:line="360" w:lineRule="auto"/>
        <w:ind w:firstLine="420" w:firstLineChars="200"/>
        <w:rPr>
          <w:ins w:id="575" w:author="25年修订" w:date="2024-11-18T16:44:23Z"/>
          <w:rFonts w:ascii="宋体" w:hAnsi="宋体"/>
          <w:szCs w:val="21"/>
          <w:highlight w:val="none"/>
        </w:rPr>
      </w:pPr>
      <w:ins w:id="576" w:author="25年修订" w:date="2024-11-18T16:44:23Z">
        <w:r>
          <w:rPr>
            <w:rFonts w:hint="eastAsia"/>
            <w:highlight w:val="none"/>
          </w:rPr>
          <w:t>【</w:t>
        </w:r>
      </w:ins>
      <w:ins w:id="577" w:author="25年修订" w:date="2024-11-18T16:44:23Z">
        <w:r>
          <w:rPr>
            <w:rFonts w:hint="eastAsia"/>
            <w:highlight w:val="none"/>
            <w:lang w:val="en-US" w:eastAsia="zh-CN"/>
          </w:rPr>
          <w:t>13.2</w:t>
        </w:r>
      </w:ins>
      <w:ins w:id="578" w:author="25年修订" w:date="2024-12-12T15:57:26Z">
        <w:r>
          <w:rPr>
            <w:rFonts w:hint="eastAsia"/>
            <w:highlight w:val="none"/>
            <w:lang w:val="en-US" w:eastAsia="zh-CN"/>
          </w:rPr>
          <w:t>境外</w:t>
        </w:r>
      </w:ins>
      <w:ins w:id="579" w:author="25年修订" w:date="2024-11-18T16:44:23Z">
        <w:r>
          <w:rPr>
            <w:rFonts w:hint="eastAsia"/>
            <w:highlight w:val="none"/>
            <w:lang w:val="en-US" w:eastAsia="zh-CN"/>
          </w:rPr>
          <w:t>贵金属</w:t>
        </w:r>
      </w:ins>
      <w:ins w:id="580" w:author="25年修订" w:date="2024-11-18T16:44:23Z">
        <w:r>
          <w:rPr>
            <w:rFonts w:hint="eastAsia"/>
            <w:highlight w:val="none"/>
          </w:rPr>
          <w:t>】填报机构</w:t>
        </w:r>
      </w:ins>
      <w:ins w:id="581" w:author="Administrator" w:date="2024-11-20T10:00:39Z">
        <w:r>
          <w:rPr>
            <w:rFonts w:hint="eastAsia"/>
            <w:highlight w:val="none"/>
            <w:lang w:eastAsia="zh-CN"/>
          </w:rPr>
          <w:t>持有的</w:t>
        </w:r>
      </w:ins>
      <w:ins w:id="582" w:author="Administrator" w:date="2024-11-20T10:00:40Z">
        <w:r>
          <w:rPr>
            <w:rFonts w:hint="eastAsia"/>
            <w:highlight w:val="none"/>
            <w:lang w:eastAsia="zh-CN"/>
          </w:rPr>
          <w:t>存</w:t>
        </w:r>
      </w:ins>
      <w:ins w:id="583" w:author="Administrator" w:date="2024-11-20T10:00:41Z">
        <w:r>
          <w:rPr>
            <w:rFonts w:hint="eastAsia"/>
            <w:highlight w:val="none"/>
            <w:lang w:eastAsia="zh-CN"/>
          </w:rPr>
          <w:t>放在</w:t>
        </w:r>
      </w:ins>
      <w:ins w:id="584" w:author="Administrator" w:date="2024-11-20T10:00:42Z">
        <w:r>
          <w:rPr>
            <w:rFonts w:hint="eastAsia"/>
            <w:highlight w:val="none"/>
            <w:lang w:eastAsia="zh-CN"/>
          </w:rPr>
          <w:t>境外</w:t>
        </w:r>
      </w:ins>
      <w:ins w:id="585" w:author="Administrator" w:date="2024-11-20T10:00:43Z">
        <w:r>
          <w:rPr>
            <w:rFonts w:hint="eastAsia"/>
            <w:highlight w:val="none"/>
            <w:lang w:eastAsia="zh-CN"/>
          </w:rPr>
          <w:t>的</w:t>
        </w:r>
      </w:ins>
      <w:ins w:id="586" w:author="Administrator" w:date="2024-11-20T10:00:50Z">
        <w:r>
          <w:rPr>
            <w:rFonts w:hint="eastAsia"/>
            <w:highlight w:val="none"/>
            <w:lang w:eastAsia="zh-CN"/>
          </w:rPr>
          <w:t>贵金属，</w:t>
        </w:r>
      </w:ins>
      <w:ins w:id="587" w:author="Administrator" w:date="2024-11-20T10:00:52Z">
        <w:r>
          <w:rPr>
            <w:rFonts w:hint="eastAsia"/>
            <w:highlight w:val="none"/>
            <w:lang w:eastAsia="zh-CN"/>
          </w:rPr>
          <w:t>包括</w:t>
        </w:r>
      </w:ins>
      <w:ins w:id="588" w:author="Administrator" w:date="2024-11-20T10:00:54Z">
        <w:r>
          <w:rPr>
            <w:rFonts w:hint="eastAsia"/>
            <w:highlight w:val="none"/>
            <w:lang w:eastAsia="zh-CN"/>
          </w:rPr>
          <w:t>境内</w:t>
        </w:r>
      </w:ins>
      <w:ins w:id="589" w:author="Administrator" w:date="2024-11-20T10:00:58Z">
        <w:r>
          <w:rPr>
            <w:rFonts w:hint="eastAsia"/>
            <w:highlight w:val="none"/>
            <w:lang w:eastAsia="zh-CN"/>
          </w:rPr>
          <w:t>机构</w:t>
        </w:r>
      </w:ins>
      <w:ins w:id="590" w:author="Administrator" w:date="2024-11-20T10:01:00Z">
        <w:r>
          <w:rPr>
            <w:rFonts w:hint="eastAsia"/>
            <w:highlight w:val="none"/>
            <w:lang w:eastAsia="zh-CN"/>
          </w:rPr>
          <w:t>持有</w:t>
        </w:r>
      </w:ins>
      <w:ins w:id="591" w:author="Administrator" w:date="2024-11-20T10:01:02Z">
        <w:r>
          <w:rPr>
            <w:rFonts w:hint="eastAsia"/>
            <w:highlight w:val="none"/>
            <w:lang w:eastAsia="zh-CN"/>
          </w:rPr>
          <w:t>的</w:t>
        </w:r>
      </w:ins>
      <w:ins w:id="592" w:author="Administrator" w:date="2024-11-20T10:01:03Z">
        <w:r>
          <w:rPr>
            <w:rFonts w:hint="eastAsia"/>
            <w:highlight w:val="none"/>
            <w:lang w:eastAsia="zh-CN"/>
          </w:rPr>
          <w:t>存</w:t>
        </w:r>
      </w:ins>
      <w:ins w:id="593" w:author="Administrator" w:date="2024-11-20T10:01:07Z">
        <w:r>
          <w:rPr>
            <w:rFonts w:hint="eastAsia"/>
            <w:highlight w:val="none"/>
            <w:lang w:eastAsia="zh-CN"/>
          </w:rPr>
          <w:t>放</w:t>
        </w:r>
      </w:ins>
      <w:ins w:id="594" w:author="Administrator" w:date="2024-11-20T10:01:08Z">
        <w:r>
          <w:rPr>
            <w:rFonts w:hint="eastAsia"/>
            <w:highlight w:val="none"/>
            <w:lang w:eastAsia="zh-CN"/>
          </w:rPr>
          <w:t>在</w:t>
        </w:r>
      </w:ins>
      <w:ins w:id="595" w:author="Administrator" w:date="2024-11-20T10:01:10Z">
        <w:r>
          <w:rPr>
            <w:rFonts w:hint="eastAsia"/>
            <w:highlight w:val="none"/>
            <w:lang w:eastAsia="zh-CN"/>
          </w:rPr>
          <w:t>境外的</w:t>
        </w:r>
      </w:ins>
      <w:ins w:id="596" w:author="Administrator" w:date="2024-11-20T10:01:14Z">
        <w:r>
          <w:rPr>
            <w:rFonts w:hint="eastAsia"/>
            <w:highlight w:val="none"/>
            <w:lang w:eastAsia="zh-CN"/>
          </w:rPr>
          <w:t>贵金属</w:t>
        </w:r>
      </w:ins>
      <w:ins w:id="597" w:author="Administrator" w:date="2024-11-20T10:01:15Z">
        <w:r>
          <w:rPr>
            <w:rFonts w:hint="eastAsia"/>
            <w:highlight w:val="none"/>
            <w:lang w:eastAsia="zh-CN"/>
          </w:rPr>
          <w:t>，</w:t>
        </w:r>
      </w:ins>
      <w:ins w:id="598" w:author="Administrator" w:date="2024-11-20T10:01:16Z">
        <w:r>
          <w:rPr>
            <w:rFonts w:hint="eastAsia"/>
            <w:highlight w:val="none"/>
            <w:lang w:eastAsia="zh-CN"/>
          </w:rPr>
          <w:t>以及</w:t>
        </w:r>
      </w:ins>
      <w:ins w:id="599" w:author="25年修订" w:date="2024-11-18T16:44:23Z">
        <w:del w:id="600" w:author="Administrator" w:date="2024-11-20T10:01:18Z">
          <w:r>
            <w:rPr>
              <w:rFonts w:hint="eastAsia"/>
              <w:highlight w:val="none"/>
            </w:rPr>
            <w:delText>的</w:delText>
          </w:r>
        </w:del>
      </w:ins>
      <w:ins w:id="601" w:author="25年修订" w:date="2024-11-18T16:44:23Z">
        <w:r>
          <w:rPr>
            <w:rFonts w:hint="eastAsia"/>
            <w:highlight w:val="none"/>
          </w:rPr>
          <w:t>境外</w:t>
        </w:r>
      </w:ins>
      <w:ins w:id="602" w:author="25年修订" w:date="2024-12-12T14:06:54Z">
        <w:r>
          <w:rPr>
            <w:rFonts w:hint="eastAsia"/>
            <w:highlight w:val="none"/>
            <w:lang w:eastAsia="zh-CN"/>
          </w:rPr>
          <w:t>分行</w:t>
        </w:r>
      </w:ins>
      <w:ins w:id="603" w:author="Administrator" w:date="2024-11-20T10:01:24Z">
        <w:r>
          <w:rPr>
            <w:rFonts w:hint="eastAsia"/>
            <w:highlight w:val="none"/>
            <w:lang w:eastAsia="zh-CN"/>
          </w:rPr>
          <w:t>、</w:t>
        </w:r>
      </w:ins>
      <w:ins w:id="604" w:author="25年修订" w:date="2024-12-12T14:08:31Z">
        <w:r>
          <w:rPr>
            <w:rFonts w:hint="eastAsia"/>
            <w:highlight w:val="none"/>
            <w:lang w:eastAsia="zh-CN"/>
          </w:rPr>
          <w:t>境外</w:t>
        </w:r>
      </w:ins>
      <w:ins w:id="605" w:author="25年修订" w:date="2024-11-18T16:44:23Z">
        <w:del w:id="606" w:author="25年修订" w:date="2024-12-12T14:07:00Z">
          <w:r>
            <w:rPr>
              <w:rFonts w:hint="eastAsia"/>
              <w:highlight w:val="none"/>
            </w:rPr>
            <w:delText>营运</w:delText>
          </w:r>
        </w:del>
      </w:ins>
      <w:ins w:id="607" w:author="25年修订" w:date="2024-11-18T16:44:23Z">
        <w:del w:id="608" w:author="25年修订" w:date="2024-12-12T14:07:00Z">
          <w:r>
            <w:rPr>
              <w:highlight w:val="none"/>
            </w:rPr>
            <w:delText>所在地</w:delText>
          </w:r>
        </w:del>
      </w:ins>
      <w:ins w:id="609" w:author="25年修订" w:date="2024-11-18T16:44:23Z">
        <w:del w:id="610" w:author="25年修订" w:date="2024-12-12T14:07:00Z">
          <w:r>
            <w:rPr>
              <w:rFonts w:hint="eastAsia"/>
              <w:highlight w:val="none"/>
            </w:rPr>
            <w:delText>，</w:delText>
          </w:r>
        </w:del>
      </w:ins>
      <w:ins w:id="611" w:author="25年修订" w:date="2024-11-18T16:44:23Z">
        <w:del w:id="612" w:author="25年修订" w:date="2024-12-12T14:07:00Z">
          <w:r>
            <w:rPr>
              <w:highlight w:val="none"/>
            </w:rPr>
            <w:delText>以及</w:delText>
          </w:r>
        </w:del>
      </w:ins>
      <w:ins w:id="613" w:author="25年修订" w:date="2024-11-18T16:44:23Z">
        <w:r>
          <w:rPr>
            <w:rFonts w:hint="eastAsia"/>
            <w:highlight w:val="none"/>
          </w:rPr>
          <w:t>子行、并表的</w:t>
        </w:r>
      </w:ins>
      <w:ins w:id="614" w:author="25年修订" w:date="2024-12-12T14:08:34Z">
        <w:r>
          <w:rPr>
            <w:rFonts w:hint="eastAsia"/>
            <w:highlight w:val="none"/>
            <w:lang w:eastAsia="zh-CN"/>
          </w:rPr>
          <w:t>境外</w:t>
        </w:r>
      </w:ins>
      <w:ins w:id="615" w:author="25年修订" w:date="2024-11-18T16:44:23Z">
        <w:r>
          <w:rPr>
            <w:rFonts w:hint="eastAsia"/>
            <w:highlight w:val="none"/>
          </w:rPr>
          <w:t>附属机构的</w:t>
        </w:r>
      </w:ins>
      <w:ins w:id="616" w:author="25年修订" w:date="2024-12-12T15:58:06Z">
        <w:r>
          <w:rPr>
            <w:rFonts w:hint="eastAsia"/>
            <w:highlight w:val="none"/>
          </w:rPr>
          <w:t>注册</w:t>
        </w:r>
      </w:ins>
      <w:ins w:id="617" w:author="25年修订" w:date="2024-12-12T15:58:06Z">
        <w:r>
          <w:rPr>
            <w:highlight w:val="none"/>
          </w:rPr>
          <w:t>地</w:t>
        </w:r>
      </w:ins>
      <w:ins w:id="618" w:author="25年修订" w:date="2024-12-12T17:49:32Z">
        <w:r>
          <w:rPr>
            <w:rFonts w:hint="eastAsia"/>
            <w:highlight w:val="none"/>
            <w:lang w:eastAsia="zh-CN"/>
          </w:rPr>
          <w:t>（运营地）</w:t>
        </w:r>
      </w:ins>
      <w:ins w:id="619" w:author="25年修订" w:date="2024-11-18T16:44:23Z">
        <w:r>
          <w:rPr>
            <w:rFonts w:hint="eastAsia"/>
            <w:highlight w:val="none"/>
          </w:rPr>
          <w:t>分</w:t>
        </w:r>
      </w:ins>
      <w:ins w:id="620" w:author="25年修订" w:date="2024-11-18T16:44:23Z">
        <w:r>
          <w:rPr>
            <w:highlight w:val="none"/>
          </w:rPr>
          <w:t>国别填报</w:t>
        </w:r>
      </w:ins>
      <w:ins w:id="621" w:author="25年修订" w:date="2024-11-18T16:44:23Z">
        <w:r>
          <w:rPr>
            <w:rFonts w:ascii="宋体" w:hAnsi="宋体"/>
            <w:szCs w:val="21"/>
            <w:highlight w:val="none"/>
          </w:rPr>
          <w:t>持有的</w:t>
        </w:r>
      </w:ins>
      <w:ins w:id="622" w:author="Administrator" w:date="2024-11-20T10:01:44Z">
        <w:r>
          <w:rPr>
            <w:rFonts w:hint="eastAsia" w:ascii="宋体" w:hAnsi="宋体"/>
            <w:szCs w:val="21"/>
            <w:highlight w:val="none"/>
            <w:lang w:eastAsia="zh-CN"/>
          </w:rPr>
          <w:t>贵金属</w:t>
        </w:r>
      </w:ins>
      <w:ins w:id="623" w:author="Administrator" w:date="2024-11-20T10:01:57Z">
        <w:r>
          <w:rPr>
            <w:rFonts w:hint="eastAsia" w:ascii="宋体" w:hAnsi="宋体"/>
            <w:szCs w:val="21"/>
            <w:highlight w:val="none"/>
            <w:lang w:eastAsia="zh-CN"/>
          </w:rPr>
          <w:t>的</w:t>
        </w:r>
      </w:ins>
      <w:ins w:id="624" w:author="Administrator" w:date="2024-11-20T10:01:58Z">
        <w:r>
          <w:rPr>
            <w:rFonts w:hint="eastAsia" w:ascii="宋体" w:hAnsi="宋体"/>
            <w:szCs w:val="21"/>
            <w:highlight w:val="none"/>
            <w:lang w:eastAsia="zh-CN"/>
          </w:rPr>
          <w:t>账</w:t>
        </w:r>
      </w:ins>
      <w:ins w:id="625" w:author="Administrator" w:date="2024-11-20T10:02:00Z">
        <w:r>
          <w:rPr>
            <w:rFonts w:hint="eastAsia" w:ascii="宋体" w:hAnsi="宋体"/>
            <w:szCs w:val="21"/>
            <w:highlight w:val="none"/>
            <w:lang w:eastAsia="zh-CN"/>
          </w:rPr>
          <w:t>面</w:t>
        </w:r>
      </w:ins>
      <w:ins w:id="626" w:author="Administrator" w:date="2024-11-20T10:02:01Z">
        <w:r>
          <w:rPr>
            <w:rFonts w:hint="eastAsia" w:ascii="宋体" w:hAnsi="宋体"/>
            <w:szCs w:val="21"/>
            <w:highlight w:val="none"/>
            <w:lang w:eastAsia="zh-CN"/>
          </w:rPr>
          <w:t>价值</w:t>
        </w:r>
      </w:ins>
      <w:ins w:id="627" w:author="Administrator" w:date="2024-11-20T10:01:45Z">
        <w:r>
          <w:rPr>
            <w:rFonts w:hint="eastAsia" w:ascii="宋体" w:hAnsi="宋体"/>
            <w:szCs w:val="21"/>
            <w:highlight w:val="none"/>
            <w:lang w:eastAsia="zh-CN"/>
          </w:rPr>
          <w:t>。</w:t>
        </w:r>
      </w:ins>
      <w:ins w:id="628" w:author="Administrator" w:date="2024-11-20T10:01:48Z">
        <w:r>
          <w:rPr>
            <w:rFonts w:hint="eastAsia" w:ascii="宋体" w:hAnsi="宋体"/>
            <w:szCs w:val="21"/>
            <w:highlight w:val="none"/>
            <w:lang w:eastAsia="zh-CN"/>
          </w:rPr>
          <w:t>贵金属</w:t>
        </w:r>
      </w:ins>
      <w:ins w:id="629" w:author="Administrator" w:date="2024-11-20T10:01:49Z">
        <w:r>
          <w:rPr>
            <w:rFonts w:hint="eastAsia" w:ascii="宋体" w:hAnsi="宋体"/>
            <w:szCs w:val="21"/>
            <w:highlight w:val="none"/>
            <w:lang w:eastAsia="zh-CN"/>
          </w:rPr>
          <w:t>包括</w:t>
        </w:r>
      </w:ins>
      <w:ins w:id="630" w:author="25年修订" w:date="2024-11-18T16:44:23Z">
        <w:r>
          <w:rPr>
            <w:rFonts w:ascii="宋体" w:hAnsi="宋体"/>
            <w:szCs w:val="21"/>
            <w:highlight w:val="none"/>
          </w:rPr>
          <w:t>黄金、白银等</w:t>
        </w:r>
      </w:ins>
      <w:ins w:id="631" w:author="25年修订" w:date="2024-11-18T16:44:23Z">
        <w:del w:id="632" w:author="Administrator" w:date="2024-11-20T10:02:08Z">
          <w:r>
            <w:rPr>
              <w:rFonts w:ascii="宋体" w:hAnsi="宋体"/>
              <w:szCs w:val="21"/>
              <w:highlight w:val="none"/>
            </w:rPr>
            <w:delText>贵金属的价</w:delText>
          </w:r>
        </w:del>
      </w:ins>
      <w:ins w:id="633" w:author="25年修订" w:date="2024-11-18T16:44:23Z">
        <w:del w:id="634" w:author="Administrator" w:date="2024-11-20T10:02:07Z">
          <w:r>
            <w:rPr>
              <w:rFonts w:ascii="宋体" w:hAnsi="宋体"/>
              <w:szCs w:val="21"/>
              <w:highlight w:val="none"/>
            </w:rPr>
            <w:delText>值</w:delText>
          </w:r>
        </w:del>
      </w:ins>
      <w:ins w:id="635" w:author="25年修订" w:date="2024-11-18T16:44:23Z">
        <w:r>
          <w:rPr>
            <w:rFonts w:ascii="宋体" w:hAnsi="宋体"/>
            <w:szCs w:val="21"/>
            <w:highlight w:val="none"/>
          </w:rPr>
          <w:t>。</w:t>
        </w:r>
      </w:ins>
    </w:p>
    <w:p>
      <w:pPr>
        <w:spacing w:line="360" w:lineRule="auto"/>
        <w:ind w:firstLine="420" w:firstLineChars="200"/>
        <w:rPr>
          <w:rFonts w:hint="eastAsia" w:ascii="宋体" w:hAnsi="宋体"/>
          <w:szCs w:val="21"/>
          <w:highlight w:val="none"/>
        </w:rPr>
      </w:pPr>
      <w:ins w:id="636" w:author="25年修订" w:date="2024-11-18T16:44:23Z">
        <w:r>
          <w:rPr>
            <w:rFonts w:hint="eastAsia"/>
            <w:highlight w:val="none"/>
          </w:rPr>
          <w:t>【</w:t>
        </w:r>
      </w:ins>
      <w:ins w:id="637" w:author="25年修订" w:date="2024-11-18T16:44:23Z">
        <w:r>
          <w:rPr>
            <w:rFonts w:hint="eastAsia"/>
            <w:highlight w:val="none"/>
            <w:lang w:val="en-US" w:eastAsia="zh-CN"/>
          </w:rPr>
          <w:t>13.3</w:t>
        </w:r>
      </w:ins>
      <w:ins w:id="638" w:author="25年修订" w:date="2024-12-12T15:57:30Z">
        <w:r>
          <w:rPr>
            <w:rFonts w:hint="eastAsia"/>
            <w:highlight w:val="none"/>
            <w:lang w:val="en-US" w:eastAsia="zh-CN"/>
          </w:rPr>
          <w:t>境外</w:t>
        </w:r>
      </w:ins>
      <w:ins w:id="639" w:author="25年修订" w:date="2024-11-18T16:44:23Z">
        <w:r>
          <w:rPr>
            <w:rFonts w:hint="eastAsia"/>
            <w:highlight w:val="none"/>
            <w:lang w:eastAsia="zh-CN"/>
          </w:rPr>
          <w:t>固定资产和投资性房地产</w:t>
        </w:r>
      </w:ins>
      <w:ins w:id="640" w:author="25年修订" w:date="2024-11-18T16:44:23Z">
        <w:r>
          <w:rPr>
            <w:rFonts w:hint="eastAsia"/>
            <w:highlight w:val="none"/>
          </w:rPr>
          <w:t>】</w:t>
        </w:r>
      </w:ins>
      <w:ins w:id="641" w:author="25年修订" w:date="2024-11-18T16:44:23Z">
        <w:del w:id="642" w:author="Administrator" w:date="2024-11-20T10:02:39Z">
          <w:r>
            <w:rPr>
              <w:rFonts w:hint="eastAsia"/>
              <w:highlight w:val="none"/>
            </w:rPr>
            <w:delText>按</w:delText>
          </w:r>
        </w:del>
      </w:ins>
      <w:ins w:id="643" w:author="25年修订" w:date="2024-11-18T16:44:23Z">
        <w:r>
          <w:rPr>
            <w:rFonts w:hint="eastAsia"/>
            <w:highlight w:val="none"/>
          </w:rPr>
          <w:t>填报机构</w:t>
        </w:r>
      </w:ins>
      <w:ins w:id="644" w:author="Administrator" w:date="2024-11-20T10:02:53Z">
        <w:r>
          <w:rPr>
            <w:rFonts w:hint="eastAsia"/>
            <w:highlight w:val="none"/>
            <w:lang w:eastAsia="zh-CN"/>
          </w:rPr>
          <w:t>持有的</w:t>
        </w:r>
      </w:ins>
      <w:ins w:id="645" w:author="Administrator" w:date="2024-11-20T10:02:56Z">
        <w:r>
          <w:rPr>
            <w:rFonts w:hint="eastAsia"/>
            <w:highlight w:val="none"/>
            <w:lang w:eastAsia="zh-CN"/>
          </w:rPr>
          <w:t>位于</w:t>
        </w:r>
      </w:ins>
      <w:ins w:id="646" w:author="Administrator" w:date="2024-11-20T10:02:57Z">
        <w:r>
          <w:rPr>
            <w:rFonts w:hint="eastAsia"/>
            <w:highlight w:val="none"/>
            <w:lang w:eastAsia="zh-CN"/>
          </w:rPr>
          <w:t>境外</w:t>
        </w:r>
      </w:ins>
      <w:ins w:id="647" w:author="Administrator" w:date="2024-11-20T10:02:58Z">
        <w:r>
          <w:rPr>
            <w:rFonts w:hint="eastAsia"/>
            <w:highlight w:val="none"/>
            <w:lang w:eastAsia="zh-CN"/>
          </w:rPr>
          <w:t>的</w:t>
        </w:r>
      </w:ins>
      <w:ins w:id="648" w:author="Administrator" w:date="2024-11-20T10:03:00Z">
        <w:r>
          <w:rPr>
            <w:rFonts w:hint="eastAsia"/>
            <w:highlight w:val="none"/>
            <w:lang w:eastAsia="zh-CN"/>
          </w:rPr>
          <w:t>固定</w:t>
        </w:r>
      </w:ins>
      <w:ins w:id="649" w:author="Administrator" w:date="2024-11-20T10:03:01Z">
        <w:r>
          <w:rPr>
            <w:rFonts w:hint="eastAsia"/>
            <w:highlight w:val="none"/>
            <w:lang w:eastAsia="zh-CN"/>
          </w:rPr>
          <w:t>资产</w:t>
        </w:r>
      </w:ins>
      <w:ins w:id="650" w:author="Administrator" w:date="2024-11-20T10:03:02Z">
        <w:r>
          <w:rPr>
            <w:rFonts w:hint="eastAsia"/>
            <w:highlight w:val="none"/>
            <w:lang w:eastAsia="zh-CN"/>
          </w:rPr>
          <w:t>和</w:t>
        </w:r>
      </w:ins>
      <w:ins w:id="651" w:author="Administrator" w:date="2024-11-20T10:03:06Z">
        <w:r>
          <w:rPr>
            <w:rFonts w:hint="eastAsia"/>
            <w:highlight w:val="none"/>
            <w:lang w:eastAsia="zh-CN"/>
          </w:rPr>
          <w:t>投资性</w:t>
        </w:r>
      </w:ins>
      <w:ins w:id="652" w:author="Administrator" w:date="2024-11-20T10:03:08Z">
        <w:r>
          <w:rPr>
            <w:rFonts w:hint="eastAsia"/>
            <w:highlight w:val="none"/>
            <w:lang w:eastAsia="zh-CN"/>
          </w:rPr>
          <w:t>房地产</w:t>
        </w:r>
      </w:ins>
      <w:ins w:id="653" w:author="Administrator" w:date="2024-11-20T10:03:09Z">
        <w:r>
          <w:rPr>
            <w:rFonts w:hint="eastAsia"/>
            <w:highlight w:val="none"/>
            <w:lang w:eastAsia="zh-CN"/>
          </w:rPr>
          <w:t>。</w:t>
        </w:r>
      </w:ins>
      <w:ins w:id="654" w:author="Administrator" w:date="2024-11-20T10:03:10Z">
        <w:r>
          <w:rPr>
            <w:rFonts w:hint="eastAsia"/>
            <w:highlight w:val="none"/>
            <w:lang w:eastAsia="zh-CN"/>
          </w:rPr>
          <w:t>包括</w:t>
        </w:r>
      </w:ins>
      <w:ins w:id="655" w:author="Administrator" w:date="2024-11-20T10:03:14Z">
        <w:r>
          <w:rPr>
            <w:rFonts w:hint="eastAsia"/>
            <w:highlight w:val="none"/>
            <w:lang w:eastAsia="zh-CN"/>
          </w:rPr>
          <w:t>境内</w:t>
        </w:r>
      </w:ins>
      <w:ins w:id="656" w:author="Administrator" w:date="2024-11-20T10:03:15Z">
        <w:r>
          <w:rPr>
            <w:rFonts w:hint="eastAsia"/>
            <w:highlight w:val="none"/>
            <w:lang w:eastAsia="zh-CN"/>
          </w:rPr>
          <w:t>机构</w:t>
        </w:r>
      </w:ins>
      <w:ins w:id="657" w:author="Administrator" w:date="2024-11-20T10:03:33Z">
        <w:r>
          <w:rPr>
            <w:rFonts w:hint="eastAsia"/>
            <w:highlight w:val="none"/>
            <w:lang w:eastAsia="zh-CN"/>
          </w:rPr>
          <w:t>持有的</w:t>
        </w:r>
      </w:ins>
      <w:ins w:id="658" w:author="Administrator" w:date="2024-11-20T10:03:37Z">
        <w:r>
          <w:rPr>
            <w:rFonts w:hint="eastAsia"/>
            <w:highlight w:val="none"/>
            <w:lang w:eastAsia="zh-CN"/>
          </w:rPr>
          <w:t>位于</w:t>
        </w:r>
      </w:ins>
      <w:ins w:id="659" w:author="Administrator" w:date="2024-11-20T10:03:38Z">
        <w:r>
          <w:rPr>
            <w:rFonts w:hint="eastAsia"/>
            <w:highlight w:val="none"/>
            <w:lang w:eastAsia="zh-CN"/>
          </w:rPr>
          <w:t>境外的</w:t>
        </w:r>
      </w:ins>
      <w:ins w:id="660" w:author="Administrator" w:date="2024-11-20T10:03:40Z">
        <w:r>
          <w:rPr>
            <w:rFonts w:hint="eastAsia"/>
            <w:highlight w:val="none"/>
            <w:lang w:eastAsia="zh-CN"/>
          </w:rPr>
          <w:t>固定资产</w:t>
        </w:r>
      </w:ins>
      <w:ins w:id="661" w:author="Administrator" w:date="2024-11-20T10:03:41Z">
        <w:r>
          <w:rPr>
            <w:rFonts w:hint="eastAsia"/>
            <w:highlight w:val="none"/>
            <w:lang w:eastAsia="zh-CN"/>
          </w:rPr>
          <w:t>和</w:t>
        </w:r>
      </w:ins>
      <w:ins w:id="662" w:author="Administrator" w:date="2024-11-20T10:03:42Z">
        <w:r>
          <w:rPr>
            <w:rFonts w:hint="eastAsia"/>
            <w:highlight w:val="none"/>
            <w:lang w:eastAsia="zh-CN"/>
          </w:rPr>
          <w:t>投资性</w:t>
        </w:r>
      </w:ins>
      <w:ins w:id="663" w:author="Administrator" w:date="2024-11-20T10:03:43Z">
        <w:r>
          <w:rPr>
            <w:rFonts w:hint="eastAsia"/>
            <w:highlight w:val="none"/>
            <w:lang w:eastAsia="zh-CN"/>
          </w:rPr>
          <w:t>房</w:t>
        </w:r>
      </w:ins>
      <w:ins w:id="664" w:author="Administrator" w:date="2024-11-20T10:03:44Z">
        <w:r>
          <w:rPr>
            <w:rFonts w:hint="eastAsia"/>
            <w:highlight w:val="none"/>
            <w:lang w:eastAsia="zh-CN"/>
          </w:rPr>
          <w:t>地产，</w:t>
        </w:r>
      </w:ins>
      <w:ins w:id="665" w:author="Administrator" w:date="2024-11-20T10:03:45Z">
        <w:r>
          <w:rPr>
            <w:rFonts w:hint="eastAsia"/>
            <w:highlight w:val="none"/>
            <w:lang w:eastAsia="zh-CN"/>
          </w:rPr>
          <w:t>以及</w:t>
        </w:r>
      </w:ins>
      <w:ins w:id="666" w:author="25年修订" w:date="2024-11-18T16:44:23Z">
        <w:del w:id="667" w:author="Administrator" w:date="2024-11-20T10:03:46Z">
          <w:r>
            <w:rPr>
              <w:rFonts w:hint="eastAsia"/>
              <w:highlight w:val="none"/>
            </w:rPr>
            <w:delText>的</w:delText>
          </w:r>
        </w:del>
      </w:ins>
      <w:ins w:id="668" w:author="25年修订" w:date="2024-11-18T16:44:23Z">
        <w:r>
          <w:rPr>
            <w:rFonts w:hint="eastAsia"/>
            <w:highlight w:val="none"/>
          </w:rPr>
          <w:t>境外</w:t>
        </w:r>
      </w:ins>
      <w:ins w:id="669" w:author="25年修订" w:date="2024-12-12T14:08:56Z">
        <w:r>
          <w:rPr>
            <w:rFonts w:hint="eastAsia"/>
            <w:highlight w:val="none"/>
            <w:lang w:eastAsia="zh-CN"/>
          </w:rPr>
          <w:t>分行</w:t>
        </w:r>
      </w:ins>
      <w:ins w:id="670" w:author="Administrator" w:date="2024-11-20T10:03:57Z">
        <w:r>
          <w:rPr>
            <w:rFonts w:hint="eastAsia"/>
            <w:highlight w:val="none"/>
            <w:lang w:eastAsia="zh-CN"/>
          </w:rPr>
          <w:t>、</w:t>
        </w:r>
      </w:ins>
      <w:ins w:id="671" w:author="25年修订" w:date="2024-11-18T16:44:23Z">
        <w:del w:id="672" w:author="Administrator" w:date="2024-11-20T10:03:56Z">
          <w:r>
            <w:rPr>
              <w:rFonts w:hint="eastAsia"/>
              <w:highlight w:val="none"/>
            </w:rPr>
            <w:delText>营运</w:delText>
          </w:r>
        </w:del>
      </w:ins>
      <w:ins w:id="673" w:author="25年修订" w:date="2024-11-18T16:44:23Z">
        <w:del w:id="674" w:author="Administrator" w:date="2024-11-20T10:03:55Z">
          <w:r>
            <w:rPr>
              <w:highlight w:val="none"/>
            </w:rPr>
            <w:delText>所在</w:delText>
          </w:r>
        </w:del>
      </w:ins>
      <w:ins w:id="675" w:author="25年修订" w:date="2024-11-18T16:44:23Z">
        <w:del w:id="676" w:author="Administrator" w:date="2024-11-20T10:03:54Z">
          <w:r>
            <w:rPr>
              <w:highlight w:val="none"/>
            </w:rPr>
            <w:delText>地</w:delText>
          </w:r>
        </w:del>
      </w:ins>
      <w:ins w:id="677" w:author="25年修订" w:date="2024-11-18T16:44:23Z">
        <w:del w:id="678" w:author="Administrator" w:date="2024-11-20T10:03:54Z">
          <w:r>
            <w:rPr>
              <w:rFonts w:hint="eastAsia"/>
              <w:highlight w:val="none"/>
            </w:rPr>
            <w:delText>，</w:delText>
          </w:r>
        </w:del>
      </w:ins>
      <w:ins w:id="679" w:author="25年修订" w:date="2024-11-18T16:44:23Z">
        <w:del w:id="680" w:author="Administrator" w:date="2024-11-20T10:03:54Z">
          <w:r>
            <w:rPr>
              <w:highlight w:val="none"/>
            </w:rPr>
            <w:delText>以</w:delText>
          </w:r>
        </w:del>
      </w:ins>
      <w:ins w:id="681" w:author="25年修订" w:date="2024-11-18T16:44:23Z">
        <w:del w:id="682" w:author="Administrator" w:date="2024-11-20T10:03:53Z">
          <w:r>
            <w:rPr>
              <w:highlight w:val="none"/>
            </w:rPr>
            <w:delText>及</w:delText>
          </w:r>
        </w:del>
      </w:ins>
      <w:ins w:id="683" w:author="25年修订" w:date="2024-11-18T16:44:23Z">
        <w:r>
          <w:rPr>
            <w:rFonts w:hint="eastAsia"/>
            <w:highlight w:val="none"/>
          </w:rPr>
          <w:t>境外子行、并表的境外附属机构的</w:t>
        </w:r>
      </w:ins>
      <w:ins w:id="684" w:author="25年修订" w:date="2024-12-12T15:58:10Z">
        <w:r>
          <w:rPr>
            <w:rFonts w:hint="eastAsia"/>
            <w:highlight w:val="none"/>
          </w:rPr>
          <w:t>注册</w:t>
        </w:r>
      </w:ins>
      <w:ins w:id="685" w:author="25年修订" w:date="2024-12-12T15:58:10Z">
        <w:r>
          <w:rPr>
            <w:highlight w:val="none"/>
          </w:rPr>
          <w:t>地</w:t>
        </w:r>
      </w:ins>
      <w:ins w:id="686" w:author="25年修订" w:date="2024-12-12T17:49:37Z">
        <w:r>
          <w:rPr>
            <w:rFonts w:hint="eastAsia"/>
            <w:highlight w:val="none"/>
            <w:lang w:eastAsia="zh-CN"/>
          </w:rPr>
          <w:t>（运营地）</w:t>
        </w:r>
      </w:ins>
      <w:r>
        <w:rPr>
          <w:rFonts w:hint="eastAsia"/>
          <w:highlight w:val="none"/>
        </w:rPr>
        <w:t>分</w:t>
      </w:r>
      <w:r>
        <w:rPr>
          <w:highlight w:val="none"/>
        </w:rPr>
        <w:t>国别填报</w:t>
      </w:r>
      <w:r>
        <w:rPr>
          <w:rFonts w:ascii="宋体" w:hAnsi="宋体"/>
          <w:szCs w:val="21"/>
          <w:highlight w:val="none"/>
        </w:rPr>
        <w:t>所拥有的固定资产</w:t>
      </w:r>
      <w:r>
        <w:rPr>
          <w:rFonts w:hint="eastAsia" w:ascii="宋体" w:hAnsi="宋体"/>
          <w:szCs w:val="21"/>
          <w:highlight w:val="none"/>
          <w:lang w:eastAsia="zh-CN"/>
        </w:rPr>
        <w:t>和投资性房地产</w:t>
      </w:r>
      <w:r>
        <w:rPr>
          <w:rFonts w:ascii="宋体" w:hAnsi="宋体"/>
          <w:szCs w:val="21"/>
          <w:highlight w:val="none"/>
        </w:rPr>
        <w:t>的</w:t>
      </w:r>
      <w:r>
        <w:rPr>
          <w:rFonts w:hint="eastAsia" w:ascii="宋体" w:hAnsi="宋体"/>
          <w:szCs w:val="21"/>
          <w:highlight w:val="none"/>
          <w:lang w:eastAsia="zh-CN"/>
        </w:rPr>
        <w:t>账面价值</w:t>
      </w:r>
      <w:r>
        <w:rPr>
          <w:rFonts w:ascii="宋体" w:hAnsi="宋体"/>
          <w:szCs w:val="21"/>
          <w:highlight w:val="none"/>
        </w:rPr>
        <w:t>。填报机构的固定资产是指同时具有以下特征的有形资产：</w:t>
      </w:r>
      <w:r>
        <w:rPr>
          <w:rFonts w:hint="eastAsia" w:ascii="宋体" w:hAnsi="宋体"/>
          <w:szCs w:val="21"/>
          <w:highlight w:val="none"/>
        </w:rPr>
        <w:t>（1）为生产商品、提供劳务、出租或经营管理而持有的；（2）使用寿命超过一个会计年度。</w:t>
      </w:r>
      <w:r>
        <w:rPr>
          <w:rFonts w:hint="eastAsia" w:ascii="宋体" w:hAnsi="宋体"/>
          <w:szCs w:val="21"/>
          <w:highlight w:val="none"/>
          <w:lang w:eastAsia="zh-CN"/>
        </w:rPr>
        <w:t>投资性房地产指</w:t>
      </w:r>
      <w:r>
        <w:rPr>
          <w:rFonts w:ascii="宋体" w:hAnsi="宋体"/>
          <w:szCs w:val="21"/>
          <w:highlight w:val="none"/>
        </w:rPr>
        <w:t>填报机构</w:t>
      </w:r>
      <w:r>
        <w:rPr>
          <w:rFonts w:hint="eastAsia" w:ascii="宋体" w:hAnsi="宋体"/>
          <w:szCs w:val="21"/>
          <w:highlight w:val="none"/>
        </w:rPr>
        <w:t>为赚取租金或资本增值，</w:t>
      </w:r>
      <w:r>
        <w:rPr>
          <w:rFonts w:ascii="宋体" w:hAnsi="宋体"/>
          <w:szCs w:val="21"/>
          <w:highlight w:val="none"/>
        </w:rPr>
        <w:t>或两者兼有而持有的房地产</w:t>
      </w:r>
      <w:r>
        <w:rPr>
          <w:rFonts w:hint="eastAsia" w:ascii="宋体" w:hAnsi="宋体"/>
          <w:szCs w:val="21"/>
          <w:highlight w:val="none"/>
        </w:rPr>
        <w:t>，</w:t>
      </w:r>
      <w:r>
        <w:rPr>
          <w:rFonts w:ascii="宋体" w:hAnsi="宋体"/>
          <w:szCs w:val="21"/>
          <w:highlight w:val="none"/>
        </w:rPr>
        <w:t>包括已出租的土地使用权、持有并准备增值</w:t>
      </w:r>
      <w:r>
        <w:rPr>
          <w:rFonts w:hint="eastAsia" w:ascii="宋体" w:hAnsi="宋体"/>
          <w:szCs w:val="21"/>
          <w:highlight w:val="none"/>
        </w:rPr>
        <w:t>后</w:t>
      </w:r>
      <w:r>
        <w:rPr>
          <w:rFonts w:ascii="宋体" w:hAnsi="宋体"/>
          <w:szCs w:val="21"/>
          <w:highlight w:val="none"/>
        </w:rPr>
        <w:t>转让的土地使用权</w:t>
      </w:r>
      <w:r>
        <w:rPr>
          <w:rFonts w:hint="eastAsia" w:ascii="宋体" w:hAnsi="宋体"/>
          <w:szCs w:val="21"/>
          <w:highlight w:val="none"/>
        </w:rPr>
        <w:t>、以及拥有产权以经营租赁方式出租的</w:t>
      </w:r>
      <w:r>
        <w:rPr>
          <w:rFonts w:ascii="宋体" w:hAnsi="宋体"/>
          <w:szCs w:val="21"/>
          <w:highlight w:val="none"/>
        </w:rPr>
        <w:t>建筑物。</w:t>
      </w:r>
      <w:r>
        <w:rPr>
          <w:rFonts w:hint="eastAsia" w:ascii="宋体" w:hAnsi="宋体"/>
          <w:szCs w:val="21"/>
          <w:highlight w:val="none"/>
        </w:rPr>
        <w:t>投资性房地产应当能够单独计量和出售。投资性房地产可以以成本模式或者公允价值模式计量，如果以成本模式计量，本项目以扣除摊销或折旧后的净值填报；如果以公允价值模式计量，本项目应包括投资性房地产的公允价值变动。</w:t>
      </w:r>
    </w:p>
    <w:p>
      <w:pPr>
        <w:spacing w:line="360" w:lineRule="auto"/>
        <w:ind w:firstLine="420" w:firstLineChars="200"/>
        <w:rPr>
          <w:rFonts w:hint="eastAsia" w:eastAsia="宋体"/>
          <w:lang w:eastAsia="zh-CN"/>
        </w:rPr>
      </w:pPr>
      <w:r>
        <w:rPr>
          <w:rFonts w:hint="eastAsia"/>
          <w:lang w:eastAsia="zh-CN"/>
        </w:rPr>
        <w:t>【</w:t>
      </w:r>
      <w:r>
        <w:rPr>
          <w:rFonts w:hint="eastAsia"/>
          <w:lang w:val="en-US" w:eastAsia="zh-CN"/>
        </w:rPr>
        <w:t>其他附注项目</w:t>
      </w:r>
      <w:r>
        <w:rPr>
          <w:rFonts w:hint="eastAsia"/>
          <w:lang w:eastAsia="zh-CN"/>
        </w:rPr>
        <w:t>】：</w:t>
      </w:r>
    </w:p>
    <w:p>
      <w:pPr>
        <w:spacing w:line="440" w:lineRule="exact"/>
        <w:ind w:firstLine="420" w:firstLineChars="200"/>
        <w:rPr>
          <w:rFonts w:hint="eastAsia" w:ascii="宋体" w:hAnsi="宋体"/>
          <w:szCs w:val="21"/>
        </w:rPr>
      </w:pPr>
      <w:r>
        <w:rPr>
          <w:rFonts w:ascii="宋体" w:hAnsi="宋体"/>
          <w:szCs w:val="21"/>
        </w:rPr>
        <w:t>本</w:t>
      </w:r>
      <w:r>
        <w:rPr>
          <w:rFonts w:hint="eastAsia" w:ascii="宋体" w:hAnsi="宋体"/>
          <w:szCs w:val="21"/>
        </w:rPr>
        <w:t>部分</w:t>
      </w:r>
      <w:r>
        <w:rPr>
          <w:rFonts w:hint="eastAsia"/>
        </w:rPr>
        <w:t>反映填报机构提供的内保外贷形式的跨境对外担保及其垫款情况。内保外贷业务根据《跨境担保外汇管理规定》（汇发〔2014〕29号）定义，指担保人注册地在境内、债务人和债权人注册地均在境外的跨境担保。跨境对外担保</w:t>
      </w:r>
      <w:r>
        <w:rPr>
          <w:rFonts w:ascii="宋体" w:hAnsi="宋体"/>
          <w:szCs w:val="21"/>
        </w:rPr>
        <w:t>分为</w:t>
      </w:r>
      <w:r>
        <w:rPr>
          <w:rFonts w:hint="eastAsia" w:ascii="宋体" w:hAnsi="宋体"/>
          <w:szCs w:val="21"/>
        </w:rPr>
        <w:t>融资性保函、非融资性保函、其他业务</w:t>
      </w:r>
      <w:r>
        <w:rPr>
          <w:rFonts w:ascii="宋体" w:hAnsi="宋体"/>
          <w:szCs w:val="21"/>
        </w:rPr>
        <w:t>三类</w:t>
      </w:r>
      <w:r>
        <w:rPr>
          <w:rFonts w:hint="eastAsia" w:ascii="宋体" w:hAnsi="宋体"/>
          <w:szCs w:val="21"/>
        </w:rPr>
        <w:t>：</w:t>
      </w:r>
    </w:p>
    <w:p>
      <w:pPr>
        <w:spacing w:line="440" w:lineRule="exact"/>
        <w:ind w:firstLine="420" w:firstLineChars="200"/>
        <w:rPr>
          <w:rFonts w:hint="eastAsia" w:ascii="宋体" w:hAnsi="宋体"/>
          <w:szCs w:val="21"/>
        </w:rPr>
      </w:pPr>
      <w:r>
        <w:rPr>
          <w:rFonts w:hint="eastAsia" w:ascii="宋体" w:hAnsi="宋体"/>
          <w:szCs w:val="21"/>
        </w:rPr>
        <w:t>[</w:t>
      </w:r>
      <w:del w:id="687" w:author="25年修订" w:date="2024-11-18T16:44:23Z">
        <w:r>
          <w:rPr>
            <w:rFonts w:hint="eastAsia" w:ascii="宋体" w:hAnsi="宋体"/>
            <w:szCs w:val="21"/>
          </w:rPr>
          <w:delText>1</w:delText>
        </w:r>
      </w:del>
      <w:ins w:id="688" w:author="25年修订" w:date="2024-11-18T16:44:23Z">
        <w:r>
          <w:rPr>
            <w:rFonts w:hint="eastAsia" w:ascii="宋体" w:hAnsi="宋体"/>
            <w:szCs w:val="21"/>
          </w:rPr>
          <w:t>1</w:t>
        </w:r>
      </w:ins>
      <w:ins w:id="689" w:author="25年修订" w:date="2024-11-18T16:44:23Z">
        <w:r>
          <w:rPr>
            <w:rFonts w:hint="eastAsia" w:ascii="宋体" w:hAnsi="宋体"/>
            <w:szCs w:val="21"/>
            <w:lang w:val="en-US" w:eastAsia="zh-CN"/>
          </w:rPr>
          <w:t>4</w:t>
        </w:r>
      </w:ins>
      <w:r>
        <w:rPr>
          <w:rFonts w:hint="eastAsia" w:ascii="宋体" w:hAnsi="宋体"/>
          <w:szCs w:val="21"/>
        </w:rPr>
        <w:t>.融资性保函]包括：借款保函、融资租赁保函、透支保函、有价证券发行担保、一年期以上的延期付款保函、以货币偿还的补偿贸易保函、银行授信额度保函和融资性备用信用证等。融资性备用信用证是指开证行保证在开证申请人未能履行其应履行的义务时，受益人只要凭备用信用证的规定向开证行开具汇票，并随附开证申请人未履行义务的声明或证明文件即可得到开证行偿付。保兑信用证也统计在此项目。</w:t>
      </w:r>
    </w:p>
    <w:p>
      <w:pPr>
        <w:spacing w:line="440" w:lineRule="exact"/>
        <w:ind w:firstLine="420" w:firstLineChars="200"/>
        <w:rPr>
          <w:rFonts w:hint="eastAsia" w:ascii="宋体" w:hAnsi="宋体"/>
          <w:szCs w:val="21"/>
        </w:rPr>
      </w:pPr>
      <w:r>
        <w:rPr>
          <w:rFonts w:hint="eastAsia" w:ascii="宋体" w:hAnsi="宋体"/>
          <w:szCs w:val="21"/>
        </w:rPr>
        <w:t>[</w:t>
      </w:r>
      <w:del w:id="690" w:author="25年修订" w:date="2024-11-18T16:44:23Z">
        <w:r>
          <w:rPr>
            <w:rFonts w:hint="eastAsia" w:ascii="宋体" w:hAnsi="宋体"/>
            <w:szCs w:val="21"/>
          </w:rPr>
          <w:delText>2</w:delText>
        </w:r>
      </w:del>
      <w:ins w:id="691" w:author="25年修订" w:date="2024-11-18T16:44:23Z">
        <w:r>
          <w:rPr>
            <w:rFonts w:hint="eastAsia" w:ascii="宋体" w:hAnsi="宋体"/>
            <w:szCs w:val="21"/>
            <w:lang w:val="en-US" w:eastAsia="zh-CN"/>
          </w:rPr>
          <w:t>15</w:t>
        </w:r>
      </w:ins>
      <w:r>
        <w:rPr>
          <w:rFonts w:hint="eastAsia" w:ascii="宋体" w:hAnsi="宋体"/>
          <w:szCs w:val="21"/>
        </w:rPr>
        <w:t>.非融资性保函]：是指填报机构为客户贸易或工程投标等非融资性经营活动开具担保文书的保函。非融资性保函包括投标保函、履约保函、预付款保函、海事保函、质量保函、关税付款保函、工程维修保函、诉讼保函、提货担保保函等。</w:t>
      </w:r>
    </w:p>
    <w:p>
      <w:pPr>
        <w:spacing w:line="440" w:lineRule="exact"/>
        <w:ind w:firstLine="420" w:firstLineChars="200"/>
        <w:rPr>
          <w:rFonts w:hint="eastAsia" w:ascii="宋体" w:hAnsi="宋体"/>
          <w:szCs w:val="21"/>
        </w:rPr>
      </w:pPr>
      <w:r>
        <w:rPr>
          <w:rFonts w:hint="eastAsia" w:ascii="宋体" w:hAnsi="宋体"/>
          <w:szCs w:val="21"/>
        </w:rPr>
        <w:t>[</w:t>
      </w:r>
      <w:del w:id="692" w:author="25年修订" w:date="2024-11-18T16:44:23Z">
        <w:r>
          <w:rPr>
            <w:rFonts w:hint="eastAsia" w:ascii="宋体" w:hAnsi="宋体"/>
            <w:szCs w:val="21"/>
          </w:rPr>
          <w:delText>3</w:delText>
        </w:r>
      </w:del>
      <w:ins w:id="693" w:author="25年修订" w:date="2024-11-18T16:44:23Z">
        <w:r>
          <w:rPr>
            <w:rFonts w:hint="eastAsia" w:ascii="宋体" w:hAnsi="宋体"/>
            <w:szCs w:val="21"/>
            <w:lang w:val="en-US" w:eastAsia="zh-CN"/>
          </w:rPr>
          <w:t>16</w:t>
        </w:r>
      </w:ins>
      <w:r>
        <w:rPr>
          <w:rFonts w:hint="eastAsia" w:ascii="宋体" w:hAnsi="宋体"/>
          <w:szCs w:val="21"/>
        </w:rPr>
        <w:t>.其他]：反映填报机构除[1</w:t>
      </w:r>
      <w:ins w:id="694" w:author="25年修订" w:date="2024-12-12T15:59:48Z">
        <w:r>
          <w:rPr>
            <w:rFonts w:hint="eastAsia" w:ascii="宋体" w:hAnsi="宋体"/>
            <w:szCs w:val="21"/>
            <w:lang w:val="en-US" w:eastAsia="zh-CN"/>
          </w:rPr>
          <w:t>4</w:t>
        </w:r>
      </w:ins>
      <w:r>
        <w:rPr>
          <w:rFonts w:hint="eastAsia" w:ascii="宋体" w:hAnsi="宋体"/>
          <w:szCs w:val="21"/>
        </w:rPr>
        <w:t>.融资性保函]和[</w:t>
      </w:r>
      <w:del w:id="695" w:author="25年修订" w:date="2024-12-12T15:59:51Z">
        <w:r>
          <w:rPr>
            <w:rFonts w:hint="default" w:ascii="宋体" w:hAnsi="宋体"/>
            <w:szCs w:val="21"/>
            <w:lang w:val="en-US"/>
          </w:rPr>
          <w:delText>2</w:delText>
        </w:r>
      </w:del>
      <w:ins w:id="696" w:author="25年修订" w:date="2024-12-12T15:59:51Z">
        <w:r>
          <w:rPr>
            <w:rFonts w:hint="eastAsia" w:ascii="宋体" w:hAnsi="宋体"/>
            <w:szCs w:val="21"/>
            <w:lang w:val="en-US" w:eastAsia="zh-CN"/>
          </w:rPr>
          <w:t>15</w:t>
        </w:r>
      </w:ins>
      <w:r>
        <w:rPr>
          <w:rFonts w:hint="eastAsia" w:ascii="宋体" w:hAnsi="宋体"/>
          <w:szCs w:val="21"/>
        </w:rPr>
        <w:t>.非融资性保函]以外的内保外贷业务。</w:t>
      </w:r>
    </w:p>
    <w:p>
      <w:pPr>
        <w:spacing w:line="440" w:lineRule="exact"/>
        <w:ind w:firstLine="420" w:firstLineChars="200"/>
        <w:rPr>
          <w:rFonts w:hint="eastAsia"/>
        </w:rPr>
      </w:pPr>
      <w:r>
        <w:rPr>
          <w:rFonts w:hint="eastAsia" w:ascii="宋体" w:hAnsi="宋体"/>
          <w:szCs w:val="21"/>
        </w:rPr>
        <w:t>[A 对外担保期末余额]：反映</w:t>
      </w:r>
      <w:r>
        <w:rPr>
          <w:rFonts w:hint="eastAsia"/>
        </w:rPr>
        <w:t>填报机构内保外贷形式跨境对外担保的期末余额。</w:t>
      </w:r>
    </w:p>
    <w:p>
      <w:pPr>
        <w:spacing w:line="440" w:lineRule="exact"/>
        <w:ind w:firstLine="420" w:firstLineChars="200"/>
        <w:rPr>
          <w:rFonts w:hint="eastAsia"/>
        </w:rPr>
      </w:pPr>
      <w:r>
        <w:rPr>
          <w:rFonts w:hint="eastAsia" w:ascii="宋体" w:hAnsi="宋体"/>
          <w:szCs w:val="21"/>
        </w:rPr>
        <w:t>[B 对外担保签约额]：反映</w:t>
      </w:r>
      <w:r>
        <w:rPr>
          <w:rFonts w:hint="eastAsia"/>
        </w:rPr>
        <w:t>填报机构内保外贷形式跨境对外担保的合同签订金额，填报年初至报告期末累计发生额。</w:t>
      </w:r>
    </w:p>
    <w:p>
      <w:pPr>
        <w:spacing w:line="440" w:lineRule="exact"/>
        <w:ind w:firstLine="420" w:firstLineChars="200"/>
        <w:rPr>
          <w:rFonts w:hint="eastAsia"/>
        </w:rPr>
      </w:pPr>
      <w:r>
        <w:rPr>
          <w:rFonts w:hint="eastAsia" w:ascii="宋体" w:hAnsi="宋体"/>
          <w:szCs w:val="21"/>
        </w:rPr>
        <w:t>[C 对外担保履约额]：反映</w:t>
      </w:r>
      <w:r>
        <w:rPr>
          <w:rFonts w:hint="eastAsia"/>
        </w:rPr>
        <w:t>填报机构内保外贷形式跨境对外担保的履约金额，填报年初至报告期末累计发生额。</w:t>
      </w:r>
    </w:p>
    <w:p>
      <w:pPr>
        <w:numPr>
          <w:ins w:id="697" w:author="刘琦" w:date="2017-09-18T14:45:00Z"/>
        </w:numPr>
        <w:spacing w:line="360" w:lineRule="auto"/>
        <w:ind w:firstLine="420" w:firstLineChars="200"/>
        <w:rPr>
          <w:ins w:id="698" w:author="中国银行" w:date="2024-11-18T16:47:43Z"/>
          <w:rFonts w:hint="eastAsia" w:ascii="宋体" w:hAnsi="宋体"/>
          <w:szCs w:val="21"/>
        </w:rPr>
      </w:pPr>
      <w:r>
        <w:rPr>
          <w:rFonts w:hint="eastAsia" w:ascii="宋体" w:hAnsi="宋体"/>
          <w:szCs w:val="21"/>
        </w:rPr>
        <w:t>[D 对外担保期末垫款余额]：</w:t>
      </w:r>
      <w:r>
        <w:rPr>
          <w:rFonts w:hint="eastAsia"/>
        </w:rPr>
        <w:t>反映填报机构提供内保外贷形式跨境对外担保的垫款情况，垫款指</w:t>
      </w:r>
      <w:r>
        <w:rPr>
          <w:rFonts w:hint="eastAsia" w:ascii="宋体" w:hAnsi="宋体"/>
          <w:szCs w:val="21"/>
        </w:rPr>
        <w:t>填报机构由于客户不能按照合同约定期限归还其款项，或被交易对手、相关利益方对其或有事项行使索偿权，使该表有关项目期末余额指标从表外或有事项转为表内不良资产的会计账面余额</w:t>
      </w:r>
      <w:r>
        <w:rPr>
          <w:rFonts w:hint="eastAsia"/>
        </w:rPr>
        <w:t>，填报</w:t>
      </w:r>
      <w:r>
        <w:rPr>
          <w:rFonts w:hint="eastAsia" w:ascii="宋体" w:hAnsi="宋体"/>
          <w:szCs w:val="21"/>
        </w:rPr>
        <w:t>报告期期末余额。</w:t>
      </w:r>
    </w:p>
    <w:p>
      <w:pPr>
        <w:numPr>
          <w:ins w:id="699" w:author="刘琦" w:date="2017-09-18T14:45:00Z"/>
        </w:numPr>
        <w:spacing w:line="360" w:lineRule="auto"/>
        <w:ind w:firstLine="420" w:firstLineChars="200"/>
        <w:rPr>
          <w:rFonts w:hint="eastAsia" w:ascii="宋体" w:hAnsi="宋体"/>
          <w:szCs w:val="21"/>
        </w:rPr>
      </w:pPr>
    </w:p>
    <w:p>
      <w:pPr>
        <w:numPr>
          <w:ins w:id="700" w:author="刘琦" w:date="2017-09-18T14:45:00Z"/>
        </w:numPr>
        <w:spacing w:line="360" w:lineRule="auto"/>
        <w:ind w:firstLine="420" w:firstLineChars="200"/>
        <w:rPr>
          <w:ins w:id="701" w:author="25年修订" w:date="2024-11-18T16:44:23Z"/>
          <w:rFonts w:hint="eastAsia" w:ascii="宋体" w:hAnsi="宋体"/>
          <w:szCs w:val="21"/>
        </w:rPr>
      </w:pPr>
    </w:p>
    <w:p>
      <w:pPr>
        <w:spacing w:line="360" w:lineRule="auto"/>
        <w:rPr>
          <w:rFonts w:hint="eastAsia" w:eastAsia="宋体"/>
          <w:b/>
          <w:highlight w:val="none"/>
          <w:lang w:eastAsia="zh-CN"/>
        </w:rPr>
      </w:pPr>
      <w:r>
        <w:rPr>
          <w:rFonts w:hint="eastAsia"/>
          <w:b/>
          <w:highlight w:val="none"/>
        </w:rPr>
        <w:t>第II部分：</w:t>
      </w:r>
      <w:r>
        <w:rPr>
          <w:rFonts w:hint="eastAsia"/>
          <w:b/>
          <w:highlight w:val="none"/>
          <w:rPrChange w:id="702" w:author="25年修订" w:date="2024-12-12T16:08:52Z">
            <w:rPr>
              <w:rFonts w:hint="eastAsia"/>
              <w:b/>
            </w:rPr>
          </w:rPrChange>
        </w:rPr>
        <w:t>境外业务</w:t>
      </w:r>
      <w:del w:id="703" w:author="25年修订" w:date="2024-12-12T16:01:54Z">
        <w:r>
          <w:rPr>
            <w:rFonts w:hint="eastAsia"/>
            <w:b/>
            <w:highlight w:val="none"/>
            <w:rPrChange w:id="704" w:author="25年修订" w:date="2024-12-12T16:08:52Z">
              <w:rPr>
                <w:rFonts w:hint="eastAsia"/>
                <w:b/>
              </w:rPr>
            </w:rPrChange>
          </w:rPr>
          <w:delText>统计表</w:delText>
        </w:r>
      </w:del>
      <w:ins w:id="705" w:author="25年修订" w:date="2024-12-12T16:01:54Z">
        <w:r>
          <w:rPr>
            <w:rFonts w:hint="eastAsia"/>
            <w:b/>
            <w:highlight w:val="none"/>
            <w:lang w:eastAsia="zh-CN"/>
            <w:rPrChange w:id="706" w:author="25年修订" w:date="2024-12-12T16:08:52Z">
              <w:rPr>
                <w:rFonts w:hint="eastAsia"/>
                <w:b/>
                <w:lang w:eastAsia="zh-CN"/>
              </w:rPr>
            </w:rPrChange>
          </w:rPr>
          <w:t>风险</w:t>
        </w:r>
      </w:ins>
      <w:ins w:id="707" w:author="25年修订" w:date="2024-12-12T16:01:55Z">
        <w:r>
          <w:rPr>
            <w:rFonts w:hint="eastAsia"/>
            <w:b/>
            <w:highlight w:val="none"/>
            <w:lang w:eastAsia="zh-CN"/>
            <w:rPrChange w:id="708" w:author="25年修订" w:date="2024-12-12T16:08:52Z">
              <w:rPr>
                <w:rFonts w:hint="eastAsia"/>
                <w:b/>
                <w:lang w:eastAsia="zh-CN"/>
              </w:rPr>
            </w:rPrChange>
          </w:rPr>
          <w:t>情况表</w:t>
        </w:r>
      </w:ins>
    </w:p>
    <w:p>
      <w:pPr>
        <w:spacing w:line="360" w:lineRule="auto"/>
        <w:ind w:firstLine="420" w:firstLineChars="200"/>
        <w:rPr>
          <w:ins w:id="709" w:author="25年修订" w:date="2024-12-12T16:18:07Z"/>
          <w:rFonts w:hint="default" w:eastAsia="宋体"/>
          <w:lang w:val="en-US" w:eastAsia="zh-CN"/>
        </w:rPr>
      </w:pPr>
      <w:r>
        <w:rPr>
          <w:rFonts w:hint="eastAsia"/>
          <w:lang w:eastAsia="zh-CN"/>
        </w:rPr>
        <w:t>本表</w:t>
      </w:r>
      <w:ins w:id="710" w:author="25年修订" w:date="2024-12-15T16:18:41Z">
        <w:r>
          <w:rPr>
            <w:rFonts w:hint="eastAsia"/>
            <w:lang w:val="en-US" w:eastAsia="zh-CN"/>
          </w:rPr>
          <w:t>填报</w:t>
        </w:r>
      </w:ins>
      <w:ins w:id="711" w:author="25年修订" w:date="2024-12-15T16:18:44Z">
        <w:r>
          <w:rPr>
            <w:rFonts w:hint="eastAsia"/>
            <w:lang w:val="en-US" w:eastAsia="zh-CN"/>
          </w:rPr>
          <w:t>境内机构</w:t>
        </w:r>
      </w:ins>
      <w:ins w:id="712" w:author="25年修订" w:date="2024-12-15T16:18:45Z">
        <w:r>
          <w:rPr>
            <w:rFonts w:hint="eastAsia"/>
            <w:lang w:val="en-US" w:eastAsia="zh-CN"/>
          </w:rPr>
          <w:t>跨境业务</w:t>
        </w:r>
      </w:ins>
      <w:ins w:id="713" w:author="25年修订" w:date="2024-12-15T16:18:47Z">
        <w:r>
          <w:rPr>
            <w:rFonts w:hint="eastAsia"/>
            <w:lang w:val="en-US" w:eastAsia="zh-CN"/>
          </w:rPr>
          <w:t>风险情况</w:t>
        </w:r>
      </w:ins>
      <w:ins w:id="714" w:author="25年修订" w:date="2024-12-15T16:42:07Z">
        <w:r>
          <w:rPr>
            <w:rFonts w:hint="eastAsia"/>
            <w:lang w:val="en-US" w:eastAsia="zh-CN"/>
          </w:rPr>
          <w:t>、</w:t>
        </w:r>
      </w:ins>
      <w:ins w:id="715" w:author="25年修订" w:date="2024-12-15T16:18:49Z">
        <w:r>
          <w:rPr>
            <w:rFonts w:hint="eastAsia"/>
            <w:lang w:val="en-US" w:eastAsia="zh-CN"/>
          </w:rPr>
          <w:t>境外机构</w:t>
        </w:r>
      </w:ins>
      <w:ins w:id="716" w:author="25年修订" w:date="2024-12-15T16:42:11Z">
        <w:r>
          <w:rPr>
            <w:rFonts w:hint="eastAsia"/>
            <w:lang w:val="en-US" w:eastAsia="zh-CN"/>
          </w:rPr>
          <w:t>境外</w:t>
        </w:r>
      </w:ins>
      <w:ins w:id="717" w:author="25年修订" w:date="2024-12-15T16:19:01Z">
        <w:r>
          <w:rPr>
            <w:rFonts w:hint="eastAsia"/>
            <w:lang w:val="en-US" w:eastAsia="zh-CN"/>
          </w:rPr>
          <w:t>业务</w:t>
        </w:r>
      </w:ins>
      <w:ins w:id="718" w:author="25年修订" w:date="2024-12-15T16:19:02Z">
        <w:r>
          <w:rPr>
            <w:rFonts w:hint="eastAsia"/>
            <w:lang w:val="en-US" w:eastAsia="zh-CN"/>
          </w:rPr>
          <w:t>的</w:t>
        </w:r>
      </w:ins>
      <w:ins w:id="719" w:author="25年修订" w:date="2024-12-15T16:19:03Z">
        <w:r>
          <w:rPr>
            <w:rFonts w:hint="eastAsia"/>
            <w:lang w:val="en-US" w:eastAsia="zh-CN"/>
          </w:rPr>
          <w:t>风险情况，</w:t>
        </w:r>
      </w:ins>
      <w:ins w:id="720" w:author="25年修订" w:date="2024-12-15T16:42:16Z">
        <w:r>
          <w:rPr>
            <w:rFonts w:hint="eastAsia"/>
            <w:highlight w:val="none"/>
            <w:lang w:val="en-US" w:eastAsia="zh-CN"/>
          </w:rPr>
          <w:t>以及</w:t>
        </w:r>
      </w:ins>
      <w:ins w:id="721" w:author="25年修订" w:date="2024-12-15T16:19:05Z">
        <w:r>
          <w:rPr>
            <w:rFonts w:hint="eastAsia"/>
            <w:highlight w:val="none"/>
            <w:lang w:val="en-US" w:eastAsia="zh-CN"/>
          </w:rPr>
          <w:t>境外机构</w:t>
        </w:r>
      </w:ins>
      <w:ins w:id="722" w:author="25年修订" w:date="2024-12-15T16:19:19Z">
        <w:r>
          <w:rPr>
            <w:rFonts w:hint="eastAsia"/>
            <w:highlight w:val="none"/>
            <w:lang w:val="en-US" w:eastAsia="zh-CN"/>
          </w:rPr>
          <w:t>境内</w:t>
        </w:r>
      </w:ins>
      <w:ins w:id="723" w:author="25年修订" w:date="2024-12-15T16:19:23Z">
        <w:r>
          <w:rPr>
            <w:rFonts w:hint="eastAsia"/>
            <w:highlight w:val="none"/>
            <w:lang w:val="en-US" w:eastAsia="zh-CN"/>
          </w:rPr>
          <w:t>业务</w:t>
        </w:r>
      </w:ins>
      <w:ins w:id="724" w:author="25年修订" w:date="2024-12-15T16:42:30Z">
        <w:r>
          <w:rPr>
            <w:rFonts w:hint="eastAsia"/>
            <w:highlight w:val="none"/>
            <w:lang w:val="en-US" w:eastAsia="zh-CN"/>
          </w:rPr>
          <w:t>的</w:t>
        </w:r>
      </w:ins>
      <w:ins w:id="725" w:author="25年修订" w:date="2024-12-15T16:42:32Z">
        <w:r>
          <w:rPr>
            <w:rFonts w:hint="eastAsia"/>
            <w:highlight w:val="none"/>
            <w:lang w:val="en-US" w:eastAsia="zh-CN"/>
          </w:rPr>
          <w:t>风险情况</w:t>
        </w:r>
      </w:ins>
      <w:ins w:id="726" w:author="25年修订" w:date="2024-12-15T16:19:23Z">
        <w:r>
          <w:rPr>
            <w:rFonts w:hint="eastAsia"/>
            <w:lang w:val="en-US" w:eastAsia="zh-CN"/>
          </w:rPr>
          <w:t>。</w:t>
        </w:r>
      </w:ins>
      <w:r>
        <w:rPr>
          <w:rFonts w:hint="eastAsia"/>
        </w:rPr>
        <w:t>境内机构包括填报机构的总行、境内分行、境内子行和并表的境内附属机构。境外机构包括境外分行、境外子行和并表的境外附属机构。</w:t>
      </w:r>
      <w:ins w:id="727" w:author="25年修订" w:date="2024-12-16T17:59:09Z">
        <w:r>
          <w:rPr>
            <w:rFonts w:hint="eastAsia"/>
            <w:lang w:eastAsia="zh-CN"/>
          </w:rPr>
          <w:t>国别认定</w:t>
        </w:r>
      </w:ins>
      <w:ins w:id="728" w:author="25年修订" w:date="2024-12-16T17:59:11Z">
        <w:r>
          <w:rPr>
            <w:rFonts w:hint="eastAsia"/>
            <w:lang w:eastAsia="zh-CN"/>
          </w:rPr>
          <w:t>同</w:t>
        </w:r>
      </w:ins>
      <w:ins w:id="729" w:author="25年修订" w:date="2024-12-16T17:59:14Z">
        <w:r>
          <w:rPr>
            <w:rFonts w:hint="eastAsia"/>
            <w:lang w:eastAsia="zh-CN"/>
          </w:rPr>
          <w:t>第</w:t>
        </w:r>
      </w:ins>
      <w:ins w:id="730" w:author="25年修订" w:date="2024-12-16T17:59:14Z">
        <w:r>
          <w:rPr>
            <w:rFonts w:hint="eastAsia"/>
            <w:lang w:val="en-US" w:eastAsia="zh-CN"/>
          </w:rPr>
          <w:t>I</w:t>
        </w:r>
      </w:ins>
      <w:ins w:id="731" w:author="25年修订" w:date="2024-12-16T17:59:16Z">
        <w:r>
          <w:rPr>
            <w:rFonts w:hint="eastAsia"/>
            <w:lang w:val="en-US" w:eastAsia="zh-CN"/>
          </w:rPr>
          <w:t>部分</w:t>
        </w:r>
      </w:ins>
      <w:ins w:id="732" w:author="25年修订" w:date="2024-12-16T18:07:47Z">
        <w:r>
          <w:rPr>
            <w:rFonts w:hint="eastAsia"/>
            <w:lang w:val="en-US" w:eastAsia="zh-CN"/>
          </w:rPr>
          <w:t>。</w:t>
        </w:r>
      </w:ins>
    </w:p>
    <w:p>
      <w:pPr>
        <w:spacing w:line="360" w:lineRule="auto"/>
        <w:ind w:firstLine="840" w:firstLineChars="400"/>
        <w:rPr>
          <w:del w:id="734" w:author="25年修订" w:date="2024-12-12T16:21:45Z"/>
          <w:rFonts w:hint="default" w:eastAsia="宋体"/>
          <w:lang w:val="en-US" w:eastAsia="zh-CN"/>
        </w:rPr>
        <w:pPrChange w:id="733" w:author="25年修订" w:date="2024-12-16T18:52:14Z">
          <w:pPr>
            <w:spacing w:line="360" w:lineRule="auto"/>
            <w:ind w:firstLine="420" w:firstLineChars="200"/>
          </w:pPr>
        </w:pPrChange>
      </w:pPr>
    </w:p>
    <w:p>
      <w:pPr>
        <w:spacing w:line="360" w:lineRule="auto"/>
        <w:ind w:firstLine="421" w:firstLineChars="200"/>
        <w:rPr>
          <w:b/>
        </w:rPr>
        <w:pPrChange w:id="735" w:author="25年修订" w:date="2024-12-16T18:52:14Z">
          <w:pPr>
            <w:spacing w:line="360" w:lineRule="auto"/>
          </w:pPr>
        </w:pPrChange>
      </w:pPr>
      <w:r>
        <w:rPr>
          <w:rFonts w:hint="eastAsia"/>
          <w:b/>
        </w:rPr>
        <w:t>具体项目解释：</w:t>
      </w:r>
    </w:p>
    <w:p>
      <w:pPr>
        <w:spacing w:line="360" w:lineRule="auto"/>
        <w:ind w:firstLine="420"/>
      </w:pPr>
      <w:r>
        <w:rPr>
          <w:rFonts w:hint="eastAsia"/>
        </w:rPr>
        <w:t>【1.</w:t>
      </w:r>
      <w:del w:id="736" w:author="25年修订" w:date="2024-12-15T17:13:27Z">
        <w:r>
          <w:rPr>
            <w:rFonts w:hint="eastAsia"/>
          </w:rPr>
          <w:delText>各项贷款</w:delText>
        </w:r>
      </w:del>
      <w:ins w:id="737" w:author="25年修订" w:date="2024-12-15T17:11:16Z">
        <w:r>
          <w:rPr>
            <w:rFonts w:hint="eastAsia"/>
            <w:lang w:val="en-US" w:eastAsia="zh-CN"/>
          </w:rPr>
          <w:t>境内机构跨境</w:t>
        </w:r>
      </w:ins>
      <w:ins w:id="738" w:author="25年修订" w:date="2024-12-15T17:13:30Z">
        <w:r>
          <w:rPr>
            <w:rFonts w:hint="eastAsia"/>
            <w:lang w:val="en-US" w:eastAsia="zh-CN"/>
          </w:rPr>
          <w:t>贷款</w:t>
        </w:r>
      </w:ins>
      <w:ins w:id="739" w:author="25年修订" w:date="2024-12-15T17:11:13Z">
        <w:r>
          <w:rPr>
            <w:rFonts w:hint="eastAsia"/>
            <w:lang w:eastAsia="zh-CN"/>
          </w:rPr>
          <w:t>）</w:t>
        </w:r>
      </w:ins>
      <w:r>
        <w:rPr>
          <w:rFonts w:hint="eastAsia"/>
        </w:rPr>
        <w:t>】直接境外债权中境内机构</w:t>
      </w:r>
      <w:ins w:id="740" w:author="25年修订" w:date="2024-12-15T17:13:15Z">
        <w:r>
          <w:rPr>
            <w:rFonts w:hint="eastAsia"/>
            <w:lang w:val="en-US" w:eastAsia="zh-CN"/>
          </w:rPr>
          <w:t>对</w:t>
        </w:r>
      </w:ins>
      <w:ins w:id="741" w:author="25年修订" w:date="2024-12-15T17:13:16Z">
        <w:r>
          <w:rPr>
            <w:rFonts w:hint="eastAsia"/>
            <w:lang w:val="en-US" w:eastAsia="zh-CN"/>
          </w:rPr>
          <w:t>境外主体</w:t>
        </w:r>
      </w:ins>
      <w:ins w:id="742" w:author="25年修订" w:date="2024-12-15T17:13:18Z">
        <w:r>
          <w:rPr>
            <w:rFonts w:hint="eastAsia"/>
            <w:lang w:val="en-US" w:eastAsia="zh-CN"/>
          </w:rPr>
          <w:t>发放</w:t>
        </w:r>
      </w:ins>
      <w:ins w:id="743" w:author="25年修订" w:date="2024-12-15T17:13:19Z">
        <w:r>
          <w:rPr>
            <w:rFonts w:hint="eastAsia"/>
            <w:lang w:val="en-US" w:eastAsia="zh-CN"/>
          </w:rPr>
          <w:t>的</w:t>
        </w:r>
      </w:ins>
      <w:del w:id="744" w:author="25年修订" w:date="2024-12-15T17:13:20Z">
        <w:r>
          <w:rPr>
            <w:rFonts w:hint="eastAsia"/>
          </w:rPr>
          <w:delText>跨境</w:delText>
        </w:r>
      </w:del>
      <w:ins w:id="745" w:author="25年修订" w:date="2024-12-15T17:13:22Z">
        <w:r>
          <w:rPr>
            <w:rFonts w:hint="eastAsia"/>
            <w:lang w:val="en-US" w:eastAsia="zh-CN"/>
          </w:rPr>
          <w:t>各项</w:t>
        </w:r>
      </w:ins>
      <w:r>
        <w:rPr>
          <w:rFonts w:hint="eastAsia"/>
        </w:rPr>
        <w:t>贷款余额。</w:t>
      </w:r>
    </w:p>
    <w:p>
      <w:pPr>
        <w:spacing w:line="360" w:lineRule="auto"/>
        <w:ind w:firstLine="420"/>
      </w:pPr>
      <w:r>
        <w:rPr>
          <w:rFonts w:hint="eastAsia"/>
        </w:rPr>
        <w:t>【1.1.不良贷款】境内机构跨境贷款余额中，</w:t>
      </w:r>
      <w:r>
        <w:rPr>
          <w:rFonts w:hint="eastAsia" w:ascii="宋体" w:hAnsi="宋体"/>
          <w:szCs w:val="21"/>
        </w:rPr>
        <w:t>根据贷款五级分类标准，划为次级、可疑、损失三类贷款的余额之和</w:t>
      </w:r>
      <w:r>
        <w:rPr>
          <w:rFonts w:hint="eastAsia"/>
        </w:rPr>
        <w:t>。</w:t>
      </w:r>
    </w:p>
    <w:p>
      <w:pPr>
        <w:spacing w:line="360" w:lineRule="auto"/>
        <w:ind w:firstLine="420" w:firstLineChars="200"/>
      </w:pPr>
      <w:r>
        <w:rPr>
          <w:rFonts w:hint="eastAsia"/>
        </w:rPr>
        <w:t>【1.1.1.次级贷款】境内机构跨境贷款余额中，根据贷款五级分类标准，划为次级类贷款的余额。</w:t>
      </w:r>
    </w:p>
    <w:p>
      <w:pPr>
        <w:spacing w:line="360" w:lineRule="auto"/>
        <w:ind w:firstLine="420" w:firstLineChars="200"/>
      </w:pPr>
      <w:r>
        <w:rPr>
          <w:rFonts w:hint="eastAsia"/>
        </w:rPr>
        <w:t>【1.1.2.可疑贷款】境内机构跨境贷款余额中，根据贷款五级分类标准，划为可疑类贷款的余额。</w:t>
      </w:r>
    </w:p>
    <w:p>
      <w:pPr>
        <w:spacing w:line="360" w:lineRule="auto"/>
        <w:ind w:firstLine="420" w:firstLineChars="200"/>
      </w:pPr>
      <w:r>
        <w:rPr>
          <w:rFonts w:hint="eastAsia"/>
        </w:rPr>
        <w:t>【1.1.3.损失贷款】境内机构跨境贷款余额中，根据贷款五级分类标准，划为损失类贷款的余额。</w:t>
      </w:r>
    </w:p>
    <w:p>
      <w:pPr>
        <w:spacing w:line="360" w:lineRule="auto"/>
        <w:ind w:firstLine="420" w:firstLineChars="200"/>
      </w:pPr>
      <w:r>
        <w:rPr>
          <w:rFonts w:hint="eastAsia"/>
        </w:rPr>
        <w:t>【1.2逾期贷款】境内机构跨境贷款余额中，没有按照贷款合同规定的期限偿还本金或利息的各项贷款的本金余额。</w:t>
      </w:r>
    </w:p>
    <w:p>
      <w:pPr>
        <w:spacing w:line="360" w:lineRule="auto"/>
        <w:ind w:firstLine="420" w:firstLineChars="200"/>
      </w:pPr>
      <w:r>
        <w:rPr>
          <w:rFonts w:hint="eastAsia"/>
        </w:rPr>
        <w:t>【1.2.1.逾期60天以上】逾期贷款余额中，本金或利息逾期时间超过60天的各项贷款的本金余额。如果一笔贷款本金和利息都逾期，按逾期时间长的期限进行判断。</w:t>
      </w:r>
    </w:p>
    <w:p>
      <w:pPr>
        <w:spacing w:line="360" w:lineRule="auto"/>
        <w:ind w:firstLine="420" w:firstLineChars="200"/>
      </w:pPr>
      <w:r>
        <w:rPr>
          <w:rFonts w:hint="eastAsia"/>
        </w:rPr>
        <w:t>【1.2.2.逾期90天以上】逾期贷款余额中，本金或利息逾期时间超过90天的各项贷款的本金余额。如果一笔贷款本金和利息都逾期，按逾期时间长的期限进行判断。</w:t>
      </w:r>
    </w:p>
    <w:p>
      <w:pPr>
        <w:spacing w:line="360" w:lineRule="auto"/>
        <w:ind w:firstLine="420" w:firstLineChars="200"/>
        <w:rPr>
          <w:rFonts w:hint="default" w:eastAsia="宋体"/>
          <w:color w:val="C00000"/>
          <w:highlight w:val="none"/>
          <w:lang w:val="en-US" w:eastAsia="zh-CN"/>
        </w:rPr>
      </w:pPr>
      <w:r>
        <w:rPr>
          <w:rFonts w:hint="eastAsia"/>
          <w:highlight w:val="none"/>
        </w:rPr>
        <w:t>【1.3.最大十家贷款客户贷款余额合计】</w:t>
      </w:r>
      <w:r>
        <w:rPr>
          <w:rFonts w:hint="eastAsia"/>
          <w:highlight w:val="none"/>
          <w:lang w:eastAsia="zh-CN"/>
        </w:rPr>
        <w:t>合计项报送填报机构总行和境内分行的</w:t>
      </w:r>
      <w:r>
        <w:rPr>
          <w:rFonts w:hint="eastAsia"/>
          <w:highlight w:val="none"/>
        </w:rPr>
        <w:t>跨境贷款余额中，贷款余额最大的前十家客户贷款余额合计</w:t>
      </w:r>
      <w:r>
        <w:rPr>
          <w:rFonts w:hint="eastAsia"/>
          <w:highlight w:val="none"/>
          <w:lang w:eastAsia="zh-CN"/>
        </w:rPr>
        <w:t>，</w:t>
      </w:r>
      <w:r>
        <w:rPr>
          <w:rFonts w:hint="eastAsia"/>
          <w:b w:val="0"/>
          <w:bCs/>
          <w:color w:val="auto"/>
          <w:highlight w:val="none"/>
        </w:rPr>
        <w:t>统计对象为单一</w:t>
      </w:r>
      <w:r>
        <w:rPr>
          <w:rFonts w:hint="eastAsia"/>
          <w:b w:val="0"/>
          <w:bCs/>
          <w:color w:val="auto"/>
          <w:highlight w:val="none"/>
          <w:lang w:eastAsia="zh-CN"/>
        </w:rPr>
        <w:t>法人</w:t>
      </w:r>
      <w:r>
        <w:rPr>
          <w:rFonts w:hint="eastAsia"/>
          <w:b w:val="0"/>
          <w:bCs/>
          <w:color w:val="auto"/>
          <w:highlight w:val="none"/>
        </w:rPr>
        <w:t>客户</w:t>
      </w:r>
      <w:r>
        <w:rPr>
          <w:rFonts w:hint="eastAsia"/>
          <w:b w:val="0"/>
          <w:bCs/>
          <w:color w:val="auto"/>
          <w:highlight w:val="none"/>
          <w:lang w:eastAsia="zh-CN"/>
        </w:rPr>
        <w:t>，并按照国别分布将最大十家贷款客户的贷款余额分别填入对应国家。</w:t>
      </w:r>
    </w:p>
    <w:p>
      <w:pPr>
        <w:spacing w:line="360" w:lineRule="auto"/>
        <w:ind w:firstLine="420" w:firstLineChars="200"/>
        <w:rPr>
          <w:color w:val="FF0000"/>
          <w:highlight w:val="none"/>
        </w:rPr>
      </w:pPr>
      <w:r>
        <w:rPr>
          <w:rFonts w:hint="eastAsia"/>
          <w:highlight w:val="none"/>
        </w:rPr>
        <w:t>【2.</w:t>
      </w:r>
      <w:ins w:id="746" w:author="25年修订" w:date="2024-12-15T17:15:15Z">
        <w:r>
          <w:rPr>
            <w:rFonts w:hint="eastAsia"/>
            <w:highlight w:val="none"/>
            <w:lang w:val="en-US" w:eastAsia="zh-CN"/>
          </w:rPr>
          <w:t>境内机构</w:t>
        </w:r>
      </w:ins>
      <w:r>
        <w:rPr>
          <w:rFonts w:hint="eastAsia"/>
          <w:highlight w:val="none"/>
        </w:rPr>
        <w:t>跨境投资】直接境外</w:t>
      </w:r>
      <w:r>
        <w:rPr>
          <w:rFonts w:hint="eastAsia"/>
          <w:highlight w:val="none"/>
          <w:lang w:eastAsia="zh-CN"/>
        </w:rPr>
        <w:t>债权股权</w:t>
      </w:r>
      <w:r>
        <w:rPr>
          <w:rFonts w:hint="eastAsia"/>
          <w:highlight w:val="none"/>
        </w:rPr>
        <w:t>中境内机构跨境投资余额。</w:t>
      </w:r>
      <w:r>
        <w:rPr>
          <w:rFonts w:hint="eastAsia"/>
          <w:highlight w:val="none"/>
          <w:lang w:eastAsia="zh-CN"/>
        </w:rPr>
        <w:t>包括境内机构持有</w:t>
      </w:r>
      <w:r>
        <w:rPr>
          <w:rFonts w:hint="eastAsia"/>
          <w:highlight w:val="none"/>
        </w:rPr>
        <w:t>的各种能够变现</w:t>
      </w:r>
      <w:r>
        <w:rPr>
          <w:rFonts w:hint="eastAsia"/>
          <w:highlight w:val="none"/>
          <w:lang w:eastAsia="zh-CN"/>
        </w:rPr>
        <w:t>的境外</w:t>
      </w:r>
      <w:r>
        <w:rPr>
          <w:rFonts w:hint="eastAsia"/>
          <w:highlight w:val="none"/>
        </w:rPr>
        <w:t>有价证券，包括各种股票、债券、基金等，以及实业投资</w:t>
      </w:r>
      <w:r>
        <w:rPr>
          <w:rFonts w:hint="eastAsia"/>
          <w:highlight w:val="none"/>
          <w:lang w:eastAsia="zh-CN"/>
        </w:rPr>
        <w:t>，投资的范围同</w:t>
      </w:r>
      <w:r>
        <w:rPr>
          <w:rFonts w:hint="eastAsia"/>
          <w:highlight w:val="none"/>
          <w:lang w:val="en-US" w:eastAsia="zh-CN"/>
        </w:rPr>
        <w:t>G01[12.投资]</w:t>
      </w:r>
      <w:r>
        <w:rPr>
          <w:rFonts w:hint="eastAsia"/>
          <w:highlight w:val="none"/>
        </w:rPr>
        <w:t>。</w:t>
      </w:r>
    </w:p>
    <w:p>
      <w:pPr>
        <w:spacing w:line="360" w:lineRule="auto"/>
        <w:ind w:firstLine="420" w:firstLineChars="200"/>
        <w:rPr>
          <w:highlight w:val="none"/>
        </w:rPr>
      </w:pPr>
      <w:r>
        <w:rPr>
          <w:rFonts w:hint="eastAsia"/>
          <w:highlight w:val="none"/>
        </w:rPr>
        <w:t>【2.1.逾期投资】境内机构跨境投资余额中，资产本金或利息发生逾期的投资余额。</w:t>
      </w:r>
    </w:p>
    <w:p>
      <w:pPr>
        <w:spacing w:line="360" w:lineRule="auto"/>
        <w:ind w:firstLine="420"/>
        <w:rPr>
          <w:highlight w:val="none"/>
        </w:rPr>
      </w:pPr>
      <w:r>
        <w:rPr>
          <w:rFonts w:hint="eastAsia"/>
          <w:highlight w:val="none"/>
        </w:rPr>
        <w:t>【3.</w:t>
      </w:r>
      <w:del w:id="747" w:author="25年修订" w:date="2024-12-15T17:16:19Z">
        <w:r>
          <w:rPr>
            <w:rFonts w:hint="eastAsia"/>
            <w:highlight w:val="none"/>
          </w:rPr>
          <w:delText>各项贷款</w:delText>
        </w:r>
      </w:del>
      <w:ins w:id="748" w:author="25年修订" w:date="2024-12-15T17:11:37Z">
        <w:r>
          <w:rPr>
            <w:rFonts w:hint="eastAsia"/>
            <w:highlight w:val="none"/>
            <w:lang w:val="en-US" w:eastAsia="zh-CN"/>
          </w:rPr>
          <w:t>境外机构</w:t>
        </w:r>
      </w:ins>
      <w:ins w:id="749" w:author="25年修订" w:date="2024-12-15T17:11:38Z">
        <w:r>
          <w:rPr>
            <w:rFonts w:hint="eastAsia"/>
            <w:highlight w:val="none"/>
            <w:lang w:val="en-US" w:eastAsia="zh-CN"/>
          </w:rPr>
          <w:t>境外</w:t>
        </w:r>
      </w:ins>
      <w:ins w:id="750" w:author="25年修订" w:date="2024-12-15T17:16:22Z">
        <w:r>
          <w:rPr>
            <w:rFonts w:hint="eastAsia"/>
            <w:highlight w:val="none"/>
            <w:lang w:val="en-US" w:eastAsia="zh-CN"/>
          </w:rPr>
          <w:t>贷款</w:t>
        </w:r>
      </w:ins>
      <w:r>
        <w:rPr>
          <w:rFonts w:hint="eastAsia"/>
          <w:highlight w:val="none"/>
        </w:rPr>
        <w:t>】直接境外债权中境外</w:t>
      </w:r>
      <w:del w:id="751" w:author="25年修订" w:date="2024-12-15T17:16:33Z">
        <w:r>
          <w:rPr>
            <w:rFonts w:hint="eastAsia"/>
            <w:highlight w:val="none"/>
          </w:rPr>
          <w:delText>分支</w:delText>
        </w:r>
      </w:del>
      <w:r>
        <w:rPr>
          <w:rFonts w:hint="eastAsia"/>
          <w:highlight w:val="none"/>
        </w:rPr>
        <w:t>机构</w:t>
      </w:r>
      <w:del w:id="752" w:author="25年修订" w:date="2024-12-15T17:16:34Z">
        <w:r>
          <w:rPr>
            <w:rFonts w:hint="eastAsia"/>
            <w:highlight w:val="none"/>
          </w:rPr>
          <w:delText>和附</w:delText>
        </w:r>
      </w:del>
      <w:del w:id="753" w:author="25年修订" w:date="2024-12-15T17:16:35Z">
        <w:r>
          <w:rPr>
            <w:rFonts w:hint="eastAsia"/>
            <w:highlight w:val="none"/>
          </w:rPr>
          <w:delText>属机构</w:delText>
        </w:r>
      </w:del>
      <w:ins w:id="754" w:author="25年修订" w:date="2024-12-15T17:12:01Z">
        <w:r>
          <w:rPr>
            <w:rFonts w:hint="eastAsia"/>
            <w:highlight w:val="none"/>
            <w:lang w:val="en-US" w:eastAsia="zh-CN"/>
          </w:rPr>
          <w:t>对</w:t>
        </w:r>
      </w:ins>
      <w:ins w:id="755" w:author="25年修订" w:date="2024-12-15T17:12:03Z">
        <w:r>
          <w:rPr>
            <w:rFonts w:hint="eastAsia"/>
            <w:highlight w:val="none"/>
            <w:lang w:val="en-US" w:eastAsia="zh-CN"/>
          </w:rPr>
          <w:t>境外主体</w:t>
        </w:r>
      </w:ins>
      <w:ins w:id="756" w:author="25年修订" w:date="2024-12-15T17:12:04Z">
        <w:r>
          <w:rPr>
            <w:rFonts w:hint="eastAsia"/>
            <w:highlight w:val="none"/>
            <w:lang w:val="en-US" w:eastAsia="zh-CN"/>
          </w:rPr>
          <w:t>发放</w:t>
        </w:r>
      </w:ins>
      <w:ins w:id="757" w:author="25年修订" w:date="2024-12-15T17:12:05Z">
        <w:r>
          <w:rPr>
            <w:rFonts w:hint="eastAsia"/>
            <w:highlight w:val="none"/>
            <w:lang w:val="en-US" w:eastAsia="zh-CN"/>
          </w:rPr>
          <w:t>的</w:t>
        </w:r>
      </w:ins>
      <w:r>
        <w:rPr>
          <w:rFonts w:hint="eastAsia"/>
          <w:highlight w:val="none"/>
        </w:rPr>
        <w:t>各项贷款余额。</w:t>
      </w:r>
    </w:p>
    <w:p>
      <w:pPr>
        <w:spacing w:line="360" w:lineRule="auto"/>
        <w:ind w:firstLine="420"/>
        <w:rPr>
          <w:highlight w:val="none"/>
        </w:rPr>
      </w:pPr>
      <w:r>
        <w:rPr>
          <w:rFonts w:hint="eastAsia"/>
          <w:highlight w:val="none"/>
        </w:rPr>
        <w:t>【3.1不良贷款】境外机构境外贷款余额中，</w:t>
      </w:r>
      <w:r>
        <w:rPr>
          <w:rFonts w:hint="eastAsia" w:ascii="宋体" w:hAnsi="宋体"/>
          <w:szCs w:val="21"/>
          <w:highlight w:val="none"/>
        </w:rPr>
        <w:t>根据贷款五级分类标准，划为次级、可疑、损失三类贷款的余额之和</w:t>
      </w:r>
      <w:r>
        <w:rPr>
          <w:rFonts w:hint="eastAsia"/>
          <w:highlight w:val="none"/>
        </w:rPr>
        <w:t>。</w:t>
      </w:r>
    </w:p>
    <w:p>
      <w:pPr>
        <w:spacing w:line="360" w:lineRule="auto"/>
        <w:ind w:firstLine="420"/>
        <w:rPr>
          <w:highlight w:val="none"/>
        </w:rPr>
      </w:pPr>
      <w:r>
        <w:rPr>
          <w:rFonts w:hint="eastAsia"/>
          <w:highlight w:val="none"/>
        </w:rPr>
        <w:t>【3.2逾期贷款】境外机构境外贷款余额中，</w:t>
      </w:r>
      <w:r>
        <w:rPr>
          <w:rFonts w:hint="eastAsia" w:ascii="宋体" w:hAnsi="宋体"/>
          <w:szCs w:val="21"/>
          <w:highlight w:val="none"/>
        </w:rPr>
        <w:t>没有按照贷款合同规定的期限偿还本金或利息的各项贷款的本金余额。</w:t>
      </w:r>
    </w:p>
    <w:p>
      <w:pPr>
        <w:spacing w:line="360" w:lineRule="auto"/>
        <w:ind w:firstLine="420"/>
        <w:rPr>
          <w:rFonts w:hint="default" w:ascii="宋体" w:hAnsi="宋体" w:eastAsia="宋体"/>
          <w:szCs w:val="21"/>
          <w:highlight w:val="none"/>
          <w:lang w:val="en-US" w:eastAsia="zh-CN"/>
        </w:rPr>
      </w:pPr>
      <w:r>
        <w:rPr>
          <w:rFonts w:hint="eastAsia"/>
          <w:highlight w:val="none"/>
        </w:rPr>
        <w:t>【3.3</w:t>
      </w:r>
      <w:ins w:id="758" w:author="25年修订" w:date="2024-12-15T17:19:19Z">
        <w:r>
          <w:rPr>
            <w:rFonts w:hint="eastAsia"/>
            <w:highlight w:val="none"/>
            <w:lang w:val="en-US" w:eastAsia="zh-CN"/>
          </w:rPr>
          <w:t>境外机构</w:t>
        </w:r>
      </w:ins>
      <w:r>
        <w:rPr>
          <w:rFonts w:hint="eastAsia"/>
          <w:highlight w:val="none"/>
        </w:rPr>
        <w:t>跨境贷款】境外机构境外贷款余额中，</w:t>
      </w:r>
      <w:r>
        <w:rPr>
          <w:rFonts w:hint="eastAsia" w:ascii="宋体" w:hAnsi="宋体"/>
          <w:szCs w:val="21"/>
          <w:highlight w:val="none"/>
        </w:rPr>
        <w:t>境外机构发放给该境外机构</w:t>
      </w:r>
      <w:r>
        <w:rPr>
          <w:rFonts w:hint="eastAsia" w:ascii="宋体" w:hAnsi="宋体"/>
          <w:szCs w:val="21"/>
          <w:highlight w:val="none"/>
          <w:lang w:eastAsia="zh-CN"/>
        </w:rPr>
        <w:t>注册地</w:t>
      </w:r>
      <w:ins w:id="759" w:author="25年修订" w:date="2024-12-12T17:50:03Z">
        <w:r>
          <w:rPr>
            <w:rFonts w:hint="eastAsia"/>
            <w:highlight w:val="none"/>
            <w:lang w:eastAsia="zh-CN"/>
          </w:rPr>
          <w:t>（运营地）</w:t>
        </w:r>
      </w:ins>
      <w:del w:id="760" w:author="25年修订" w:date="2024-12-12T16:34:44Z">
        <w:r>
          <w:rPr>
            <w:rFonts w:hint="eastAsia" w:ascii="宋体" w:hAnsi="宋体"/>
            <w:szCs w:val="21"/>
            <w:highlight w:val="none"/>
            <w:lang w:eastAsia="zh-CN"/>
          </w:rPr>
          <w:delText>或运营</w:delText>
        </w:r>
      </w:del>
      <w:del w:id="761" w:author="25年修订" w:date="2024-12-12T16:34:48Z">
        <w:r>
          <w:rPr>
            <w:rFonts w:hint="eastAsia" w:ascii="宋体" w:hAnsi="宋体"/>
            <w:szCs w:val="21"/>
            <w:highlight w:val="none"/>
            <w:lang w:eastAsia="zh-CN"/>
          </w:rPr>
          <w:delText>地</w:delText>
        </w:r>
      </w:del>
      <w:r>
        <w:rPr>
          <w:rFonts w:hint="eastAsia" w:ascii="宋体" w:hAnsi="宋体"/>
          <w:szCs w:val="21"/>
          <w:highlight w:val="none"/>
        </w:rPr>
        <w:t>所在国家以外的其他国家</w:t>
      </w:r>
      <w:ins w:id="762" w:author="25年修订" w:date="2024-12-15T17:20:49Z">
        <w:r>
          <w:rPr>
            <w:rFonts w:hint="eastAsia" w:ascii="宋体" w:hAnsi="宋体"/>
            <w:szCs w:val="21"/>
            <w:highlight w:val="none"/>
            <w:lang w:eastAsia="zh-CN"/>
          </w:rPr>
          <w:t>（</w:t>
        </w:r>
      </w:ins>
      <w:ins w:id="763" w:author="25年修订" w:date="2024-12-15T17:20:50Z">
        <w:r>
          <w:rPr>
            <w:rFonts w:hint="eastAsia" w:ascii="宋体" w:hAnsi="宋体"/>
            <w:szCs w:val="21"/>
            <w:highlight w:val="none"/>
            <w:lang w:val="en-US" w:eastAsia="zh-CN"/>
          </w:rPr>
          <w:t>不含</w:t>
        </w:r>
      </w:ins>
      <w:ins w:id="764" w:author="25年修订" w:date="2024-12-15T17:20:51Z">
        <w:r>
          <w:rPr>
            <w:rFonts w:hint="eastAsia" w:ascii="宋体" w:hAnsi="宋体"/>
            <w:szCs w:val="21"/>
            <w:highlight w:val="none"/>
            <w:lang w:val="en-US" w:eastAsia="zh-CN"/>
          </w:rPr>
          <w:t>中国大陆</w:t>
        </w:r>
      </w:ins>
      <w:ins w:id="765" w:author="25年修订" w:date="2024-12-15T17:20:49Z">
        <w:r>
          <w:rPr>
            <w:rFonts w:hint="eastAsia" w:ascii="宋体" w:hAnsi="宋体"/>
            <w:szCs w:val="21"/>
            <w:highlight w:val="none"/>
            <w:lang w:eastAsia="zh-CN"/>
          </w:rPr>
          <w:t>）</w:t>
        </w:r>
      </w:ins>
      <w:r>
        <w:rPr>
          <w:rFonts w:hint="eastAsia" w:ascii="宋体" w:hAnsi="宋体"/>
          <w:szCs w:val="21"/>
          <w:highlight w:val="none"/>
        </w:rPr>
        <w:t>客户的贷款余额。</w:t>
      </w:r>
    </w:p>
    <w:p>
      <w:pPr>
        <w:spacing w:line="360" w:lineRule="auto"/>
        <w:ind w:firstLine="420"/>
        <w:rPr>
          <w:rFonts w:ascii="宋体" w:hAnsi="宋体"/>
          <w:color w:val="auto"/>
          <w:szCs w:val="21"/>
        </w:rPr>
      </w:pPr>
      <w:r>
        <w:rPr>
          <w:rFonts w:hint="eastAsia"/>
          <w:color w:val="auto"/>
        </w:rPr>
        <w:t>【4.境外</w:t>
      </w:r>
      <w:del w:id="766" w:author="25年修订" w:date="2024-12-15T17:25:27Z">
        <w:r>
          <w:rPr>
            <w:rFonts w:hint="eastAsia"/>
            <w:color w:val="auto"/>
          </w:rPr>
          <w:delText>分支和附属</w:delText>
        </w:r>
      </w:del>
      <w:r>
        <w:rPr>
          <w:rFonts w:hint="eastAsia"/>
          <w:color w:val="auto"/>
        </w:rPr>
        <w:t>机构</w:t>
      </w:r>
      <w:ins w:id="767" w:author="25年修订" w:date="2024-12-15T17:25:30Z">
        <w:r>
          <w:rPr>
            <w:rFonts w:hint="eastAsia"/>
            <w:color w:val="auto"/>
            <w:lang w:val="en-US" w:eastAsia="zh-CN"/>
          </w:rPr>
          <w:t>境外</w:t>
        </w:r>
      </w:ins>
      <w:r>
        <w:rPr>
          <w:rFonts w:hint="eastAsia"/>
          <w:color w:val="auto"/>
        </w:rPr>
        <w:t>投资】直接境外</w:t>
      </w:r>
      <w:r>
        <w:rPr>
          <w:rFonts w:hint="eastAsia"/>
          <w:color w:val="auto"/>
          <w:lang w:eastAsia="zh-CN"/>
        </w:rPr>
        <w:t>债权股权</w:t>
      </w:r>
      <w:r>
        <w:rPr>
          <w:rFonts w:hint="eastAsia"/>
          <w:color w:val="auto"/>
        </w:rPr>
        <w:t>中境外</w:t>
      </w:r>
      <w:del w:id="768" w:author="25年修订" w:date="2024-12-15T17:25:34Z">
        <w:r>
          <w:rPr>
            <w:rFonts w:hint="eastAsia"/>
            <w:color w:val="auto"/>
          </w:rPr>
          <w:delText>分支和附属</w:delText>
        </w:r>
      </w:del>
      <w:r>
        <w:rPr>
          <w:rFonts w:hint="eastAsia"/>
          <w:color w:val="auto"/>
        </w:rPr>
        <w:t>机构</w:t>
      </w:r>
      <w:ins w:id="769" w:author="25年修订" w:date="2024-12-15T17:25:52Z">
        <w:r>
          <w:rPr>
            <w:rFonts w:hint="eastAsia"/>
            <w:color w:val="auto"/>
            <w:lang w:val="en-US" w:eastAsia="zh-CN"/>
          </w:rPr>
          <w:t>对</w:t>
        </w:r>
      </w:ins>
      <w:ins w:id="770" w:author="25年修订" w:date="2024-12-15T17:25:54Z">
        <w:r>
          <w:rPr>
            <w:rFonts w:hint="eastAsia"/>
            <w:color w:val="auto"/>
            <w:lang w:val="en-US" w:eastAsia="zh-CN"/>
          </w:rPr>
          <w:t>境外主体的</w:t>
        </w:r>
      </w:ins>
      <w:r>
        <w:rPr>
          <w:rFonts w:hint="eastAsia"/>
          <w:color w:val="auto"/>
        </w:rPr>
        <w:t>投资余额</w:t>
      </w:r>
      <w:del w:id="771" w:author="25年修订" w:date="2024-12-15T17:27:10Z">
        <w:r>
          <w:rPr>
            <w:rFonts w:hint="eastAsia"/>
            <w:color w:val="auto"/>
          </w:rPr>
          <w:delText>。</w:delText>
        </w:r>
      </w:del>
      <w:ins w:id="772" w:author="25年修订" w:date="2024-12-15T17:27:10Z">
        <w:r>
          <w:rPr>
            <w:rFonts w:hint="eastAsia"/>
            <w:color w:val="auto"/>
            <w:lang w:eastAsia="zh-CN"/>
          </w:rPr>
          <w:t>，</w:t>
        </w:r>
      </w:ins>
      <w:r>
        <w:rPr>
          <w:rFonts w:hint="eastAsia"/>
          <w:b w:val="0"/>
          <w:bCs/>
          <w:color w:val="auto"/>
        </w:rPr>
        <w:t>包括</w:t>
      </w:r>
      <w:del w:id="773" w:author="25年修订" w:date="2024-12-15T17:27:13Z">
        <w:r>
          <w:rPr>
            <w:rFonts w:hint="eastAsia"/>
            <w:color w:val="auto"/>
          </w:rPr>
          <w:delText>境外分支和附属机构</w:delText>
        </w:r>
      </w:del>
      <w:del w:id="774" w:author="25年修订" w:date="2024-12-15T17:27:13Z">
        <w:r>
          <w:rPr>
            <w:rFonts w:hint="eastAsia"/>
            <w:b w:val="0"/>
            <w:bCs/>
            <w:color w:val="auto"/>
          </w:rPr>
          <w:delText>持有的</w:delText>
        </w:r>
      </w:del>
      <w:r>
        <w:rPr>
          <w:rFonts w:hint="eastAsia"/>
          <w:b w:val="0"/>
          <w:bCs/>
          <w:color w:val="auto"/>
        </w:rPr>
        <w:t>各种能够变现的境外有价证券，包括各种股票、债券、基金等，以及实业投资，投资的范围同G01[12.投资]。</w:t>
      </w:r>
    </w:p>
    <w:p>
      <w:pPr>
        <w:spacing w:line="360" w:lineRule="auto"/>
        <w:ind w:firstLine="420"/>
        <w:rPr>
          <w:rFonts w:ascii="宋体" w:hAnsi="宋体"/>
          <w:szCs w:val="21"/>
        </w:rPr>
      </w:pPr>
      <w:r>
        <w:rPr>
          <w:rFonts w:hint="eastAsia"/>
        </w:rPr>
        <w:t>【4.1逾期投资余额】境外</w:t>
      </w:r>
      <w:del w:id="775" w:author="25年修订" w:date="2024-12-15T17:27:37Z">
        <w:r>
          <w:rPr>
            <w:rFonts w:hint="eastAsia"/>
          </w:rPr>
          <w:delText>分支机构和附属</w:delText>
        </w:r>
      </w:del>
      <w:r>
        <w:rPr>
          <w:rFonts w:hint="eastAsia"/>
        </w:rPr>
        <w:t>机构</w:t>
      </w:r>
      <w:ins w:id="776" w:author="25年修订" w:date="2024-12-15T17:27:41Z">
        <w:r>
          <w:rPr>
            <w:rFonts w:hint="eastAsia"/>
            <w:lang w:val="en-US" w:eastAsia="zh-CN"/>
          </w:rPr>
          <w:t>境外</w:t>
        </w:r>
      </w:ins>
      <w:r>
        <w:rPr>
          <w:rFonts w:hint="eastAsia"/>
        </w:rPr>
        <w:t>投资余额中，资产中的本金或利息发生逾期的投资余额。</w:t>
      </w:r>
    </w:p>
    <w:p>
      <w:pPr>
        <w:spacing w:line="360" w:lineRule="auto"/>
        <w:ind w:firstLine="420"/>
        <w:rPr>
          <w:ins w:id="777" w:author="25年修订" w:date="2024-12-15T17:28:37Z"/>
          <w:rFonts w:hint="eastAsia" w:eastAsia="宋体"/>
          <w:b/>
          <w:bCs/>
          <w:lang w:val="en-US" w:eastAsia="zh-CN"/>
          <w:rPrChange w:id="778" w:author="25年修订" w:date="2024-12-15T17:28:55Z">
            <w:rPr>
              <w:ins w:id="779" w:author="25年修订" w:date="2024-12-15T17:28:37Z"/>
              <w:rFonts w:hint="eastAsia" w:eastAsia="宋体"/>
              <w:lang w:val="en-US" w:eastAsia="zh-CN"/>
            </w:rPr>
          </w:rPrChange>
        </w:rPr>
      </w:pPr>
      <w:ins w:id="780" w:author="25年修订" w:date="2024-12-15T17:28:51Z">
        <w:r>
          <w:rPr>
            <w:rFonts w:hint="eastAsia"/>
            <w:b/>
            <w:bCs/>
            <w:lang w:val="en-US" w:eastAsia="zh-CN"/>
            <w:rPrChange w:id="781" w:author="25年修订" w:date="2024-12-15T17:28:55Z">
              <w:rPr>
                <w:rFonts w:hint="eastAsia"/>
                <w:lang w:val="en-US" w:eastAsia="zh-CN"/>
              </w:rPr>
            </w:rPrChange>
          </w:rPr>
          <w:t>附注项目：</w:t>
        </w:r>
      </w:ins>
    </w:p>
    <w:p>
      <w:pPr>
        <w:spacing w:line="360" w:lineRule="auto"/>
        <w:ind w:firstLine="420"/>
        <w:rPr>
          <w:ins w:id="782" w:author="25年修订" w:date="2024-12-15T17:29:19Z"/>
          <w:rFonts w:hint="default" w:eastAsia="宋体"/>
          <w:b w:val="0"/>
          <w:bCs w:val="0"/>
          <w:color w:val="auto"/>
          <w:highlight w:val="none"/>
          <w:lang w:val="en-US" w:eastAsia="zh-CN"/>
        </w:rPr>
      </w:pPr>
      <w:ins w:id="783" w:author="25年修订" w:date="2024-12-15T17:28:40Z">
        <w:r>
          <w:rPr>
            <w:rFonts w:hint="eastAsia"/>
            <w:b w:val="0"/>
            <w:bCs w:val="0"/>
            <w:color w:val="auto"/>
            <w:highlight w:val="none"/>
          </w:rPr>
          <w:t>【</w:t>
        </w:r>
      </w:ins>
      <w:ins w:id="784" w:author="25年修订" w:date="2024-12-16T18:28:48Z">
        <w:r>
          <w:rPr>
            <w:rFonts w:hint="eastAsia"/>
            <w:b w:val="0"/>
            <w:bCs w:val="0"/>
            <w:color w:val="auto"/>
            <w:highlight w:val="none"/>
            <w:lang w:val="en-US" w:eastAsia="zh-CN"/>
          </w:rPr>
          <w:t>5</w:t>
        </w:r>
      </w:ins>
      <w:ins w:id="785" w:author="25年修订" w:date="2024-12-16T18:17:02Z">
        <w:r>
          <w:rPr>
            <w:rFonts w:hint="eastAsia"/>
            <w:b w:val="0"/>
            <w:bCs w:val="0"/>
            <w:color w:val="auto"/>
            <w:highlight w:val="none"/>
            <w:lang w:val="en-US" w:eastAsia="zh-CN"/>
          </w:rPr>
          <w:t>.1</w:t>
        </w:r>
      </w:ins>
      <w:ins w:id="786" w:author="25年修订" w:date="2024-12-15T17:29:14Z">
        <w:r>
          <w:rPr>
            <w:rFonts w:hint="eastAsia"/>
            <w:b w:val="0"/>
            <w:bCs w:val="0"/>
            <w:color w:val="auto"/>
            <w:highlight w:val="none"/>
            <w:lang w:val="en-US" w:eastAsia="zh-CN"/>
          </w:rPr>
          <w:t xml:space="preserve"> </w:t>
        </w:r>
      </w:ins>
      <w:ins w:id="787" w:author="25年修订" w:date="2024-12-15T17:29:09Z">
        <w:r>
          <w:rPr>
            <w:rFonts w:hint="eastAsia"/>
            <w:b w:val="0"/>
            <w:bCs w:val="0"/>
            <w:color w:val="auto"/>
            <w:highlight w:val="none"/>
          </w:rPr>
          <w:t>境外机构向境内主体发放的各项贷款</w:t>
        </w:r>
      </w:ins>
      <w:ins w:id="788" w:author="25年修订" w:date="2024-12-15T17:28:40Z">
        <w:r>
          <w:rPr>
            <w:rFonts w:hint="eastAsia"/>
            <w:b w:val="0"/>
            <w:bCs w:val="0"/>
            <w:color w:val="auto"/>
            <w:highlight w:val="none"/>
          </w:rPr>
          <w:t>】</w:t>
        </w:r>
      </w:ins>
      <w:ins w:id="789" w:author="25年修订" w:date="2024-12-15T17:31:47Z">
        <w:r>
          <w:rPr>
            <w:rFonts w:hint="eastAsia"/>
            <w:b w:val="0"/>
            <w:bCs w:val="0"/>
            <w:color w:val="auto"/>
            <w:highlight w:val="none"/>
            <w:lang w:val="en-US" w:eastAsia="zh-CN"/>
          </w:rPr>
          <w:t>境外机构</w:t>
        </w:r>
      </w:ins>
      <w:ins w:id="790" w:author="25年修订" w:date="2024-12-15T17:31:48Z">
        <w:r>
          <w:rPr>
            <w:rFonts w:hint="eastAsia"/>
            <w:b w:val="0"/>
            <w:bCs w:val="0"/>
            <w:color w:val="auto"/>
            <w:highlight w:val="none"/>
            <w:lang w:val="en-US" w:eastAsia="zh-CN"/>
          </w:rPr>
          <w:t>向</w:t>
        </w:r>
      </w:ins>
      <w:ins w:id="791" w:author="25年修订" w:date="2024-12-15T17:31:49Z">
        <w:r>
          <w:rPr>
            <w:rFonts w:hint="eastAsia"/>
            <w:b w:val="0"/>
            <w:bCs w:val="0"/>
            <w:color w:val="auto"/>
            <w:highlight w:val="none"/>
            <w:lang w:val="en-US" w:eastAsia="zh-CN"/>
          </w:rPr>
          <w:t>中国大陆</w:t>
        </w:r>
      </w:ins>
      <w:ins w:id="792" w:author="25年修订" w:date="2024-12-15T17:31:50Z">
        <w:r>
          <w:rPr>
            <w:rFonts w:hint="eastAsia"/>
            <w:b w:val="0"/>
            <w:bCs w:val="0"/>
            <w:color w:val="auto"/>
            <w:highlight w:val="none"/>
            <w:lang w:val="en-US" w:eastAsia="zh-CN"/>
          </w:rPr>
          <w:t>境内</w:t>
        </w:r>
      </w:ins>
      <w:ins w:id="793" w:author="25年修订" w:date="2024-12-15T17:31:51Z">
        <w:r>
          <w:rPr>
            <w:rFonts w:hint="eastAsia"/>
            <w:b w:val="0"/>
            <w:bCs w:val="0"/>
            <w:color w:val="auto"/>
            <w:highlight w:val="none"/>
            <w:lang w:val="en-US" w:eastAsia="zh-CN"/>
          </w:rPr>
          <w:t>主体</w:t>
        </w:r>
      </w:ins>
      <w:ins w:id="794" w:author="25年修订" w:date="2024-12-15T17:31:52Z">
        <w:r>
          <w:rPr>
            <w:rFonts w:hint="eastAsia"/>
            <w:b w:val="0"/>
            <w:bCs w:val="0"/>
            <w:color w:val="auto"/>
            <w:highlight w:val="none"/>
            <w:lang w:val="en-US" w:eastAsia="zh-CN"/>
          </w:rPr>
          <w:t>发放的</w:t>
        </w:r>
      </w:ins>
      <w:ins w:id="795" w:author="25年修订" w:date="2024-12-15T17:31:54Z">
        <w:r>
          <w:rPr>
            <w:rFonts w:hint="eastAsia"/>
            <w:b w:val="0"/>
            <w:bCs w:val="0"/>
            <w:color w:val="auto"/>
            <w:highlight w:val="none"/>
            <w:lang w:val="en-US" w:eastAsia="zh-CN"/>
          </w:rPr>
          <w:t>各项</w:t>
        </w:r>
      </w:ins>
      <w:ins w:id="796" w:author="25年修订" w:date="2024-12-15T17:31:59Z">
        <w:r>
          <w:rPr>
            <w:rFonts w:hint="eastAsia"/>
            <w:b w:val="0"/>
            <w:bCs w:val="0"/>
            <w:color w:val="auto"/>
            <w:highlight w:val="none"/>
            <w:lang w:val="en-US" w:eastAsia="zh-CN"/>
          </w:rPr>
          <w:t>贷款</w:t>
        </w:r>
      </w:ins>
      <w:ins w:id="797" w:author="25年修订" w:date="2024-12-15T17:32:10Z">
        <w:r>
          <w:rPr>
            <w:rFonts w:hint="eastAsia"/>
            <w:b w:val="0"/>
            <w:bCs w:val="0"/>
            <w:color w:val="auto"/>
            <w:highlight w:val="none"/>
            <w:lang w:val="en-US" w:eastAsia="zh-CN"/>
          </w:rPr>
          <w:t>余额</w:t>
        </w:r>
      </w:ins>
      <w:ins w:id="798" w:author="25年修订" w:date="2024-12-15T17:32:11Z">
        <w:r>
          <w:rPr>
            <w:rFonts w:hint="eastAsia"/>
            <w:b w:val="0"/>
            <w:bCs w:val="0"/>
            <w:color w:val="auto"/>
            <w:highlight w:val="none"/>
            <w:lang w:val="en-US" w:eastAsia="zh-CN"/>
          </w:rPr>
          <w:t>合计</w:t>
        </w:r>
      </w:ins>
      <w:ins w:id="799" w:author="25年修订" w:date="2024-12-15T17:32:25Z">
        <w:r>
          <w:rPr>
            <w:rFonts w:hint="eastAsia"/>
            <w:b w:val="0"/>
            <w:bCs w:val="0"/>
            <w:color w:val="auto"/>
            <w:highlight w:val="none"/>
            <w:lang w:val="en-US" w:eastAsia="zh-CN"/>
          </w:rPr>
          <w:t>。</w:t>
        </w:r>
      </w:ins>
    </w:p>
    <w:p>
      <w:pPr>
        <w:spacing w:line="360" w:lineRule="auto"/>
        <w:ind w:firstLine="420"/>
        <w:rPr>
          <w:ins w:id="800" w:author="25年修订" w:date="2024-12-15T17:30:14Z"/>
          <w:rFonts w:hint="eastAsia"/>
          <w:b w:val="0"/>
          <w:bCs w:val="0"/>
          <w:color w:val="auto"/>
          <w:highlight w:val="none"/>
        </w:rPr>
      </w:pPr>
      <w:ins w:id="801" w:author="25年修订" w:date="2024-12-15T17:30:00Z">
        <w:r>
          <w:rPr>
            <w:rFonts w:hint="eastAsia"/>
            <w:b w:val="0"/>
            <w:bCs w:val="0"/>
            <w:color w:val="auto"/>
            <w:highlight w:val="none"/>
          </w:rPr>
          <w:t>【</w:t>
        </w:r>
      </w:ins>
      <w:ins w:id="802" w:author="25年修订" w:date="2024-12-16T18:28:49Z">
        <w:r>
          <w:rPr>
            <w:rFonts w:hint="eastAsia"/>
            <w:b w:val="0"/>
            <w:bCs w:val="0"/>
            <w:color w:val="auto"/>
            <w:highlight w:val="none"/>
            <w:lang w:val="en-US" w:eastAsia="zh-CN"/>
          </w:rPr>
          <w:t>5</w:t>
        </w:r>
      </w:ins>
      <w:ins w:id="803" w:author="25年修订" w:date="2024-12-16T18:17:05Z">
        <w:r>
          <w:rPr>
            <w:rFonts w:hint="eastAsia"/>
            <w:b w:val="0"/>
            <w:bCs w:val="0"/>
            <w:color w:val="auto"/>
            <w:highlight w:val="none"/>
            <w:lang w:val="en-US" w:eastAsia="zh-CN"/>
          </w:rPr>
          <w:t>.</w:t>
        </w:r>
      </w:ins>
      <w:ins w:id="804" w:author="25年修订" w:date="2024-12-16T18:17:06Z">
        <w:r>
          <w:rPr>
            <w:rFonts w:hint="eastAsia"/>
            <w:b w:val="0"/>
            <w:bCs w:val="0"/>
            <w:color w:val="auto"/>
            <w:highlight w:val="none"/>
            <w:lang w:val="en-US" w:eastAsia="zh-CN"/>
          </w:rPr>
          <w:t>2</w:t>
        </w:r>
      </w:ins>
      <w:ins w:id="805" w:author="25年修订" w:date="2024-12-15T17:30:00Z">
        <w:r>
          <w:rPr>
            <w:rFonts w:hint="eastAsia"/>
            <w:b w:val="0"/>
            <w:bCs w:val="0"/>
            <w:color w:val="auto"/>
            <w:highlight w:val="none"/>
            <w:lang w:val="en-US" w:eastAsia="zh-CN"/>
          </w:rPr>
          <w:t xml:space="preserve"> </w:t>
        </w:r>
      </w:ins>
      <w:ins w:id="806" w:author="25年修订" w:date="2024-12-15T17:30:00Z">
        <w:r>
          <w:rPr>
            <w:rFonts w:hint="eastAsia"/>
            <w:b w:val="0"/>
            <w:bCs w:val="0"/>
            <w:color w:val="auto"/>
            <w:highlight w:val="none"/>
          </w:rPr>
          <w:t>境外机构</w:t>
        </w:r>
      </w:ins>
      <w:ins w:id="807" w:author="25年修订" w:date="2024-12-15T17:30:12Z">
        <w:r>
          <w:rPr>
            <w:rFonts w:hint="eastAsia"/>
            <w:b w:val="0"/>
            <w:bCs w:val="0"/>
            <w:color w:val="auto"/>
            <w:highlight w:val="none"/>
            <w:lang w:val="en-US" w:eastAsia="zh-CN"/>
          </w:rPr>
          <w:t>境内投资</w:t>
        </w:r>
      </w:ins>
      <w:ins w:id="808" w:author="25年修订" w:date="2024-12-15T17:30:00Z">
        <w:r>
          <w:rPr>
            <w:rFonts w:hint="eastAsia"/>
            <w:b w:val="0"/>
            <w:bCs w:val="0"/>
            <w:color w:val="auto"/>
            <w:highlight w:val="none"/>
          </w:rPr>
          <w:t>】</w:t>
        </w:r>
      </w:ins>
      <w:ins w:id="809" w:author="25年修订" w:date="2024-12-15T17:36:10Z">
        <w:r>
          <w:rPr>
            <w:rFonts w:hint="eastAsia"/>
            <w:color w:val="auto"/>
          </w:rPr>
          <w:t>境外机构</w:t>
        </w:r>
      </w:ins>
      <w:ins w:id="810" w:author="25年修订" w:date="2024-12-15T17:36:10Z">
        <w:r>
          <w:rPr>
            <w:rFonts w:hint="eastAsia"/>
            <w:color w:val="auto"/>
            <w:lang w:val="en-US" w:eastAsia="zh-CN"/>
          </w:rPr>
          <w:t>对境</w:t>
        </w:r>
      </w:ins>
      <w:ins w:id="811" w:author="25年修订" w:date="2024-12-15T17:36:14Z">
        <w:r>
          <w:rPr>
            <w:rFonts w:hint="eastAsia"/>
            <w:color w:val="auto"/>
            <w:lang w:val="en-US" w:eastAsia="zh-CN"/>
          </w:rPr>
          <w:t>内</w:t>
        </w:r>
      </w:ins>
      <w:ins w:id="812" w:author="25年修订" w:date="2024-12-15T17:36:10Z">
        <w:r>
          <w:rPr>
            <w:rFonts w:hint="eastAsia"/>
            <w:color w:val="auto"/>
            <w:lang w:val="en-US" w:eastAsia="zh-CN"/>
          </w:rPr>
          <w:t>主体的</w:t>
        </w:r>
      </w:ins>
      <w:ins w:id="813" w:author="25年修订" w:date="2024-12-15T17:36:10Z">
        <w:r>
          <w:rPr>
            <w:rFonts w:hint="eastAsia"/>
            <w:color w:val="auto"/>
          </w:rPr>
          <w:t>投资余额</w:t>
        </w:r>
      </w:ins>
      <w:ins w:id="814" w:author="25年修订" w:date="2024-12-15T17:36:10Z">
        <w:r>
          <w:rPr>
            <w:rFonts w:hint="eastAsia"/>
            <w:color w:val="auto"/>
            <w:lang w:eastAsia="zh-CN"/>
          </w:rPr>
          <w:t>，</w:t>
        </w:r>
      </w:ins>
      <w:ins w:id="815" w:author="25年修订" w:date="2024-12-15T17:36:10Z">
        <w:r>
          <w:rPr>
            <w:rFonts w:hint="eastAsia"/>
            <w:b w:val="0"/>
            <w:bCs/>
            <w:color w:val="auto"/>
          </w:rPr>
          <w:t>包括各种能够变现的有价证券，包括各种股票、债券、基金等，以及实业投资，投资的范围同G01[12.投资]。</w:t>
        </w:r>
      </w:ins>
    </w:p>
    <w:p>
      <w:pPr>
        <w:numPr>
          <w:ins w:id="816" w:author="刘琦" w:date="2017-09-18T14:45:00Z"/>
        </w:numPr>
        <w:spacing w:line="360" w:lineRule="auto"/>
        <w:ind w:firstLine="0" w:firstLineChars="0"/>
        <w:rPr>
          <w:rFonts w:hint="eastAsia" w:ascii="宋体" w:hAnsi="宋体"/>
          <w:color w:val="auto"/>
          <w:szCs w:val="21"/>
          <w:lang w:val="en-US" w:eastAsia="zh-CN"/>
        </w:rPr>
      </w:pPr>
    </w:p>
    <w:p>
      <w:pPr>
        <w:spacing w:line="360" w:lineRule="auto"/>
        <w:ind w:firstLine="0" w:firstLineChars="0"/>
        <w:rPr>
          <w:rFonts w:hint="eastAsia" w:ascii="Times New Roman" w:hAnsi="Times New Roman" w:eastAsia="宋体" w:cs="Times New Roman"/>
          <w:b/>
          <w:color w:val="auto"/>
          <w:szCs w:val="24"/>
          <w:lang w:val="en-US" w:eastAsia="zh-CN"/>
        </w:rPr>
      </w:pPr>
      <w:r>
        <w:rPr>
          <w:rFonts w:hint="eastAsia" w:ascii="Times New Roman" w:hAnsi="Times New Roman" w:eastAsia="宋体" w:cs="Times New Roman"/>
          <w:b/>
          <w:color w:val="auto"/>
          <w:szCs w:val="24"/>
          <w:lang w:val="en-US" w:eastAsia="zh-CN"/>
        </w:rPr>
        <w:t xml:space="preserve">第III部分 </w:t>
      </w:r>
      <w:r>
        <w:rPr>
          <w:rFonts w:hint="eastAsia" w:ascii="Times New Roman" w:hAnsi="Times New Roman" w:eastAsia="宋体" w:cs="Times New Roman"/>
          <w:b/>
          <w:color w:val="auto"/>
        </w:rPr>
        <w:t>境外</w:t>
      </w:r>
      <w:del w:id="817" w:author="25年修订" w:date="2024-12-13T14:44:34Z">
        <w:r>
          <w:rPr>
            <w:rFonts w:hint="eastAsia" w:ascii="Times New Roman" w:hAnsi="Times New Roman" w:eastAsia="宋体" w:cs="Times New Roman"/>
            <w:b/>
            <w:color w:val="auto"/>
          </w:rPr>
          <w:delText>分支和附属</w:delText>
        </w:r>
      </w:del>
      <w:r>
        <w:rPr>
          <w:rFonts w:hint="eastAsia" w:ascii="Times New Roman" w:hAnsi="Times New Roman" w:eastAsia="宋体" w:cs="Times New Roman"/>
          <w:b/>
          <w:color w:val="auto"/>
        </w:rPr>
        <w:t>机构</w:t>
      </w:r>
      <w:ins w:id="818" w:author="25年修订" w:date="2024-12-12T17:31:57Z">
        <w:r>
          <w:rPr>
            <w:rFonts w:hint="eastAsia" w:cs="Times New Roman"/>
            <w:b/>
            <w:color w:val="auto"/>
            <w:lang w:eastAsia="zh-CN"/>
          </w:rPr>
          <w:t>基本</w:t>
        </w:r>
      </w:ins>
      <w:r>
        <w:rPr>
          <w:rFonts w:hint="eastAsia" w:ascii="Times New Roman" w:hAnsi="Times New Roman" w:eastAsia="宋体" w:cs="Times New Roman"/>
          <w:b/>
          <w:color w:val="auto"/>
        </w:rPr>
        <w:t>情况表</w:t>
      </w:r>
      <w:r>
        <w:rPr>
          <w:rFonts w:hint="eastAsia" w:ascii="Times New Roman" w:hAnsi="Times New Roman" w:eastAsia="宋体" w:cs="Times New Roman"/>
          <w:b/>
          <w:color w:val="auto"/>
          <w:szCs w:val="24"/>
          <w:lang w:val="en-US" w:eastAsia="zh-CN"/>
        </w:rPr>
        <w:t>：</w:t>
      </w:r>
    </w:p>
    <w:p>
      <w:pPr>
        <w:numPr>
          <w:ins w:id="819" w:author="刘琦" w:date="2017-09-18T14:45:00Z"/>
        </w:numPr>
        <w:spacing w:line="360" w:lineRule="auto"/>
        <w:ind w:firstLine="420" w:firstLineChars="200"/>
        <w:rPr>
          <w:rFonts w:hint="eastAsia" w:ascii="宋体" w:hAnsi="宋体"/>
          <w:color w:val="auto"/>
          <w:szCs w:val="21"/>
          <w:highlight w:val="none"/>
          <w:lang w:eastAsia="zh-CN"/>
        </w:rPr>
      </w:pPr>
      <w:r>
        <w:rPr>
          <w:rFonts w:hint="eastAsia" w:ascii="宋体" w:hAnsi="宋体"/>
          <w:color w:val="auto"/>
          <w:szCs w:val="21"/>
          <w:highlight w:val="none"/>
          <w:lang w:val="en-US" w:eastAsia="zh-CN"/>
        </w:rPr>
        <w:t>本表统计</w:t>
      </w:r>
      <w:r>
        <w:rPr>
          <w:rFonts w:hint="eastAsia" w:ascii="宋体" w:hAnsi="宋体"/>
          <w:color w:val="auto"/>
          <w:szCs w:val="21"/>
          <w:highlight w:val="none"/>
        </w:rPr>
        <w:t>境外机构</w:t>
      </w:r>
      <w:r>
        <w:rPr>
          <w:rFonts w:hint="eastAsia" w:ascii="宋体" w:hAnsi="宋体"/>
          <w:color w:val="auto"/>
          <w:szCs w:val="21"/>
          <w:highlight w:val="none"/>
          <w:lang w:val="en-US" w:eastAsia="zh-CN"/>
        </w:rPr>
        <w:t>的</w:t>
      </w:r>
      <w:r>
        <w:rPr>
          <w:rFonts w:hint="eastAsia" w:ascii="宋体" w:hAnsi="宋体"/>
          <w:color w:val="auto"/>
          <w:szCs w:val="21"/>
          <w:highlight w:val="none"/>
        </w:rPr>
        <w:t>资产负债情况</w:t>
      </w:r>
      <w:ins w:id="820" w:author="25年修订" w:date="2024-12-16T18:43:01Z">
        <w:r>
          <w:rPr>
            <w:rFonts w:hint="eastAsia" w:ascii="宋体" w:hAnsi="宋体"/>
            <w:color w:val="auto"/>
            <w:szCs w:val="21"/>
            <w:highlight w:val="none"/>
            <w:lang w:eastAsia="zh-CN"/>
          </w:rPr>
          <w:t>、</w:t>
        </w:r>
      </w:ins>
      <w:r>
        <w:rPr>
          <w:rFonts w:hint="eastAsia" w:ascii="宋体" w:hAnsi="宋体"/>
          <w:color w:val="auto"/>
          <w:szCs w:val="21"/>
          <w:highlight w:val="none"/>
          <w:lang w:eastAsia="zh-CN"/>
        </w:rPr>
        <w:t>盈利</w:t>
      </w:r>
      <w:ins w:id="821" w:author="25年修订" w:date="2024-12-16T18:53:24Z">
        <w:r>
          <w:rPr>
            <w:rFonts w:hint="eastAsia" w:ascii="宋体" w:hAnsi="宋体"/>
            <w:color w:val="auto"/>
            <w:szCs w:val="21"/>
            <w:highlight w:val="none"/>
            <w:lang w:eastAsia="zh-CN"/>
          </w:rPr>
          <w:t>情况</w:t>
        </w:r>
      </w:ins>
      <w:ins w:id="822" w:author="25年修订" w:date="2024-12-16T18:45:32Z">
        <w:r>
          <w:rPr>
            <w:rFonts w:hint="eastAsia" w:ascii="宋体" w:hAnsi="宋体"/>
            <w:color w:val="auto"/>
            <w:szCs w:val="21"/>
            <w:highlight w:val="none"/>
            <w:lang w:eastAsia="zh-CN"/>
          </w:rPr>
          <w:t>、</w:t>
        </w:r>
      </w:ins>
      <w:ins w:id="823" w:author="25年修订" w:date="2024-12-16T18:43:07Z">
        <w:r>
          <w:rPr>
            <w:rFonts w:hint="eastAsia" w:ascii="宋体" w:hAnsi="宋体"/>
            <w:color w:val="auto"/>
            <w:szCs w:val="21"/>
            <w:highlight w:val="none"/>
            <w:lang w:eastAsia="zh-CN"/>
          </w:rPr>
          <w:t>资产减值</w:t>
        </w:r>
      </w:ins>
      <w:ins w:id="824" w:author="25年修订" w:date="2024-12-16T18:43:08Z">
        <w:r>
          <w:rPr>
            <w:rFonts w:hint="eastAsia" w:ascii="宋体" w:hAnsi="宋体"/>
            <w:color w:val="auto"/>
            <w:szCs w:val="21"/>
            <w:highlight w:val="none"/>
            <w:lang w:eastAsia="zh-CN"/>
          </w:rPr>
          <w:t>准备</w:t>
        </w:r>
      </w:ins>
      <w:ins w:id="825" w:author="25年修订" w:date="2024-12-16T18:45:34Z">
        <w:r>
          <w:rPr>
            <w:rFonts w:hint="eastAsia" w:ascii="宋体" w:hAnsi="宋体"/>
            <w:color w:val="auto"/>
            <w:szCs w:val="21"/>
            <w:highlight w:val="none"/>
            <w:lang w:eastAsia="zh-CN"/>
          </w:rPr>
          <w:t>、</w:t>
        </w:r>
      </w:ins>
      <w:ins w:id="826" w:author="25年修订" w:date="2024-12-16T18:45:36Z">
        <w:r>
          <w:rPr>
            <w:rFonts w:hint="eastAsia" w:ascii="宋体" w:hAnsi="宋体"/>
            <w:color w:val="auto"/>
            <w:szCs w:val="21"/>
            <w:highlight w:val="none"/>
            <w:lang w:eastAsia="zh-CN"/>
          </w:rPr>
          <w:t>从业人员</w:t>
        </w:r>
      </w:ins>
      <w:r>
        <w:rPr>
          <w:rFonts w:hint="eastAsia" w:ascii="宋体" w:hAnsi="宋体"/>
          <w:color w:val="auto"/>
          <w:szCs w:val="21"/>
          <w:highlight w:val="none"/>
          <w:lang w:eastAsia="zh-CN"/>
        </w:rPr>
        <w:t>情况，</w:t>
      </w:r>
      <w:ins w:id="827" w:author="25年修订" w:date="2024-12-13T14:43:24Z">
        <w:r>
          <w:rPr>
            <w:rFonts w:hint="eastAsia" w:ascii="宋体" w:hAnsi="宋体"/>
            <w:color w:val="auto"/>
            <w:szCs w:val="21"/>
            <w:highlight w:val="none"/>
            <w:lang w:eastAsia="zh-CN"/>
          </w:rPr>
          <w:t>以及</w:t>
        </w:r>
      </w:ins>
      <w:r>
        <w:rPr>
          <w:rFonts w:hint="eastAsia" w:ascii="宋体" w:hAnsi="宋体"/>
          <w:color w:val="auto"/>
          <w:szCs w:val="21"/>
          <w:highlight w:val="none"/>
          <w:lang w:eastAsia="zh-CN"/>
        </w:rPr>
        <w:t>境外分行、</w:t>
      </w:r>
      <w:r>
        <w:rPr>
          <w:rFonts w:hint="eastAsia" w:ascii="宋体" w:hAnsi="宋体"/>
          <w:color w:val="auto"/>
          <w:szCs w:val="21"/>
          <w:highlight w:val="none"/>
          <w:lang w:val="en-US" w:eastAsia="zh-CN"/>
        </w:rPr>
        <w:t>子</w:t>
      </w:r>
      <w:r>
        <w:rPr>
          <w:rFonts w:hint="eastAsia" w:ascii="宋体" w:hAnsi="宋体"/>
          <w:color w:val="auto"/>
          <w:szCs w:val="21"/>
          <w:highlight w:val="none"/>
          <w:lang w:eastAsia="zh-CN"/>
        </w:rPr>
        <w:t>行、</w:t>
      </w:r>
      <w:r>
        <w:rPr>
          <w:rFonts w:hint="eastAsia" w:ascii="宋体" w:hAnsi="宋体"/>
          <w:color w:val="auto"/>
          <w:szCs w:val="21"/>
          <w:highlight w:val="none"/>
          <w:lang w:val="en-US" w:eastAsia="zh-CN"/>
        </w:rPr>
        <w:t>代表处、并表的</w:t>
      </w:r>
      <w:r>
        <w:rPr>
          <w:rFonts w:hint="eastAsia" w:ascii="宋体" w:hAnsi="宋体"/>
          <w:color w:val="auto"/>
          <w:szCs w:val="21"/>
          <w:highlight w:val="none"/>
        </w:rPr>
        <w:t>附属子公司</w:t>
      </w:r>
      <w:r>
        <w:rPr>
          <w:rFonts w:hint="eastAsia" w:ascii="宋体" w:hAnsi="宋体"/>
          <w:color w:val="auto"/>
          <w:szCs w:val="21"/>
          <w:highlight w:val="none"/>
          <w:lang w:eastAsia="zh-CN"/>
        </w:rPr>
        <w:t>情况。</w:t>
      </w:r>
    </w:p>
    <w:p>
      <w:pPr>
        <w:numPr>
          <w:ins w:id="828" w:author="刘琦" w:date="2017-09-18T14:45:00Z"/>
        </w:numPr>
        <w:spacing w:line="360" w:lineRule="auto"/>
        <w:ind w:firstLine="420" w:firstLineChars="200"/>
        <w:rPr>
          <w:ins w:id="829" w:author="25年修订" w:date="2024-12-16T19:05:31Z"/>
          <w:rFonts w:hint="eastAsia" w:ascii="宋体" w:hAnsi="宋体"/>
          <w:color w:val="auto"/>
          <w:szCs w:val="21"/>
          <w:highlight w:val="none"/>
          <w:lang w:val="en-US" w:eastAsia="zh-CN"/>
        </w:rPr>
      </w:pPr>
      <w:r>
        <w:rPr>
          <w:rFonts w:hint="eastAsia" w:ascii="宋体" w:hAnsi="宋体"/>
          <w:color w:val="auto"/>
          <w:szCs w:val="21"/>
          <w:highlight w:val="none"/>
          <w:lang w:val="en-US" w:eastAsia="zh-CN"/>
        </w:rPr>
        <w:t>资产负债情况、盈利情况</w:t>
      </w:r>
      <w:ins w:id="830" w:author="25年修订" w:date="2024-12-16T18:53:15Z">
        <w:r>
          <w:rPr>
            <w:rFonts w:hint="eastAsia" w:ascii="宋体" w:hAnsi="宋体"/>
            <w:color w:val="auto"/>
            <w:szCs w:val="21"/>
            <w:highlight w:val="none"/>
            <w:lang w:val="en-US" w:eastAsia="zh-CN"/>
          </w:rPr>
          <w:t>、</w:t>
        </w:r>
      </w:ins>
      <w:ins w:id="831" w:author="25年修订" w:date="2024-12-16T18:53:17Z">
        <w:r>
          <w:rPr>
            <w:rFonts w:hint="eastAsia" w:ascii="宋体" w:hAnsi="宋体"/>
            <w:color w:val="auto"/>
            <w:szCs w:val="21"/>
            <w:highlight w:val="none"/>
            <w:lang w:val="en-US" w:eastAsia="zh-CN"/>
          </w:rPr>
          <w:t>资产减值</w:t>
        </w:r>
      </w:ins>
      <w:ins w:id="832" w:author="25年修订" w:date="2024-12-16T18:53:18Z">
        <w:r>
          <w:rPr>
            <w:rFonts w:hint="eastAsia" w:ascii="宋体" w:hAnsi="宋体"/>
            <w:color w:val="auto"/>
            <w:szCs w:val="21"/>
            <w:highlight w:val="none"/>
            <w:lang w:val="en-US" w:eastAsia="zh-CN"/>
          </w:rPr>
          <w:t>准备</w:t>
        </w:r>
      </w:ins>
      <w:r>
        <w:rPr>
          <w:rFonts w:hint="eastAsia" w:ascii="宋体" w:hAnsi="宋体"/>
          <w:color w:val="auto"/>
          <w:szCs w:val="21"/>
          <w:highlight w:val="none"/>
          <w:lang w:val="en-US" w:eastAsia="zh-CN"/>
        </w:rPr>
        <w:t>填报境外</w:t>
      </w:r>
      <w:ins w:id="833" w:author="25年修订" w:date="2024-12-16T19:20:24Z">
        <w:r>
          <w:rPr>
            <w:rFonts w:hint="eastAsia" w:ascii="宋体" w:hAnsi="宋体"/>
            <w:color w:val="auto"/>
            <w:szCs w:val="21"/>
            <w:highlight w:val="none"/>
            <w:lang w:val="en-US" w:eastAsia="zh-CN"/>
          </w:rPr>
          <w:t>最高层级</w:t>
        </w:r>
      </w:ins>
      <w:ins w:id="834" w:author="25年修订" w:date="2024-12-17T10:36:12Z">
        <w:r>
          <w:rPr>
            <w:rFonts w:hint="eastAsia" w:ascii="宋体" w:hAnsi="宋体"/>
            <w:color w:val="auto"/>
            <w:szCs w:val="21"/>
            <w:highlight w:val="none"/>
            <w:lang w:val="en-US" w:eastAsia="zh-CN"/>
          </w:rPr>
          <w:t>的</w:t>
        </w:r>
      </w:ins>
      <w:ins w:id="835" w:author="25年修订" w:date="2024-12-16T19:18:33Z">
        <w:r>
          <w:rPr>
            <w:rFonts w:hint="eastAsia" w:ascii="宋体" w:hAnsi="宋体"/>
            <w:color w:val="auto"/>
            <w:szCs w:val="21"/>
            <w:highlight w:val="none"/>
            <w:lang w:val="en-US" w:eastAsia="zh-CN"/>
          </w:rPr>
          <w:t>机构</w:t>
        </w:r>
      </w:ins>
      <w:ins w:id="836" w:author="25年修订" w:date="2024-12-16T19:18:34Z">
        <w:r>
          <w:rPr>
            <w:rFonts w:hint="eastAsia" w:ascii="宋体" w:hAnsi="宋体"/>
            <w:color w:val="auto"/>
            <w:szCs w:val="21"/>
            <w:highlight w:val="none"/>
            <w:lang w:val="en-US" w:eastAsia="zh-CN"/>
          </w:rPr>
          <w:t>情况</w:t>
        </w:r>
      </w:ins>
      <w:ins w:id="837" w:author="25年修订" w:date="2024-12-16T19:18:43Z">
        <w:r>
          <w:rPr>
            <w:rFonts w:hint="eastAsia" w:ascii="宋体" w:hAnsi="宋体"/>
            <w:color w:val="auto"/>
            <w:szCs w:val="21"/>
            <w:highlight w:val="none"/>
            <w:lang w:val="en-US" w:eastAsia="zh-CN"/>
          </w:rPr>
          <w:t>，</w:t>
        </w:r>
      </w:ins>
      <w:ins w:id="838" w:author="25年修订" w:date="2024-12-16T19:18:44Z">
        <w:r>
          <w:rPr>
            <w:rFonts w:hint="eastAsia" w:ascii="宋体" w:hAnsi="宋体"/>
            <w:color w:val="auto"/>
            <w:szCs w:val="21"/>
            <w:highlight w:val="none"/>
            <w:lang w:val="en-US" w:eastAsia="zh-CN"/>
          </w:rPr>
          <w:t>包括</w:t>
        </w:r>
      </w:ins>
      <w:ins w:id="839" w:author="25年修订" w:date="2024-12-16T19:18:45Z">
        <w:r>
          <w:rPr>
            <w:rFonts w:hint="eastAsia" w:ascii="宋体" w:hAnsi="宋体"/>
            <w:color w:val="auto"/>
            <w:szCs w:val="21"/>
            <w:highlight w:val="none"/>
            <w:lang w:val="en-US" w:eastAsia="zh-CN"/>
          </w:rPr>
          <w:t>境外</w:t>
        </w:r>
      </w:ins>
      <w:ins w:id="840" w:author="25年修订" w:date="2024-12-16T19:14:11Z">
        <w:r>
          <w:rPr>
            <w:rFonts w:hint="eastAsia" w:ascii="宋体" w:hAnsi="宋体"/>
            <w:color w:val="auto"/>
            <w:szCs w:val="21"/>
            <w:highlight w:val="none"/>
            <w:lang w:val="en-US" w:eastAsia="zh-CN"/>
          </w:rPr>
          <w:t>一级</w:t>
        </w:r>
      </w:ins>
      <w:ins w:id="841" w:author="25年修订" w:date="2024-12-16T19:20:40Z">
        <w:r>
          <w:rPr>
            <w:rFonts w:hint="eastAsia" w:ascii="宋体" w:hAnsi="宋体"/>
            <w:color w:val="auto"/>
            <w:szCs w:val="21"/>
            <w:highlight w:val="none"/>
            <w:lang w:val="en-US" w:eastAsia="zh-CN"/>
          </w:rPr>
          <w:t>（最高层级）</w:t>
        </w:r>
      </w:ins>
      <w:r>
        <w:rPr>
          <w:rFonts w:hint="eastAsia" w:ascii="宋体" w:hAnsi="宋体"/>
          <w:color w:val="auto"/>
          <w:szCs w:val="21"/>
          <w:highlight w:val="none"/>
          <w:lang w:val="en-US" w:eastAsia="zh-CN"/>
        </w:rPr>
        <w:t>分行、境外</w:t>
      </w:r>
      <w:ins w:id="842" w:author="25年修订" w:date="2024-12-16T19:14:16Z">
        <w:r>
          <w:rPr>
            <w:rFonts w:hint="eastAsia" w:ascii="宋体" w:hAnsi="宋体"/>
            <w:color w:val="auto"/>
            <w:szCs w:val="21"/>
            <w:highlight w:val="none"/>
            <w:lang w:val="en-US" w:eastAsia="zh-CN"/>
          </w:rPr>
          <w:t>一级</w:t>
        </w:r>
      </w:ins>
      <w:ins w:id="843" w:author="25年修订" w:date="2024-12-16T19:20:42Z">
        <w:r>
          <w:rPr>
            <w:rFonts w:hint="eastAsia" w:ascii="宋体" w:hAnsi="宋体"/>
            <w:color w:val="auto"/>
            <w:szCs w:val="21"/>
            <w:highlight w:val="none"/>
            <w:lang w:val="en-US" w:eastAsia="zh-CN"/>
          </w:rPr>
          <w:t>（最高层级）</w:t>
        </w:r>
      </w:ins>
      <w:r>
        <w:rPr>
          <w:rFonts w:hint="eastAsia" w:ascii="宋体" w:hAnsi="宋体"/>
          <w:color w:val="auto"/>
          <w:szCs w:val="21"/>
          <w:highlight w:val="none"/>
          <w:lang w:val="en-US" w:eastAsia="zh-CN"/>
        </w:rPr>
        <w:t>子行</w:t>
      </w:r>
      <w:ins w:id="844" w:author="25年修订" w:date="2024-12-20T09:57:16Z">
        <w:r>
          <w:rPr>
            <w:rFonts w:hint="eastAsia" w:ascii="宋体" w:hAnsi="宋体"/>
            <w:color w:val="auto"/>
            <w:szCs w:val="21"/>
            <w:highlight w:val="none"/>
            <w:lang w:val="en-US" w:eastAsia="zh-CN"/>
          </w:rPr>
          <w:t>（</w:t>
        </w:r>
      </w:ins>
      <w:ins w:id="845" w:author="25年修订" w:date="2024-12-20T09:57:18Z">
        <w:r>
          <w:rPr>
            <w:rFonts w:hint="eastAsia" w:ascii="宋体" w:hAnsi="宋体"/>
            <w:color w:val="auto"/>
            <w:szCs w:val="21"/>
            <w:highlight w:val="none"/>
            <w:lang w:val="en-US" w:eastAsia="zh-CN"/>
          </w:rPr>
          <w:t>合并</w:t>
        </w:r>
      </w:ins>
      <w:ins w:id="846" w:author="25年修订" w:date="2024-12-20T09:57:19Z">
        <w:r>
          <w:rPr>
            <w:rFonts w:hint="eastAsia" w:ascii="宋体" w:hAnsi="宋体"/>
            <w:color w:val="auto"/>
            <w:szCs w:val="21"/>
            <w:highlight w:val="none"/>
            <w:lang w:val="en-US" w:eastAsia="zh-CN"/>
          </w:rPr>
          <w:t>口径</w:t>
        </w:r>
      </w:ins>
      <w:ins w:id="847" w:author="25年修订" w:date="2024-12-20T09:57:16Z">
        <w:r>
          <w:rPr>
            <w:rFonts w:hint="eastAsia" w:ascii="宋体" w:hAnsi="宋体"/>
            <w:color w:val="auto"/>
            <w:szCs w:val="21"/>
            <w:highlight w:val="none"/>
            <w:lang w:val="en-US" w:eastAsia="zh-CN"/>
          </w:rPr>
          <w:t>）</w:t>
        </w:r>
      </w:ins>
      <w:r>
        <w:rPr>
          <w:rFonts w:hint="eastAsia" w:ascii="宋体" w:hAnsi="宋体"/>
          <w:color w:val="auto"/>
          <w:szCs w:val="21"/>
          <w:highlight w:val="none"/>
          <w:lang w:val="en-US" w:eastAsia="zh-CN"/>
        </w:rPr>
        <w:t>、并表</w:t>
      </w:r>
      <w:ins w:id="848" w:author="25年修订" w:date="2024-12-16T19:14:34Z">
        <w:r>
          <w:rPr>
            <w:rFonts w:hint="eastAsia" w:ascii="宋体" w:hAnsi="宋体"/>
            <w:color w:val="auto"/>
            <w:szCs w:val="21"/>
            <w:highlight w:val="none"/>
            <w:lang w:val="en-US" w:eastAsia="zh-CN"/>
          </w:rPr>
          <w:t>的</w:t>
        </w:r>
      </w:ins>
      <w:r>
        <w:rPr>
          <w:rFonts w:hint="eastAsia" w:ascii="宋体" w:hAnsi="宋体"/>
          <w:color w:val="auto"/>
          <w:szCs w:val="21"/>
          <w:highlight w:val="none"/>
          <w:lang w:val="en-US" w:eastAsia="zh-CN"/>
        </w:rPr>
        <w:t>境外</w:t>
      </w:r>
      <w:ins w:id="849" w:author="25年修订" w:date="2024-12-16T19:14:36Z">
        <w:r>
          <w:rPr>
            <w:rFonts w:hint="eastAsia" w:ascii="宋体" w:hAnsi="宋体"/>
            <w:color w:val="auto"/>
            <w:szCs w:val="21"/>
            <w:highlight w:val="none"/>
            <w:lang w:val="en-US" w:eastAsia="zh-CN"/>
          </w:rPr>
          <w:t>一级</w:t>
        </w:r>
      </w:ins>
      <w:ins w:id="850" w:author="25年修订" w:date="2024-12-16T19:20:45Z">
        <w:r>
          <w:rPr>
            <w:rFonts w:hint="eastAsia" w:ascii="宋体" w:hAnsi="宋体"/>
            <w:color w:val="auto"/>
            <w:szCs w:val="21"/>
            <w:highlight w:val="none"/>
            <w:lang w:val="en-US" w:eastAsia="zh-CN"/>
          </w:rPr>
          <w:t>（最高层级）</w:t>
        </w:r>
      </w:ins>
      <w:r>
        <w:rPr>
          <w:rFonts w:hint="eastAsia" w:ascii="宋体" w:hAnsi="宋体"/>
          <w:color w:val="auto"/>
          <w:szCs w:val="21"/>
          <w:highlight w:val="none"/>
          <w:lang w:val="en-US" w:eastAsia="zh-CN"/>
        </w:rPr>
        <w:t>附属子公司</w:t>
      </w:r>
      <w:ins w:id="851" w:author="25年修订" w:date="2024-12-20T09:57:22Z">
        <w:r>
          <w:rPr>
            <w:rFonts w:hint="eastAsia" w:ascii="宋体" w:hAnsi="宋体"/>
            <w:color w:val="auto"/>
            <w:szCs w:val="21"/>
            <w:highlight w:val="none"/>
            <w:lang w:val="en-US" w:eastAsia="zh-CN"/>
          </w:rPr>
          <w:t>（</w:t>
        </w:r>
      </w:ins>
      <w:ins w:id="852" w:author="25年修订" w:date="2024-12-20T09:57:24Z">
        <w:r>
          <w:rPr>
            <w:rFonts w:hint="eastAsia" w:ascii="宋体" w:hAnsi="宋体"/>
            <w:color w:val="auto"/>
            <w:szCs w:val="21"/>
            <w:highlight w:val="none"/>
            <w:lang w:val="en-US" w:eastAsia="zh-CN"/>
          </w:rPr>
          <w:t>合并口径</w:t>
        </w:r>
      </w:ins>
      <w:ins w:id="853" w:author="25年修订" w:date="2024-12-20T09:57:22Z">
        <w:bookmarkStart w:id="0" w:name="_GoBack"/>
        <w:bookmarkEnd w:id="0"/>
        <w:r>
          <w:rPr>
            <w:rFonts w:hint="eastAsia" w:ascii="宋体" w:hAnsi="宋体"/>
            <w:color w:val="auto"/>
            <w:szCs w:val="21"/>
            <w:highlight w:val="none"/>
            <w:lang w:val="en-US" w:eastAsia="zh-CN"/>
          </w:rPr>
          <w:t>）</w:t>
        </w:r>
      </w:ins>
      <w:r>
        <w:rPr>
          <w:rFonts w:hint="eastAsia" w:ascii="宋体" w:hAnsi="宋体"/>
          <w:color w:val="auto"/>
          <w:szCs w:val="21"/>
          <w:highlight w:val="none"/>
          <w:lang w:val="en-US" w:eastAsia="zh-CN"/>
        </w:rPr>
        <w:t>情况。</w:t>
      </w:r>
      <w:del w:id="854" w:author="25年修订" w:date="2024-12-17T10:35:47Z">
        <w:r>
          <w:rPr>
            <w:rFonts w:hint="eastAsia" w:ascii="宋体" w:hAnsi="宋体"/>
            <w:color w:val="auto"/>
            <w:szCs w:val="21"/>
            <w:highlight w:val="none"/>
            <w:lang w:val="en-US" w:eastAsia="zh-CN"/>
          </w:rPr>
          <w:delText>若填报机构的境外分行、子行和并表的附属子公司（不含特定目的载体）最高层级为二级及以下，将其视同一级机构填报。</w:delText>
        </w:r>
      </w:del>
      <w:r>
        <w:rPr>
          <w:rFonts w:hint="eastAsia" w:ascii="宋体" w:hAnsi="宋体"/>
          <w:color w:val="auto"/>
          <w:szCs w:val="21"/>
          <w:highlight w:val="none"/>
          <w:lang w:val="en-US" w:eastAsia="zh-CN"/>
        </w:rPr>
        <w:t>若</w:t>
      </w:r>
      <w:ins w:id="855" w:author="25年修订" w:date="2024-12-16T19:02:46Z">
        <w:r>
          <w:rPr>
            <w:rFonts w:hint="eastAsia" w:ascii="宋体" w:hAnsi="宋体"/>
            <w:color w:val="auto"/>
            <w:szCs w:val="21"/>
            <w:highlight w:val="none"/>
            <w:lang w:val="en-US" w:eastAsia="zh-CN"/>
          </w:rPr>
          <w:t>最高层级</w:t>
        </w:r>
      </w:ins>
      <w:ins w:id="856" w:author="25年修订" w:date="2024-12-16T19:02:47Z">
        <w:r>
          <w:rPr>
            <w:rFonts w:hint="eastAsia" w:ascii="宋体" w:hAnsi="宋体"/>
            <w:color w:val="auto"/>
            <w:szCs w:val="21"/>
            <w:highlight w:val="none"/>
            <w:lang w:val="en-US" w:eastAsia="zh-CN"/>
          </w:rPr>
          <w:t>的</w:t>
        </w:r>
      </w:ins>
      <w:r>
        <w:rPr>
          <w:rFonts w:hint="eastAsia" w:ascii="宋体" w:hAnsi="宋体"/>
          <w:color w:val="auto"/>
          <w:szCs w:val="21"/>
          <w:highlight w:val="none"/>
          <w:lang w:val="en-US" w:eastAsia="zh-CN"/>
        </w:rPr>
        <w:t>境外特定目的载体</w:t>
      </w:r>
      <w:del w:id="857" w:author="25年修订" w:date="2024-12-16T19:03:03Z">
        <w:r>
          <w:rPr>
            <w:rFonts w:hint="eastAsia" w:ascii="宋体" w:hAnsi="宋体"/>
            <w:color w:val="auto"/>
            <w:szCs w:val="21"/>
            <w:highlight w:val="none"/>
            <w:lang w:val="en-US" w:eastAsia="zh-CN"/>
          </w:rPr>
          <w:delText>（二级及以下）</w:delText>
        </w:r>
      </w:del>
      <w:r>
        <w:rPr>
          <w:rFonts w:hint="eastAsia" w:ascii="宋体" w:hAnsi="宋体"/>
          <w:color w:val="auto"/>
          <w:szCs w:val="21"/>
          <w:highlight w:val="none"/>
          <w:lang w:val="en-US" w:eastAsia="zh-CN"/>
        </w:rPr>
        <w:t>的上级机构位于境内，在填报</w:t>
      </w:r>
      <w:ins w:id="858" w:author="25年修订" w:date="2024-12-16T18:57:54Z">
        <w:r>
          <w:rPr>
            <w:rFonts w:hint="eastAsia" w:ascii="宋体" w:hAnsi="宋体"/>
            <w:color w:val="auto"/>
            <w:szCs w:val="21"/>
            <w:highlight w:val="none"/>
            <w:lang w:val="en-US" w:eastAsia="zh-CN"/>
          </w:rPr>
          <w:t>最高</w:t>
        </w:r>
      </w:ins>
      <w:ins w:id="859" w:author="25年修订" w:date="2024-12-16T18:57:56Z">
        <w:r>
          <w:rPr>
            <w:rFonts w:hint="eastAsia" w:ascii="宋体" w:hAnsi="宋体"/>
            <w:color w:val="auto"/>
            <w:szCs w:val="21"/>
            <w:highlight w:val="none"/>
            <w:lang w:val="en-US" w:eastAsia="zh-CN"/>
          </w:rPr>
          <w:t>层级</w:t>
        </w:r>
      </w:ins>
      <w:ins w:id="860" w:author="25年修订" w:date="2024-12-16T18:57:57Z">
        <w:r>
          <w:rPr>
            <w:rFonts w:hint="eastAsia" w:ascii="宋体" w:hAnsi="宋体"/>
            <w:color w:val="auto"/>
            <w:szCs w:val="21"/>
            <w:highlight w:val="none"/>
            <w:lang w:val="en-US" w:eastAsia="zh-CN"/>
          </w:rPr>
          <w:t>的</w:t>
        </w:r>
      </w:ins>
      <w:r>
        <w:rPr>
          <w:rFonts w:hint="eastAsia" w:ascii="宋体" w:hAnsi="宋体"/>
          <w:color w:val="auto"/>
          <w:szCs w:val="21"/>
          <w:highlight w:val="none"/>
          <w:lang w:val="en-US" w:eastAsia="zh-CN"/>
        </w:rPr>
        <w:t>境外</w:t>
      </w:r>
      <w:ins w:id="861" w:author="25年修订" w:date="2024-12-16T18:58:07Z">
        <w:r>
          <w:rPr>
            <w:rFonts w:hint="eastAsia" w:ascii="宋体" w:hAnsi="宋体"/>
            <w:color w:val="auto"/>
            <w:szCs w:val="21"/>
            <w:highlight w:val="none"/>
            <w:lang w:val="en-US" w:eastAsia="zh-CN"/>
          </w:rPr>
          <w:t>并表</w:t>
        </w:r>
      </w:ins>
      <w:r>
        <w:rPr>
          <w:rFonts w:hint="eastAsia" w:ascii="宋体" w:hAnsi="宋体"/>
          <w:color w:val="auto"/>
          <w:szCs w:val="21"/>
          <w:highlight w:val="none"/>
          <w:lang w:val="en-US" w:eastAsia="zh-CN"/>
        </w:rPr>
        <w:t>附属子公司相关项目时，按境内的</w:t>
      </w:r>
      <w:ins w:id="862" w:author="25年修订" w:date="2024-12-16T18:58:25Z">
        <w:r>
          <w:rPr>
            <w:rFonts w:hint="eastAsia" w:ascii="宋体" w:hAnsi="宋体"/>
            <w:color w:val="auto"/>
            <w:szCs w:val="21"/>
            <w:highlight w:val="none"/>
            <w:lang w:val="en-US" w:eastAsia="zh-CN"/>
          </w:rPr>
          <w:t>上</w:t>
        </w:r>
      </w:ins>
      <w:r>
        <w:rPr>
          <w:rFonts w:hint="eastAsia" w:ascii="宋体" w:hAnsi="宋体"/>
          <w:color w:val="auto"/>
          <w:szCs w:val="21"/>
          <w:highlight w:val="none"/>
          <w:lang w:val="en-US" w:eastAsia="zh-CN"/>
        </w:rPr>
        <w:t>一层级机构对境外附属子公司相关数据进行汇总（剔除境内部分），填报在“中国大陆”项下。</w:t>
      </w:r>
    </w:p>
    <w:p>
      <w:pPr>
        <w:numPr>
          <w:ins w:id="863" w:author="刘琦" w:date="2017-09-18T14:45:00Z"/>
        </w:numPr>
        <w:spacing w:line="360" w:lineRule="auto"/>
        <w:ind w:firstLine="420" w:firstLineChars="200"/>
        <w:rPr>
          <w:rFonts w:hint="default" w:ascii="宋体" w:hAnsi="宋体"/>
          <w:color w:val="auto"/>
          <w:szCs w:val="21"/>
          <w:highlight w:val="yellow"/>
          <w:lang w:val="en-US" w:eastAsia="zh-CN"/>
        </w:rPr>
      </w:pPr>
      <w:ins w:id="864" w:author="25年修订" w:date="2024-12-16T19:05:45Z">
        <w:r>
          <w:rPr>
            <w:rFonts w:hint="eastAsia" w:ascii="宋体" w:hAnsi="宋体"/>
            <w:color w:val="auto"/>
            <w:szCs w:val="21"/>
            <w:highlight w:val="none"/>
            <w:lang w:val="en-US" w:eastAsia="zh-CN"/>
          </w:rPr>
          <w:t>从业人员</w:t>
        </w:r>
      </w:ins>
      <w:ins w:id="865" w:author="25年修订" w:date="2024-12-16T19:05:51Z">
        <w:r>
          <w:rPr>
            <w:rFonts w:hint="eastAsia" w:ascii="宋体" w:hAnsi="宋体"/>
            <w:color w:val="auto"/>
            <w:szCs w:val="21"/>
            <w:highlight w:val="none"/>
            <w:lang w:val="en-US" w:eastAsia="zh-CN"/>
          </w:rPr>
          <w:t>情况</w:t>
        </w:r>
      </w:ins>
      <w:ins w:id="866" w:author="25年修订" w:date="2024-12-16T19:05:52Z">
        <w:r>
          <w:rPr>
            <w:rFonts w:hint="eastAsia" w:ascii="宋体" w:hAnsi="宋体"/>
            <w:color w:val="auto"/>
            <w:szCs w:val="21"/>
            <w:highlight w:val="none"/>
            <w:lang w:val="en-US" w:eastAsia="zh-CN"/>
          </w:rPr>
          <w:t>填报</w:t>
        </w:r>
      </w:ins>
      <w:ins w:id="867" w:author="25年修订" w:date="2024-12-16T19:06:01Z">
        <w:r>
          <w:rPr>
            <w:rFonts w:hint="eastAsia" w:ascii="宋体" w:hAnsi="宋体"/>
            <w:color w:val="auto"/>
            <w:szCs w:val="21"/>
            <w:highlight w:val="none"/>
            <w:lang w:val="en-US" w:eastAsia="zh-CN"/>
          </w:rPr>
          <w:t>各级</w:t>
        </w:r>
      </w:ins>
      <w:ins w:id="868" w:author="25年修订" w:date="2024-12-16T19:06:03Z">
        <w:r>
          <w:rPr>
            <w:rFonts w:hint="eastAsia" w:ascii="宋体" w:hAnsi="宋体"/>
            <w:color w:val="auto"/>
            <w:szCs w:val="21"/>
            <w:highlight w:val="none"/>
            <w:lang w:val="en-US" w:eastAsia="zh-CN"/>
          </w:rPr>
          <w:t>境外机构</w:t>
        </w:r>
      </w:ins>
      <w:ins w:id="869" w:author="25年修订" w:date="2024-12-16T19:06:08Z">
        <w:r>
          <w:rPr>
            <w:rFonts w:hint="eastAsia" w:ascii="宋体" w:hAnsi="宋体"/>
            <w:color w:val="auto"/>
            <w:szCs w:val="21"/>
            <w:highlight w:val="none"/>
            <w:lang w:val="en-US" w:eastAsia="zh-CN"/>
          </w:rPr>
          <w:t>情况。</w:t>
        </w:r>
      </w:ins>
    </w:p>
    <w:p>
      <w:pPr>
        <w:numPr>
          <w:ins w:id="870" w:author="刘琦" w:date="2017-09-18T14:45:00Z"/>
        </w:numPr>
        <w:spacing w:line="360" w:lineRule="auto"/>
        <w:ind w:firstLine="420" w:firstLineChars="200"/>
        <w:rPr>
          <w:rFonts w:hint="eastAsia" w:ascii="宋体" w:hAnsi="宋体"/>
          <w:color w:val="auto"/>
          <w:szCs w:val="21"/>
          <w:lang w:eastAsia="zh-CN"/>
        </w:rPr>
      </w:pPr>
      <w:r>
        <w:rPr>
          <w:rFonts w:hint="eastAsia" w:ascii="宋体" w:hAnsi="宋体"/>
          <w:color w:val="auto"/>
          <w:szCs w:val="21"/>
          <w:lang w:eastAsia="zh-CN"/>
        </w:rPr>
        <w:t>【1.资产余额】</w:t>
      </w:r>
      <w:r>
        <w:rPr>
          <w:rFonts w:hint="eastAsia" w:ascii="宋体" w:hAnsi="宋体"/>
          <w:color w:val="auto"/>
          <w:szCs w:val="21"/>
        </w:rPr>
        <w:t>按填报机构的境外分</w:t>
      </w:r>
      <w:r>
        <w:rPr>
          <w:rFonts w:hint="eastAsia" w:ascii="宋体" w:hAnsi="宋体"/>
          <w:color w:val="auto"/>
          <w:szCs w:val="21"/>
          <w:lang w:eastAsia="zh-CN"/>
        </w:rPr>
        <w:t>行</w:t>
      </w:r>
      <w:r>
        <w:rPr>
          <w:rFonts w:hint="eastAsia" w:ascii="宋体" w:hAnsi="宋体"/>
          <w:color w:val="auto"/>
          <w:szCs w:val="21"/>
        </w:rPr>
        <w:t>营运所在地，以及境外子行、并表的境外附属机构的注册所在地分国别填报资产余额。</w:t>
      </w:r>
    </w:p>
    <w:p>
      <w:pPr>
        <w:numPr>
          <w:ins w:id="871" w:author="刘琦" w:date="2017-09-18T14:45:00Z"/>
        </w:numPr>
        <w:spacing w:line="360" w:lineRule="auto"/>
        <w:ind w:firstLine="420" w:firstLineChars="200"/>
        <w:rPr>
          <w:rFonts w:hint="eastAsia" w:ascii="宋体" w:hAnsi="宋体"/>
          <w:color w:val="auto"/>
          <w:szCs w:val="21"/>
        </w:rPr>
      </w:pPr>
      <w:r>
        <w:rPr>
          <w:rFonts w:hint="eastAsia" w:ascii="宋体" w:hAnsi="宋体"/>
          <w:color w:val="auto"/>
          <w:szCs w:val="21"/>
          <w:lang w:eastAsia="zh-CN"/>
        </w:rPr>
        <w:t>【1.a生息资产】</w:t>
      </w:r>
      <w:r>
        <w:rPr>
          <w:rFonts w:hint="eastAsia" w:ascii="宋体" w:hAnsi="宋体"/>
          <w:color w:val="auto"/>
          <w:szCs w:val="21"/>
          <w:lang w:val="en-US" w:eastAsia="zh-CN"/>
        </w:rPr>
        <w:t>参照G01</w:t>
      </w:r>
      <w:r>
        <w:rPr>
          <w:rFonts w:hint="eastAsia" w:ascii="宋体" w:hAnsi="宋体"/>
          <w:color w:val="auto"/>
          <w:szCs w:val="21"/>
        </w:rPr>
        <w:t>《资产负债项目统计表》填报说明</w:t>
      </w:r>
      <w:r>
        <w:rPr>
          <w:rFonts w:hint="eastAsia" w:ascii="宋体" w:hAnsi="宋体"/>
          <w:color w:val="auto"/>
          <w:szCs w:val="21"/>
          <w:lang w:val="en-US" w:eastAsia="zh-CN"/>
        </w:rPr>
        <w:t>定义，</w:t>
      </w:r>
      <w:r>
        <w:rPr>
          <w:rFonts w:hint="eastAsia" w:ascii="宋体" w:hAnsi="宋体"/>
          <w:color w:val="auto"/>
          <w:szCs w:val="21"/>
        </w:rPr>
        <w:t>指以收取利息为条件（或隐含利息条件，即虽不收取利息，但其价值却受实际利率影响，如买入的零息债券）对外融出或存放资金而形成的资产。生息资产以账面余额填报，不扣减已计提的相应资产减值准备。主要包括：存放中央银行款项、存放同业款项、各项贷款、拆放同业、债券投资、买入返售资产以及其他能够产生利息收入的资产（收入在利润表中计入“利息收入”或“债券投资利息收入”项下的资产均应计入此项目）</w:t>
      </w:r>
      <w:r>
        <w:rPr>
          <w:rFonts w:hint="eastAsia" w:ascii="宋体" w:hAnsi="宋体"/>
          <w:color w:val="auto"/>
          <w:szCs w:val="21"/>
          <w:lang w:eastAsia="zh-CN"/>
        </w:rPr>
        <w:t>，</w:t>
      </w:r>
      <w:r>
        <w:rPr>
          <w:rFonts w:hint="eastAsia" w:ascii="宋体" w:hAnsi="宋体"/>
          <w:color w:val="auto"/>
          <w:szCs w:val="21"/>
        </w:rPr>
        <w:t>按填报机构的境外</w:t>
      </w:r>
      <w:r>
        <w:rPr>
          <w:rFonts w:hint="eastAsia" w:ascii="宋体" w:hAnsi="宋体"/>
          <w:color w:val="auto"/>
          <w:szCs w:val="21"/>
          <w:lang w:eastAsia="zh-CN"/>
        </w:rPr>
        <w:t>分行</w:t>
      </w:r>
      <w:r>
        <w:rPr>
          <w:rFonts w:hint="eastAsia" w:ascii="宋体" w:hAnsi="宋体"/>
          <w:color w:val="auto"/>
          <w:szCs w:val="21"/>
        </w:rPr>
        <w:t>营运所在地，以及境外子行、并表的境外附属机构的注册所在地分国别填报。</w:t>
      </w:r>
    </w:p>
    <w:p>
      <w:pPr>
        <w:numPr>
          <w:ins w:id="872" w:author="刘琦" w:date="2017-09-18T14:45:00Z"/>
        </w:numPr>
        <w:spacing w:line="360" w:lineRule="auto"/>
        <w:ind w:firstLine="420" w:firstLineChars="200"/>
        <w:rPr>
          <w:rFonts w:hint="eastAsia" w:ascii="宋体" w:hAnsi="宋体"/>
          <w:color w:val="auto"/>
          <w:szCs w:val="21"/>
          <w:lang w:eastAsia="zh-CN"/>
        </w:rPr>
      </w:pPr>
      <w:r>
        <w:rPr>
          <w:rFonts w:hint="eastAsia" w:ascii="宋体" w:hAnsi="宋体"/>
          <w:color w:val="auto"/>
          <w:szCs w:val="21"/>
        </w:rPr>
        <w:t>注：免息期内的信用卡透支不计入生息资产，只有超出免息期并且未停止计息的信用卡透支才填入</w:t>
      </w:r>
      <w:r>
        <w:rPr>
          <w:rFonts w:hint="eastAsia" w:ascii="宋体" w:hAnsi="宋体"/>
          <w:color w:val="auto"/>
          <w:szCs w:val="21"/>
          <w:lang w:val="en-US" w:eastAsia="zh-CN"/>
        </w:rPr>
        <w:t>此</w:t>
      </w:r>
      <w:r>
        <w:rPr>
          <w:rFonts w:hint="eastAsia" w:ascii="宋体" w:hAnsi="宋体"/>
          <w:color w:val="auto"/>
          <w:szCs w:val="21"/>
        </w:rPr>
        <w:t>项中。</w:t>
      </w:r>
    </w:p>
    <w:p>
      <w:pPr>
        <w:numPr>
          <w:ins w:id="873" w:author="刘琦" w:date="2017-09-18T14:45:00Z"/>
        </w:numPr>
        <w:spacing w:line="360" w:lineRule="auto"/>
        <w:ind w:firstLine="420" w:firstLineChars="200"/>
        <w:rPr>
          <w:ins w:id="874" w:author="25年修订" w:date="2024-12-15T17:40:24Z"/>
          <w:rFonts w:ascii="宋体" w:hAnsi="宋体"/>
          <w:color w:val="auto"/>
          <w:szCs w:val="21"/>
          <w:highlight w:val="none"/>
        </w:rPr>
      </w:pPr>
      <w:r>
        <w:rPr>
          <w:rFonts w:hint="eastAsia" w:ascii="宋体" w:hAnsi="宋体"/>
          <w:color w:val="auto"/>
          <w:szCs w:val="21"/>
          <w:highlight w:val="none"/>
          <w:lang w:eastAsia="zh-CN"/>
        </w:rPr>
        <w:t>【1.b当地资产】当地资产为【</w:t>
      </w:r>
      <w:r>
        <w:rPr>
          <w:rFonts w:hint="eastAsia" w:ascii="宋体" w:hAnsi="宋体"/>
          <w:color w:val="auto"/>
          <w:szCs w:val="21"/>
          <w:highlight w:val="none"/>
          <w:lang w:val="en-US" w:eastAsia="zh-CN"/>
        </w:rPr>
        <w:t>1.</w:t>
      </w:r>
      <w:r>
        <w:rPr>
          <w:rFonts w:hint="eastAsia" w:ascii="宋体" w:hAnsi="宋体"/>
          <w:color w:val="auto"/>
          <w:szCs w:val="21"/>
          <w:highlight w:val="none"/>
          <w:lang w:eastAsia="zh-CN"/>
        </w:rPr>
        <w:t>资产总额】减去交易对手所在地与境外分行、境外子行、并表的境外附属机构的注册所在地（运营地）不一致的资产。如在注册地（运营地）国家以外的“联行往来及境外附属机构往来的资产方净额”、“境外贷款”、“存放同业”、“拆放同业”、“买入返售资产、“投资”等</w:t>
      </w:r>
      <w:r>
        <w:rPr>
          <w:rFonts w:ascii="宋体" w:hAnsi="宋体"/>
          <w:color w:val="auto"/>
          <w:szCs w:val="21"/>
          <w:highlight w:val="none"/>
        </w:rPr>
        <w:t>。</w:t>
      </w:r>
    </w:p>
    <w:p>
      <w:pPr>
        <w:numPr>
          <w:ins w:id="875" w:author="刘琦" w:date="2017-09-18T14:45:00Z"/>
        </w:numPr>
        <w:spacing w:line="360" w:lineRule="auto"/>
        <w:ind w:firstLine="420" w:firstLineChars="200"/>
        <w:rPr>
          <w:rFonts w:hint="eastAsia" w:ascii="宋体" w:hAnsi="宋体"/>
          <w:color w:val="auto"/>
          <w:szCs w:val="21"/>
          <w:highlight w:val="none"/>
          <w:lang w:eastAsia="zh-CN"/>
        </w:rPr>
      </w:pPr>
      <w:ins w:id="876" w:author="25年修订" w:date="2024-12-15T17:40:29Z">
        <w:r>
          <w:rPr>
            <w:rFonts w:hint="eastAsia" w:ascii="宋体" w:hAnsi="宋体"/>
            <w:color w:val="auto"/>
            <w:szCs w:val="21"/>
            <w:highlight w:val="none"/>
            <w:lang w:eastAsia="zh-CN"/>
          </w:rPr>
          <w:t>【1.</w:t>
        </w:r>
      </w:ins>
      <w:ins w:id="877" w:author="25年修订" w:date="2024-12-15T17:41:33Z">
        <w:r>
          <w:rPr>
            <w:rFonts w:hint="eastAsia" w:ascii="宋体" w:hAnsi="宋体"/>
            <w:color w:val="auto"/>
            <w:szCs w:val="21"/>
            <w:highlight w:val="none"/>
            <w:lang w:val="en-US" w:eastAsia="zh-CN"/>
          </w:rPr>
          <w:t>c</w:t>
        </w:r>
      </w:ins>
      <w:ins w:id="878" w:author="25年修订" w:date="2024-12-15T17:41:34Z">
        <w:r>
          <w:rPr>
            <w:rFonts w:hint="eastAsia" w:ascii="宋体" w:hAnsi="宋体"/>
            <w:color w:val="auto"/>
            <w:szCs w:val="21"/>
            <w:highlight w:val="none"/>
            <w:lang w:val="en-US" w:eastAsia="zh-CN"/>
          </w:rPr>
          <w:t xml:space="preserve"> </w:t>
        </w:r>
      </w:ins>
      <w:ins w:id="879" w:author="25年修订" w:date="2024-12-15T17:40:47Z">
        <w:r>
          <w:rPr>
            <w:rFonts w:hint="eastAsia" w:ascii="宋体" w:hAnsi="宋体"/>
            <w:color w:val="auto"/>
            <w:szCs w:val="21"/>
            <w:highlight w:val="none"/>
            <w:lang w:val="en-US" w:eastAsia="zh-CN"/>
          </w:rPr>
          <w:t>流动性</w:t>
        </w:r>
      </w:ins>
      <w:ins w:id="880" w:author="25年修订" w:date="2024-12-15T17:40:29Z">
        <w:r>
          <w:rPr>
            <w:rFonts w:hint="eastAsia" w:ascii="宋体" w:hAnsi="宋体"/>
            <w:color w:val="auto"/>
            <w:szCs w:val="21"/>
            <w:highlight w:val="none"/>
            <w:lang w:eastAsia="zh-CN"/>
          </w:rPr>
          <w:t>资产】</w:t>
        </w:r>
      </w:ins>
      <w:ins w:id="881" w:author="25年修订" w:date="2024-12-15T17:41:06Z">
        <w:r>
          <w:rPr>
            <w:rFonts w:hint="eastAsia"/>
            <w:b w:val="0"/>
            <w:bCs w:val="0"/>
            <w:color w:val="auto"/>
            <w:highlight w:val="none"/>
          </w:rPr>
          <w:t>按填报机构的境外</w:t>
        </w:r>
      </w:ins>
      <w:ins w:id="882" w:author="25年修订" w:date="2024-12-15T17:41:06Z">
        <w:r>
          <w:rPr>
            <w:rFonts w:hint="eastAsia"/>
            <w:b w:val="0"/>
            <w:bCs w:val="0"/>
            <w:color w:val="auto"/>
            <w:highlight w:val="none"/>
            <w:lang w:eastAsia="zh-CN"/>
          </w:rPr>
          <w:t>分行</w:t>
        </w:r>
      </w:ins>
      <w:ins w:id="883" w:author="25年修订" w:date="2024-12-15T17:41:06Z">
        <w:r>
          <w:rPr>
            <w:rFonts w:hint="eastAsia"/>
            <w:b w:val="0"/>
            <w:bCs w:val="0"/>
            <w:color w:val="auto"/>
            <w:highlight w:val="none"/>
          </w:rPr>
          <w:t>营运所在地，以及境外子行、并表的境外附属机构的注册所在地分国别填报期末流动性资产余额。流动性资产口径参见G22《</w:t>
        </w:r>
      </w:ins>
      <w:ins w:id="884" w:author="25年修订" w:date="2024-12-15T17:41:06Z">
        <w:r>
          <w:rPr>
            <w:rFonts w:hint="eastAsia" w:ascii="Times New Roman" w:hAnsi="Times New Roman" w:eastAsia="宋体"/>
            <w:b w:val="0"/>
            <w:bCs w:val="0"/>
            <w:color w:val="auto"/>
            <w:highlight w:val="none"/>
            <w:lang w:val="it-IT"/>
          </w:rPr>
          <w:t>流动性比例监测表》。</w:t>
        </w:r>
      </w:ins>
    </w:p>
    <w:p>
      <w:pPr>
        <w:numPr>
          <w:ins w:id="885" w:author="刘琦" w:date="2017-09-18T14:45:00Z"/>
        </w:numPr>
        <w:spacing w:line="360" w:lineRule="auto"/>
        <w:ind w:firstLine="420" w:firstLineChars="200"/>
        <w:rPr>
          <w:rFonts w:hint="eastAsia" w:ascii="宋体" w:hAnsi="宋体"/>
          <w:color w:val="auto"/>
          <w:szCs w:val="21"/>
          <w:highlight w:val="none"/>
          <w:lang w:eastAsia="zh-CN"/>
        </w:rPr>
      </w:pPr>
      <w:r>
        <w:rPr>
          <w:rFonts w:hint="eastAsia" w:ascii="宋体" w:hAnsi="宋体"/>
          <w:color w:val="auto"/>
          <w:szCs w:val="21"/>
          <w:highlight w:val="none"/>
          <w:lang w:eastAsia="zh-CN"/>
        </w:rPr>
        <w:t>【1.</w:t>
      </w:r>
      <w:ins w:id="886" w:author="25年修订" w:date="2024-12-15T17:40:40Z">
        <w:r>
          <w:rPr>
            <w:rFonts w:hint="eastAsia" w:ascii="宋体" w:hAnsi="宋体"/>
            <w:color w:val="auto"/>
            <w:szCs w:val="21"/>
            <w:highlight w:val="none"/>
            <w:lang w:val="en-US" w:eastAsia="zh-CN"/>
          </w:rPr>
          <w:t>d</w:t>
        </w:r>
      </w:ins>
      <w:del w:id="887" w:author="25年修订" w:date="2024-12-15T17:40:38Z">
        <w:r>
          <w:rPr>
            <w:rFonts w:hint="eastAsia" w:ascii="宋体" w:hAnsi="宋体"/>
            <w:color w:val="auto"/>
            <w:szCs w:val="21"/>
            <w:highlight w:val="none"/>
            <w:lang w:eastAsia="zh-CN"/>
          </w:rPr>
          <w:delText>c</w:delText>
        </w:r>
      </w:del>
      <w:r>
        <w:rPr>
          <w:rFonts w:hint="eastAsia" w:ascii="宋体" w:hAnsi="宋体"/>
          <w:color w:val="auto"/>
          <w:szCs w:val="21"/>
          <w:highlight w:val="none"/>
          <w:lang w:eastAsia="zh-CN"/>
        </w:rPr>
        <w:t>美元资产】记账币种为美元的资产。</w:t>
      </w:r>
    </w:p>
    <w:p>
      <w:pPr>
        <w:numPr>
          <w:ins w:id="888" w:author="刘琦" w:date="2017-09-18T14:45:00Z"/>
        </w:numPr>
        <w:spacing w:line="360" w:lineRule="auto"/>
        <w:ind w:firstLine="420" w:firstLineChars="200"/>
        <w:rPr>
          <w:rFonts w:hint="eastAsia" w:ascii="宋体" w:hAnsi="宋体"/>
          <w:szCs w:val="21"/>
          <w:lang w:eastAsia="zh-CN"/>
        </w:rPr>
      </w:pPr>
      <w:r>
        <w:rPr>
          <w:rFonts w:hint="eastAsia" w:ascii="宋体" w:hAnsi="宋体"/>
          <w:color w:val="auto"/>
          <w:szCs w:val="21"/>
          <w:lang w:eastAsia="zh-CN"/>
        </w:rPr>
        <w:t>【2.负债余额】</w:t>
      </w:r>
      <w:r>
        <w:rPr>
          <w:rFonts w:hint="eastAsia" w:ascii="宋体" w:hAnsi="宋体"/>
          <w:color w:val="auto"/>
          <w:szCs w:val="21"/>
        </w:rPr>
        <w:t>按填报机构的境外</w:t>
      </w:r>
      <w:r>
        <w:rPr>
          <w:rFonts w:hint="eastAsia" w:ascii="宋体" w:hAnsi="宋体"/>
          <w:color w:val="auto"/>
          <w:szCs w:val="21"/>
          <w:lang w:eastAsia="zh-CN"/>
        </w:rPr>
        <w:t>分行</w:t>
      </w:r>
      <w:r>
        <w:rPr>
          <w:rFonts w:hint="eastAsia" w:ascii="宋体" w:hAnsi="宋体"/>
          <w:color w:val="auto"/>
          <w:szCs w:val="21"/>
        </w:rPr>
        <w:t>营运所在地，以及境外子行、并表的境外附</w:t>
      </w:r>
      <w:r>
        <w:rPr>
          <w:rFonts w:hint="eastAsia" w:ascii="宋体" w:hAnsi="宋体"/>
          <w:szCs w:val="21"/>
        </w:rPr>
        <w:t>属机构的注册所在地分国别填报负债规模。</w:t>
      </w:r>
    </w:p>
    <w:p>
      <w:pPr>
        <w:numPr>
          <w:ins w:id="889"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其中：2.1各项存款</w:t>
      </w:r>
      <w:r>
        <w:rPr>
          <w:rFonts w:hint="eastAsia" w:ascii="宋体" w:hAnsi="宋体"/>
          <w:szCs w:val="21"/>
          <w:lang w:eastAsia="zh-CN"/>
        </w:rPr>
        <w:t>】</w:t>
      </w:r>
      <w:r>
        <w:rPr>
          <w:rFonts w:hint="eastAsia" w:ascii="宋体" w:hAnsi="宋体"/>
          <w:szCs w:val="21"/>
        </w:rPr>
        <w:t>指境外机构从境外客户吸收的各项存款，包括不可转让的存单</w:t>
      </w:r>
      <w:r>
        <w:rPr>
          <w:rFonts w:hint="eastAsia" w:ascii="宋体" w:hAnsi="宋体"/>
          <w:szCs w:val="21"/>
          <w:lang w:eastAsia="zh-CN"/>
        </w:rPr>
        <w:t>，</w:t>
      </w:r>
      <w:r>
        <w:rPr>
          <w:rFonts w:hint="eastAsia" w:ascii="宋体" w:hAnsi="宋体"/>
          <w:szCs w:val="21"/>
          <w:lang w:val="en-US" w:eastAsia="zh-CN"/>
        </w:rPr>
        <w:t>含义参照G01</w:t>
      </w:r>
      <w:r>
        <w:rPr>
          <w:rFonts w:hint="eastAsia" w:ascii="宋体" w:hAnsi="宋体"/>
          <w:szCs w:val="21"/>
        </w:rPr>
        <w:t>《资产负债项目统计表》填报说明</w:t>
      </w:r>
      <w:r>
        <w:rPr>
          <w:rFonts w:hint="eastAsia" w:ascii="宋体" w:hAnsi="宋体"/>
          <w:szCs w:val="21"/>
          <w:lang w:eastAsia="zh-CN"/>
        </w:rPr>
        <w:t>。</w:t>
      </w:r>
    </w:p>
    <w:p>
      <w:pPr>
        <w:numPr>
          <w:ins w:id="890"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2.2同业负债（集团外）</w:t>
      </w:r>
      <w:r>
        <w:rPr>
          <w:rFonts w:hint="eastAsia" w:ascii="宋体" w:hAnsi="宋体"/>
          <w:szCs w:val="21"/>
          <w:lang w:eastAsia="zh-CN"/>
        </w:rPr>
        <w:t>】交易对手为同业机构的负债，包括同业存放、同业拆入、卖出回购、发行同业存单（或类似以同业为发行对象的存单类产品）。</w:t>
      </w:r>
    </w:p>
    <w:p>
      <w:pPr>
        <w:numPr>
          <w:ins w:id="891" w:author="刘琦" w:date="2017-09-18T14:45:00Z"/>
        </w:numPr>
        <w:spacing w:line="360" w:lineRule="auto"/>
        <w:ind w:firstLine="420" w:firstLineChars="200"/>
        <w:rPr>
          <w:rFonts w:hint="eastAsia" w:ascii="宋体" w:hAnsi="宋体"/>
          <w:szCs w:val="21"/>
          <w:lang w:eastAsia="zh-CN"/>
        </w:rPr>
      </w:pPr>
      <w:r>
        <w:rPr>
          <w:rFonts w:hint="eastAsia" w:ascii="宋体" w:hAnsi="宋体"/>
          <w:szCs w:val="21"/>
          <w:lang w:eastAsia="zh-CN"/>
        </w:rPr>
        <w:t>【</w:t>
      </w:r>
      <w:r>
        <w:rPr>
          <w:rFonts w:hint="eastAsia" w:ascii="宋体" w:hAnsi="宋体"/>
          <w:szCs w:val="21"/>
        </w:rPr>
        <w:t>2.3集团内负债</w:t>
      </w:r>
      <w:r>
        <w:rPr>
          <w:rFonts w:hint="eastAsia" w:ascii="宋体" w:hAnsi="宋体"/>
          <w:szCs w:val="21"/>
          <w:lang w:eastAsia="zh-CN"/>
        </w:rPr>
        <w:t>】交易对手为集团内机构的负债。</w:t>
      </w:r>
    </w:p>
    <w:p>
      <w:pPr>
        <w:numPr>
          <w:ins w:id="892" w:author="刘琦" w:date="2017-09-18T14:45:00Z"/>
        </w:numPr>
        <w:spacing w:line="360" w:lineRule="auto"/>
        <w:ind w:firstLine="420" w:firstLineChars="200"/>
        <w:rPr>
          <w:rFonts w:hint="eastAsia" w:ascii="宋体" w:hAnsi="宋体"/>
          <w:szCs w:val="21"/>
          <w:lang w:eastAsia="zh-CN"/>
        </w:rPr>
      </w:pPr>
      <w:r>
        <w:rPr>
          <w:rFonts w:hint="eastAsia" w:ascii="宋体" w:hAnsi="宋体"/>
          <w:szCs w:val="21"/>
          <w:lang w:eastAsia="zh-CN"/>
        </w:rPr>
        <w:t>【</w:t>
      </w:r>
      <w:r>
        <w:rPr>
          <w:rFonts w:hint="eastAsia" w:ascii="宋体" w:hAnsi="宋体"/>
          <w:szCs w:val="21"/>
          <w:lang w:val="en-US" w:eastAsia="zh-CN"/>
        </w:rPr>
        <w:t>2.4</w:t>
      </w:r>
      <w:del w:id="893" w:author="25年修订" w:date="2024-12-16T19:12:20Z">
        <w:r>
          <w:rPr>
            <w:rFonts w:hint="eastAsia" w:ascii="宋体" w:hAnsi="宋体"/>
            <w:szCs w:val="21"/>
            <w:lang w:val="en-US" w:eastAsia="zh-CN"/>
          </w:rPr>
          <w:delText>发行</w:delText>
        </w:r>
      </w:del>
      <w:ins w:id="894" w:author="25年修订" w:date="2024-12-16T19:12:20Z">
        <w:r>
          <w:rPr>
            <w:rFonts w:hint="eastAsia" w:ascii="宋体" w:hAnsi="宋体"/>
            <w:szCs w:val="21"/>
            <w:lang w:val="en-US" w:eastAsia="zh-CN"/>
          </w:rPr>
          <w:t>应付</w:t>
        </w:r>
      </w:ins>
      <w:r>
        <w:rPr>
          <w:rFonts w:hint="eastAsia" w:ascii="宋体" w:hAnsi="宋体"/>
          <w:szCs w:val="21"/>
          <w:lang w:val="en-US" w:eastAsia="zh-CN"/>
        </w:rPr>
        <w:t>债券</w:t>
      </w:r>
      <w:r>
        <w:rPr>
          <w:rFonts w:hint="eastAsia" w:ascii="宋体" w:hAnsi="宋体"/>
          <w:szCs w:val="21"/>
          <w:lang w:eastAsia="zh-CN"/>
        </w:rPr>
        <w:t>】</w:t>
      </w:r>
      <w:ins w:id="895" w:author="25年修订" w:date="2024-12-16T19:12:12Z">
        <w:r>
          <w:rPr>
            <w:rFonts w:hint="eastAsia" w:ascii="宋体" w:hAnsi="宋体"/>
            <w:szCs w:val="21"/>
            <w:lang w:eastAsia="zh-CN"/>
          </w:rPr>
          <w:t>本项目反映填报机构为筹集资金而实际发行的债券本金及应付利息。填报机构发行的可转换公司债券，应将负债和权益成份进行分拆，分拆后形成的负债成份在本项目核算。</w:t>
        </w:r>
      </w:ins>
      <w:del w:id="896" w:author="25年修订" w:date="2024-12-16T19:12:12Z">
        <w:r>
          <w:rPr>
            <w:rFonts w:hint="eastAsia" w:ascii="宋体" w:hAnsi="宋体"/>
            <w:szCs w:val="21"/>
            <w:lang w:eastAsia="zh-CN"/>
          </w:rPr>
          <w:delText>为筹集资金而实际发行的债券本金</w:delText>
        </w:r>
      </w:del>
      <w:del w:id="897" w:author="25年修订" w:date="2024-12-16T19:12:15Z">
        <w:r>
          <w:rPr>
            <w:rFonts w:hint="eastAsia" w:ascii="宋体" w:hAnsi="宋体"/>
            <w:szCs w:val="21"/>
            <w:lang w:eastAsia="zh-CN"/>
          </w:rPr>
          <w:delText>。</w:delText>
        </w:r>
      </w:del>
      <w:ins w:id="898" w:author="25年修订" w:date="2024-12-16T19:09:35Z">
        <w:r>
          <w:rPr>
            <w:rFonts w:hint="eastAsia" w:ascii="宋体" w:hAnsi="宋体"/>
            <w:szCs w:val="21"/>
            <w:lang w:val="en-US" w:eastAsia="zh-CN"/>
          </w:rPr>
          <w:t>含义参照G01</w:t>
        </w:r>
      </w:ins>
      <w:ins w:id="899" w:author="25年修订" w:date="2024-12-16T19:09:35Z">
        <w:r>
          <w:rPr>
            <w:rFonts w:hint="eastAsia" w:ascii="宋体" w:hAnsi="宋体"/>
            <w:szCs w:val="21"/>
          </w:rPr>
          <w:t>《资产负债项目统计表》填报说明</w:t>
        </w:r>
      </w:ins>
      <w:ins w:id="900" w:author="25年修订" w:date="2024-12-16T19:09:35Z">
        <w:r>
          <w:rPr>
            <w:rFonts w:hint="eastAsia" w:ascii="宋体" w:hAnsi="宋体"/>
            <w:szCs w:val="21"/>
            <w:lang w:eastAsia="zh-CN"/>
          </w:rPr>
          <w:t>。</w:t>
        </w:r>
      </w:ins>
    </w:p>
    <w:p>
      <w:pPr>
        <w:numPr>
          <w:ins w:id="901" w:author="刘琦" w:date="2017-09-18T14:45:00Z"/>
        </w:numPr>
        <w:spacing w:line="360" w:lineRule="auto"/>
        <w:ind w:firstLine="420" w:firstLineChars="200"/>
        <w:rPr>
          <w:rFonts w:hint="eastAsia" w:ascii="宋体" w:hAnsi="宋体" w:eastAsia="宋体"/>
          <w:szCs w:val="21"/>
          <w:lang w:eastAsia="zh-CN"/>
        </w:rPr>
      </w:pPr>
      <w:r>
        <w:rPr>
          <w:rFonts w:hint="eastAsia" w:ascii="宋体" w:hAnsi="宋体"/>
          <w:szCs w:val="21"/>
          <w:lang w:eastAsia="zh-CN"/>
        </w:rPr>
        <w:t>【</w:t>
      </w:r>
      <w:r>
        <w:rPr>
          <w:rFonts w:hint="eastAsia" w:ascii="宋体" w:hAnsi="宋体"/>
          <w:szCs w:val="21"/>
        </w:rPr>
        <w:t>2.a付息负债</w:t>
      </w:r>
      <w:r>
        <w:rPr>
          <w:rFonts w:hint="eastAsia" w:ascii="宋体" w:hAnsi="宋体"/>
          <w:szCs w:val="21"/>
          <w:lang w:eastAsia="zh-CN"/>
        </w:rPr>
        <w:t>】</w:t>
      </w:r>
      <w:r>
        <w:rPr>
          <w:rFonts w:hint="eastAsia" w:ascii="宋体" w:hAnsi="宋体"/>
          <w:szCs w:val="21"/>
        </w:rPr>
        <w:t>是指填报机构以支付利息为条件（或隐含利息条件，即虽不支付利息，但其价值却受实际利率影响，如发行零息债券）对外融入或吸收资金而形成的负债。主要包括：各项存款、向中央银行借款、同业存放款项、同业拆入、卖出回购款项、存入保证金、应付债券以及其他产生利息支出的负债（支出在利润表中计入“利息支出”项下的负债均应计入此项目）</w:t>
      </w:r>
      <w:r>
        <w:rPr>
          <w:rFonts w:hint="eastAsia" w:ascii="宋体" w:hAnsi="宋体"/>
          <w:szCs w:val="21"/>
          <w:lang w:eastAsia="zh-CN"/>
        </w:rPr>
        <w:t>，</w:t>
      </w:r>
      <w:r>
        <w:rPr>
          <w:rFonts w:hint="eastAsia" w:ascii="宋体" w:hAnsi="宋体"/>
          <w:szCs w:val="21"/>
          <w:lang w:val="en-US" w:eastAsia="zh-CN"/>
        </w:rPr>
        <w:t>按</w:t>
      </w:r>
      <w:r>
        <w:rPr>
          <w:rFonts w:hint="eastAsia" w:ascii="宋体" w:hAnsi="宋体"/>
          <w:szCs w:val="21"/>
        </w:rPr>
        <w:t>境外</w:t>
      </w:r>
      <w:r>
        <w:rPr>
          <w:rFonts w:hint="eastAsia" w:ascii="宋体" w:hAnsi="宋体"/>
          <w:szCs w:val="21"/>
          <w:lang w:eastAsia="zh-CN"/>
        </w:rPr>
        <w:t>分行</w:t>
      </w:r>
      <w:r>
        <w:rPr>
          <w:rFonts w:hint="eastAsia" w:ascii="宋体" w:hAnsi="宋体"/>
          <w:szCs w:val="21"/>
        </w:rPr>
        <w:t>营运所在地，以及境外子行、并表的境外附属机构的注册所在地分国别填报</w:t>
      </w:r>
      <w:r>
        <w:rPr>
          <w:rFonts w:hint="eastAsia" w:ascii="宋体" w:hAnsi="宋体"/>
          <w:szCs w:val="21"/>
          <w:lang w:eastAsia="zh-CN"/>
        </w:rPr>
        <w:t>。</w:t>
      </w:r>
    </w:p>
    <w:p>
      <w:pPr>
        <w:spacing w:line="360" w:lineRule="auto"/>
        <w:ind w:firstLine="420" w:firstLineChars="200"/>
        <w:rPr>
          <w:ins w:id="902" w:author="25年修订" w:date="2024-12-15T17:43:14Z"/>
          <w:rFonts w:hint="eastAsia" w:ascii="宋体" w:hAnsi="宋体"/>
          <w:szCs w:val="21"/>
          <w:lang w:eastAsia="zh-CN"/>
        </w:rPr>
      </w:pPr>
      <w:r>
        <w:rPr>
          <w:rFonts w:hint="eastAsia" w:ascii="宋体" w:hAnsi="宋体"/>
          <w:szCs w:val="21"/>
          <w:lang w:eastAsia="zh-CN"/>
        </w:rPr>
        <w:t>【</w:t>
      </w:r>
      <w:r>
        <w:rPr>
          <w:rFonts w:hint="eastAsia" w:ascii="宋体" w:hAnsi="宋体"/>
          <w:szCs w:val="21"/>
        </w:rPr>
        <w:t>2.b当地负债</w:t>
      </w:r>
      <w:r>
        <w:rPr>
          <w:rFonts w:hint="eastAsia" w:ascii="宋体" w:hAnsi="宋体"/>
          <w:szCs w:val="21"/>
          <w:lang w:eastAsia="zh-CN"/>
        </w:rPr>
        <w:t>】当地负债为“负债总额”减去交易对手所在地与境外分行、境外子行、并表的境外附属机构的注册所在地（运营地）不一致的负债。如来源于注册地之外的“联行往来及境外附属机构往来的负债方净额”、“存款”、“同业存放”、“同业拆入”、“卖出回购款项”等。</w:t>
      </w:r>
    </w:p>
    <w:p>
      <w:pPr>
        <w:spacing w:line="360" w:lineRule="auto"/>
        <w:ind w:firstLine="420" w:firstLineChars="200"/>
        <w:rPr>
          <w:rFonts w:hint="eastAsia" w:ascii="宋体" w:hAnsi="宋体"/>
          <w:szCs w:val="21"/>
          <w:lang w:eastAsia="zh-CN"/>
        </w:rPr>
      </w:pPr>
      <w:ins w:id="903" w:author="25年修订" w:date="2024-12-15T17:43:17Z">
        <w:r>
          <w:rPr>
            <w:rFonts w:hint="eastAsia" w:ascii="宋体" w:hAnsi="宋体"/>
            <w:szCs w:val="21"/>
            <w:lang w:eastAsia="zh-CN"/>
          </w:rPr>
          <w:t>【</w:t>
        </w:r>
      </w:ins>
      <w:ins w:id="904" w:author="25年修订" w:date="2024-12-15T17:43:17Z">
        <w:r>
          <w:rPr>
            <w:rFonts w:hint="eastAsia" w:ascii="宋体" w:hAnsi="宋体"/>
            <w:szCs w:val="21"/>
          </w:rPr>
          <w:t>2.</w:t>
        </w:r>
      </w:ins>
      <w:ins w:id="905" w:author="25年修订" w:date="2024-12-15T17:43:20Z">
        <w:r>
          <w:rPr>
            <w:rFonts w:hint="eastAsia" w:ascii="宋体" w:hAnsi="宋体"/>
            <w:szCs w:val="21"/>
            <w:lang w:val="en-US" w:eastAsia="zh-CN"/>
          </w:rPr>
          <w:t>c</w:t>
        </w:r>
      </w:ins>
      <w:ins w:id="906" w:author="25年修订" w:date="2024-12-15T17:43:24Z">
        <w:r>
          <w:rPr>
            <w:rFonts w:hint="eastAsia" w:ascii="宋体" w:hAnsi="宋体"/>
            <w:szCs w:val="21"/>
            <w:lang w:val="en-US" w:eastAsia="zh-CN"/>
          </w:rPr>
          <w:t>流动性</w:t>
        </w:r>
      </w:ins>
      <w:ins w:id="907" w:author="25年修订" w:date="2024-12-15T17:43:17Z">
        <w:r>
          <w:rPr>
            <w:rFonts w:hint="eastAsia" w:ascii="宋体" w:hAnsi="宋体"/>
            <w:szCs w:val="21"/>
          </w:rPr>
          <w:t>负债</w:t>
        </w:r>
      </w:ins>
      <w:ins w:id="908" w:author="25年修订" w:date="2024-12-15T17:43:17Z">
        <w:r>
          <w:rPr>
            <w:rFonts w:hint="eastAsia" w:ascii="宋体" w:hAnsi="宋体"/>
            <w:szCs w:val="21"/>
            <w:lang w:eastAsia="zh-CN"/>
          </w:rPr>
          <w:t>】</w:t>
        </w:r>
      </w:ins>
      <w:ins w:id="909" w:author="25年修订" w:date="2024-12-15T17:43:48Z">
        <w:r>
          <w:rPr>
            <w:rFonts w:hint="eastAsia"/>
            <w:b w:val="0"/>
            <w:bCs w:val="0"/>
            <w:color w:val="auto"/>
            <w:highlight w:val="none"/>
            <w:rPrChange w:id="910" w:author="25年修订" w:date="2024-12-15T17:28:28Z">
              <w:rPr>
                <w:rFonts w:hint="eastAsia"/>
                <w:b w:val="0"/>
                <w:bCs w:val="0"/>
                <w:color w:val="auto"/>
              </w:rPr>
            </w:rPrChange>
          </w:rPr>
          <w:t>按填报机构的境外</w:t>
        </w:r>
      </w:ins>
      <w:ins w:id="911" w:author="25年修订" w:date="2024-12-15T17:43:48Z">
        <w:r>
          <w:rPr>
            <w:rFonts w:hint="eastAsia"/>
            <w:b w:val="0"/>
            <w:bCs w:val="0"/>
            <w:color w:val="auto"/>
            <w:highlight w:val="none"/>
            <w:lang w:eastAsia="zh-CN"/>
            <w:rPrChange w:id="912" w:author="25年修订" w:date="2024-12-15T17:28:28Z">
              <w:rPr>
                <w:rFonts w:hint="eastAsia"/>
                <w:b w:val="0"/>
                <w:bCs w:val="0"/>
                <w:color w:val="auto"/>
                <w:lang w:eastAsia="zh-CN"/>
              </w:rPr>
            </w:rPrChange>
          </w:rPr>
          <w:t>分行</w:t>
        </w:r>
      </w:ins>
      <w:ins w:id="913" w:author="25年修订" w:date="2024-12-15T17:43:48Z">
        <w:r>
          <w:rPr>
            <w:rFonts w:hint="eastAsia"/>
            <w:b w:val="0"/>
            <w:bCs w:val="0"/>
            <w:color w:val="auto"/>
            <w:highlight w:val="none"/>
            <w:rPrChange w:id="914" w:author="25年修订" w:date="2024-12-15T17:28:28Z">
              <w:rPr>
                <w:rFonts w:hint="eastAsia"/>
                <w:b w:val="0"/>
                <w:bCs w:val="0"/>
                <w:color w:val="auto"/>
              </w:rPr>
            </w:rPrChange>
          </w:rPr>
          <w:t>营运所在地，以及境外子行、并表的境外附属机构的注册所在地分国别填报期末流动性负债余额。流动性负债口径参见G22《</w:t>
        </w:r>
      </w:ins>
      <w:ins w:id="915" w:author="25年修订" w:date="2024-12-15T17:43:48Z">
        <w:r>
          <w:rPr>
            <w:rFonts w:hint="eastAsia" w:ascii="Times New Roman" w:hAnsi="Times New Roman" w:eastAsia="宋体"/>
            <w:b w:val="0"/>
            <w:bCs w:val="0"/>
            <w:color w:val="auto"/>
            <w:highlight w:val="none"/>
            <w:lang w:val="it-IT"/>
            <w:rPrChange w:id="916" w:author="25年修订" w:date="2024-12-15T17:28:28Z">
              <w:rPr>
                <w:rFonts w:hint="eastAsia" w:ascii="Times New Roman" w:hAnsi="Times New Roman" w:eastAsia="宋体"/>
                <w:b w:val="0"/>
                <w:bCs w:val="0"/>
                <w:color w:val="auto"/>
                <w:lang w:val="it-IT"/>
              </w:rPr>
            </w:rPrChange>
          </w:rPr>
          <w:t>流动性比例监测表》。</w:t>
        </w:r>
      </w:ins>
    </w:p>
    <w:p>
      <w:pPr>
        <w:numPr>
          <w:ins w:id="917"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3.所有者权益</w:t>
      </w:r>
      <w:r>
        <w:rPr>
          <w:rFonts w:hint="eastAsia" w:ascii="宋体" w:hAnsi="宋体"/>
          <w:szCs w:val="21"/>
          <w:lang w:eastAsia="zh-CN"/>
        </w:rPr>
        <w:t>】</w:t>
      </w:r>
      <w:r>
        <w:rPr>
          <w:rFonts w:hint="eastAsia" w:ascii="宋体" w:hAnsi="宋体"/>
          <w:szCs w:val="21"/>
        </w:rPr>
        <w:t>按填报机构的境外</w:t>
      </w:r>
      <w:r>
        <w:rPr>
          <w:rFonts w:hint="eastAsia" w:ascii="宋体" w:hAnsi="宋体"/>
          <w:szCs w:val="21"/>
          <w:lang w:eastAsia="zh-CN"/>
        </w:rPr>
        <w:t>分行</w:t>
      </w:r>
      <w:r>
        <w:rPr>
          <w:rFonts w:hint="eastAsia" w:ascii="宋体" w:hAnsi="宋体"/>
          <w:szCs w:val="21"/>
        </w:rPr>
        <w:t>营运所在地，以及境外子行、并表的境外附属机构的注册所在地分国别填报所有者权益。</w:t>
      </w:r>
    </w:p>
    <w:p>
      <w:pPr>
        <w:numPr>
          <w:ins w:id="918" w:author="刘琦" w:date="2017-09-18T14:45:00Z"/>
        </w:numPr>
        <w:spacing w:line="360" w:lineRule="auto"/>
        <w:ind w:firstLine="420" w:firstLineChars="200"/>
        <w:rPr>
          <w:rFonts w:hint="eastAsia" w:ascii="宋体" w:hAnsi="宋体" w:eastAsia="宋体"/>
          <w:szCs w:val="21"/>
          <w:lang w:eastAsia="zh-CN"/>
        </w:rPr>
      </w:pPr>
      <w:r>
        <w:rPr>
          <w:rFonts w:hint="eastAsia" w:ascii="宋体" w:hAnsi="宋体"/>
          <w:szCs w:val="21"/>
          <w:lang w:eastAsia="zh-CN"/>
        </w:rPr>
        <w:t>【</w:t>
      </w:r>
      <w:r>
        <w:rPr>
          <w:rFonts w:hint="eastAsia" w:ascii="宋体" w:hAnsi="宋体"/>
          <w:szCs w:val="21"/>
        </w:rPr>
        <w:t>4.营业收入</w:t>
      </w:r>
      <w:r>
        <w:rPr>
          <w:rFonts w:hint="eastAsia" w:ascii="宋体" w:hAnsi="宋体"/>
          <w:szCs w:val="21"/>
          <w:lang w:eastAsia="zh-CN"/>
        </w:rPr>
        <w:t>】</w:t>
      </w:r>
      <w:r>
        <w:rPr>
          <w:rFonts w:hint="eastAsia" w:ascii="宋体" w:hAnsi="宋体"/>
          <w:szCs w:val="21"/>
        </w:rPr>
        <w:t>按</w:t>
      </w:r>
      <w:r>
        <w:rPr>
          <w:rFonts w:hint="eastAsia" w:ascii="宋体" w:hAnsi="宋体"/>
          <w:szCs w:val="21"/>
          <w:lang w:eastAsia="zh-CN"/>
        </w:rPr>
        <w:t>注册地（运营地）</w:t>
      </w:r>
      <w:r>
        <w:rPr>
          <w:rFonts w:hint="eastAsia" w:ascii="宋体" w:hAnsi="宋体"/>
          <w:szCs w:val="21"/>
        </w:rPr>
        <w:t>国别填报机构的境外</w:t>
      </w:r>
      <w:r>
        <w:rPr>
          <w:rFonts w:hint="eastAsia" w:ascii="宋体" w:hAnsi="宋体"/>
          <w:szCs w:val="21"/>
          <w:lang w:eastAsia="zh-CN"/>
        </w:rPr>
        <w:t>分行</w:t>
      </w:r>
      <w:r>
        <w:rPr>
          <w:rFonts w:hint="eastAsia" w:ascii="宋体" w:hAnsi="宋体"/>
          <w:szCs w:val="21"/>
        </w:rPr>
        <w:t>、境外子行，以及并表的境外附属机构的营业收入，包括利息</w:t>
      </w:r>
      <w:r>
        <w:rPr>
          <w:rFonts w:hint="eastAsia" w:ascii="宋体" w:hAnsi="宋体"/>
          <w:szCs w:val="21"/>
          <w:lang w:eastAsia="zh-CN"/>
        </w:rPr>
        <w:t>净</w:t>
      </w:r>
      <w:r>
        <w:rPr>
          <w:rFonts w:hint="eastAsia" w:ascii="宋体" w:hAnsi="宋体"/>
          <w:szCs w:val="21"/>
        </w:rPr>
        <w:t>收入、手续费及佣金</w:t>
      </w:r>
      <w:r>
        <w:rPr>
          <w:rFonts w:hint="eastAsia" w:ascii="宋体" w:hAnsi="宋体"/>
          <w:szCs w:val="21"/>
          <w:lang w:eastAsia="zh-CN"/>
        </w:rPr>
        <w:t>净</w:t>
      </w:r>
      <w:r>
        <w:rPr>
          <w:rFonts w:hint="eastAsia" w:ascii="宋体" w:hAnsi="宋体"/>
          <w:szCs w:val="21"/>
        </w:rPr>
        <w:t>收入</w:t>
      </w:r>
      <w:ins w:id="919" w:author="25年修订" w:date="2024-12-15T18:31:32Z">
        <w:r>
          <w:rPr>
            <w:rFonts w:hint="eastAsia" w:ascii="宋体" w:hAnsi="宋体"/>
            <w:szCs w:val="21"/>
            <w:lang w:eastAsia="zh-CN"/>
          </w:rPr>
          <w:t>、</w:t>
        </w:r>
      </w:ins>
      <w:ins w:id="920" w:author="25年修订" w:date="2024-12-15T18:31:34Z">
        <w:r>
          <w:rPr>
            <w:rFonts w:hint="eastAsia" w:ascii="宋体" w:hAnsi="宋体"/>
            <w:szCs w:val="21"/>
            <w:lang w:val="en-US" w:eastAsia="zh-CN"/>
          </w:rPr>
          <w:t>投资收益、</w:t>
        </w:r>
      </w:ins>
      <w:ins w:id="921" w:author="25年修订" w:date="2024-12-15T18:31:36Z">
        <w:r>
          <w:rPr>
            <w:rFonts w:hint="eastAsia" w:ascii="宋体" w:hAnsi="宋体"/>
            <w:szCs w:val="21"/>
            <w:lang w:val="en-US" w:eastAsia="zh-CN"/>
          </w:rPr>
          <w:t>公允价值</w:t>
        </w:r>
      </w:ins>
      <w:ins w:id="922" w:author="25年修订" w:date="2024-12-15T18:31:38Z">
        <w:r>
          <w:rPr>
            <w:rFonts w:hint="eastAsia" w:ascii="宋体" w:hAnsi="宋体"/>
            <w:szCs w:val="21"/>
            <w:lang w:val="en-US" w:eastAsia="zh-CN"/>
          </w:rPr>
          <w:t>变动收益</w:t>
        </w:r>
      </w:ins>
      <w:ins w:id="923" w:author="25年修订" w:date="2024-12-15T18:32:00Z">
        <w:r>
          <w:rPr>
            <w:rFonts w:hint="eastAsia" w:ascii="宋体" w:hAnsi="宋体"/>
            <w:szCs w:val="21"/>
            <w:lang w:val="en-US" w:eastAsia="zh-CN"/>
          </w:rPr>
          <w:t>、</w:t>
        </w:r>
      </w:ins>
      <w:ins w:id="924" w:author="25年修订" w:date="2024-12-15T18:32:02Z">
        <w:r>
          <w:rPr>
            <w:rFonts w:hint="eastAsia" w:ascii="宋体" w:hAnsi="宋体"/>
            <w:szCs w:val="21"/>
            <w:lang w:val="en-US" w:eastAsia="zh-CN"/>
          </w:rPr>
          <w:t>汇兑收益、</w:t>
        </w:r>
      </w:ins>
      <w:ins w:id="925" w:author="25年修订" w:date="2024-12-15T18:32:04Z">
        <w:r>
          <w:rPr>
            <w:rFonts w:hint="eastAsia" w:ascii="宋体" w:hAnsi="宋体"/>
            <w:szCs w:val="21"/>
            <w:lang w:val="en-US" w:eastAsia="zh-CN"/>
          </w:rPr>
          <w:t>资产处置收益</w:t>
        </w:r>
      </w:ins>
      <w:r>
        <w:rPr>
          <w:rFonts w:hint="eastAsia" w:ascii="宋体" w:hAnsi="宋体"/>
          <w:szCs w:val="21"/>
        </w:rPr>
        <w:t>和其他业务收入。</w:t>
      </w:r>
      <w:del w:id="926" w:author="25年修订" w:date="2024-12-15T18:28:55Z">
        <w:r>
          <w:rPr>
            <w:rFonts w:hint="eastAsia" w:ascii="宋体" w:hAnsi="宋体"/>
            <w:szCs w:val="21"/>
            <w:lang w:val="en-US" w:eastAsia="zh-CN"/>
          </w:rPr>
          <w:delText>该项及子项</w:delText>
        </w:r>
      </w:del>
      <w:r>
        <w:rPr>
          <w:rFonts w:hint="eastAsia" w:ascii="宋体" w:hAnsi="宋体"/>
          <w:szCs w:val="21"/>
          <w:lang w:val="en-US" w:eastAsia="zh-CN"/>
        </w:rPr>
        <w:t>相关定义参照</w:t>
      </w:r>
      <w:r>
        <w:rPr>
          <w:rFonts w:hint="eastAsia" w:ascii="宋体" w:hAnsi="宋体"/>
          <w:szCs w:val="21"/>
        </w:rPr>
        <w:t>G04《利润表》填报说明</w:t>
      </w:r>
      <w:r>
        <w:rPr>
          <w:rFonts w:hint="eastAsia" w:ascii="宋体" w:hAnsi="宋体"/>
          <w:szCs w:val="21"/>
          <w:lang w:eastAsia="zh-CN"/>
        </w:rPr>
        <w:t>。</w:t>
      </w:r>
    </w:p>
    <w:p>
      <w:pPr>
        <w:numPr>
          <w:ins w:id="927"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4.1.利息净收入</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、境外子行，以及并表的境外附属机构经营存贷款、资金往来等业务取得的利息净收入。本项目应根据“利息收入”项目金额减去“利息支出”项目金额后的净额填列。</w:t>
      </w:r>
    </w:p>
    <w:p>
      <w:pPr>
        <w:numPr>
          <w:ins w:id="928"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4.1.1利息收入</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、境外子行，以及并表的境外附属机构发放贷款、存出款项等业务的利息收入。</w:t>
      </w:r>
    </w:p>
    <w:p>
      <w:pPr>
        <w:numPr>
          <w:ins w:id="929"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4.1.2利息支出</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、境外子行，以及并表的境外附属机构在办理存款、借款等业务中发生的利息支出。金融企业与其他金融机构发生存贷资金往来的利息支出，也在本项目反映。</w:t>
      </w:r>
    </w:p>
    <w:p>
      <w:pPr>
        <w:numPr>
          <w:ins w:id="930"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4.2.手续费及佣金净收入</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、境外子行，以及并表的境外附属机构办理各项业务取得的手续费及佣金净收入。</w:t>
      </w:r>
    </w:p>
    <w:p>
      <w:pPr>
        <w:numPr>
          <w:ins w:id="931"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4.3.投资收益</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对外投资中除利息收入以外所取得的收益。本项目应根据“投资收益”科目的发生额分析填列；如为投资损失，应以“－”号填列。“投资收益”科目核算填报机构银行账户和交易账户的投资取得的收益或发生的损失。</w:t>
      </w:r>
    </w:p>
    <w:p>
      <w:pPr>
        <w:numPr>
          <w:ins w:id="932"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4.4.公允价值变动收益</w:t>
      </w:r>
      <w:r>
        <w:rPr>
          <w:rFonts w:hint="eastAsia" w:ascii="宋体" w:hAnsi="宋体"/>
          <w:szCs w:val="21"/>
          <w:lang w:eastAsia="zh-CN"/>
        </w:rPr>
        <w:t>】</w:t>
      </w:r>
      <w:r>
        <w:rPr>
          <w:rFonts w:hint="eastAsia" w:ascii="宋体" w:hAnsi="宋体"/>
          <w:szCs w:val="21"/>
        </w:rPr>
        <w:t>本项目反映填报机构的境外</w:t>
      </w:r>
      <w:r>
        <w:rPr>
          <w:rFonts w:hint="eastAsia" w:ascii="宋体" w:hAnsi="宋体"/>
          <w:szCs w:val="21"/>
          <w:lang w:eastAsia="zh-CN"/>
        </w:rPr>
        <w:t>分行</w:t>
      </w:r>
      <w:r>
        <w:rPr>
          <w:rFonts w:hint="eastAsia" w:ascii="宋体" w:hAnsi="宋体"/>
          <w:szCs w:val="21"/>
        </w:rPr>
        <w:t>、境外子行，以及并表的境外附属机构</w:t>
      </w:r>
      <w:r>
        <w:rPr>
          <w:rFonts w:hint="eastAsia" w:ascii="宋体" w:hAnsi="宋体"/>
          <w:szCs w:val="21"/>
          <w:lang w:val="en-US" w:eastAsia="zh-CN"/>
        </w:rPr>
        <w:t>的</w:t>
      </w:r>
      <w:r>
        <w:rPr>
          <w:rFonts w:hint="eastAsia" w:ascii="宋体" w:hAnsi="宋体"/>
          <w:szCs w:val="21"/>
        </w:rPr>
        <w:t>交易性金融资产、交易性金融负债，以及采用公允价值模式计量的投资性房地产、衍生工具、套期保值业务等公允价值变动形成的应计入当期损益的利得或损失。</w:t>
      </w:r>
    </w:p>
    <w:p>
      <w:pPr>
        <w:numPr>
          <w:ins w:id="933" w:author="刘琦" w:date="2017-09-18T14:45:00Z"/>
        </w:numPr>
        <w:spacing w:line="360" w:lineRule="auto"/>
        <w:ind w:firstLine="420" w:firstLineChars="200"/>
        <w:rPr>
          <w:rFonts w:hint="eastAsia" w:ascii="宋体" w:hAnsi="宋体"/>
          <w:szCs w:val="21"/>
        </w:rPr>
      </w:pPr>
      <w:r>
        <w:rPr>
          <w:rFonts w:hint="eastAsia" w:ascii="宋体" w:hAnsi="宋体"/>
          <w:szCs w:val="21"/>
        </w:rPr>
        <w:t>指定为以公允价值计量且其变动计入当期损益的金融资产或金融负债公允价值变动形成的应计入当期损益的利得或损失，也在本项目反映。</w:t>
      </w:r>
    </w:p>
    <w:p>
      <w:pPr>
        <w:numPr>
          <w:ins w:id="934"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4.5.汇兑收益</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、境外子行，以及并表的境外附属机构发生的外汇交易因汇率变动而产生的汇兑收益。本项目应根据“汇兑损益”科目的发生额分析填列。如为汇兑损失，应以负数填列。</w:t>
      </w:r>
    </w:p>
    <w:p>
      <w:pPr>
        <w:numPr>
          <w:ins w:id="935"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5.营业支出</w:t>
      </w:r>
      <w:r>
        <w:rPr>
          <w:rFonts w:hint="eastAsia" w:ascii="宋体" w:hAnsi="宋体"/>
          <w:szCs w:val="21"/>
          <w:lang w:eastAsia="zh-CN"/>
        </w:rPr>
        <w:t>】</w:t>
      </w:r>
      <w:r>
        <w:rPr>
          <w:rFonts w:hint="eastAsia" w:ascii="宋体" w:hAnsi="宋体"/>
          <w:szCs w:val="21"/>
        </w:rPr>
        <w:t>按国别填报机构的境外</w:t>
      </w:r>
      <w:r>
        <w:rPr>
          <w:rFonts w:hint="eastAsia" w:ascii="宋体" w:hAnsi="宋体"/>
          <w:szCs w:val="21"/>
          <w:lang w:eastAsia="zh-CN"/>
        </w:rPr>
        <w:t>分行</w:t>
      </w:r>
      <w:r>
        <w:rPr>
          <w:rFonts w:hint="eastAsia" w:ascii="宋体" w:hAnsi="宋体"/>
          <w:szCs w:val="21"/>
        </w:rPr>
        <w:t>、境外子行，以及并表的境外附属机构的营业支出，</w:t>
      </w:r>
      <w:r>
        <w:rPr>
          <w:rFonts w:hint="eastAsia" w:ascii="宋体" w:hAnsi="宋体"/>
          <w:szCs w:val="21"/>
          <w:lang w:eastAsia="zh-CN"/>
        </w:rPr>
        <w:t>包括填报机构在经营业务过程中发生的各项业务经营及管理费用、缴纳的营业税金及附加，其他的营业支出等支出总额</w:t>
      </w:r>
      <w:r>
        <w:rPr>
          <w:rFonts w:hint="eastAsia" w:ascii="宋体" w:hAnsi="宋体"/>
          <w:szCs w:val="21"/>
        </w:rPr>
        <w:t>。</w:t>
      </w:r>
    </w:p>
    <w:p>
      <w:pPr>
        <w:numPr>
          <w:ins w:id="936"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5.1工资薪金支出</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根据规定的工资标准等资料计算职工工资（包括正式工和临时工），计入成本费用中的工资薪金。填报机构以奖金、津贴、实物等形式发放的各种工资性质的补贴，也应计入本项目。</w:t>
      </w:r>
    </w:p>
    <w:p>
      <w:pPr>
        <w:numPr>
          <w:ins w:id="937"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6.资产减值损失（转回的金额以“-”号填列）</w:t>
      </w:r>
      <w:r>
        <w:rPr>
          <w:rFonts w:hint="eastAsia" w:ascii="宋体" w:hAnsi="宋体"/>
          <w:szCs w:val="21"/>
          <w:lang w:eastAsia="zh-CN"/>
        </w:rPr>
        <w:t>】</w:t>
      </w:r>
      <w:r>
        <w:rPr>
          <w:rFonts w:hint="eastAsia" w:ascii="宋体" w:hAnsi="宋体"/>
          <w:szCs w:val="21"/>
        </w:rPr>
        <w:t>反映填报机构的境外</w:t>
      </w:r>
      <w:r>
        <w:rPr>
          <w:rFonts w:hint="eastAsia" w:ascii="宋体" w:hAnsi="宋体"/>
          <w:szCs w:val="21"/>
          <w:lang w:eastAsia="zh-CN"/>
        </w:rPr>
        <w:t>分行</w:t>
      </w:r>
      <w:r>
        <w:rPr>
          <w:rFonts w:hint="eastAsia" w:ascii="宋体" w:hAnsi="宋体"/>
          <w:szCs w:val="21"/>
        </w:rPr>
        <w:t>、境外子行，以及并表的境外附属机构按规定提取（或恢复后转回）的各项减值准备，包括贷款损失准备、可供出售金融资产减值准备、持有至到期投资减值准备、长期股权投资减值准备、坏账准备、抵债资产减值准备、固定资产减值准备、投资性房地产减值准备、无形资产减值准备、商誉减值准备和其他减值准备等。本项目应根据“资产减值损失”科目的发生额分析填列。原计提减值的资产价值恢复而转回的资产减值准备的金额，以“-”号填列。</w:t>
      </w:r>
    </w:p>
    <w:p>
      <w:pPr>
        <w:numPr>
          <w:ins w:id="938"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r>
        <w:rPr>
          <w:rFonts w:hint="eastAsia" w:ascii="宋体" w:hAnsi="宋体"/>
          <w:szCs w:val="21"/>
        </w:rPr>
        <w:t>7.净利润</w:t>
      </w:r>
      <w:r>
        <w:rPr>
          <w:rFonts w:hint="eastAsia" w:ascii="宋体" w:hAnsi="宋体"/>
          <w:szCs w:val="21"/>
          <w:lang w:eastAsia="zh-CN"/>
        </w:rPr>
        <w:t>】</w:t>
      </w:r>
      <w:r>
        <w:rPr>
          <w:rFonts w:hint="eastAsia" w:ascii="宋体" w:hAnsi="宋体"/>
          <w:szCs w:val="21"/>
        </w:rPr>
        <w:t>按国别填报机构的境外</w:t>
      </w:r>
      <w:r>
        <w:rPr>
          <w:rFonts w:hint="eastAsia" w:ascii="宋体" w:hAnsi="宋体"/>
          <w:szCs w:val="21"/>
          <w:lang w:eastAsia="zh-CN"/>
        </w:rPr>
        <w:t>分行</w:t>
      </w:r>
      <w:r>
        <w:rPr>
          <w:rFonts w:hint="eastAsia" w:ascii="宋体" w:hAnsi="宋体"/>
          <w:szCs w:val="21"/>
        </w:rPr>
        <w:t>、境外子行，以及并表的境外附属机构报告期内实现的净利润。如为净亏损，应以负数填列。</w:t>
      </w:r>
    </w:p>
    <w:p>
      <w:pPr>
        <w:spacing w:line="360" w:lineRule="auto"/>
        <w:ind w:firstLine="420"/>
      </w:pPr>
      <w:r>
        <w:rPr>
          <w:rFonts w:hint="eastAsia"/>
        </w:rPr>
        <w:t>【</w:t>
      </w:r>
      <w:del w:id="939" w:author="25年修订" w:date="2024-12-16T18:29:32Z">
        <w:r>
          <w:rPr>
            <w:rFonts w:hint="default"/>
            <w:lang w:val="en-US"/>
          </w:rPr>
          <w:delText>5</w:delText>
        </w:r>
      </w:del>
      <w:ins w:id="940" w:author="25年修订" w:date="2024-12-16T18:29:32Z">
        <w:r>
          <w:rPr>
            <w:rFonts w:hint="eastAsia"/>
            <w:lang w:val="en-US" w:eastAsia="zh-CN"/>
          </w:rPr>
          <w:t>8</w:t>
        </w:r>
      </w:ins>
      <w:r>
        <w:rPr>
          <w:rFonts w:hint="eastAsia"/>
        </w:rPr>
        <w:t>.境外</w:t>
      </w:r>
      <w:del w:id="941" w:author="25年修订" w:date="2024-12-15T17:28:06Z">
        <w:r>
          <w:rPr>
            <w:rFonts w:hint="eastAsia"/>
          </w:rPr>
          <w:delText>分支和附属</w:delText>
        </w:r>
      </w:del>
      <w:r>
        <w:rPr>
          <w:rFonts w:hint="eastAsia"/>
        </w:rPr>
        <w:t>机构资产减值准备】指境外</w:t>
      </w:r>
      <w:del w:id="942" w:author="25年修订" w:date="2024-12-15T17:28:13Z">
        <w:r>
          <w:rPr>
            <w:rFonts w:hint="eastAsia"/>
          </w:rPr>
          <w:delText>分支机构和附属</w:delText>
        </w:r>
      </w:del>
      <w:r>
        <w:rPr>
          <w:rFonts w:hint="eastAsia"/>
        </w:rPr>
        <w:t>机构按照财政部《金融企业准备金计提管理办法》已计提的减值准备。</w:t>
      </w:r>
    </w:p>
    <w:p>
      <w:pPr>
        <w:spacing w:line="360" w:lineRule="auto"/>
        <w:ind w:firstLine="420" w:firstLineChars="0"/>
        <w:rPr>
          <w:rFonts w:hint="eastAsia" w:ascii="宋体" w:hAnsi="宋体"/>
          <w:szCs w:val="21"/>
        </w:rPr>
        <w:pPrChange w:id="943" w:author="25年修订" w:date="2024-12-16T18:29:39Z">
          <w:pPr>
            <w:spacing w:line="360" w:lineRule="auto"/>
            <w:ind w:firstLine="420" w:firstLineChars="200"/>
          </w:pPr>
        </w:pPrChange>
      </w:pPr>
      <w:r>
        <w:rPr>
          <w:rFonts w:hint="eastAsia"/>
        </w:rPr>
        <w:t>【</w:t>
      </w:r>
      <w:del w:id="944" w:author="25年修订" w:date="2024-12-16T18:29:34Z">
        <w:r>
          <w:rPr>
            <w:rFonts w:hint="default"/>
            <w:lang w:val="en-US"/>
          </w:rPr>
          <w:delText>5</w:delText>
        </w:r>
      </w:del>
      <w:ins w:id="945" w:author="25年修订" w:date="2024-12-16T18:29:34Z">
        <w:r>
          <w:rPr>
            <w:rFonts w:hint="eastAsia"/>
            <w:lang w:val="en-US" w:eastAsia="zh-CN"/>
          </w:rPr>
          <w:t>8</w:t>
        </w:r>
      </w:ins>
      <w:r>
        <w:rPr>
          <w:rFonts w:hint="eastAsia"/>
        </w:rPr>
        <w:t>.1贷款减值准备】指境外</w:t>
      </w:r>
      <w:del w:id="946" w:author="25年修订" w:date="2024-12-15T17:28:18Z">
        <w:r>
          <w:rPr>
            <w:rFonts w:hint="eastAsia"/>
          </w:rPr>
          <w:delText>分支机构和附属</w:delText>
        </w:r>
      </w:del>
      <w:r>
        <w:rPr>
          <w:rFonts w:hint="eastAsia"/>
        </w:rPr>
        <w:t>机构按照财政部《金融企业准备金计提管理办法》已计提的贷款减值准备。</w:t>
      </w:r>
    </w:p>
    <w:p>
      <w:pPr>
        <w:numPr>
          <w:ins w:id="947"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del w:id="948" w:author="25年修订" w:date="2024-12-16T18:35:20Z">
        <w:r>
          <w:rPr>
            <w:rFonts w:hint="default" w:ascii="宋体" w:hAnsi="宋体"/>
            <w:szCs w:val="21"/>
            <w:lang w:val="en-US"/>
          </w:rPr>
          <w:delText>8</w:delText>
        </w:r>
      </w:del>
      <w:ins w:id="949" w:author="25年修订" w:date="2024-12-16T18:35:20Z">
        <w:r>
          <w:rPr>
            <w:rFonts w:hint="eastAsia" w:ascii="宋体" w:hAnsi="宋体"/>
            <w:szCs w:val="21"/>
            <w:lang w:val="en-US" w:eastAsia="zh-CN"/>
          </w:rPr>
          <w:t>9</w:t>
        </w:r>
      </w:ins>
      <w:r>
        <w:rPr>
          <w:rFonts w:hint="eastAsia" w:ascii="宋体" w:hAnsi="宋体"/>
          <w:szCs w:val="21"/>
        </w:rPr>
        <w:t>.1.境外一级分行家数</w:t>
      </w:r>
      <w:r>
        <w:rPr>
          <w:rFonts w:hint="eastAsia" w:ascii="宋体" w:hAnsi="宋体"/>
          <w:szCs w:val="21"/>
          <w:lang w:eastAsia="zh-CN"/>
        </w:rPr>
        <w:t>】</w:t>
      </w:r>
      <w:r>
        <w:rPr>
          <w:rFonts w:hint="eastAsia" w:ascii="宋体" w:hAnsi="宋体"/>
          <w:szCs w:val="21"/>
        </w:rPr>
        <w:t>根据境外一级分行所在国家、地区、国际或区域组织情况，在I列至HI列填报对应分组下机构数量。</w:t>
      </w:r>
    </w:p>
    <w:p>
      <w:pPr>
        <w:numPr>
          <w:ins w:id="950"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del w:id="951" w:author="25年修订" w:date="2024-12-16T18:35:26Z">
        <w:r>
          <w:rPr>
            <w:rFonts w:hint="default" w:ascii="宋体" w:hAnsi="宋体"/>
            <w:szCs w:val="21"/>
            <w:lang w:val="en-US"/>
          </w:rPr>
          <w:delText>8</w:delText>
        </w:r>
      </w:del>
      <w:ins w:id="952" w:author="25年修订" w:date="2024-12-16T18:35:26Z">
        <w:r>
          <w:rPr>
            <w:rFonts w:hint="eastAsia" w:ascii="宋体" w:hAnsi="宋体"/>
            <w:szCs w:val="21"/>
            <w:lang w:val="en-US" w:eastAsia="zh-CN"/>
          </w:rPr>
          <w:t>9</w:t>
        </w:r>
      </w:ins>
      <w:r>
        <w:rPr>
          <w:rFonts w:hint="eastAsia" w:ascii="宋体" w:hAnsi="宋体"/>
          <w:szCs w:val="21"/>
        </w:rPr>
        <w:t>.2.境外二级分行家数</w:t>
      </w:r>
      <w:r>
        <w:rPr>
          <w:rFonts w:hint="eastAsia" w:ascii="宋体" w:hAnsi="宋体"/>
          <w:szCs w:val="21"/>
          <w:lang w:eastAsia="zh-CN"/>
        </w:rPr>
        <w:t>】</w:t>
      </w:r>
      <w:r>
        <w:rPr>
          <w:rFonts w:hint="eastAsia" w:ascii="宋体" w:hAnsi="宋体"/>
          <w:szCs w:val="21"/>
        </w:rPr>
        <w:t>根据境外一级分行下辖二级分行所在国家、地区、国际或区域组织情况，在I列至HI列填报对应分组下机构数量。</w:t>
      </w:r>
    </w:p>
    <w:p>
      <w:pPr>
        <w:numPr>
          <w:ins w:id="953"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del w:id="954" w:author="25年修订" w:date="2024-12-16T18:35:27Z">
        <w:r>
          <w:rPr>
            <w:rFonts w:hint="default" w:ascii="宋体" w:hAnsi="宋体"/>
            <w:szCs w:val="21"/>
            <w:lang w:val="en-US"/>
          </w:rPr>
          <w:delText>8</w:delText>
        </w:r>
      </w:del>
      <w:ins w:id="955" w:author="25年修订" w:date="2024-12-16T18:35:27Z">
        <w:r>
          <w:rPr>
            <w:rFonts w:hint="eastAsia" w:ascii="宋体" w:hAnsi="宋体"/>
            <w:szCs w:val="21"/>
            <w:lang w:val="en-US" w:eastAsia="zh-CN"/>
          </w:rPr>
          <w:t>9</w:t>
        </w:r>
      </w:ins>
      <w:r>
        <w:rPr>
          <w:rFonts w:hint="eastAsia" w:ascii="宋体" w:hAnsi="宋体"/>
          <w:szCs w:val="21"/>
        </w:rPr>
        <w:t>.3.境外三级及以下</w:t>
      </w:r>
      <w:r>
        <w:rPr>
          <w:rFonts w:hint="eastAsia" w:ascii="宋体" w:hAnsi="宋体"/>
          <w:szCs w:val="21"/>
          <w:lang w:eastAsia="zh-CN"/>
        </w:rPr>
        <w:t>分行家</w:t>
      </w:r>
      <w:r>
        <w:rPr>
          <w:rFonts w:hint="eastAsia" w:ascii="宋体" w:hAnsi="宋体"/>
          <w:szCs w:val="21"/>
        </w:rPr>
        <w:t>数</w:t>
      </w:r>
      <w:r>
        <w:rPr>
          <w:rFonts w:hint="eastAsia" w:ascii="宋体" w:hAnsi="宋体"/>
          <w:szCs w:val="21"/>
          <w:lang w:eastAsia="zh-CN"/>
        </w:rPr>
        <w:t>】</w:t>
      </w:r>
      <w:r>
        <w:rPr>
          <w:rFonts w:hint="eastAsia" w:ascii="宋体" w:hAnsi="宋体"/>
          <w:szCs w:val="21"/>
        </w:rPr>
        <w:t>根据境外一级分行下辖三级及以下</w:t>
      </w:r>
      <w:r>
        <w:rPr>
          <w:rFonts w:hint="eastAsia" w:ascii="宋体" w:hAnsi="宋体"/>
          <w:szCs w:val="21"/>
          <w:lang w:eastAsia="zh-CN"/>
        </w:rPr>
        <w:t>分行（</w:t>
      </w:r>
      <w:r>
        <w:rPr>
          <w:rFonts w:hint="eastAsia" w:ascii="宋体" w:hAnsi="宋体"/>
          <w:szCs w:val="21"/>
        </w:rPr>
        <w:t>经营网点</w:t>
      </w:r>
      <w:r>
        <w:rPr>
          <w:rFonts w:hint="eastAsia" w:ascii="宋体" w:hAnsi="宋体"/>
          <w:szCs w:val="21"/>
          <w:lang w:eastAsia="zh-CN"/>
        </w:rPr>
        <w:t>）</w:t>
      </w:r>
      <w:r>
        <w:rPr>
          <w:rFonts w:hint="eastAsia" w:ascii="宋体" w:hAnsi="宋体"/>
          <w:szCs w:val="21"/>
        </w:rPr>
        <w:t>所在国家、地区、国际或区域组织情况，在I列至HI列填报对应分组下机构数量。</w:t>
      </w:r>
    </w:p>
    <w:p>
      <w:pPr>
        <w:spacing w:line="360" w:lineRule="auto"/>
        <w:ind w:firstLine="420" w:firstLineChars="200"/>
        <w:rPr>
          <w:rFonts w:hint="eastAsia" w:ascii="宋体" w:hAnsi="宋体"/>
          <w:szCs w:val="21"/>
        </w:rPr>
      </w:pPr>
      <w:r>
        <w:rPr>
          <w:rFonts w:hint="eastAsia" w:ascii="宋体" w:hAnsi="宋体"/>
          <w:szCs w:val="21"/>
          <w:lang w:eastAsia="zh-CN"/>
        </w:rPr>
        <w:t>【</w:t>
      </w:r>
      <w:del w:id="956" w:author="25年修订" w:date="2024-12-16T18:35:28Z">
        <w:r>
          <w:rPr>
            <w:rFonts w:hint="default" w:ascii="宋体" w:hAnsi="宋体"/>
            <w:szCs w:val="21"/>
            <w:lang w:val="en-US"/>
          </w:rPr>
          <w:delText>8</w:delText>
        </w:r>
      </w:del>
      <w:ins w:id="957" w:author="25年修订" w:date="2024-12-16T18:35:28Z">
        <w:r>
          <w:rPr>
            <w:rFonts w:hint="eastAsia" w:ascii="宋体" w:hAnsi="宋体"/>
            <w:szCs w:val="21"/>
            <w:lang w:val="en-US" w:eastAsia="zh-CN"/>
          </w:rPr>
          <w:t>9</w:t>
        </w:r>
      </w:ins>
      <w:r>
        <w:rPr>
          <w:rFonts w:hint="eastAsia" w:ascii="宋体" w:hAnsi="宋体"/>
          <w:szCs w:val="21"/>
        </w:rPr>
        <w:t>.</w:t>
      </w:r>
      <w:r>
        <w:rPr>
          <w:rFonts w:hint="eastAsia" w:ascii="宋体" w:hAnsi="宋体"/>
          <w:szCs w:val="21"/>
          <w:lang w:val="en-US" w:eastAsia="zh-CN"/>
        </w:rPr>
        <w:t>4</w:t>
      </w:r>
      <w:r>
        <w:rPr>
          <w:rFonts w:hint="eastAsia" w:ascii="宋体" w:hAnsi="宋体"/>
          <w:szCs w:val="21"/>
        </w:rPr>
        <w:t>.境外</w:t>
      </w:r>
      <w:r>
        <w:rPr>
          <w:rFonts w:hint="eastAsia" w:ascii="宋体" w:hAnsi="宋体"/>
          <w:szCs w:val="21"/>
          <w:lang w:eastAsia="zh-CN"/>
        </w:rPr>
        <w:t>一级分行下属跨境分行家数】</w:t>
      </w:r>
      <w:r>
        <w:rPr>
          <w:rFonts w:hint="eastAsia" w:ascii="宋体" w:hAnsi="宋体"/>
          <w:szCs w:val="21"/>
        </w:rPr>
        <w:t>根据境外一级分行</w:t>
      </w:r>
      <w:r>
        <w:rPr>
          <w:rFonts w:hint="eastAsia" w:ascii="宋体" w:hAnsi="宋体"/>
          <w:szCs w:val="21"/>
          <w:lang w:eastAsia="zh-CN"/>
        </w:rPr>
        <w:t>下属的、在其所在国家或地区以外的分行（经营网点）</w:t>
      </w:r>
      <w:r>
        <w:rPr>
          <w:rFonts w:hint="eastAsia" w:ascii="宋体" w:hAnsi="宋体"/>
          <w:szCs w:val="21"/>
        </w:rPr>
        <w:t>所在国家、地区、国际或区域组织情况，在I列至HI列填报对应分组下机构数量。</w:t>
      </w:r>
    </w:p>
    <w:p>
      <w:pPr>
        <w:numPr>
          <w:ins w:id="958"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w:t>
      </w:r>
      <w:del w:id="959" w:author="25年修订" w:date="2024-12-16T18:35:32Z">
        <w:r>
          <w:rPr>
            <w:rFonts w:hint="default" w:ascii="宋体" w:hAnsi="宋体"/>
            <w:szCs w:val="21"/>
            <w:lang w:val="en-US"/>
          </w:rPr>
          <w:delText>9</w:delText>
        </w:r>
      </w:del>
      <w:ins w:id="960" w:author="25年修订" w:date="2024-12-16T18:35:32Z">
        <w:r>
          <w:rPr>
            <w:rFonts w:hint="eastAsia" w:ascii="宋体" w:hAnsi="宋体"/>
            <w:szCs w:val="21"/>
            <w:lang w:val="en-US" w:eastAsia="zh-CN"/>
          </w:rPr>
          <w:t>10</w:t>
        </w:r>
      </w:ins>
      <w:r>
        <w:rPr>
          <w:rFonts w:hint="eastAsia" w:ascii="宋体" w:hAnsi="宋体"/>
          <w:szCs w:val="21"/>
        </w:rPr>
        <w:t>.境外分行营运资金</w:t>
      </w:r>
      <w:r>
        <w:rPr>
          <w:rFonts w:hint="eastAsia" w:ascii="宋体" w:hAnsi="宋体"/>
          <w:szCs w:val="21"/>
          <w:lang w:eastAsia="zh-CN"/>
        </w:rPr>
        <w:t>】</w:t>
      </w:r>
      <w:r>
        <w:rPr>
          <w:rFonts w:hint="eastAsia" w:ascii="宋体" w:hAnsi="宋体"/>
          <w:szCs w:val="21"/>
        </w:rPr>
        <w:t>按国别填报境内银行在境外设立的一级分行收到的营运资金总额。</w:t>
      </w:r>
    </w:p>
    <w:p>
      <w:pPr>
        <w:numPr>
          <w:ins w:id="961" w:author="刘琦" w:date="2017-09-18T14:45:00Z"/>
        </w:numPr>
        <w:spacing w:line="360" w:lineRule="auto"/>
        <w:ind w:firstLine="420" w:firstLineChars="200"/>
        <w:rPr>
          <w:del w:id="962" w:author="25年修订" w:date="2024-12-16T18:35:40Z"/>
          <w:rFonts w:hint="eastAsia" w:ascii="宋体" w:hAnsi="宋体"/>
          <w:szCs w:val="21"/>
        </w:rPr>
      </w:pPr>
      <w:del w:id="963" w:author="25年修订" w:date="2024-12-16T18:35:40Z">
        <w:r>
          <w:rPr>
            <w:rFonts w:hint="eastAsia" w:ascii="宋体" w:hAnsi="宋体"/>
            <w:szCs w:val="21"/>
            <w:lang w:eastAsia="zh-CN"/>
          </w:rPr>
          <w:delText>【</w:delText>
        </w:r>
      </w:del>
      <w:del w:id="964" w:author="25年修订" w:date="2024-12-16T18:35:40Z">
        <w:r>
          <w:rPr>
            <w:rFonts w:hint="eastAsia" w:ascii="宋体" w:hAnsi="宋体"/>
            <w:szCs w:val="21"/>
          </w:rPr>
          <w:delText>10.从业人员数量</w:delText>
        </w:r>
      </w:del>
      <w:del w:id="965" w:author="25年修订" w:date="2024-12-16T18:35:40Z">
        <w:r>
          <w:rPr>
            <w:rFonts w:hint="eastAsia" w:ascii="宋体" w:hAnsi="宋体"/>
            <w:szCs w:val="21"/>
            <w:lang w:eastAsia="zh-CN"/>
          </w:rPr>
          <w:delText>】</w:delText>
        </w:r>
      </w:del>
      <w:del w:id="966" w:author="25年修订" w:date="2024-12-16T18:35:40Z">
        <w:r>
          <w:rPr>
            <w:rFonts w:hint="eastAsia" w:ascii="宋体" w:hAnsi="宋体"/>
            <w:szCs w:val="21"/>
          </w:rPr>
          <w:delText>按根据境外一级分行所在国家、地区、国际或区域组织情况</w:delText>
        </w:r>
      </w:del>
      <w:del w:id="967" w:author="25年修订" w:date="2024-12-16T18:35:40Z">
        <w:r>
          <w:rPr>
            <w:rFonts w:hint="eastAsia" w:ascii="宋体" w:hAnsi="宋体"/>
            <w:szCs w:val="21"/>
            <w:lang w:eastAsia="zh-CN"/>
          </w:rPr>
          <w:delText>，</w:delText>
        </w:r>
      </w:del>
      <w:del w:id="968" w:author="25年修订" w:date="2024-12-16T18:35:40Z">
        <w:r>
          <w:rPr>
            <w:rFonts w:hint="eastAsia" w:ascii="宋体" w:hAnsi="宋体"/>
            <w:szCs w:val="21"/>
          </w:rPr>
          <w:delText>分国别填报从业人员数量。</w:delText>
        </w:r>
      </w:del>
    </w:p>
    <w:p>
      <w:pPr>
        <w:numPr>
          <w:ins w:id="969" w:author="刘琦" w:date="2017-09-18T14:45:00Z"/>
        </w:numPr>
        <w:spacing w:line="360" w:lineRule="auto"/>
        <w:ind w:firstLine="420" w:firstLineChars="200"/>
        <w:rPr>
          <w:del w:id="970" w:author="25年修订" w:date="2024-12-16T18:35:40Z"/>
          <w:rFonts w:hint="eastAsia" w:ascii="宋体" w:hAnsi="宋体"/>
          <w:szCs w:val="21"/>
          <w:highlight w:val="none"/>
        </w:rPr>
      </w:pPr>
      <w:del w:id="971" w:author="25年修订" w:date="2024-12-16T18:35:40Z">
        <w:r>
          <w:rPr>
            <w:rFonts w:hint="eastAsia" w:ascii="宋体" w:hAnsi="宋体"/>
            <w:szCs w:val="21"/>
            <w:lang w:eastAsia="zh-CN"/>
          </w:rPr>
          <w:delText>【</w:delText>
        </w:r>
      </w:del>
      <w:del w:id="972" w:author="25年修订" w:date="2024-12-16T18:35:40Z">
        <w:r>
          <w:rPr>
            <w:rFonts w:hint="eastAsia" w:ascii="宋体" w:hAnsi="宋体"/>
            <w:szCs w:val="21"/>
          </w:rPr>
          <w:delText>10</w:delText>
        </w:r>
      </w:del>
      <w:del w:id="973" w:author="25年修订" w:date="2024-12-16T18:35:40Z">
        <w:r>
          <w:rPr>
            <w:rFonts w:hint="eastAsia" w:ascii="宋体" w:hAnsi="宋体"/>
            <w:szCs w:val="21"/>
            <w:highlight w:val="none"/>
          </w:rPr>
          <w:delText>.1其中中方人员数量</w:delText>
        </w:r>
      </w:del>
      <w:del w:id="974" w:author="25年修订" w:date="2024-12-16T18:35:40Z">
        <w:r>
          <w:rPr>
            <w:rFonts w:hint="eastAsia" w:ascii="宋体" w:hAnsi="宋体"/>
            <w:szCs w:val="21"/>
            <w:highlight w:val="none"/>
            <w:lang w:eastAsia="zh-CN"/>
          </w:rPr>
          <w:delText>】</w:delText>
        </w:r>
      </w:del>
      <w:del w:id="975" w:author="25年修订" w:date="2024-12-16T18:35:40Z">
        <w:r>
          <w:rPr>
            <w:rFonts w:hint="eastAsia" w:ascii="宋体" w:hAnsi="宋体"/>
            <w:szCs w:val="21"/>
            <w:highlight w:val="none"/>
          </w:rPr>
          <w:delText>按填报机构总行选派至境外</w:delText>
        </w:r>
      </w:del>
      <w:del w:id="976" w:author="25年修订" w:date="2024-12-16T18:35:40Z">
        <w:r>
          <w:rPr>
            <w:rFonts w:hint="eastAsia" w:ascii="宋体" w:hAnsi="宋体"/>
            <w:szCs w:val="21"/>
            <w:highlight w:val="none"/>
            <w:lang w:val="en-US" w:eastAsia="zh-CN"/>
          </w:rPr>
          <w:delText>一级分行</w:delText>
        </w:r>
      </w:del>
      <w:del w:id="977" w:author="25年修订" w:date="2024-12-16T18:35:40Z">
        <w:r>
          <w:rPr>
            <w:rFonts w:hint="eastAsia" w:ascii="宋体" w:hAnsi="宋体"/>
            <w:szCs w:val="21"/>
            <w:highlight w:val="none"/>
          </w:rPr>
          <w:delText>工作，聘任境外</w:delText>
        </w:r>
      </w:del>
      <w:del w:id="978" w:author="25年修订" w:date="2024-12-16T18:35:40Z">
        <w:r>
          <w:rPr>
            <w:rFonts w:hint="eastAsia" w:ascii="宋体" w:hAnsi="宋体"/>
            <w:szCs w:val="21"/>
            <w:highlight w:val="none"/>
            <w:lang w:val="en-US" w:eastAsia="zh-CN"/>
          </w:rPr>
          <w:delText>一级分行</w:delText>
        </w:r>
      </w:del>
      <w:del w:id="979" w:author="25年修订" w:date="2024-12-16T18:35:40Z">
        <w:r>
          <w:rPr>
            <w:rFonts w:hint="eastAsia" w:ascii="宋体" w:hAnsi="宋体"/>
            <w:szCs w:val="21"/>
            <w:highlight w:val="none"/>
          </w:rPr>
          <w:delText>职位，且派出期限超过一年的员工。</w:delText>
        </w:r>
      </w:del>
    </w:p>
    <w:p>
      <w:pPr>
        <w:numPr>
          <w:ins w:id="980" w:author="刘琦" w:date="2017-09-18T14:45:00Z"/>
        </w:num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11.1.境外子行家数（一级）</w:t>
      </w:r>
      <w:r>
        <w:rPr>
          <w:rFonts w:hint="eastAsia" w:ascii="宋体" w:hAnsi="宋体"/>
          <w:szCs w:val="21"/>
          <w:highlight w:val="none"/>
          <w:lang w:eastAsia="zh-CN"/>
        </w:rPr>
        <w:t>】</w:t>
      </w:r>
      <w:r>
        <w:rPr>
          <w:rFonts w:hint="eastAsia" w:ascii="宋体" w:hAnsi="宋体"/>
          <w:szCs w:val="21"/>
          <w:highlight w:val="none"/>
        </w:rPr>
        <w:t>根据境外一级子行所在国家、地区、国际或区域组织情况，在I列至HI列填报对应分组下机构数量。</w:t>
      </w:r>
    </w:p>
    <w:p>
      <w:pPr>
        <w:numPr>
          <w:ins w:id="981" w:author="刘琦" w:date="2017-09-18T14:45:00Z"/>
        </w:num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11.2.境外子行下属</w:t>
      </w:r>
      <w:r>
        <w:rPr>
          <w:rFonts w:hint="eastAsia" w:ascii="宋体" w:hAnsi="宋体"/>
          <w:szCs w:val="21"/>
          <w:highlight w:val="none"/>
          <w:lang w:eastAsia="zh-CN"/>
        </w:rPr>
        <w:t>二级机构</w:t>
      </w:r>
      <w:r>
        <w:rPr>
          <w:rFonts w:hint="eastAsia" w:ascii="宋体" w:hAnsi="宋体"/>
          <w:szCs w:val="21"/>
          <w:highlight w:val="none"/>
        </w:rPr>
        <w:t>数量</w:t>
      </w:r>
      <w:r>
        <w:rPr>
          <w:rFonts w:hint="eastAsia" w:ascii="宋体" w:hAnsi="宋体"/>
          <w:szCs w:val="21"/>
          <w:highlight w:val="none"/>
          <w:lang w:eastAsia="zh-CN"/>
        </w:rPr>
        <w:t>】</w:t>
      </w:r>
      <w:r>
        <w:rPr>
          <w:rFonts w:hint="eastAsia" w:ascii="宋体" w:hAnsi="宋体"/>
          <w:szCs w:val="21"/>
          <w:highlight w:val="none"/>
        </w:rPr>
        <w:t>根据境外一级子行下辖（含跨境）二级分行、子行</w:t>
      </w:r>
      <w:r>
        <w:rPr>
          <w:rFonts w:hint="eastAsia" w:ascii="宋体" w:hAnsi="宋体"/>
          <w:szCs w:val="21"/>
          <w:highlight w:val="none"/>
          <w:lang w:eastAsia="zh-CN"/>
        </w:rPr>
        <w:t>（不含附属子公司和代表处）</w:t>
      </w:r>
      <w:r>
        <w:rPr>
          <w:rFonts w:hint="eastAsia" w:ascii="宋体" w:hAnsi="宋体"/>
          <w:szCs w:val="21"/>
          <w:highlight w:val="none"/>
        </w:rPr>
        <w:t>所在国家、地区、国际或区域组织情况，在I列至HI列填报对应分组下机构数量。</w:t>
      </w:r>
    </w:p>
    <w:p>
      <w:pPr>
        <w:numPr>
          <w:ins w:id="982" w:author="刘琦" w:date="2017-09-18T14:45:00Z"/>
        </w:num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11.3.境外子行下属</w:t>
      </w:r>
      <w:r>
        <w:rPr>
          <w:rFonts w:hint="eastAsia" w:ascii="宋体" w:hAnsi="宋体"/>
          <w:szCs w:val="21"/>
          <w:highlight w:val="none"/>
          <w:lang w:eastAsia="zh-CN"/>
        </w:rPr>
        <w:t>三级机构</w:t>
      </w:r>
      <w:r>
        <w:rPr>
          <w:rFonts w:hint="eastAsia" w:ascii="宋体" w:hAnsi="宋体"/>
          <w:szCs w:val="21"/>
          <w:highlight w:val="none"/>
        </w:rPr>
        <w:t>数量</w:t>
      </w:r>
      <w:r>
        <w:rPr>
          <w:rFonts w:hint="eastAsia" w:ascii="宋体" w:hAnsi="宋体"/>
          <w:szCs w:val="21"/>
          <w:highlight w:val="none"/>
          <w:lang w:eastAsia="zh-CN"/>
        </w:rPr>
        <w:t>】</w:t>
      </w:r>
      <w:r>
        <w:rPr>
          <w:rFonts w:hint="eastAsia" w:ascii="宋体" w:hAnsi="宋体"/>
          <w:szCs w:val="21"/>
          <w:highlight w:val="none"/>
        </w:rPr>
        <w:t>根据境外一级子行下辖（含跨境）三级及以下分行、子行（不含附属子公司和代表处）所在国家、地区、国际或区域组织情况，在I列至HI列填报对应分组下机构数量。</w:t>
      </w:r>
    </w:p>
    <w:p>
      <w:p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11.4.境外一级子行下属跨境分支机构家数</w:t>
      </w:r>
      <w:r>
        <w:rPr>
          <w:rFonts w:hint="eastAsia" w:ascii="宋体" w:hAnsi="宋体"/>
          <w:szCs w:val="21"/>
          <w:highlight w:val="none"/>
          <w:lang w:eastAsia="zh-CN"/>
        </w:rPr>
        <w:t>】</w:t>
      </w:r>
      <w:r>
        <w:rPr>
          <w:rFonts w:hint="eastAsia" w:ascii="宋体" w:hAnsi="宋体"/>
          <w:szCs w:val="21"/>
          <w:highlight w:val="none"/>
        </w:rPr>
        <w:t>根据境外一级子行下属</w:t>
      </w:r>
      <w:r>
        <w:rPr>
          <w:rFonts w:hint="eastAsia" w:ascii="宋体" w:hAnsi="宋体"/>
          <w:szCs w:val="21"/>
          <w:highlight w:val="none"/>
          <w:lang w:eastAsia="zh-CN"/>
        </w:rPr>
        <w:t>的、在其所在国家或地区以外的分行、子行（</w:t>
      </w:r>
      <w:r>
        <w:rPr>
          <w:rFonts w:hint="eastAsia" w:ascii="宋体" w:hAnsi="宋体"/>
          <w:szCs w:val="21"/>
          <w:highlight w:val="none"/>
        </w:rPr>
        <w:t>不含附属子公司和代表处</w:t>
      </w:r>
      <w:r>
        <w:rPr>
          <w:rFonts w:hint="eastAsia" w:ascii="宋体" w:hAnsi="宋体"/>
          <w:szCs w:val="21"/>
          <w:highlight w:val="none"/>
          <w:lang w:eastAsia="zh-CN"/>
        </w:rPr>
        <w:t>）</w:t>
      </w:r>
      <w:r>
        <w:rPr>
          <w:rFonts w:hint="eastAsia" w:ascii="宋体" w:hAnsi="宋体"/>
          <w:szCs w:val="21"/>
          <w:highlight w:val="none"/>
        </w:rPr>
        <w:t>所在国家、地区、国际或区域组织情况，在I列至HI列填报对应分组下机构数量。</w:t>
      </w:r>
    </w:p>
    <w:p>
      <w:pPr>
        <w:numPr>
          <w:ins w:id="983" w:author="刘琦" w:date="2017-09-18T14:45:00Z"/>
        </w:num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12.境外</w:t>
      </w:r>
      <w:r>
        <w:rPr>
          <w:rFonts w:hint="eastAsia" w:ascii="宋体" w:hAnsi="宋体"/>
          <w:szCs w:val="21"/>
          <w:highlight w:val="none"/>
          <w:lang w:val="en-US" w:eastAsia="zh-CN"/>
        </w:rPr>
        <w:t>一级</w:t>
      </w:r>
      <w:r>
        <w:rPr>
          <w:rFonts w:hint="eastAsia" w:ascii="宋体" w:hAnsi="宋体"/>
          <w:szCs w:val="21"/>
          <w:highlight w:val="none"/>
        </w:rPr>
        <w:t>子行实收资本</w:t>
      </w:r>
      <w:r>
        <w:rPr>
          <w:rFonts w:hint="eastAsia" w:ascii="宋体" w:hAnsi="宋体"/>
          <w:szCs w:val="21"/>
          <w:highlight w:val="none"/>
          <w:lang w:eastAsia="zh-CN"/>
        </w:rPr>
        <w:t>】</w:t>
      </w:r>
      <w:r>
        <w:rPr>
          <w:rFonts w:hint="eastAsia" w:ascii="宋体" w:hAnsi="宋体"/>
          <w:szCs w:val="21"/>
          <w:highlight w:val="none"/>
        </w:rPr>
        <w:t>按国别填报境内银行在境外设立的一级子行，按照章程、或合同、协议的约定，收到的投资人实际投入的资本总额。</w:t>
      </w:r>
    </w:p>
    <w:p>
      <w:pPr>
        <w:numPr>
          <w:ins w:id="984" w:author="刘琦" w:date="2017-09-18T14:45:00Z"/>
        </w:num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12.1其中集团持股份额</w:t>
      </w:r>
      <w:r>
        <w:rPr>
          <w:rFonts w:hint="eastAsia" w:ascii="宋体" w:hAnsi="宋体"/>
          <w:szCs w:val="21"/>
          <w:highlight w:val="none"/>
          <w:lang w:eastAsia="zh-CN"/>
        </w:rPr>
        <w:t>】</w:t>
      </w:r>
      <w:r>
        <w:rPr>
          <w:rFonts w:hint="eastAsia" w:ascii="宋体" w:hAnsi="宋体"/>
          <w:szCs w:val="21"/>
          <w:highlight w:val="none"/>
        </w:rPr>
        <w:t>填报12.境外子行实收资本中按持股比例归属集团的部分。</w:t>
      </w:r>
    </w:p>
    <w:p>
      <w:pPr>
        <w:numPr>
          <w:ins w:id="985" w:author="刘琦" w:date="2017-09-18T14:45:00Z"/>
        </w:numPr>
        <w:spacing w:line="360" w:lineRule="auto"/>
        <w:ind w:firstLine="420" w:firstLineChars="200"/>
        <w:rPr>
          <w:del w:id="986" w:author="25年修订" w:date="2024-12-16T18:36:21Z"/>
          <w:rFonts w:hint="eastAsia" w:ascii="宋体" w:hAnsi="宋体"/>
          <w:szCs w:val="21"/>
          <w:highlight w:val="none"/>
        </w:rPr>
      </w:pPr>
      <w:del w:id="987" w:author="25年修订" w:date="2024-12-16T18:36:21Z">
        <w:r>
          <w:rPr>
            <w:rFonts w:hint="eastAsia" w:ascii="宋体" w:hAnsi="宋体"/>
            <w:szCs w:val="21"/>
            <w:highlight w:val="none"/>
            <w:lang w:eastAsia="zh-CN"/>
          </w:rPr>
          <w:delText>【</w:delText>
        </w:r>
      </w:del>
      <w:del w:id="988" w:author="25年修订" w:date="2024-12-16T18:36:21Z">
        <w:r>
          <w:rPr>
            <w:rFonts w:hint="eastAsia" w:ascii="宋体" w:hAnsi="宋体"/>
            <w:szCs w:val="21"/>
            <w:highlight w:val="none"/>
          </w:rPr>
          <w:delText>13.从业人员数量</w:delText>
        </w:r>
      </w:del>
      <w:del w:id="989" w:author="25年修订" w:date="2024-12-16T18:36:21Z">
        <w:r>
          <w:rPr>
            <w:rFonts w:hint="eastAsia" w:ascii="宋体" w:hAnsi="宋体"/>
            <w:szCs w:val="21"/>
            <w:highlight w:val="none"/>
            <w:lang w:eastAsia="zh-CN"/>
          </w:rPr>
          <w:delText>】</w:delText>
        </w:r>
      </w:del>
      <w:del w:id="990" w:author="25年修订" w:date="2024-12-16T18:36:21Z">
        <w:r>
          <w:rPr>
            <w:rFonts w:hint="eastAsia" w:ascii="宋体" w:hAnsi="宋体"/>
            <w:szCs w:val="21"/>
            <w:highlight w:val="none"/>
          </w:rPr>
          <w:delText>按境外一级子行所在国家、地区、国际或区域组织情况</w:delText>
        </w:r>
      </w:del>
      <w:del w:id="991" w:author="25年修订" w:date="2024-12-16T18:36:21Z">
        <w:r>
          <w:rPr>
            <w:rFonts w:hint="eastAsia" w:ascii="宋体" w:hAnsi="宋体"/>
            <w:szCs w:val="21"/>
            <w:highlight w:val="none"/>
            <w:lang w:eastAsia="zh-CN"/>
          </w:rPr>
          <w:delText>，</w:delText>
        </w:r>
      </w:del>
      <w:del w:id="992" w:author="25年修订" w:date="2024-12-16T18:36:21Z">
        <w:r>
          <w:rPr>
            <w:rFonts w:hint="eastAsia" w:ascii="宋体" w:hAnsi="宋体"/>
            <w:szCs w:val="21"/>
            <w:highlight w:val="none"/>
          </w:rPr>
          <w:delText>分国别填报从业人员数量。</w:delText>
        </w:r>
      </w:del>
    </w:p>
    <w:p>
      <w:pPr>
        <w:numPr>
          <w:ins w:id="993" w:author="刘琦" w:date="2017-09-18T14:45:00Z"/>
        </w:numPr>
        <w:spacing w:line="360" w:lineRule="auto"/>
        <w:ind w:firstLine="420" w:firstLineChars="200"/>
        <w:rPr>
          <w:del w:id="994" w:author="25年修订" w:date="2024-12-16T18:36:21Z"/>
          <w:rFonts w:hint="eastAsia" w:ascii="宋体" w:hAnsi="宋体"/>
          <w:szCs w:val="21"/>
          <w:highlight w:val="none"/>
        </w:rPr>
      </w:pPr>
      <w:del w:id="995" w:author="25年修订" w:date="2024-12-16T18:36:21Z">
        <w:r>
          <w:rPr>
            <w:rFonts w:hint="eastAsia" w:ascii="宋体" w:hAnsi="宋体"/>
            <w:szCs w:val="21"/>
            <w:highlight w:val="none"/>
            <w:lang w:eastAsia="zh-CN"/>
          </w:rPr>
          <w:delText>【</w:delText>
        </w:r>
      </w:del>
      <w:del w:id="996" w:author="25年修订" w:date="2024-12-16T18:36:21Z">
        <w:r>
          <w:rPr>
            <w:rFonts w:hint="eastAsia" w:ascii="宋体" w:hAnsi="宋体"/>
            <w:szCs w:val="21"/>
            <w:highlight w:val="none"/>
          </w:rPr>
          <w:delText>13.1其中中方人员数量</w:delText>
        </w:r>
      </w:del>
      <w:del w:id="997" w:author="25年修订" w:date="2024-12-16T18:36:21Z">
        <w:r>
          <w:rPr>
            <w:rFonts w:hint="eastAsia" w:ascii="宋体" w:hAnsi="宋体"/>
            <w:szCs w:val="21"/>
            <w:highlight w:val="none"/>
            <w:lang w:eastAsia="zh-CN"/>
          </w:rPr>
          <w:delText>】</w:delText>
        </w:r>
      </w:del>
      <w:del w:id="998" w:author="25年修订" w:date="2024-12-16T18:36:21Z">
        <w:r>
          <w:rPr>
            <w:rFonts w:hint="eastAsia" w:ascii="宋体" w:hAnsi="宋体"/>
            <w:szCs w:val="21"/>
            <w:highlight w:val="none"/>
          </w:rPr>
          <w:delText>按填报机构总行选派至境外</w:delText>
        </w:r>
      </w:del>
      <w:del w:id="999" w:author="25年修订" w:date="2024-12-16T18:36:21Z">
        <w:r>
          <w:rPr>
            <w:rFonts w:hint="eastAsia" w:ascii="宋体" w:hAnsi="宋体"/>
            <w:szCs w:val="21"/>
            <w:highlight w:val="none"/>
            <w:lang w:val="en-US" w:eastAsia="zh-CN"/>
          </w:rPr>
          <w:delText>一级</w:delText>
        </w:r>
      </w:del>
      <w:del w:id="1000" w:author="25年修订" w:date="2024-12-16T18:36:21Z">
        <w:r>
          <w:rPr>
            <w:rFonts w:hint="eastAsia"/>
            <w:highlight w:val="none"/>
          </w:rPr>
          <w:delText>子行</w:delText>
        </w:r>
      </w:del>
      <w:del w:id="1001" w:author="25年修订" w:date="2024-12-16T18:36:21Z">
        <w:r>
          <w:rPr>
            <w:rFonts w:hint="eastAsia" w:ascii="宋体" w:hAnsi="宋体"/>
            <w:szCs w:val="21"/>
            <w:highlight w:val="none"/>
          </w:rPr>
          <w:delText>工作，聘任</w:delText>
        </w:r>
      </w:del>
      <w:del w:id="1002" w:author="25年修订" w:date="2024-12-16T18:36:21Z">
        <w:r>
          <w:rPr>
            <w:rFonts w:hint="eastAsia" w:ascii="宋体" w:hAnsi="宋体"/>
            <w:szCs w:val="21"/>
            <w:highlight w:val="none"/>
            <w:lang w:val="en-US" w:eastAsia="zh-CN"/>
          </w:rPr>
          <w:delText>境外一级</w:delText>
        </w:r>
      </w:del>
      <w:del w:id="1003" w:author="25年修订" w:date="2024-12-16T18:36:21Z">
        <w:r>
          <w:rPr>
            <w:rFonts w:hint="eastAsia"/>
            <w:highlight w:val="none"/>
          </w:rPr>
          <w:delText>子行</w:delText>
        </w:r>
      </w:del>
      <w:del w:id="1004" w:author="25年修订" w:date="2024-12-16T18:36:21Z">
        <w:r>
          <w:rPr>
            <w:rFonts w:hint="eastAsia" w:ascii="宋体" w:hAnsi="宋体"/>
            <w:szCs w:val="21"/>
            <w:highlight w:val="none"/>
          </w:rPr>
          <w:delText>职位，且派出期限超过一年的员工。</w:delText>
        </w:r>
      </w:del>
    </w:p>
    <w:p>
      <w:pPr>
        <w:numPr>
          <w:ins w:id="1005" w:author="刘琦" w:date="2017-09-18T14:45:00Z"/>
        </w:numPr>
        <w:spacing w:line="360" w:lineRule="auto"/>
        <w:ind w:firstLine="420" w:firstLineChars="200"/>
        <w:rPr>
          <w:rFonts w:hint="eastAsia" w:ascii="宋体" w:hAnsi="宋体"/>
          <w:szCs w:val="21"/>
          <w:highlight w:val="none"/>
          <w:lang w:eastAsia="zh-CN"/>
        </w:rPr>
      </w:pPr>
      <w:r>
        <w:rPr>
          <w:rFonts w:hint="eastAsia" w:ascii="宋体" w:hAnsi="宋体"/>
          <w:szCs w:val="21"/>
          <w:highlight w:val="none"/>
          <w:lang w:eastAsia="zh-CN"/>
        </w:rPr>
        <w:t>【</w:t>
      </w:r>
      <w:r>
        <w:rPr>
          <w:rFonts w:hint="eastAsia" w:ascii="宋体" w:hAnsi="宋体"/>
          <w:szCs w:val="21"/>
          <w:highlight w:val="none"/>
        </w:rPr>
        <w:t>1</w:t>
      </w:r>
      <w:del w:id="1006" w:author="25年修订" w:date="2024-12-16T18:36:25Z">
        <w:r>
          <w:rPr>
            <w:rFonts w:hint="default" w:ascii="宋体" w:hAnsi="宋体"/>
            <w:szCs w:val="21"/>
            <w:highlight w:val="none"/>
            <w:lang w:val="en-US"/>
          </w:rPr>
          <w:delText>4</w:delText>
        </w:r>
      </w:del>
      <w:ins w:id="1007" w:author="25年修订" w:date="2024-12-16T18:36:25Z">
        <w:r>
          <w:rPr>
            <w:rFonts w:hint="eastAsia" w:ascii="宋体" w:hAnsi="宋体"/>
            <w:szCs w:val="21"/>
            <w:highlight w:val="none"/>
            <w:lang w:val="en-US" w:eastAsia="zh-CN"/>
          </w:rPr>
          <w:t>3</w:t>
        </w:r>
      </w:ins>
      <w:r>
        <w:rPr>
          <w:rFonts w:hint="eastAsia" w:ascii="宋体" w:hAnsi="宋体"/>
          <w:szCs w:val="21"/>
          <w:highlight w:val="none"/>
        </w:rPr>
        <w:t>.境外代表处家数</w:t>
      </w:r>
      <w:r>
        <w:rPr>
          <w:rFonts w:hint="eastAsia" w:ascii="宋体" w:hAnsi="宋体"/>
          <w:szCs w:val="21"/>
          <w:highlight w:val="none"/>
          <w:lang w:eastAsia="zh-CN"/>
        </w:rPr>
        <w:t>】</w:t>
      </w:r>
      <w:r>
        <w:rPr>
          <w:rFonts w:hint="eastAsia" w:ascii="宋体" w:hAnsi="宋体"/>
          <w:szCs w:val="21"/>
          <w:highlight w:val="none"/>
        </w:rPr>
        <w:t>I列至HI列按国家、地区、国际或区域组织填报境外一级代表处</w:t>
      </w:r>
      <w:ins w:id="1008" w:author="25年修订" w:date="2024-12-16T18:36:43Z">
        <w:r>
          <w:rPr>
            <w:rFonts w:hint="eastAsia" w:ascii="宋体" w:hAnsi="宋体"/>
            <w:szCs w:val="21"/>
            <w:highlight w:val="none"/>
            <w:lang w:eastAsia="zh-CN"/>
          </w:rPr>
          <w:t>（</w:t>
        </w:r>
      </w:ins>
      <w:ins w:id="1009" w:author="25年修订" w:date="2024-12-16T18:36:45Z">
        <w:r>
          <w:rPr>
            <w:rFonts w:hint="eastAsia" w:ascii="宋体" w:hAnsi="宋体"/>
            <w:szCs w:val="21"/>
            <w:highlight w:val="none"/>
            <w:lang w:eastAsia="zh-CN"/>
          </w:rPr>
          <w:t>总行</w:t>
        </w:r>
      </w:ins>
      <w:ins w:id="1010" w:author="25年修订" w:date="2024-12-16T18:36:47Z">
        <w:r>
          <w:rPr>
            <w:rFonts w:hint="eastAsia" w:ascii="宋体" w:hAnsi="宋体"/>
            <w:szCs w:val="21"/>
            <w:highlight w:val="none"/>
            <w:lang w:eastAsia="zh-CN"/>
          </w:rPr>
          <w:t>下</w:t>
        </w:r>
      </w:ins>
      <w:ins w:id="1011" w:author="25年修订" w:date="2024-12-16T18:36:49Z">
        <w:r>
          <w:rPr>
            <w:rFonts w:hint="eastAsia" w:ascii="宋体" w:hAnsi="宋体"/>
            <w:szCs w:val="21"/>
            <w:highlight w:val="none"/>
            <w:lang w:eastAsia="zh-CN"/>
          </w:rPr>
          <w:t>辖</w:t>
        </w:r>
      </w:ins>
      <w:ins w:id="1012" w:author="25年修订" w:date="2024-12-16T18:36:55Z">
        <w:r>
          <w:rPr>
            <w:rFonts w:hint="eastAsia" w:ascii="宋体" w:hAnsi="宋体"/>
            <w:szCs w:val="21"/>
            <w:highlight w:val="none"/>
            <w:lang w:eastAsia="zh-CN"/>
          </w:rPr>
          <w:t>代表处</w:t>
        </w:r>
      </w:ins>
      <w:ins w:id="1013" w:author="25年修订" w:date="2024-12-16T18:36:43Z">
        <w:r>
          <w:rPr>
            <w:rFonts w:hint="eastAsia" w:ascii="宋体" w:hAnsi="宋体"/>
            <w:szCs w:val="21"/>
            <w:highlight w:val="none"/>
            <w:lang w:eastAsia="zh-CN"/>
          </w:rPr>
          <w:t>）</w:t>
        </w:r>
      </w:ins>
      <w:r>
        <w:rPr>
          <w:rFonts w:hint="eastAsia" w:ascii="宋体" w:hAnsi="宋体"/>
          <w:szCs w:val="21"/>
          <w:highlight w:val="none"/>
        </w:rPr>
        <w:t>数量。</w:t>
      </w:r>
    </w:p>
    <w:p>
      <w:pPr>
        <w:numPr>
          <w:ins w:id="1014" w:author="刘琦" w:date="2017-09-18T14:45:00Z"/>
        </w:numPr>
        <w:spacing w:line="360" w:lineRule="auto"/>
        <w:ind w:firstLine="420" w:firstLineChars="200"/>
        <w:rPr>
          <w:rFonts w:hint="default"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w:t>
      </w:r>
      <w:del w:id="1015" w:author="25年修订" w:date="2024-12-16T18:37:26Z">
        <w:r>
          <w:rPr>
            <w:rFonts w:hint="default" w:ascii="宋体" w:hAnsi="宋体"/>
            <w:szCs w:val="21"/>
            <w:highlight w:val="none"/>
            <w:lang w:val="en-US" w:eastAsia="zh-CN"/>
          </w:rPr>
          <w:delText>5</w:delText>
        </w:r>
      </w:del>
      <w:ins w:id="1016" w:author="25年修订" w:date="2024-12-16T18:37:26Z">
        <w:r>
          <w:rPr>
            <w:rFonts w:hint="eastAsia" w:ascii="宋体" w:hAnsi="宋体"/>
            <w:szCs w:val="21"/>
            <w:highlight w:val="none"/>
            <w:lang w:val="en-US" w:eastAsia="zh-CN"/>
          </w:rPr>
          <w:t>4</w:t>
        </w:r>
      </w:ins>
      <w:r>
        <w:rPr>
          <w:rFonts w:hint="eastAsia" w:ascii="宋体" w:hAnsi="宋体"/>
          <w:szCs w:val="21"/>
          <w:highlight w:val="none"/>
        </w:rPr>
        <w:t>.境外一级附属子公司所有者权益</w:t>
      </w:r>
      <w:r>
        <w:rPr>
          <w:rFonts w:hint="eastAsia" w:ascii="宋体" w:hAnsi="宋体"/>
          <w:szCs w:val="21"/>
          <w:highlight w:val="none"/>
          <w:lang w:eastAsia="zh-CN"/>
        </w:rPr>
        <w:t>】</w:t>
      </w:r>
      <w:r>
        <w:rPr>
          <w:rFonts w:hint="eastAsia" w:ascii="宋体" w:hAnsi="宋体"/>
          <w:szCs w:val="21"/>
          <w:highlight w:val="none"/>
        </w:rPr>
        <w:t>按国别填报机构并表的一级境外附属子公司</w:t>
      </w:r>
      <w:r>
        <w:rPr>
          <w:rFonts w:hint="eastAsia" w:ascii="宋体" w:hAnsi="宋体"/>
          <w:szCs w:val="21"/>
          <w:highlight w:val="none"/>
          <w:lang w:val="en-US" w:eastAsia="zh-CN"/>
        </w:rPr>
        <w:t>的所有者权益。</w:t>
      </w:r>
    </w:p>
    <w:p>
      <w:pPr>
        <w:spacing w:line="360" w:lineRule="auto"/>
        <w:ind w:firstLine="420" w:firstLineChars="200"/>
        <w:rPr>
          <w:rFonts w:hint="eastAsia" w:ascii="宋体" w:hAnsi="宋体"/>
          <w:szCs w:val="21"/>
          <w:highlight w:val="none"/>
        </w:rPr>
      </w:pPr>
      <w:r>
        <w:rPr>
          <w:rFonts w:hint="eastAsia" w:ascii="宋体" w:hAnsi="宋体"/>
          <w:szCs w:val="21"/>
          <w:highlight w:val="none"/>
          <w:lang w:eastAsia="zh-CN"/>
        </w:rPr>
        <w:t>【</w:t>
      </w:r>
      <w:r>
        <w:rPr>
          <w:rFonts w:hint="eastAsia" w:ascii="宋体" w:hAnsi="宋体"/>
          <w:szCs w:val="21"/>
          <w:highlight w:val="none"/>
        </w:rPr>
        <w:t>1</w:t>
      </w:r>
      <w:del w:id="1017" w:author="25年修订" w:date="2024-12-16T18:37:28Z">
        <w:r>
          <w:rPr>
            <w:rFonts w:hint="default" w:ascii="宋体" w:hAnsi="宋体"/>
            <w:szCs w:val="21"/>
            <w:highlight w:val="none"/>
            <w:lang w:val="en-US" w:eastAsia="zh-CN"/>
          </w:rPr>
          <w:delText>5</w:delText>
        </w:r>
      </w:del>
      <w:ins w:id="1018" w:author="25年修订" w:date="2024-12-16T18:37:28Z">
        <w:r>
          <w:rPr>
            <w:rFonts w:hint="eastAsia" w:ascii="宋体" w:hAnsi="宋体"/>
            <w:szCs w:val="21"/>
            <w:highlight w:val="none"/>
            <w:lang w:val="en-US" w:eastAsia="zh-CN"/>
          </w:rPr>
          <w:t>4</w:t>
        </w:r>
      </w:ins>
      <w:r>
        <w:rPr>
          <w:rFonts w:hint="eastAsia" w:ascii="宋体" w:hAnsi="宋体"/>
          <w:szCs w:val="21"/>
          <w:highlight w:val="none"/>
        </w:rPr>
        <w:t>.1其中归属集团的所有者权益</w:t>
      </w:r>
      <w:r>
        <w:rPr>
          <w:rFonts w:hint="eastAsia" w:ascii="宋体" w:hAnsi="宋体"/>
          <w:szCs w:val="21"/>
          <w:highlight w:val="none"/>
          <w:lang w:eastAsia="zh-CN"/>
        </w:rPr>
        <w:t>】</w:t>
      </w:r>
      <w:r>
        <w:rPr>
          <w:rFonts w:hint="eastAsia" w:ascii="宋体" w:hAnsi="宋体"/>
          <w:szCs w:val="21"/>
          <w:highlight w:val="none"/>
        </w:rPr>
        <w:t>按国别填报机构并表的一级境外附属子公司</w:t>
      </w:r>
      <w:r>
        <w:rPr>
          <w:rFonts w:hint="eastAsia" w:ascii="宋体" w:hAnsi="宋体"/>
          <w:szCs w:val="21"/>
          <w:highlight w:val="none"/>
          <w:lang w:val="en-US" w:eastAsia="zh-CN"/>
        </w:rPr>
        <w:t>归属集团的所有者权益。</w:t>
      </w:r>
    </w:p>
    <w:p>
      <w:pPr>
        <w:numPr>
          <w:ins w:id="1019" w:author="刘琦" w:date="2017-09-18T14:45:00Z"/>
        </w:numPr>
        <w:spacing w:line="360" w:lineRule="auto"/>
        <w:ind w:firstLine="420" w:firstLineChars="200"/>
        <w:rPr>
          <w:del w:id="1020" w:author="25年修订" w:date="2024-12-16T18:38:18Z"/>
          <w:rFonts w:hint="eastAsia" w:ascii="宋体" w:hAnsi="宋体"/>
          <w:szCs w:val="21"/>
          <w:highlight w:val="none"/>
        </w:rPr>
      </w:pPr>
      <w:del w:id="1021" w:author="25年修订" w:date="2024-12-16T18:38:18Z">
        <w:r>
          <w:rPr>
            <w:rFonts w:hint="eastAsia" w:ascii="宋体" w:hAnsi="宋体"/>
            <w:szCs w:val="21"/>
            <w:highlight w:val="none"/>
            <w:lang w:eastAsia="zh-CN"/>
          </w:rPr>
          <w:delText>【</w:delText>
        </w:r>
      </w:del>
      <w:del w:id="1022" w:author="25年修订" w:date="2024-12-16T18:38:18Z">
        <w:r>
          <w:rPr>
            <w:rFonts w:hint="eastAsia" w:ascii="宋体" w:hAnsi="宋体"/>
            <w:szCs w:val="21"/>
            <w:highlight w:val="none"/>
          </w:rPr>
          <w:delText>1</w:delText>
        </w:r>
      </w:del>
      <w:del w:id="1023" w:author="25年修订" w:date="2024-12-16T18:38:18Z">
        <w:r>
          <w:rPr>
            <w:rFonts w:hint="eastAsia" w:ascii="宋体" w:hAnsi="宋体"/>
            <w:szCs w:val="21"/>
            <w:highlight w:val="none"/>
            <w:lang w:val="en-US" w:eastAsia="zh-CN"/>
          </w:rPr>
          <w:delText>6</w:delText>
        </w:r>
      </w:del>
      <w:del w:id="1024" w:author="25年修订" w:date="2024-12-16T18:38:18Z">
        <w:r>
          <w:rPr>
            <w:rFonts w:hint="eastAsia" w:ascii="宋体" w:hAnsi="宋体"/>
            <w:szCs w:val="21"/>
            <w:highlight w:val="none"/>
          </w:rPr>
          <w:delText>.从业人员数量</w:delText>
        </w:r>
      </w:del>
      <w:del w:id="1025" w:author="25年修订" w:date="2024-12-16T18:38:18Z">
        <w:r>
          <w:rPr>
            <w:rFonts w:hint="eastAsia" w:ascii="宋体" w:hAnsi="宋体"/>
            <w:szCs w:val="21"/>
            <w:highlight w:val="none"/>
            <w:lang w:eastAsia="zh-CN"/>
          </w:rPr>
          <w:delText>】</w:delText>
        </w:r>
      </w:del>
      <w:del w:id="1026" w:author="25年修订" w:date="2024-12-16T18:38:18Z">
        <w:r>
          <w:rPr>
            <w:rFonts w:hint="eastAsia" w:ascii="宋体" w:hAnsi="宋体"/>
            <w:szCs w:val="21"/>
            <w:highlight w:val="none"/>
          </w:rPr>
          <w:delText>按国别填报机构并表的一级境外附属子公司从业人员数量</w:delText>
        </w:r>
      </w:del>
      <w:del w:id="1027" w:author="25年修订" w:date="2024-12-16T18:38:18Z">
        <w:r>
          <w:rPr>
            <w:rFonts w:hint="eastAsia" w:ascii="宋体" w:hAnsi="宋体"/>
            <w:szCs w:val="21"/>
            <w:highlight w:val="none"/>
            <w:lang w:eastAsia="zh-CN"/>
          </w:rPr>
          <w:delText>。</w:delText>
        </w:r>
      </w:del>
    </w:p>
    <w:p>
      <w:pPr>
        <w:numPr>
          <w:ins w:id="1028" w:author="刘琦" w:date="2017-09-18T14:45:00Z"/>
        </w:numPr>
        <w:spacing w:line="360" w:lineRule="auto"/>
        <w:ind w:firstLine="420" w:firstLineChars="200"/>
        <w:rPr>
          <w:del w:id="1029" w:author="25年修订" w:date="2024-12-16T18:38:18Z"/>
          <w:rFonts w:hint="eastAsia" w:ascii="宋体" w:hAnsi="宋体"/>
          <w:szCs w:val="21"/>
          <w:highlight w:val="none"/>
        </w:rPr>
      </w:pPr>
      <w:del w:id="1030" w:author="25年修订" w:date="2024-12-16T18:38:18Z">
        <w:r>
          <w:rPr>
            <w:rFonts w:hint="eastAsia" w:ascii="宋体" w:hAnsi="宋体"/>
            <w:szCs w:val="21"/>
            <w:highlight w:val="none"/>
            <w:lang w:eastAsia="zh-CN"/>
          </w:rPr>
          <w:delText>【</w:delText>
        </w:r>
      </w:del>
      <w:del w:id="1031" w:author="25年修订" w:date="2024-12-16T18:38:18Z">
        <w:r>
          <w:rPr>
            <w:rFonts w:hint="eastAsia" w:ascii="宋体" w:hAnsi="宋体"/>
            <w:szCs w:val="21"/>
            <w:highlight w:val="none"/>
          </w:rPr>
          <w:delText>1</w:delText>
        </w:r>
      </w:del>
      <w:del w:id="1032" w:author="25年修订" w:date="2024-12-16T18:38:18Z">
        <w:r>
          <w:rPr>
            <w:rFonts w:hint="eastAsia" w:ascii="宋体" w:hAnsi="宋体"/>
            <w:szCs w:val="21"/>
            <w:highlight w:val="none"/>
            <w:lang w:val="en-US" w:eastAsia="zh-CN"/>
          </w:rPr>
          <w:delText>6</w:delText>
        </w:r>
      </w:del>
      <w:del w:id="1033" w:author="25年修订" w:date="2024-12-16T18:38:18Z">
        <w:r>
          <w:rPr>
            <w:rFonts w:hint="eastAsia" w:ascii="宋体" w:hAnsi="宋体"/>
            <w:szCs w:val="21"/>
            <w:highlight w:val="none"/>
          </w:rPr>
          <w:delText>.1其中中方人员数量</w:delText>
        </w:r>
      </w:del>
      <w:del w:id="1034" w:author="25年修订" w:date="2024-12-16T18:38:18Z">
        <w:r>
          <w:rPr>
            <w:rFonts w:hint="eastAsia" w:ascii="宋体" w:hAnsi="宋体"/>
            <w:szCs w:val="21"/>
            <w:highlight w:val="none"/>
            <w:lang w:eastAsia="zh-CN"/>
          </w:rPr>
          <w:delText>】</w:delText>
        </w:r>
      </w:del>
      <w:del w:id="1035" w:author="25年修订" w:date="2024-12-16T18:38:18Z">
        <w:r>
          <w:rPr>
            <w:rFonts w:hint="eastAsia" w:ascii="宋体" w:hAnsi="宋体"/>
            <w:szCs w:val="21"/>
            <w:highlight w:val="none"/>
          </w:rPr>
          <w:delText>按填报机构总行选派至</w:delText>
        </w:r>
      </w:del>
      <w:del w:id="1036" w:author="25年修订" w:date="2024-12-16T18:38:18Z">
        <w:r>
          <w:rPr>
            <w:rFonts w:hint="eastAsia" w:ascii="宋体" w:hAnsi="宋体"/>
            <w:szCs w:val="21"/>
            <w:highlight w:val="none"/>
            <w:lang w:val="en-US" w:eastAsia="zh-CN"/>
          </w:rPr>
          <w:delText>一级</w:delText>
        </w:r>
      </w:del>
      <w:del w:id="1037" w:author="25年修订" w:date="2024-12-16T18:38:18Z">
        <w:r>
          <w:rPr>
            <w:rFonts w:hint="eastAsia" w:ascii="宋体" w:hAnsi="宋体"/>
            <w:szCs w:val="21"/>
            <w:highlight w:val="none"/>
          </w:rPr>
          <w:delText>境外附属机构工作，聘任</w:delText>
        </w:r>
      </w:del>
      <w:del w:id="1038" w:author="25年修订" w:date="2024-12-16T18:38:18Z">
        <w:r>
          <w:rPr>
            <w:rFonts w:hint="eastAsia" w:ascii="宋体" w:hAnsi="宋体"/>
            <w:szCs w:val="21"/>
            <w:highlight w:val="none"/>
            <w:lang w:val="en-US" w:eastAsia="zh-CN"/>
          </w:rPr>
          <w:delText>一级</w:delText>
        </w:r>
      </w:del>
      <w:del w:id="1039" w:author="25年修订" w:date="2024-12-16T18:38:18Z">
        <w:r>
          <w:rPr>
            <w:rFonts w:hint="eastAsia" w:ascii="宋体" w:hAnsi="宋体"/>
            <w:szCs w:val="21"/>
            <w:highlight w:val="none"/>
          </w:rPr>
          <w:delText>境外附属机构职位，且派出期限超过一年的员工。</w:delText>
        </w:r>
      </w:del>
    </w:p>
    <w:p>
      <w:pPr>
        <w:numPr>
          <w:ins w:id="1040"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41" w:author="25年修订" w:date="2024-12-16T18:38:23Z">
        <w:r>
          <w:rPr>
            <w:rFonts w:hint="default" w:ascii="宋体" w:hAnsi="宋体"/>
            <w:szCs w:val="21"/>
            <w:lang w:val="en-US" w:eastAsia="zh-CN"/>
          </w:rPr>
          <w:delText>7</w:delText>
        </w:r>
      </w:del>
      <w:ins w:id="1042" w:author="25年修订" w:date="2024-12-16T18:38:23Z">
        <w:r>
          <w:rPr>
            <w:rFonts w:hint="eastAsia" w:ascii="宋体" w:hAnsi="宋体"/>
            <w:szCs w:val="21"/>
            <w:lang w:val="en-US" w:eastAsia="zh-CN"/>
          </w:rPr>
          <w:t>5</w:t>
        </w:r>
      </w:ins>
      <w:r>
        <w:rPr>
          <w:rFonts w:hint="eastAsia" w:ascii="宋体" w:hAnsi="宋体"/>
          <w:szCs w:val="21"/>
        </w:rPr>
        <w:t>.境外附属子公司家数</w:t>
      </w:r>
      <w:r>
        <w:rPr>
          <w:rFonts w:hint="eastAsia" w:ascii="宋体" w:hAnsi="宋体"/>
          <w:szCs w:val="21"/>
          <w:lang w:eastAsia="zh-CN"/>
        </w:rPr>
        <w:t>】</w:t>
      </w:r>
      <w:r>
        <w:rPr>
          <w:rFonts w:hint="eastAsia" w:ascii="宋体" w:hAnsi="宋体"/>
          <w:szCs w:val="21"/>
        </w:rPr>
        <w:t>按国别填报机构并表的境外附属子公司家数。</w:t>
      </w:r>
      <w:r>
        <w:rPr>
          <w:rFonts w:hint="eastAsia" w:ascii="宋体" w:hAnsi="宋体"/>
          <w:szCs w:val="21"/>
          <w:lang w:eastAsia="zh-CN"/>
        </w:rPr>
        <w:t>包括</w:t>
      </w:r>
      <w:r>
        <w:rPr>
          <w:rFonts w:hint="eastAsia" w:ascii="宋体" w:hAnsi="宋体"/>
          <w:szCs w:val="21"/>
        </w:rPr>
        <w:t>境外分行、境外子行</w:t>
      </w:r>
      <w:r>
        <w:rPr>
          <w:rFonts w:hint="eastAsia" w:ascii="宋体" w:hAnsi="宋体"/>
          <w:szCs w:val="21"/>
          <w:lang w:eastAsia="zh-CN"/>
        </w:rPr>
        <w:t>、境外附属子公司</w:t>
      </w:r>
      <w:r>
        <w:rPr>
          <w:rFonts w:hint="eastAsia" w:ascii="宋体" w:hAnsi="宋体"/>
          <w:szCs w:val="21"/>
        </w:rPr>
        <w:t>设立的附属子公司</w:t>
      </w:r>
      <w:r>
        <w:rPr>
          <w:rFonts w:hint="eastAsia" w:ascii="宋体" w:hAnsi="宋体"/>
          <w:szCs w:val="21"/>
          <w:lang w:eastAsia="zh-CN"/>
        </w:rPr>
        <w:t>家数（不含分行、子行），以及境内机构直接在境外设立的附属子公司家数（不含分行、子行）</w:t>
      </w:r>
      <w:r>
        <w:rPr>
          <w:rFonts w:hint="eastAsia" w:ascii="宋体" w:hAnsi="宋体"/>
          <w:szCs w:val="21"/>
        </w:rPr>
        <w:t>。</w:t>
      </w:r>
    </w:p>
    <w:p>
      <w:pPr>
        <w:numPr>
          <w:ins w:id="1043"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44" w:author="25年修订" w:date="2024-12-16T18:38:27Z">
        <w:r>
          <w:rPr>
            <w:rFonts w:hint="default" w:ascii="宋体" w:hAnsi="宋体"/>
            <w:szCs w:val="21"/>
            <w:lang w:val="en-US" w:eastAsia="zh-CN"/>
          </w:rPr>
          <w:delText>7</w:delText>
        </w:r>
      </w:del>
      <w:ins w:id="1045" w:author="25年修订" w:date="2024-12-16T18:38:27Z">
        <w:r>
          <w:rPr>
            <w:rFonts w:hint="eastAsia" w:ascii="宋体" w:hAnsi="宋体"/>
            <w:szCs w:val="21"/>
            <w:lang w:val="en-US" w:eastAsia="zh-CN"/>
          </w:rPr>
          <w:t>5</w:t>
        </w:r>
      </w:ins>
      <w:r>
        <w:rPr>
          <w:rFonts w:hint="eastAsia" w:ascii="宋体" w:hAnsi="宋体"/>
          <w:szCs w:val="21"/>
        </w:rPr>
        <w:t>.a.1境外一级附属子公司家数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并表的股权一级境外附属子公司家数，其中包括</w:t>
      </w:r>
      <w:r>
        <w:rPr>
          <w:rFonts w:hint="eastAsia" w:ascii="宋体" w:hAnsi="宋体"/>
          <w:szCs w:val="21"/>
          <w:lang w:eastAsia="zh-CN"/>
        </w:rPr>
        <w:t>特殊目的载体</w:t>
      </w:r>
      <w:r>
        <w:rPr>
          <w:rFonts w:hint="eastAsia" w:ascii="宋体" w:hAnsi="宋体"/>
          <w:szCs w:val="21"/>
        </w:rPr>
        <w:t>。</w:t>
      </w:r>
    </w:p>
    <w:p>
      <w:pPr>
        <w:numPr>
          <w:ins w:id="1046"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47" w:author="25年修订" w:date="2024-12-16T18:38:29Z">
        <w:r>
          <w:rPr>
            <w:rFonts w:hint="default" w:ascii="宋体" w:hAnsi="宋体"/>
            <w:szCs w:val="21"/>
            <w:lang w:val="en-US" w:eastAsia="zh-CN"/>
          </w:rPr>
          <w:delText>7</w:delText>
        </w:r>
      </w:del>
      <w:ins w:id="1048" w:author="25年修订" w:date="2024-12-16T18:38:29Z">
        <w:r>
          <w:rPr>
            <w:rFonts w:hint="eastAsia" w:ascii="宋体" w:hAnsi="宋体"/>
            <w:szCs w:val="21"/>
            <w:lang w:val="en-US" w:eastAsia="zh-CN"/>
          </w:rPr>
          <w:t>5</w:t>
        </w:r>
      </w:ins>
      <w:r>
        <w:rPr>
          <w:rFonts w:hint="eastAsia" w:ascii="宋体" w:hAnsi="宋体"/>
          <w:szCs w:val="21"/>
        </w:rPr>
        <w:t>.a.2境外二级附属子公司家数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并表的股权二级境外附属子公司家数，其中包括</w:t>
      </w:r>
      <w:r>
        <w:rPr>
          <w:rFonts w:hint="eastAsia" w:ascii="宋体" w:hAnsi="宋体"/>
          <w:szCs w:val="21"/>
          <w:lang w:eastAsia="zh-CN"/>
        </w:rPr>
        <w:t>特殊目的载体</w:t>
      </w:r>
      <w:r>
        <w:rPr>
          <w:rFonts w:hint="eastAsia" w:ascii="宋体" w:hAnsi="宋体"/>
          <w:szCs w:val="21"/>
        </w:rPr>
        <w:t>。</w:t>
      </w:r>
    </w:p>
    <w:p>
      <w:pPr>
        <w:numPr>
          <w:ins w:id="1049"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50" w:author="25年修订" w:date="2024-12-16T18:38:31Z">
        <w:r>
          <w:rPr>
            <w:rFonts w:hint="default" w:ascii="宋体" w:hAnsi="宋体"/>
            <w:szCs w:val="21"/>
            <w:lang w:val="en-US" w:eastAsia="zh-CN"/>
          </w:rPr>
          <w:delText>7</w:delText>
        </w:r>
      </w:del>
      <w:ins w:id="1051" w:author="25年修订" w:date="2024-12-16T18:38:31Z">
        <w:r>
          <w:rPr>
            <w:rFonts w:hint="eastAsia" w:ascii="宋体" w:hAnsi="宋体"/>
            <w:szCs w:val="21"/>
            <w:lang w:val="en-US" w:eastAsia="zh-CN"/>
          </w:rPr>
          <w:t>5</w:t>
        </w:r>
      </w:ins>
      <w:r>
        <w:rPr>
          <w:rFonts w:hint="eastAsia" w:ascii="宋体" w:hAnsi="宋体"/>
          <w:szCs w:val="21"/>
        </w:rPr>
        <w:t>.a.3境外三级附属子公司家数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并表的股权三级境外附属子公司家数，其中包括</w:t>
      </w:r>
      <w:r>
        <w:rPr>
          <w:rFonts w:hint="eastAsia" w:ascii="宋体" w:hAnsi="宋体"/>
          <w:szCs w:val="21"/>
          <w:lang w:eastAsia="zh-CN"/>
        </w:rPr>
        <w:t>特殊目的载体</w:t>
      </w:r>
      <w:r>
        <w:rPr>
          <w:rFonts w:hint="eastAsia" w:ascii="宋体" w:hAnsi="宋体"/>
          <w:szCs w:val="21"/>
        </w:rPr>
        <w:t>。</w:t>
      </w:r>
    </w:p>
    <w:p>
      <w:pPr>
        <w:numPr>
          <w:ins w:id="1052"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53" w:author="25年修订" w:date="2024-12-16T18:38:34Z">
        <w:r>
          <w:rPr>
            <w:rFonts w:hint="default" w:ascii="宋体" w:hAnsi="宋体"/>
            <w:szCs w:val="21"/>
            <w:lang w:val="en-US" w:eastAsia="zh-CN"/>
          </w:rPr>
          <w:delText>7</w:delText>
        </w:r>
      </w:del>
      <w:ins w:id="1054" w:author="25年修订" w:date="2024-12-16T18:38:34Z">
        <w:r>
          <w:rPr>
            <w:rFonts w:hint="eastAsia" w:ascii="宋体" w:hAnsi="宋体"/>
            <w:szCs w:val="21"/>
            <w:lang w:val="en-US" w:eastAsia="zh-CN"/>
          </w:rPr>
          <w:t>5</w:t>
        </w:r>
      </w:ins>
      <w:r>
        <w:rPr>
          <w:rFonts w:hint="eastAsia" w:ascii="宋体" w:hAnsi="宋体"/>
          <w:szCs w:val="21"/>
        </w:rPr>
        <w:t>.a.4境外四级附属子公司家数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并表的股权四级境外附属子公司家数，其中包括</w:t>
      </w:r>
      <w:r>
        <w:rPr>
          <w:rFonts w:hint="eastAsia" w:ascii="宋体" w:hAnsi="宋体"/>
          <w:szCs w:val="21"/>
          <w:lang w:eastAsia="zh-CN"/>
        </w:rPr>
        <w:t>特殊目的载体</w:t>
      </w:r>
      <w:r>
        <w:rPr>
          <w:rFonts w:hint="eastAsia" w:ascii="宋体" w:hAnsi="宋体"/>
          <w:szCs w:val="21"/>
        </w:rPr>
        <w:t>。</w:t>
      </w:r>
    </w:p>
    <w:p>
      <w:pPr>
        <w:numPr>
          <w:ins w:id="1055"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56" w:author="25年修订" w:date="2024-12-16T18:38:50Z">
        <w:r>
          <w:rPr>
            <w:rFonts w:hint="default" w:ascii="宋体" w:hAnsi="宋体"/>
            <w:szCs w:val="21"/>
            <w:lang w:val="en-US" w:eastAsia="zh-CN"/>
          </w:rPr>
          <w:delText>7</w:delText>
        </w:r>
      </w:del>
      <w:ins w:id="1057" w:author="25年修订" w:date="2024-12-16T18:38:50Z">
        <w:r>
          <w:rPr>
            <w:rFonts w:hint="eastAsia" w:ascii="宋体" w:hAnsi="宋体"/>
            <w:szCs w:val="21"/>
            <w:lang w:val="en-US" w:eastAsia="zh-CN"/>
          </w:rPr>
          <w:t>5</w:t>
        </w:r>
      </w:ins>
      <w:r>
        <w:rPr>
          <w:rFonts w:hint="eastAsia" w:ascii="宋体" w:hAnsi="宋体"/>
          <w:szCs w:val="21"/>
        </w:rPr>
        <w:t>.a.5境外五级及以下附属子公司家数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并表的股权五级及以下境外附属子公司家数，其中包括</w:t>
      </w:r>
      <w:r>
        <w:rPr>
          <w:rFonts w:hint="eastAsia" w:ascii="宋体" w:hAnsi="宋体"/>
          <w:szCs w:val="21"/>
          <w:lang w:eastAsia="zh-CN"/>
        </w:rPr>
        <w:t>特殊目的载体</w:t>
      </w:r>
      <w:r>
        <w:rPr>
          <w:rFonts w:hint="eastAsia" w:ascii="宋体" w:hAnsi="宋体"/>
          <w:szCs w:val="21"/>
        </w:rPr>
        <w:t>。</w:t>
      </w:r>
    </w:p>
    <w:p>
      <w:pPr>
        <w:numPr>
          <w:ins w:id="1058"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59" w:author="25年修订" w:date="2024-12-16T18:38:51Z">
        <w:r>
          <w:rPr>
            <w:rFonts w:hint="default" w:ascii="宋体" w:hAnsi="宋体"/>
            <w:szCs w:val="21"/>
            <w:lang w:val="en-US" w:eastAsia="zh-CN"/>
          </w:rPr>
          <w:delText>7</w:delText>
        </w:r>
      </w:del>
      <w:ins w:id="1060" w:author="25年修订" w:date="2024-12-16T18:38:51Z">
        <w:r>
          <w:rPr>
            <w:rFonts w:hint="eastAsia" w:ascii="宋体" w:hAnsi="宋体"/>
            <w:szCs w:val="21"/>
            <w:lang w:val="en-US" w:eastAsia="zh-CN"/>
          </w:rPr>
          <w:t>5</w:t>
        </w:r>
      </w:ins>
      <w:r>
        <w:rPr>
          <w:rFonts w:hint="eastAsia" w:ascii="宋体" w:hAnsi="宋体"/>
          <w:szCs w:val="21"/>
        </w:rPr>
        <w:t>.b.1银行业附属子公司家数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并表的境外银行业附属子公司家数，不包括境外</w:t>
      </w:r>
      <w:r>
        <w:rPr>
          <w:rFonts w:hint="eastAsia" w:ascii="宋体" w:hAnsi="宋体"/>
          <w:szCs w:val="21"/>
          <w:lang w:eastAsia="zh-CN"/>
        </w:rPr>
        <w:t>分行、</w:t>
      </w:r>
      <w:r>
        <w:rPr>
          <w:rFonts w:hint="eastAsia" w:ascii="宋体" w:hAnsi="宋体"/>
          <w:szCs w:val="21"/>
        </w:rPr>
        <w:t>子行。</w:t>
      </w:r>
    </w:p>
    <w:p>
      <w:pPr>
        <w:numPr>
          <w:ins w:id="1061"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62" w:author="25年修订" w:date="2024-12-16T18:38:53Z">
        <w:r>
          <w:rPr>
            <w:rFonts w:hint="default" w:ascii="宋体" w:hAnsi="宋体"/>
            <w:szCs w:val="21"/>
            <w:lang w:val="en-US" w:eastAsia="zh-CN"/>
          </w:rPr>
          <w:delText>7</w:delText>
        </w:r>
      </w:del>
      <w:ins w:id="1063" w:author="25年修订" w:date="2024-12-16T18:38:53Z">
        <w:r>
          <w:rPr>
            <w:rFonts w:hint="eastAsia" w:ascii="宋体" w:hAnsi="宋体"/>
            <w:szCs w:val="21"/>
            <w:lang w:val="en-US" w:eastAsia="zh-CN"/>
          </w:rPr>
          <w:t>5</w:t>
        </w:r>
      </w:ins>
      <w:r>
        <w:rPr>
          <w:rFonts w:hint="eastAsia" w:ascii="宋体" w:hAnsi="宋体"/>
          <w:szCs w:val="21"/>
        </w:rPr>
        <w:t>.b.2证券业附属子公司家数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并表的境外证券业附属子公司家数。</w:t>
      </w:r>
    </w:p>
    <w:p>
      <w:pPr>
        <w:numPr>
          <w:ins w:id="1064"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65" w:author="25年修订" w:date="2024-12-16T18:38:54Z">
        <w:r>
          <w:rPr>
            <w:rFonts w:hint="default" w:ascii="宋体" w:hAnsi="宋体"/>
            <w:szCs w:val="21"/>
            <w:lang w:val="en-US" w:eastAsia="zh-CN"/>
          </w:rPr>
          <w:delText>7</w:delText>
        </w:r>
      </w:del>
      <w:ins w:id="1066" w:author="25年修订" w:date="2024-12-16T18:38:54Z">
        <w:r>
          <w:rPr>
            <w:rFonts w:hint="eastAsia" w:ascii="宋体" w:hAnsi="宋体"/>
            <w:szCs w:val="21"/>
            <w:lang w:val="en-US" w:eastAsia="zh-CN"/>
          </w:rPr>
          <w:t>5</w:t>
        </w:r>
      </w:ins>
      <w:r>
        <w:rPr>
          <w:rFonts w:hint="eastAsia" w:ascii="宋体" w:hAnsi="宋体"/>
          <w:szCs w:val="21"/>
        </w:rPr>
        <w:t>.b.3保险业附属子公司家数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并表的境外保险业附属子公司家数。</w:t>
      </w:r>
    </w:p>
    <w:p>
      <w:pPr>
        <w:numPr>
          <w:ins w:id="1067"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68" w:author="25年修订" w:date="2024-12-16T18:38:55Z">
        <w:r>
          <w:rPr>
            <w:rFonts w:hint="default" w:ascii="宋体" w:hAnsi="宋体"/>
            <w:szCs w:val="21"/>
            <w:lang w:val="en-US" w:eastAsia="zh-CN"/>
          </w:rPr>
          <w:delText>7</w:delText>
        </w:r>
      </w:del>
      <w:ins w:id="1069" w:author="25年修订" w:date="2024-12-16T18:38:55Z">
        <w:r>
          <w:rPr>
            <w:rFonts w:hint="eastAsia" w:ascii="宋体" w:hAnsi="宋体"/>
            <w:szCs w:val="21"/>
            <w:lang w:val="en-US" w:eastAsia="zh-CN"/>
          </w:rPr>
          <w:t>5</w:t>
        </w:r>
      </w:ins>
      <w:r>
        <w:rPr>
          <w:rFonts w:hint="eastAsia" w:ascii="宋体" w:hAnsi="宋体"/>
          <w:szCs w:val="21"/>
        </w:rPr>
        <w:t>.b.4其他金融组织附属子公司家数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并表的境外其他金融组织（除</w:t>
      </w:r>
      <w:r>
        <w:rPr>
          <w:rFonts w:hint="eastAsia" w:ascii="宋体" w:hAnsi="宋体"/>
          <w:szCs w:val="21"/>
          <w:lang w:eastAsia="zh-CN"/>
        </w:rPr>
        <w:t>17</w:t>
      </w:r>
      <w:r>
        <w:rPr>
          <w:rFonts w:hint="eastAsia" w:ascii="宋体" w:hAnsi="宋体"/>
          <w:szCs w:val="21"/>
        </w:rPr>
        <w:t>.b.1、</w:t>
      </w:r>
      <w:r>
        <w:rPr>
          <w:rFonts w:hint="eastAsia" w:ascii="宋体" w:hAnsi="宋体"/>
          <w:szCs w:val="21"/>
          <w:lang w:eastAsia="zh-CN"/>
        </w:rPr>
        <w:t>17</w:t>
      </w:r>
      <w:r>
        <w:rPr>
          <w:rFonts w:hint="eastAsia" w:ascii="宋体" w:hAnsi="宋体"/>
          <w:szCs w:val="21"/>
        </w:rPr>
        <w:t>.b.2、</w:t>
      </w:r>
      <w:r>
        <w:rPr>
          <w:rFonts w:hint="eastAsia" w:ascii="宋体" w:hAnsi="宋体"/>
          <w:szCs w:val="21"/>
          <w:lang w:eastAsia="zh-CN"/>
        </w:rPr>
        <w:t>17</w:t>
      </w:r>
      <w:r>
        <w:rPr>
          <w:rFonts w:hint="eastAsia" w:ascii="宋体" w:hAnsi="宋体"/>
          <w:szCs w:val="21"/>
        </w:rPr>
        <w:t>.b.3以外的金融子公司）附属子公司家数。</w:t>
      </w:r>
    </w:p>
    <w:p>
      <w:pPr>
        <w:numPr>
          <w:ins w:id="1070" w:author="刘琦" w:date="2017-09-18T14:45:00Z"/>
        </w:numPr>
        <w:spacing w:line="360" w:lineRule="auto"/>
        <w:ind w:firstLine="420" w:firstLineChars="200"/>
        <w:rPr>
          <w:rFonts w:hint="eastAsia" w:ascii="宋体" w:hAnsi="宋体"/>
          <w:szCs w:val="21"/>
        </w:rPr>
      </w:pPr>
      <w:r>
        <w:rPr>
          <w:rFonts w:hint="eastAsia" w:ascii="宋体" w:hAnsi="宋体"/>
          <w:szCs w:val="21"/>
          <w:lang w:eastAsia="zh-CN"/>
        </w:rPr>
        <w:t>【1</w:t>
      </w:r>
      <w:del w:id="1071" w:author="25年修订" w:date="2024-12-16T18:38:57Z">
        <w:r>
          <w:rPr>
            <w:rFonts w:hint="default" w:ascii="宋体" w:hAnsi="宋体"/>
            <w:szCs w:val="21"/>
            <w:lang w:val="en-US" w:eastAsia="zh-CN"/>
          </w:rPr>
          <w:delText>7</w:delText>
        </w:r>
      </w:del>
      <w:ins w:id="1072" w:author="25年修订" w:date="2024-12-16T18:38:57Z">
        <w:r>
          <w:rPr>
            <w:rFonts w:hint="eastAsia" w:ascii="宋体" w:hAnsi="宋体"/>
            <w:szCs w:val="21"/>
            <w:lang w:val="en-US" w:eastAsia="zh-CN"/>
          </w:rPr>
          <w:t>5</w:t>
        </w:r>
      </w:ins>
      <w:r>
        <w:rPr>
          <w:rFonts w:hint="eastAsia" w:ascii="宋体" w:hAnsi="宋体"/>
          <w:szCs w:val="21"/>
        </w:rPr>
        <w:t>.b.5特殊目的</w:t>
      </w:r>
      <w:r>
        <w:rPr>
          <w:rFonts w:hint="eastAsia" w:ascii="宋体" w:hAnsi="宋体"/>
          <w:szCs w:val="21"/>
          <w:lang w:eastAsia="zh-CN"/>
        </w:rPr>
        <w:t>载体</w:t>
      </w:r>
      <w:r>
        <w:rPr>
          <w:rFonts w:hint="eastAsia" w:ascii="宋体" w:hAnsi="宋体"/>
          <w:szCs w:val="21"/>
        </w:rPr>
        <w:t>数量</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并表的境外特殊目的</w:t>
      </w:r>
      <w:r>
        <w:rPr>
          <w:rFonts w:hint="eastAsia" w:ascii="宋体" w:hAnsi="宋体"/>
          <w:szCs w:val="21"/>
          <w:lang w:eastAsia="zh-CN"/>
        </w:rPr>
        <w:t>载体</w:t>
      </w:r>
      <w:r>
        <w:rPr>
          <w:rFonts w:hint="eastAsia" w:ascii="宋体" w:hAnsi="宋体"/>
          <w:szCs w:val="21"/>
        </w:rPr>
        <w:t>家数。</w:t>
      </w:r>
    </w:p>
    <w:p>
      <w:pPr>
        <w:numPr>
          <w:ins w:id="1073" w:author="刘琦" w:date="2017-09-18T14:45:00Z"/>
        </w:numPr>
        <w:spacing w:line="360" w:lineRule="auto"/>
        <w:ind w:firstLine="420" w:firstLineChars="200"/>
        <w:rPr>
          <w:rFonts w:hint="eastAsia" w:ascii="宋体" w:hAnsi="宋体"/>
          <w:szCs w:val="21"/>
          <w:lang w:eastAsia="zh-CN"/>
        </w:rPr>
      </w:pPr>
      <w:r>
        <w:rPr>
          <w:rFonts w:hint="eastAsia" w:ascii="宋体" w:hAnsi="宋体"/>
          <w:szCs w:val="21"/>
          <w:lang w:eastAsia="zh-CN"/>
        </w:rPr>
        <w:t>【1</w:t>
      </w:r>
      <w:del w:id="1074" w:author="25年修订" w:date="2024-12-16T18:39:03Z">
        <w:r>
          <w:rPr>
            <w:rFonts w:hint="default" w:ascii="宋体" w:hAnsi="宋体"/>
            <w:szCs w:val="21"/>
            <w:lang w:val="en-US" w:eastAsia="zh-CN"/>
          </w:rPr>
          <w:delText>7</w:delText>
        </w:r>
      </w:del>
      <w:ins w:id="1075" w:author="25年修订" w:date="2024-12-16T18:39:03Z">
        <w:r>
          <w:rPr>
            <w:rFonts w:hint="eastAsia" w:ascii="宋体" w:hAnsi="宋体"/>
            <w:szCs w:val="21"/>
            <w:lang w:val="en-US" w:eastAsia="zh-CN"/>
          </w:rPr>
          <w:t>5</w:t>
        </w:r>
      </w:ins>
      <w:r>
        <w:rPr>
          <w:rFonts w:hint="eastAsia" w:ascii="宋体" w:hAnsi="宋体"/>
          <w:szCs w:val="21"/>
        </w:rPr>
        <w:t>.b.6非金融企业家数</w:t>
      </w:r>
      <w:r>
        <w:rPr>
          <w:rFonts w:hint="eastAsia" w:ascii="宋体" w:hAnsi="宋体"/>
          <w:szCs w:val="21"/>
          <w:lang w:eastAsia="zh-CN"/>
        </w:rPr>
        <w:t>】</w:t>
      </w:r>
      <w:r>
        <w:rPr>
          <w:rFonts w:hint="eastAsia" w:ascii="宋体" w:hAnsi="宋体"/>
          <w:szCs w:val="21"/>
        </w:rPr>
        <w:t>按国别填报</w:t>
      </w:r>
      <w:r>
        <w:rPr>
          <w:rFonts w:hint="eastAsia" w:ascii="宋体" w:hAnsi="宋体"/>
          <w:szCs w:val="21"/>
          <w:lang w:eastAsia="zh-CN"/>
        </w:rPr>
        <w:t>纳入</w:t>
      </w:r>
      <w:r>
        <w:rPr>
          <w:rFonts w:hint="eastAsia" w:ascii="宋体" w:hAnsi="宋体"/>
          <w:szCs w:val="21"/>
        </w:rPr>
        <w:t>并表的境外非金融企业家数。</w:t>
      </w:r>
    </w:p>
    <w:p>
      <w:pPr>
        <w:spacing w:line="360" w:lineRule="auto"/>
        <w:ind w:firstLine="420" w:firstLineChars="200"/>
        <w:rPr>
          <w:ins w:id="1076" w:author="25年修订" w:date="2024-12-16T18:35:45Z"/>
          <w:rFonts w:hint="default" w:ascii="宋体" w:hAnsi="宋体" w:eastAsia="宋体"/>
          <w:szCs w:val="21"/>
          <w:lang w:val="en-US" w:eastAsia="zh-CN"/>
        </w:rPr>
      </w:pPr>
      <w:ins w:id="1077" w:author="25年修订" w:date="2024-12-16T18:35:45Z">
        <w:r>
          <w:rPr>
            <w:rFonts w:hint="eastAsia" w:ascii="宋体" w:hAnsi="宋体"/>
            <w:szCs w:val="21"/>
            <w:lang w:eastAsia="zh-CN"/>
          </w:rPr>
          <w:t>【</w:t>
        </w:r>
      </w:ins>
      <w:ins w:id="1078" w:author="25年修订" w:date="2024-12-16T18:35:45Z">
        <w:r>
          <w:rPr>
            <w:rFonts w:hint="eastAsia" w:ascii="宋体" w:hAnsi="宋体"/>
            <w:szCs w:val="21"/>
          </w:rPr>
          <w:t>1</w:t>
        </w:r>
      </w:ins>
      <w:ins w:id="1079" w:author="25年修订" w:date="2024-12-16T18:39:11Z">
        <w:r>
          <w:rPr>
            <w:rFonts w:hint="eastAsia" w:ascii="宋体" w:hAnsi="宋体"/>
            <w:szCs w:val="21"/>
            <w:lang w:val="en-US" w:eastAsia="zh-CN"/>
          </w:rPr>
          <w:t>6</w:t>
        </w:r>
      </w:ins>
      <w:ins w:id="1080" w:author="25年修订" w:date="2024-12-16T18:35:45Z">
        <w:r>
          <w:rPr>
            <w:rFonts w:hint="eastAsia" w:ascii="宋体" w:hAnsi="宋体"/>
            <w:szCs w:val="21"/>
          </w:rPr>
          <w:t>.从业人员数量</w:t>
        </w:r>
      </w:ins>
      <w:ins w:id="1081" w:author="25年修订" w:date="2024-12-16T18:35:45Z">
        <w:r>
          <w:rPr>
            <w:rFonts w:hint="eastAsia" w:ascii="宋体" w:hAnsi="宋体"/>
            <w:szCs w:val="21"/>
            <w:lang w:eastAsia="zh-CN"/>
          </w:rPr>
          <w:t>】</w:t>
        </w:r>
      </w:ins>
      <w:ins w:id="1082" w:author="25年修订" w:date="2024-12-16T18:35:45Z">
        <w:r>
          <w:rPr>
            <w:rFonts w:hint="eastAsia" w:ascii="宋体" w:hAnsi="宋体"/>
            <w:szCs w:val="21"/>
          </w:rPr>
          <w:t>按境外</w:t>
        </w:r>
      </w:ins>
      <w:ins w:id="1083" w:author="25年修订" w:date="2024-12-16T18:41:44Z">
        <w:r>
          <w:rPr>
            <w:rFonts w:hint="eastAsia" w:ascii="宋体" w:hAnsi="宋体"/>
            <w:szCs w:val="21"/>
            <w:lang w:eastAsia="zh-CN"/>
          </w:rPr>
          <w:t>机构</w:t>
        </w:r>
      </w:ins>
      <w:ins w:id="1084" w:author="25年修订" w:date="2024-12-16T18:35:45Z">
        <w:r>
          <w:rPr>
            <w:rFonts w:hint="eastAsia" w:ascii="宋体" w:hAnsi="宋体"/>
            <w:szCs w:val="21"/>
          </w:rPr>
          <w:t>所在国家、地区、国际或区域组织情况</w:t>
        </w:r>
      </w:ins>
      <w:ins w:id="1085" w:author="25年修订" w:date="2024-12-16T18:35:45Z">
        <w:r>
          <w:rPr>
            <w:rFonts w:hint="eastAsia" w:ascii="宋体" w:hAnsi="宋体"/>
            <w:szCs w:val="21"/>
            <w:lang w:eastAsia="zh-CN"/>
          </w:rPr>
          <w:t>，</w:t>
        </w:r>
      </w:ins>
      <w:ins w:id="1086" w:author="25年修订" w:date="2024-12-16T18:35:45Z">
        <w:r>
          <w:rPr>
            <w:rFonts w:hint="eastAsia" w:ascii="宋体" w:hAnsi="宋体"/>
            <w:szCs w:val="21"/>
          </w:rPr>
          <w:t>分国别填报从业人员数量。</w:t>
        </w:r>
      </w:ins>
      <w:ins w:id="1087" w:author="25年修订" w:date="2024-12-16T19:06:42Z">
        <w:r>
          <w:rPr>
            <w:rFonts w:hint="eastAsia" w:ascii="宋体" w:hAnsi="宋体"/>
            <w:szCs w:val="21"/>
            <w:lang w:eastAsia="zh-CN"/>
          </w:rPr>
          <w:t>上述</w:t>
        </w:r>
      </w:ins>
      <w:ins w:id="1088" w:author="25年修订" w:date="2024-12-16T19:06:43Z">
        <w:r>
          <w:rPr>
            <w:rFonts w:hint="eastAsia" w:ascii="宋体" w:hAnsi="宋体"/>
            <w:szCs w:val="21"/>
            <w:lang w:eastAsia="zh-CN"/>
          </w:rPr>
          <w:t>境外机构</w:t>
        </w:r>
      </w:ins>
      <w:ins w:id="1089" w:author="25年修订" w:date="2024-12-16T19:06:44Z">
        <w:r>
          <w:rPr>
            <w:rFonts w:hint="eastAsia" w:ascii="宋体" w:hAnsi="宋体"/>
            <w:szCs w:val="21"/>
            <w:lang w:eastAsia="zh-CN"/>
          </w:rPr>
          <w:t>包括</w:t>
        </w:r>
      </w:ins>
      <w:ins w:id="1090" w:author="25年修订" w:date="2024-12-16T19:06:47Z">
        <w:r>
          <w:rPr>
            <w:rFonts w:hint="eastAsia" w:ascii="宋体" w:hAnsi="宋体"/>
            <w:szCs w:val="21"/>
            <w:lang w:eastAsia="zh-CN"/>
          </w:rPr>
          <w:t>境外分行、</w:t>
        </w:r>
      </w:ins>
      <w:ins w:id="1091" w:author="25年修订" w:date="2024-12-16T19:06:48Z">
        <w:r>
          <w:rPr>
            <w:rFonts w:hint="eastAsia" w:ascii="宋体" w:hAnsi="宋体"/>
            <w:szCs w:val="21"/>
            <w:lang w:eastAsia="zh-CN"/>
          </w:rPr>
          <w:t>境外子行、</w:t>
        </w:r>
      </w:ins>
      <w:ins w:id="1092" w:author="25年修订" w:date="2024-12-16T19:07:03Z">
        <w:r>
          <w:rPr>
            <w:rFonts w:hint="eastAsia" w:ascii="宋体" w:hAnsi="宋体"/>
            <w:szCs w:val="21"/>
            <w:lang w:eastAsia="zh-CN"/>
          </w:rPr>
          <w:t>境外代表处、</w:t>
        </w:r>
      </w:ins>
      <w:ins w:id="1093" w:author="25年修订" w:date="2024-12-16T19:06:49Z">
        <w:r>
          <w:rPr>
            <w:rFonts w:hint="eastAsia" w:ascii="宋体" w:hAnsi="宋体"/>
            <w:szCs w:val="21"/>
            <w:lang w:eastAsia="zh-CN"/>
          </w:rPr>
          <w:t>并表</w:t>
        </w:r>
      </w:ins>
      <w:ins w:id="1094" w:author="25年修订" w:date="2024-12-16T19:06:50Z">
        <w:r>
          <w:rPr>
            <w:rFonts w:hint="eastAsia" w:ascii="宋体" w:hAnsi="宋体"/>
            <w:szCs w:val="21"/>
            <w:lang w:eastAsia="zh-CN"/>
          </w:rPr>
          <w:t>的</w:t>
        </w:r>
      </w:ins>
      <w:ins w:id="1095" w:author="25年修订" w:date="2024-12-16T19:06:51Z">
        <w:r>
          <w:rPr>
            <w:rFonts w:hint="eastAsia" w:ascii="宋体" w:hAnsi="宋体"/>
            <w:szCs w:val="21"/>
            <w:lang w:eastAsia="zh-CN"/>
          </w:rPr>
          <w:t>境外附属机构</w:t>
        </w:r>
      </w:ins>
      <w:ins w:id="1096" w:author="25年修订" w:date="2024-12-16T19:06:56Z">
        <w:r>
          <w:rPr>
            <w:rFonts w:hint="eastAsia" w:ascii="宋体" w:hAnsi="宋体"/>
            <w:szCs w:val="21"/>
            <w:lang w:eastAsia="zh-CN"/>
          </w:rPr>
          <w:t>（</w:t>
        </w:r>
      </w:ins>
      <w:ins w:id="1097" w:author="25年修订" w:date="2024-12-16T19:06:57Z">
        <w:r>
          <w:rPr>
            <w:rFonts w:hint="eastAsia" w:ascii="宋体" w:hAnsi="宋体"/>
            <w:szCs w:val="21"/>
            <w:lang w:eastAsia="zh-CN"/>
          </w:rPr>
          <w:t>不含</w:t>
        </w:r>
      </w:ins>
      <w:ins w:id="1098" w:author="25年修订" w:date="2024-12-16T19:06:57Z">
        <w:r>
          <w:rPr>
            <w:rFonts w:hint="eastAsia" w:ascii="宋体" w:hAnsi="宋体"/>
            <w:szCs w:val="21"/>
            <w:lang w:val="en-US" w:eastAsia="zh-CN"/>
          </w:rPr>
          <w:t>SPV</w:t>
        </w:r>
      </w:ins>
      <w:ins w:id="1099" w:author="25年修订" w:date="2024-12-16T19:06:56Z">
        <w:r>
          <w:rPr>
            <w:rFonts w:hint="eastAsia" w:ascii="宋体" w:hAnsi="宋体"/>
            <w:szCs w:val="21"/>
            <w:lang w:eastAsia="zh-CN"/>
          </w:rPr>
          <w:t>）</w:t>
        </w:r>
      </w:ins>
      <w:ins w:id="1100" w:author="25年修订" w:date="2024-12-16T19:06:58Z">
        <w:r>
          <w:rPr>
            <w:rFonts w:hint="eastAsia" w:ascii="宋体" w:hAnsi="宋体"/>
            <w:szCs w:val="21"/>
            <w:lang w:eastAsia="zh-CN"/>
          </w:rPr>
          <w:t>。</w:t>
        </w:r>
      </w:ins>
    </w:p>
    <w:p>
      <w:pPr>
        <w:spacing w:line="360" w:lineRule="auto"/>
        <w:ind w:firstLine="420" w:firstLineChars="200"/>
        <w:rPr>
          <w:ins w:id="1101" w:author="25年修订" w:date="2024-12-16T18:35:45Z"/>
          <w:rFonts w:hint="eastAsia" w:ascii="宋体" w:hAnsi="宋体"/>
          <w:szCs w:val="21"/>
          <w:highlight w:val="none"/>
        </w:rPr>
      </w:pPr>
      <w:ins w:id="1102" w:author="25年修订" w:date="2024-12-16T18:35:45Z">
        <w:r>
          <w:rPr>
            <w:rFonts w:hint="eastAsia" w:ascii="宋体" w:hAnsi="宋体"/>
            <w:szCs w:val="21"/>
            <w:lang w:eastAsia="zh-CN"/>
          </w:rPr>
          <w:t>【</w:t>
        </w:r>
      </w:ins>
      <w:ins w:id="1103" w:author="25年修订" w:date="2024-12-16T18:35:45Z">
        <w:r>
          <w:rPr>
            <w:rFonts w:hint="eastAsia" w:ascii="宋体" w:hAnsi="宋体"/>
            <w:szCs w:val="21"/>
          </w:rPr>
          <w:t>1</w:t>
        </w:r>
      </w:ins>
      <w:ins w:id="1104" w:author="25年修订" w:date="2024-12-16T18:39:13Z">
        <w:r>
          <w:rPr>
            <w:rFonts w:hint="eastAsia" w:ascii="宋体" w:hAnsi="宋体"/>
            <w:szCs w:val="21"/>
            <w:lang w:val="en-US" w:eastAsia="zh-CN"/>
          </w:rPr>
          <w:t>6</w:t>
        </w:r>
      </w:ins>
      <w:ins w:id="1105" w:author="25年修订" w:date="2024-12-16T18:35:45Z">
        <w:r>
          <w:rPr>
            <w:rFonts w:hint="eastAsia" w:ascii="宋体" w:hAnsi="宋体"/>
            <w:szCs w:val="21"/>
            <w:highlight w:val="none"/>
          </w:rPr>
          <w:t>.1</w:t>
        </w:r>
      </w:ins>
      <w:ins w:id="1106" w:author="25年修订" w:date="2024-12-17T09:24:29Z">
        <w:r>
          <w:rPr>
            <w:rFonts w:hint="eastAsia" w:ascii="宋体" w:hAnsi="宋体"/>
            <w:szCs w:val="21"/>
            <w:highlight w:val="none"/>
            <w:lang w:eastAsia="zh-CN"/>
          </w:rPr>
          <w:t>其中</w:t>
        </w:r>
      </w:ins>
      <w:ins w:id="1107" w:author="25年修订" w:date="2024-12-16T18:42:08Z">
        <w:r>
          <w:rPr>
            <w:rFonts w:hint="eastAsia" w:ascii="宋体" w:hAnsi="宋体"/>
            <w:szCs w:val="21"/>
            <w:highlight w:val="none"/>
            <w:lang w:eastAsia="zh-CN"/>
          </w:rPr>
          <w:t>外派</w:t>
        </w:r>
      </w:ins>
      <w:ins w:id="1108" w:author="25年修订" w:date="2024-12-16T18:35:45Z">
        <w:r>
          <w:rPr>
            <w:rFonts w:hint="eastAsia" w:ascii="宋体" w:hAnsi="宋体"/>
            <w:szCs w:val="21"/>
            <w:highlight w:val="none"/>
          </w:rPr>
          <w:t>人员数量</w:t>
        </w:r>
      </w:ins>
      <w:ins w:id="1109" w:author="25年修订" w:date="2024-12-16T18:35:45Z">
        <w:r>
          <w:rPr>
            <w:rFonts w:hint="eastAsia" w:ascii="宋体" w:hAnsi="宋体"/>
            <w:szCs w:val="21"/>
            <w:highlight w:val="none"/>
            <w:lang w:eastAsia="zh-CN"/>
          </w:rPr>
          <w:t>】</w:t>
        </w:r>
      </w:ins>
      <w:ins w:id="1110" w:author="25年修订" w:date="2024-12-16T18:35:45Z">
        <w:r>
          <w:rPr>
            <w:rFonts w:hint="eastAsia" w:ascii="宋体" w:hAnsi="宋体"/>
            <w:szCs w:val="21"/>
            <w:highlight w:val="none"/>
          </w:rPr>
          <w:t>按填报机构总行选派至境外</w:t>
        </w:r>
      </w:ins>
      <w:ins w:id="1111" w:author="25年修订" w:date="2024-12-16T18:41:52Z">
        <w:r>
          <w:rPr>
            <w:rFonts w:hint="eastAsia" w:ascii="宋体" w:hAnsi="宋体"/>
            <w:szCs w:val="21"/>
            <w:highlight w:val="none"/>
            <w:lang w:val="en-US" w:eastAsia="zh-CN"/>
          </w:rPr>
          <w:t>机构</w:t>
        </w:r>
      </w:ins>
      <w:ins w:id="1112" w:author="25年修订" w:date="2024-12-16T18:35:45Z">
        <w:r>
          <w:rPr>
            <w:rFonts w:hint="eastAsia" w:ascii="宋体" w:hAnsi="宋体"/>
            <w:szCs w:val="21"/>
            <w:highlight w:val="none"/>
          </w:rPr>
          <w:t>工作，聘任境外</w:t>
        </w:r>
      </w:ins>
      <w:ins w:id="1113" w:author="25年修订" w:date="2024-12-16T18:42:13Z">
        <w:r>
          <w:rPr>
            <w:rFonts w:hint="eastAsia" w:ascii="宋体" w:hAnsi="宋体"/>
            <w:szCs w:val="21"/>
            <w:highlight w:val="none"/>
            <w:lang w:val="en-US" w:eastAsia="zh-CN"/>
          </w:rPr>
          <w:t>机</w:t>
        </w:r>
      </w:ins>
      <w:ins w:id="1114" w:author="25年修订" w:date="2024-12-16T18:42:14Z">
        <w:r>
          <w:rPr>
            <w:rFonts w:hint="eastAsia" w:ascii="宋体" w:hAnsi="宋体"/>
            <w:szCs w:val="21"/>
            <w:highlight w:val="none"/>
            <w:lang w:val="en-US" w:eastAsia="zh-CN"/>
          </w:rPr>
          <w:t>构</w:t>
        </w:r>
      </w:ins>
      <w:ins w:id="1115" w:author="25年修订" w:date="2024-12-16T18:35:45Z">
        <w:r>
          <w:rPr>
            <w:rFonts w:hint="eastAsia" w:ascii="宋体" w:hAnsi="宋体"/>
            <w:szCs w:val="21"/>
            <w:highlight w:val="none"/>
          </w:rPr>
          <w:t>职位的员工。</w:t>
        </w:r>
      </w:ins>
    </w:p>
    <w:p>
      <w:pPr>
        <w:numPr>
          <w:ins w:id="1116" w:author="刘琦" w:date="2017-09-18T14:45:00Z"/>
        </w:numPr>
        <w:spacing w:line="360" w:lineRule="auto"/>
        <w:ind w:firstLine="0" w:firstLineChars="0"/>
        <w:rPr>
          <w:ins w:id="1117" w:author="陈施霖" w:date="2024-11-20T17:24:07Z"/>
          <w:rFonts w:hint="eastAsia" w:ascii="宋体" w:hAnsi="宋体"/>
          <w:szCs w:val="21"/>
          <w:lang w:val="en-US" w:eastAsia="zh-CN"/>
        </w:rPr>
      </w:pPr>
    </w:p>
    <w:p>
      <w:pPr>
        <w:numPr>
          <w:ins w:id="1118" w:author="刘琦" w:date="2017-09-18T14:45:00Z"/>
        </w:numPr>
        <w:spacing w:line="360" w:lineRule="auto"/>
        <w:ind w:firstLine="0" w:firstLineChars="0"/>
        <w:rPr>
          <w:rFonts w:hint="eastAsia" w:ascii="宋体" w:hAnsi="宋体"/>
          <w:szCs w:val="21"/>
          <w:lang w:val="en-US" w:eastAsia="zh-CN"/>
        </w:rPr>
      </w:pPr>
    </w:p>
    <w:p>
      <w:pPr>
        <w:spacing w:line="360" w:lineRule="auto"/>
        <w:rPr>
          <w:rFonts w:hint="eastAsia" w:ascii="Times New Roman" w:hAnsi="Times New Roman" w:eastAsia="宋体" w:cs="Times New Roman"/>
          <w:b/>
        </w:rPr>
      </w:pPr>
      <w:r>
        <w:rPr>
          <w:rFonts w:hint="eastAsia" w:ascii="Times New Roman" w:hAnsi="Times New Roman" w:eastAsia="宋体" w:cs="Times New Roman"/>
          <w:b/>
          <w:lang w:val="en-US" w:eastAsia="zh-CN"/>
        </w:rPr>
        <w:t>第</w:t>
      </w:r>
      <w:r>
        <w:rPr>
          <w:rFonts w:hint="eastAsia" w:ascii="Times New Roman" w:hAnsi="Times New Roman" w:eastAsia="宋体" w:cs="Times New Roman"/>
          <w:b/>
          <w:sz w:val="21"/>
          <w:szCs w:val="24"/>
        </w:rPr>
        <w:t>IV</w:t>
      </w:r>
      <w:r>
        <w:rPr>
          <w:rFonts w:hint="eastAsia" w:ascii="Times New Roman" w:hAnsi="Times New Roman" w:eastAsia="宋体" w:cs="Times New Roman"/>
          <w:b/>
          <w:sz w:val="21"/>
          <w:szCs w:val="24"/>
          <w:lang w:val="en-US" w:eastAsia="zh-CN"/>
        </w:rPr>
        <w:t xml:space="preserve">部分 </w:t>
      </w:r>
      <w:r>
        <w:rPr>
          <w:rFonts w:hint="eastAsia" w:ascii="Times New Roman" w:hAnsi="Times New Roman" w:eastAsia="宋体" w:cs="Times New Roman"/>
          <w:b/>
          <w:sz w:val="21"/>
          <w:szCs w:val="24"/>
        </w:rPr>
        <w:t>境外机构财务情况明细表</w:t>
      </w:r>
    </w:p>
    <w:p>
      <w:pPr>
        <w:spacing w:line="360" w:lineRule="auto"/>
        <w:ind w:firstLine="420" w:firstLineChars="200"/>
        <w:rPr>
          <w:rFonts w:hint="eastAsia" w:ascii="宋体" w:hAnsi="宋体"/>
          <w:szCs w:val="21"/>
          <w:highlight w:val="yellow"/>
          <w:lang w:val="en-US" w:eastAsia="zh-CN"/>
        </w:rPr>
      </w:pPr>
      <w:r>
        <w:rPr>
          <w:rFonts w:hint="eastAsia"/>
          <w:b w:val="0"/>
          <w:bCs w:val="0"/>
        </w:rPr>
        <w:t>本表</w:t>
      </w:r>
      <w:r>
        <w:rPr>
          <w:rFonts w:hint="eastAsia"/>
          <w:b w:val="0"/>
          <w:bCs w:val="0"/>
          <w:lang w:val="en-US" w:eastAsia="zh-CN"/>
        </w:rPr>
        <w:t>应逐条报送填报机构境外</w:t>
      </w:r>
      <w:del w:id="1119" w:author="25年修订" w:date="2024-12-17T10:36:37Z">
        <w:r>
          <w:rPr>
            <w:rFonts w:hint="eastAsia"/>
            <w:b w:val="0"/>
            <w:bCs w:val="0"/>
            <w:lang w:val="en-US" w:eastAsia="zh-CN"/>
          </w:rPr>
          <w:delText>一级</w:delText>
        </w:r>
      </w:del>
      <w:ins w:id="1120" w:author="25年修订" w:date="2024-12-16T19:21:12Z">
        <w:r>
          <w:rPr>
            <w:rFonts w:hint="eastAsia"/>
            <w:b w:val="0"/>
            <w:bCs w:val="0"/>
            <w:lang w:val="en-US" w:eastAsia="zh-CN"/>
          </w:rPr>
          <w:t>最高层级</w:t>
        </w:r>
      </w:ins>
      <w:ins w:id="1121" w:author="25年修订" w:date="2024-12-13T13:07:45Z">
        <w:r>
          <w:rPr>
            <w:rFonts w:hint="eastAsia"/>
            <w:b w:val="0"/>
            <w:bCs w:val="0"/>
            <w:lang w:val="en-US" w:eastAsia="zh-CN"/>
          </w:rPr>
          <w:t>机构</w:t>
        </w:r>
      </w:ins>
      <w:ins w:id="1122" w:author="25年修订" w:date="2024-12-17T10:36:46Z">
        <w:r>
          <w:rPr>
            <w:rFonts w:hint="eastAsia"/>
            <w:b w:val="0"/>
            <w:bCs w:val="0"/>
            <w:lang w:val="en-US" w:eastAsia="zh-CN"/>
          </w:rPr>
          <w:t>的</w:t>
        </w:r>
      </w:ins>
      <w:ins w:id="1123" w:author="25年修订" w:date="2024-12-17T10:36:48Z">
        <w:r>
          <w:rPr>
            <w:rFonts w:hint="eastAsia"/>
            <w:b w:val="0"/>
            <w:bCs w:val="0"/>
            <w:lang w:val="en-US" w:eastAsia="zh-CN"/>
          </w:rPr>
          <w:t>财务</w:t>
        </w:r>
      </w:ins>
      <w:ins w:id="1124" w:author="25年修订" w:date="2024-12-13T13:07:46Z">
        <w:r>
          <w:rPr>
            <w:rFonts w:hint="eastAsia"/>
            <w:b w:val="0"/>
            <w:bCs w:val="0"/>
            <w:lang w:val="en-US" w:eastAsia="zh-CN"/>
          </w:rPr>
          <w:t>情况，</w:t>
        </w:r>
      </w:ins>
      <w:ins w:id="1125" w:author="25年修订" w:date="2024-12-13T13:07:47Z">
        <w:r>
          <w:rPr>
            <w:rFonts w:hint="eastAsia"/>
            <w:b w:val="0"/>
            <w:bCs w:val="0"/>
            <w:lang w:val="en-US" w:eastAsia="zh-CN"/>
          </w:rPr>
          <w:t>包括</w:t>
        </w:r>
      </w:ins>
      <w:ins w:id="1126" w:author="25年修订" w:date="2024-12-13T13:07:48Z">
        <w:r>
          <w:rPr>
            <w:rFonts w:hint="eastAsia"/>
            <w:b w:val="0"/>
            <w:bCs w:val="0"/>
            <w:lang w:val="en-US" w:eastAsia="zh-CN"/>
          </w:rPr>
          <w:t>境外</w:t>
        </w:r>
      </w:ins>
      <w:ins w:id="1127" w:author="25年修订" w:date="2024-12-13T13:07:49Z">
        <w:r>
          <w:rPr>
            <w:rFonts w:hint="eastAsia"/>
            <w:b w:val="0"/>
            <w:bCs w:val="0"/>
            <w:lang w:val="en-US" w:eastAsia="zh-CN"/>
          </w:rPr>
          <w:t>一级</w:t>
        </w:r>
      </w:ins>
      <w:ins w:id="1128" w:author="25年修订" w:date="2024-12-16T19:21:16Z">
        <w:r>
          <w:rPr>
            <w:rFonts w:hint="eastAsia"/>
            <w:b w:val="0"/>
            <w:bCs w:val="0"/>
            <w:lang w:val="en-US" w:eastAsia="zh-CN"/>
          </w:rPr>
          <w:t>（最高层级）</w:t>
        </w:r>
      </w:ins>
      <w:ins w:id="1129" w:author="25年修订" w:date="2024-12-13T13:07:50Z">
        <w:r>
          <w:rPr>
            <w:rFonts w:hint="eastAsia"/>
            <w:b w:val="0"/>
            <w:bCs w:val="0"/>
            <w:lang w:val="en-US" w:eastAsia="zh-CN"/>
          </w:rPr>
          <w:t>分行、</w:t>
        </w:r>
      </w:ins>
      <w:ins w:id="1130" w:author="25年修订" w:date="2024-12-13T13:07:52Z">
        <w:r>
          <w:rPr>
            <w:rFonts w:hint="eastAsia"/>
            <w:b w:val="0"/>
            <w:bCs w:val="0"/>
            <w:lang w:val="en-US" w:eastAsia="zh-CN"/>
          </w:rPr>
          <w:t>境外一级</w:t>
        </w:r>
      </w:ins>
      <w:ins w:id="1131" w:author="25年修订" w:date="2024-12-16T19:21:18Z">
        <w:r>
          <w:rPr>
            <w:rFonts w:hint="eastAsia"/>
            <w:b w:val="0"/>
            <w:bCs w:val="0"/>
            <w:lang w:val="en-US" w:eastAsia="zh-CN"/>
          </w:rPr>
          <w:t>（最高层级）</w:t>
        </w:r>
      </w:ins>
      <w:ins w:id="1132" w:author="25年修订" w:date="2024-12-13T13:07:53Z">
        <w:r>
          <w:rPr>
            <w:rFonts w:hint="eastAsia"/>
            <w:b w:val="0"/>
            <w:bCs w:val="0"/>
            <w:lang w:val="en-US" w:eastAsia="zh-CN"/>
          </w:rPr>
          <w:t>子行</w:t>
        </w:r>
      </w:ins>
      <w:del w:id="1133" w:author="25年修订" w:date="2024-12-13T13:07:54Z">
        <w:r>
          <w:rPr>
            <w:rFonts w:hint="eastAsia"/>
            <w:b w:val="0"/>
            <w:bCs w:val="0"/>
            <w:lang w:val="en-US" w:eastAsia="zh-CN"/>
          </w:rPr>
          <w:delText>分支</w:delText>
        </w:r>
      </w:del>
      <w:r>
        <w:rPr>
          <w:rFonts w:hint="eastAsia"/>
          <w:b w:val="0"/>
          <w:bCs w:val="0"/>
          <w:lang w:val="en-US" w:eastAsia="zh-CN"/>
        </w:rPr>
        <w:t>和</w:t>
      </w:r>
      <w:ins w:id="1134" w:author="25年修订" w:date="2024-12-13T13:08:07Z">
        <w:r>
          <w:rPr>
            <w:rFonts w:hint="eastAsia"/>
            <w:b w:val="0"/>
            <w:bCs w:val="0"/>
            <w:lang w:val="en-US" w:eastAsia="zh-CN"/>
          </w:rPr>
          <w:t>并表的</w:t>
        </w:r>
      </w:ins>
      <w:r>
        <w:rPr>
          <w:rFonts w:hint="eastAsia"/>
          <w:b w:val="0"/>
          <w:bCs w:val="0"/>
          <w:lang w:val="en-US" w:eastAsia="zh-CN"/>
        </w:rPr>
        <w:t>境外一级</w:t>
      </w:r>
      <w:ins w:id="1135" w:author="25年修订" w:date="2024-12-16T19:21:20Z">
        <w:r>
          <w:rPr>
            <w:rFonts w:hint="eastAsia"/>
            <w:b w:val="0"/>
            <w:bCs w:val="0"/>
            <w:lang w:val="en-US" w:eastAsia="zh-CN"/>
          </w:rPr>
          <w:t>（最高层级）</w:t>
        </w:r>
      </w:ins>
      <w:r>
        <w:rPr>
          <w:rFonts w:hint="eastAsia"/>
          <w:b w:val="0"/>
          <w:bCs w:val="0"/>
          <w:lang w:val="en-US" w:eastAsia="zh-CN"/>
        </w:rPr>
        <w:t>附属</w:t>
      </w:r>
      <w:del w:id="1136" w:author="25年修订" w:date="2024-12-13T13:08:20Z">
        <w:r>
          <w:rPr>
            <w:rFonts w:hint="eastAsia"/>
            <w:b w:val="0"/>
            <w:bCs w:val="0"/>
            <w:lang w:val="en-US" w:eastAsia="zh-CN"/>
          </w:rPr>
          <w:delText>机构情况</w:delText>
        </w:r>
      </w:del>
      <w:ins w:id="1137" w:author="25年修订" w:date="2024-12-13T13:08:20Z">
        <w:r>
          <w:rPr>
            <w:rFonts w:hint="eastAsia"/>
            <w:b w:val="0"/>
            <w:bCs w:val="0"/>
            <w:lang w:val="en-US" w:eastAsia="zh-CN"/>
          </w:rPr>
          <w:t>子公司。</w:t>
        </w:r>
      </w:ins>
      <w:del w:id="1138" w:author="25年修订" w:date="2024-12-13T13:08:21Z">
        <w:r>
          <w:rPr>
            <w:rFonts w:hint="eastAsia"/>
            <w:b w:val="0"/>
            <w:bCs w:val="0"/>
            <w:lang w:val="en-US" w:eastAsia="zh-CN"/>
          </w:rPr>
          <w:delText>，</w:delText>
        </w:r>
      </w:del>
      <w:r>
        <w:rPr>
          <w:rFonts w:hint="eastAsia"/>
        </w:rPr>
        <w:t>每个境外一级</w:t>
      </w:r>
      <w:ins w:id="1139" w:author="25年修订" w:date="2024-12-20T09:48:33Z">
        <w:r>
          <w:rPr>
            <w:rFonts w:hint="eastAsia"/>
            <w:lang w:eastAsia="zh-CN"/>
          </w:rPr>
          <w:t>（</w:t>
        </w:r>
      </w:ins>
      <w:ins w:id="1140" w:author="25年修订" w:date="2024-12-20T09:48:35Z">
        <w:r>
          <w:rPr>
            <w:rFonts w:hint="eastAsia"/>
            <w:lang w:eastAsia="zh-CN"/>
          </w:rPr>
          <w:t>最高层级</w:t>
        </w:r>
      </w:ins>
      <w:ins w:id="1141" w:author="25年修订" w:date="2024-12-20T09:48:33Z">
        <w:r>
          <w:rPr>
            <w:rFonts w:hint="eastAsia"/>
            <w:lang w:eastAsia="zh-CN"/>
          </w:rPr>
          <w:t>）</w:t>
        </w:r>
      </w:ins>
      <w:r>
        <w:rPr>
          <w:rFonts w:hint="eastAsia"/>
        </w:rPr>
        <w:t>机构信息填写在一行中，存在多个境外一级</w:t>
      </w:r>
      <w:ins w:id="1142" w:author="25年修订" w:date="2024-12-20T09:48:39Z">
        <w:r>
          <w:rPr>
            <w:rFonts w:hint="eastAsia"/>
            <w:lang w:eastAsia="zh-CN"/>
          </w:rPr>
          <w:t>（</w:t>
        </w:r>
      </w:ins>
      <w:ins w:id="1143" w:author="25年修订" w:date="2024-12-20T09:48:40Z">
        <w:r>
          <w:rPr>
            <w:rFonts w:hint="eastAsia"/>
            <w:lang w:eastAsia="zh-CN"/>
          </w:rPr>
          <w:t>最高层级</w:t>
        </w:r>
      </w:ins>
      <w:ins w:id="1144" w:author="25年修订" w:date="2024-12-20T09:48:39Z">
        <w:r>
          <w:rPr>
            <w:rFonts w:hint="eastAsia"/>
            <w:lang w:eastAsia="zh-CN"/>
          </w:rPr>
          <w:t>）</w:t>
        </w:r>
      </w:ins>
      <w:r>
        <w:rPr>
          <w:rFonts w:hint="eastAsia"/>
        </w:rPr>
        <w:t>机构</w:t>
      </w:r>
      <w:r>
        <w:rPr>
          <w:rFonts w:hint="eastAsia"/>
          <w:lang w:eastAsia="zh-CN"/>
        </w:rPr>
        <w:t>的</w:t>
      </w:r>
      <w:r>
        <w:rPr>
          <w:rFonts w:hint="eastAsia"/>
        </w:rPr>
        <w:t>，</w:t>
      </w:r>
      <w:r>
        <w:rPr>
          <w:rFonts w:hint="eastAsia"/>
          <w:lang w:eastAsia="zh-CN"/>
        </w:rPr>
        <w:t>应</w:t>
      </w:r>
      <w:r>
        <w:rPr>
          <w:rFonts w:hint="eastAsia"/>
        </w:rPr>
        <w:t>逐行分别列示。</w:t>
      </w:r>
      <w:ins w:id="1145" w:author="25年修订" w:date="2024-12-20T09:48:48Z">
        <w:r>
          <w:rPr>
            <w:rFonts w:hint="eastAsia"/>
            <w:lang w:eastAsia="zh-CN"/>
          </w:rPr>
          <w:t>填报</w:t>
        </w:r>
      </w:ins>
      <w:ins w:id="1146" w:author="25年修订" w:date="2024-12-20T09:49:24Z">
        <w:r>
          <w:rPr>
            <w:rFonts w:hint="eastAsia"/>
            <w:lang w:eastAsia="zh-CN"/>
          </w:rPr>
          <w:t>每个</w:t>
        </w:r>
      </w:ins>
      <w:ins w:id="1147" w:author="25年修订" w:date="2024-12-20T09:48:51Z">
        <w:r>
          <w:rPr>
            <w:rFonts w:hint="eastAsia"/>
            <w:lang w:eastAsia="zh-CN"/>
          </w:rPr>
          <w:t>境外一级（</w:t>
        </w:r>
      </w:ins>
      <w:ins w:id="1148" w:author="25年修订" w:date="2024-12-20T09:48:53Z">
        <w:r>
          <w:rPr>
            <w:rFonts w:hint="eastAsia"/>
            <w:lang w:eastAsia="zh-CN"/>
          </w:rPr>
          <w:t>最高</w:t>
        </w:r>
      </w:ins>
      <w:ins w:id="1149" w:author="25年修订" w:date="2024-12-20T09:48:54Z">
        <w:r>
          <w:rPr>
            <w:rFonts w:hint="eastAsia"/>
            <w:lang w:eastAsia="zh-CN"/>
          </w:rPr>
          <w:t>层级）</w:t>
        </w:r>
      </w:ins>
      <w:ins w:id="1150" w:author="25年修订" w:date="2024-12-20T09:48:55Z">
        <w:r>
          <w:rPr>
            <w:rFonts w:hint="eastAsia"/>
            <w:lang w:eastAsia="zh-CN"/>
          </w:rPr>
          <w:t>机构</w:t>
        </w:r>
      </w:ins>
      <w:ins w:id="1151" w:author="25年修订" w:date="2024-12-20T09:50:05Z">
        <w:r>
          <w:rPr>
            <w:rFonts w:hint="eastAsia"/>
            <w:lang w:eastAsia="zh-CN"/>
          </w:rPr>
          <w:t>自身</w:t>
        </w:r>
      </w:ins>
      <w:ins w:id="1152" w:author="25年修订" w:date="2024-12-20T09:48:58Z">
        <w:r>
          <w:rPr>
            <w:rFonts w:hint="eastAsia"/>
            <w:lang w:eastAsia="zh-CN"/>
          </w:rPr>
          <w:t>合并口径</w:t>
        </w:r>
      </w:ins>
      <w:ins w:id="1153" w:author="25年修订" w:date="2024-12-20T09:48:59Z">
        <w:r>
          <w:rPr>
            <w:rFonts w:hint="eastAsia"/>
            <w:lang w:eastAsia="zh-CN"/>
          </w:rPr>
          <w:t>数据。</w:t>
        </w:r>
      </w:ins>
      <w:del w:id="1154" w:author="25年修订" w:date="2024-12-17T10:35:33Z">
        <w:r>
          <w:rPr>
            <w:rFonts w:hint="eastAsia"/>
          </w:rPr>
          <w:delText>若</w:delText>
        </w:r>
      </w:del>
      <w:del w:id="1155" w:author="25年修订" w:date="2024-12-17T10:35:33Z">
        <w:r>
          <w:rPr>
            <w:rFonts w:hint="eastAsia"/>
            <w:lang w:eastAsia="zh-CN"/>
          </w:rPr>
          <w:delText>填报机构的</w:delText>
        </w:r>
      </w:del>
      <w:del w:id="1156" w:author="25年修订" w:date="2024-12-17T10:35:33Z">
        <w:r>
          <w:rPr>
            <w:rFonts w:hint="eastAsia"/>
          </w:rPr>
          <w:delText>境外分支和附属机构（不含特定目的载体）的最高层级为二级及以下，</w:delText>
        </w:r>
      </w:del>
      <w:del w:id="1157" w:author="25年修订" w:date="2024-12-17T10:35:33Z">
        <w:r>
          <w:rPr>
            <w:rFonts w:hint="eastAsia"/>
            <w:lang w:eastAsia="zh-CN"/>
          </w:rPr>
          <w:delText>则将其</w:delText>
        </w:r>
      </w:del>
      <w:del w:id="1158" w:author="25年修订" w:date="2024-12-17T10:35:33Z">
        <w:r>
          <w:rPr>
            <w:rFonts w:hint="eastAsia"/>
          </w:rPr>
          <w:delText>视同</w:delText>
        </w:r>
      </w:del>
      <w:del w:id="1159" w:author="25年修订" w:date="2024-12-17T10:35:33Z">
        <w:r>
          <w:rPr>
            <w:rFonts w:hint="eastAsia"/>
            <w:lang w:eastAsia="zh-CN"/>
          </w:rPr>
          <w:delText>境外</w:delText>
        </w:r>
      </w:del>
      <w:del w:id="1160" w:author="25年修订" w:date="2024-12-17T10:35:33Z">
        <w:r>
          <w:rPr>
            <w:rFonts w:hint="eastAsia"/>
          </w:rPr>
          <w:delText>一级机构填报</w:delText>
        </w:r>
      </w:del>
      <w:del w:id="1161" w:author="25年修订" w:date="2024-12-17T10:35:33Z">
        <w:r>
          <w:rPr>
            <w:rFonts w:hint="eastAsia"/>
            <w:lang w:eastAsia="zh-CN"/>
          </w:rPr>
          <w:delText>。</w:delText>
        </w:r>
      </w:del>
      <w:r>
        <w:rPr>
          <w:rFonts w:hint="eastAsia" w:ascii="宋体" w:hAnsi="宋体"/>
          <w:szCs w:val="21"/>
          <w:highlight w:val="none"/>
          <w:lang w:val="en-US" w:eastAsia="zh-CN"/>
        </w:rPr>
        <w:t>若</w:t>
      </w:r>
      <w:del w:id="1162" w:author="25年修订" w:date="2024-12-16T19:23:17Z">
        <w:r>
          <w:rPr>
            <w:rFonts w:hint="eastAsia" w:ascii="宋体" w:hAnsi="宋体"/>
            <w:szCs w:val="21"/>
            <w:highlight w:val="none"/>
            <w:lang w:val="en-US" w:eastAsia="zh-CN"/>
          </w:rPr>
          <w:delText>二级及以下</w:delText>
        </w:r>
      </w:del>
      <w:r>
        <w:rPr>
          <w:rFonts w:hint="eastAsia" w:ascii="宋体" w:hAnsi="宋体"/>
          <w:szCs w:val="21"/>
          <w:highlight w:val="none"/>
          <w:lang w:val="en-US" w:eastAsia="zh-CN"/>
        </w:rPr>
        <w:t>境外</w:t>
      </w:r>
      <w:ins w:id="1163" w:author="25年修订" w:date="2024-12-16T19:23:20Z">
        <w:r>
          <w:rPr>
            <w:rFonts w:hint="eastAsia" w:ascii="宋体" w:hAnsi="宋体"/>
            <w:szCs w:val="21"/>
            <w:highlight w:val="none"/>
            <w:lang w:val="en-US" w:eastAsia="zh-CN"/>
          </w:rPr>
          <w:t>最高层级的</w:t>
        </w:r>
      </w:ins>
      <w:r>
        <w:rPr>
          <w:rFonts w:hint="eastAsia" w:ascii="宋体" w:hAnsi="宋体"/>
          <w:szCs w:val="21"/>
          <w:highlight w:val="none"/>
          <w:lang w:val="en-US" w:eastAsia="zh-CN"/>
        </w:rPr>
        <w:t>特定目的载体</w:t>
      </w:r>
      <w:del w:id="1164" w:author="25年修订" w:date="2024-12-16T19:23:36Z">
        <w:r>
          <w:rPr>
            <w:rFonts w:hint="eastAsia" w:ascii="宋体" w:hAnsi="宋体"/>
            <w:szCs w:val="21"/>
            <w:highlight w:val="none"/>
            <w:lang w:val="en-US" w:eastAsia="zh-CN"/>
          </w:rPr>
          <w:delText>（不含其他类型机构）</w:delText>
        </w:r>
      </w:del>
      <w:r>
        <w:rPr>
          <w:rFonts w:hint="eastAsia" w:ascii="宋体" w:hAnsi="宋体"/>
          <w:szCs w:val="21"/>
          <w:highlight w:val="none"/>
          <w:lang w:val="en-US" w:eastAsia="zh-CN"/>
        </w:rPr>
        <w:t>的上级机构位于境内，则按该上级机构对境外特定目的载体的相关数据进行汇总填报（剔除该上级机构境内部分数据）。</w:t>
      </w:r>
    </w:p>
    <w:p>
      <w:pPr>
        <w:spacing w:line="360" w:lineRule="auto"/>
        <w:ind w:firstLine="420" w:firstLineChars="200"/>
        <w:rPr>
          <w:rFonts w:hint="default"/>
          <w:b w:val="0"/>
          <w:bCs w:val="0"/>
          <w:lang w:val="en-US" w:eastAsia="zh-CN"/>
        </w:rPr>
      </w:pPr>
      <w:r>
        <w:rPr>
          <w:rFonts w:hint="eastAsia"/>
        </w:rPr>
        <w:t>【</w:t>
      </w:r>
      <w:r>
        <w:rPr>
          <w:rFonts w:hint="eastAsia"/>
          <w:b w:val="0"/>
          <w:bCs w:val="0"/>
          <w:lang w:val="en-US" w:eastAsia="zh-CN"/>
        </w:rPr>
        <w:t>区域</w:t>
      </w:r>
      <w:r>
        <w:rPr>
          <w:rFonts w:hint="eastAsia"/>
        </w:rPr>
        <w:t>】</w:t>
      </w:r>
      <w:r>
        <w:rPr>
          <w:rFonts w:hint="eastAsia"/>
          <w:b w:val="0"/>
          <w:bCs w:val="0"/>
          <w:lang w:val="en-US" w:eastAsia="zh-CN"/>
        </w:rPr>
        <w:t>：根据境外分支和附属机构注册地（运营地）所属区域，填报亚洲、非洲、欧洲、大洋洲、美洲。</w:t>
      </w:r>
    </w:p>
    <w:p>
      <w:pPr>
        <w:spacing w:line="360" w:lineRule="auto"/>
        <w:ind w:firstLine="420" w:firstLineChars="200"/>
        <w:rPr>
          <w:rFonts w:hint="eastAsia"/>
          <w:b w:val="0"/>
          <w:bCs w:val="0"/>
        </w:rPr>
      </w:pPr>
      <w:r>
        <w:rPr>
          <w:rFonts w:hint="eastAsia"/>
        </w:rPr>
        <w:t>【</w:t>
      </w:r>
      <w:r>
        <w:rPr>
          <w:rFonts w:hint="eastAsia"/>
          <w:b w:val="0"/>
          <w:bCs w:val="0"/>
          <w:lang w:val="en-US" w:eastAsia="zh-CN"/>
        </w:rPr>
        <w:t>国家/地区</w:t>
      </w:r>
      <w:r>
        <w:rPr>
          <w:rFonts w:hint="eastAsia"/>
        </w:rPr>
        <w:t>】</w:t>
      </w:r>
      <w:r>
        <w:rPr>
          <w:rFonts w:hint="eastAsia"/>
          <w:b w:val="0"/>
          <w:bCs w:val="0"/>
          <w:lang w:val="en-US" w:eastAsia="zh-CN"/>
        </w:rPr>
        <w:t>：根据境外分支和附属机构注册地（运营地）所属国家填报，</w:t>
      </w:r>
      <w:r>
        <w:rPr>
          <w:rFonts w:hint="eastAsia"/>
          <w:b w:val="0"/>
          <w:bCs w:val="0"/>
        </w:rPr>
        <w:t>国家的划分以联合国宪章和我国外交相关法律法规及惯例为依据</w:t>
      </w:r>
      <w:r>
        <w:rPr>
          <w:rFonts w:hint="eastAsia"/>
          <w:b w:val="0"/>
          <w:bCs w:val="0"/>
          <w:lang w:eastAsia="zh-CN"/>
        </w:rPr>
        <w:t>，具体可参照</w:t>
      </w:r>
      <w:r>
        <w:rPr>
          <w:rFonts w:hint="eastAsia"/>
          <w:b w:val="0"/>
          <w:bCs w:val="0"/>
          <w:lang w:val="en-US" w:eastAsia="zh-CN"/>
        </w:rPr>
        <w:t>G51中国家名称</w:t>
      </w:r>
      <w:r>
        <w:rPr>
          <w:rFonts w:hint="eastAsia"/>
          <w:b w:val="0"/>
          <w:bCs w:val="0"/>
        </w:rPr>
        <w:t>。</w:t>
      </w:r>
    </w:p>
    <w:p>
      <w:pPr>
        <w:numPr>
          <w:ins w:id="1165" w:author="cbrc" w:date=""/>
        </w:numPr>
        <w:spacing w:line="360" w:lineRule="auto"/>
        <w:ind w:firstLine="420"/>
        <w:rPr>
          <w:rFonts w:hint="eastAsia"/>
          <w:b w:val="0"/>
          <w:bCs w:val="0"/>
          <w:lang w:val="en-US" w:eastAsia="zh-CN"/>
        </w:rPr>
      </w:pPr>
      <w:r>
        <w:rPr>
          <w:rFonts w:hint="eastAsia"/>
        </w:rPr>
        <w:t>【</w:t>
      </w:r>
      <w:r>
        <w:rPr>
          <w:rFonts w:hint="eastAsia"/>
          <w:b w:val="0"/>
          <w:bCs w:val="0"/>
          <w:lang w:val="en-US" w:eastAsia="zh-CN"/>
        </w:rPr>
        <w:t>总资产</w:t>
      </w:r>
      <w:r>
        <w:rPr>
          <w:rFonts w:hint="eastAsia"/>
        </w:rPr>
        <w:t>】</w:t>
      </w:r>
      <w:r>
        <w:rPr>
          <w:rFonts w:hint="eastAsia"/>
          <w:b w:val="0"/>
          <w:bCs w:val="0"/>
          <w:lang w:val="en-US" w:eastAsia="zh-CN"/>
        </w:rPr>
        <w:t>：填报境外一级分支和境外一级附属机构合并财务报表中总资产金额。</w:t>
      </w:r>
    </w:p>
    <w:p>
      <w:pPr>
        <w:spacing w:line="360" w:lineRule="auto"/>
        <w:ind w:firstLine="420" w:firstLineChars="200"/>
        <w:rPr>
          <w:b w:val="0"/>
          <w:bCs w:val="0"/>
        </w:rPr>
      </w:pPr>
      <w:r>
        <w:rPr>
          <w:rFonts w:hint="eastAsia"/>
        </w:rPr>
        <w:t>【</w:t>
      </w:r>
      <w:r>
        <w:rPr>
          <w:rFonts w:hint="eastAsia"/>
          <w:b w:val="0"/>
          <w:bCs w:val="0"/>
          <w:lang w:val="en-US" w:eastAsia="zh-CN"/>
        </w:rPr>
        <w:t>各项贷款</w:t>
      </w:r>
      <w:r>
        <w:rPr>
          <w:rFonts w:hint="eastAsia"/>
        </w:rPr>
        <w:t>】</w:t>
      </w:r>
      <w:r>
        <w:rPr>
          <w:rFonts w:hint="eastAsia"/>
          <w:b w:val="0"/>
          <w:bCs w:val="0"/>
          <w:lang w:val="en-US" w:eastAsia="zh-CN"/>
        </w:rPr>
        <w:t>：填报境外一级分支和境外一级附属机构</w:t>
      </w:r>
      <w:r>
        <w:rPr>
          <w:rFonts w:hint="eastAsia"/>
          <w:b w:val="0"/>
          <w:bCs w:val="0"/>
        </w:rPr>
        <w:t>对借款人提供的</w:t>
      </w:r>
      <w:r>
        <w:rPr>
          <w:rFonts w:hint="eastAsia"/>
          <w:b w:val="0"/>
          <w:bCs w:val="0"/>
          <w:lang w:eastAsia="zh-CN"/>
        </w:rPr>
        <w:t>各项贷款余额</w:t>
      </w:r>
      <w:r>
        <w:rPr>
          <w:rFonts w:hint="eastAsia"/>
          <w:b w:val="0"/>
          <w:bCs w:val="0"/>
        </w:rPr>
        <w:t>。</w:t>
      </w:r>
    </w:p>
    <w:p>
      <w:pPr>
        <w:spacing w:line="360" w:lineRule="auto"/>
        <w:ind w:firstLine="420"/>
        <w:rPr>
          <w:rFonts w:hint="eastAsia"/>
          <w:b w:val="0"/>
          <w:bCs w:val="0"/>
          <w:lang w:val="en-US" w:eastAsia="zh-CN"/>
        </w:rPr>
      </w:pPr>
      <w:r>
        <w:rPr>
          <w:rFonts w:hint="eastAsia"/>
        </w:rPr>
        <w:t>【</w:t>
      </w:r>
      <w:r>
        <w:rPr>
          <w:rFonts w:hint="eastAsia"/>
          <w:b w:val="0"/>
          <w:bCs w:val="0"/>
          <w:lang w:val="en-US" w:eastAsia="zh-CN"/>
        </w:rPr>
        <w:t>总负债</w:t>
      </w:r>
      <w:r>
        <w:rPr>
          <w:rFonts w:hint="eastAsia"/>
        </w:rPr>
        <w:t>】</w:t>
      </w:r>
      <w:r>
        <w:rPr>
          <w:rFonts w:hint="eastAsia"/>
          <w:b w:val="0"/>
          <w:bCs w:val="0"/>
          <w:lang w:val="en-US" w:eastAsia="zh-CN"/>
        </w:rPr>
        <w:t>：填报境外一级分支和境外一级附属机构合并财务报表中总负债金额。</w:t>
      </w:r>
    </w:p>
    <w:p>
      <w:pPr>
        <w:numPr>
          <w:ins w:id="1166" w:author="cbrc" w:date=""/>
        </w:numPr>
        <w:spacing w:line="360" w:lineRule="auto"/>
        <w:ind w:firstLine="420"/>
        <w:rPr>
          <w:rFonts w:hint="eastAsia"/>
          <w:lang w:val="en-US" w:eastAsia="zh-CN"/>
        </w:rPr>
      </w:pPr>
      <w:r>
        <w:rPr>
          <w:rFonts w:hint="eastAsia"/>
        </w:rPr>
        <w:t>【</w:t>
      </w:r>
      <w:r>
        <w:rPr>
          <w:rFonts w:hint="eastAsia"/>
          <w:b w:val="0"/>
          <w:bCs w:val="0"/>
          <w:lang w:val="en-US" w:eastAsia="zh-CN"/>
        </w:rPr>
        <w:t>各项存款</w:t>
      </w:r>
      <w:r>
        <w:rPr>
          <w:rFonts w:hint="eastAsia"/>
        </w:rPr>
        <w:t>】</w:t>
      </w:r>
      <w:r>
        <w:rPr>
          <w:rFonts w:hint="eastAsia"/>
          <w:b w:val="0"/>
          <w:bCs w:val="0"/>
          <w:lang w:val="en-US" w:eastAsia="zh-CN"/>
        </w:rPr>
        <w:t>：填报境外一级分支和境外一级附属机构</w:t>
      </w:r>
      <w:r>
        <w:rPr>
          <w:rFonts w:hint="eastAsia" w:ascii="Times New Roman" w:hAnsi="Times New Roman" w:eastAsia="宋体" w:cs="Times New Roman"/>
          <w:b w:val="0"/>
          <w:bCs w:val="0"/>
          <w:lang w:val="en-US" w:eastAsia="zh-CN"/>
        </w:rPr>
        <w:t>吸收的</w:t>
      </w:r>
      <w:r>
        <w:rPr>
          <w:rFonts w:hint="eastAsia" w:cs="Times New Roman"/>
          <w:b w:val="0"/>
          <w:bCs w:val="0"/>
          <w:lang w:val="en-US" w:eastAsia="zh-CN"/>
        </w:rPr>
        <w:t>各项</w:t>
      </w:r>
      <w:r>
        <w:rPr>
          <w:rFonts w:hint="eastAsia" w:ascii="Times New Roman" w:hAnsi="Times New Roman" w:eastAsia="宋体" w:cs="Times New Roman"/>
          <w:b w:val="0"/>
          <w:bCs w:val="0"/>
          <w:lang w:val="en-US" w:eastAsia="zh-CN"/>
        </w:rPr>
        <w:t>存款余额。</w:t>
      </w:r>
    </w:p>
    <w:p>
      <w:pPr>
        <w:numPr>
          <w:ins w:id="1167" w:author="cbrc" w:date=""/>
        </w:numPr>
        <w:spacing w:line="360" w:lineRule="auto"/>
        <w:ind w:firstLine="420"/>
        <w:rPr>
          <w:rFonts w:hint="eastAsia"/>
          <w:lang w:val="en-US" w:eastAsia="zh-CN"/>
        </w:rPr>
      </w:pPr>
      <w:r>
        <w:rPr>
          <w:rFonts w:hint="eastAsia"/>
        </w:rPr>
        <w:t>【</w:t>
      </w:r>
      <w:r>
        <w:rPr>
          <w:rFonts w:hint="eastAsia"/>
          <w:lang w:val="en-US" w:eastAsia="zh-CN"/>
        </w:rPr>
        <w:t>集团内负债</w:t>
      </w:r>
      <w:r>
        <w:rPr>
          <w:rFonts w:hint="eastAsia"/>
        </w:rPr>
        <w:t>】</w:t>
      </w:r>
      <w:r>
        <w:rPr>
          <w:rFonts w:hint="eastAsia"/>
          <w:lang w:val="en-US" w:eastAsia="zh-CN"/>
        </w:rPr>
        <w:t>：</w:t>
      </w:r>
      <w:r>
        <w:rPr>
          <w:rFonts w:hint="eastAsia"/>
          <w:b w:val="0"/>
          <w:bCs w:val="0"/>
          <w:lang w:val="en-US" w:eastAsia="zh-CN"/>
        </w:rPr>
        <w:t>填报境外一级分支和境外一级附属机构向集团内其他实体借入的</w:t>
      </w:r>
      <w:r>
        <w:rPr>
          <w:rFonts w:hint="eastAsia"/>
        </w:rPr>
        <w:t>债务</w:t>
      </w:r>
      <w:r>
        <w:rPr>
          <w:rFonts w:hint="eastAsia"/>
          <w:lang w:val="en-US" w:eastAsia="zh-CN"/>
        </w:rPr>
        <w:t>金额。</w:t>
      </w:r>
    </w:p>
    <w:p>
      <w:pPr>
        <w:numPr>
          <w:ins w:id="1168" w:author="cbrc" w:date=""/>
        </w:numPr>
        <w:spacing w:line="360" w:lineRule="auto"/>
        <w:ind w:firstLine="420"/>
        <w:rPr>
          <w:rFonts w:hint="eastAsia"/>
          <w:lang w:val="en-US" w:eastAsia="zh-CN"/>
        </w:rPr>
      </w:pPr>
      <w:r>
        <w:rPr>
          <w:rFonts w:hint="eastAsia"/>
        </w:rPr>
        <w:t>【</w:t>
      </w:r>
      <w:r>
        <w:rPr>
          <w:rFonts w:hint="eastAsia"/>
          <w:lang w:val="en-US" w:eastAsia="zh-CN"/>
        </w:rPr>
        <w:t>营运资金/注册资金</w:t>
      </w:r>
      <w:r>
        <w:rPr>
          <w:rFonts w:hint="eastAsia"/>
        </w:rPr>
        <w:t>】</w:t>
      </w:r>
      <w:r>
        <w:rPr>
          <w:rFonts w:hint="eastAsia"/>
          <w:lang w:val="en-US" w:eastAsia="zh-CN"/>
        </w:rPr>
        <w:t>：填报境外一级分支机构的营运资金和境外一级附属机构的注册资金。</w:t>
      </w:r>
    </w:p>
    <w:p>
      <w:pPr>
        <w:spacing w:line="360" w:lineRule="auto"/>
        <w:ind w:firstLine="420"/>
        <w:rPr>
          <w:rFonts w:hint="eastAsia"/>
          <w:b w:val="0"/>
          <w:bCs w:val="0"/>
          <w:lang w:val="en-US" w:eastAsia="zh-CN"/>
        </w:rPr>
      </w:pPr>
      <w:r>
        <w:rPr>
          <w:rFonts w:hint="eastAsia"/>
        </w:rPr>
        <w:t>【</w:t>
      </w:r>
      <w:r>
        <w:rPr>
          <w:rFonts w:hint="eastAsia"/>
          <w:lang w:val="en-US" w:eastAsia="zh-CN"/>
        </w:rPr>
        <w:t>营业收入</w:t>
      </w:r>
      <w:r>
        <w:rPr>
          <w:rFonts w:hint="eastAsia"/>
        </w:rPr>
        <w:t>】</w:t>
      </w:r>
      <w:r>
        <w:rPr>
          <w:rFonts w:hint="eastAsia"/>
          <w:lang w:val="en-US" w:eastAsia="zh-CN"/>
        </w:rPr>
        <w:t>：</w:t>
      </w:r>
      <w:r>
        <w:rPr>
          <w:rFonts w:hint="eastAsia"/>
          <w:b w:val="0"/>
          <w:bCs w:val="0"/>
          <w:lang w:val="en-US" w:eastAsia="zh-CN"/>
        </w:rPr>
        <w:t>填报境外一级分支和境外一级附属机构合并财务报表中营业收入金额。</w:t>
      </w:r>
    </w:p>
    <w:p>
      <w:pPr>
        <w:spacing w:line="360" w:lineRule="auto"/>
        <w:ind w:firstLine="420"/>
        <w:rPr>
          <w:rFonts w:hint="eastAsia"/>
          <w:lang w:val="en-US" w:eastAsia="zh-CN"/>
        </w:rPr>
      </w:pPr>
      <w:r>
        <w:rPr>
          <w:rFonts w:hint="eastAsia"/>
        </w:rPr>
        <w:t>【</w:t>
      </w:r>
      <w:r>
        <w:rPr>
          <w:rFonts w:hint="eastAsia"/>
          <w:lang w:val="en-US" w:eastAsia="zh-CN"/>
        </w:rPr>
        <w:t>净利润</w:t>
      </w:r>
      <w:r>
        <w:rPr>
          <w:rFonts w:hint="eastAsia"/>
        </w:rPr>
        <w:t>】</w:t>
      </w:r>
      <w:r>
        <w:rPr>
          <w:rFonts w:hint="eastAsia"/>
          <w:lang w:val="en-US" w:eastAsia="zh-CN"/>
        </w:rPr>
        <w:t>：</w:t>
      </w:r>
      <w:r>
        <w:rPr>
          <w:rFonts w:hint="eastAsia"/>
          <w:b w:val="0"/>
          <w:bCs w:val="0"/>
          <w:lang w:val="en-US" w:eastAsia="zh-CN"/>
        </w:rPr>
        <w:t>填报境外一级分支和境外一级附属机构合并财务报表中净利润金额。</w:t>
      </w:r>
    </w:p>
    <w:p>
      <w:pPr>
        <w:spacing w:line="360" w:lineRule="auto"/>
        <w:ind w:firstLine="420"/>
        <w:rPr>
          <w:rFonts w:hint="eastAsia"/>
          <w:lang w:val="en-US" w:eastAsia="zh-CN"/>
        </w:rPr>
      </w:pPr>
      <w:r>
        <w:rPr>
          <w:rFonts w:hint="eastAsia"/>
        </w:rPr>
        <w:t>【</w:t>
      </w:r>
      <w:r>
        <w:rPr>
          <w:rFonts w:hint="eastAsia"/>
          <w:lang w:val="en-US" w:eastAsia="zh-CN"/>
        </w:rPr>
        <w:t>不良贷款余额</w:t>
      </w:r>
      <w:r>
        <w:rPr>
          <w:rFonts w:hint="eastAsia"/>
        </w:rPr>
        <w:t>】</w:t>
      </w:r>
      <w:r>
        <w:rPr>
          <w:rFonts w:hint="eastAsia"/>
          <w:lang w:val="en-US" w:eastAsia="zh-CN"/>
        </w:rPr>
        <w:t>：</w:t>
      </w:r>
      <w:r>
        <w:rPr>
          <w:rFonts w:hint="eastAsia"/>
          <w:b w:val="0"/>
          <w:bCs w:val="0"/>
          <w:lang w:val="en-US" w:eastAsia="zh-CN"/>
        </w:rPr>
        <w:t>填报境外一级分支和境外一级附属机构贷款总额中划分为次级类、可疑类、损失类的贷款余额。</w:t>
      </w:r>
    </w:p>
    <w:p>
      <w:pPr>
        <w:numPr>
          <w:ins w:id="1169" w:author="cbrc" w:date=""/>
        </w:numPr>
        <w:spacing w:line="360" w:lineRule="auto"/>
        <w:ind w:firstLine="420"/>
        <w:rPr>
          <w:rFonts w:hint="eastAsia"/>
          <w:b w:val="0"/>
          <w:bCs w:val="0"/>
          <w:lang w:val="en-US" w:eastAsia="zh-CN"/>
        </w:rPr>
      </w:pPr>
      <w:r>
        <w:rPr>
          <w:rFonts w:hint="eastAsia"/>
        </w:rPr>
        <w:t>【</w:t>
      </w:r>
      <w:r>
        <w:rPr>
          <w:rFonts w:hint="eastAsia"/>
          <w:lang w:val="en-US" w:eastAsia="zh-CN"/>
        </w:rPr>
        <w:t>不良贷款率</w:t>
      </w:r>
      <w:r>
        <w:rPr>
          <w:rFonts w:hint="eastAsia"/>
        </w:rPr>
        <w:t>】</w:t>
      </w:r>
      <w:r>
        <w:rPr>
          <w:rFonts w:hint="eastAsia"/>
          <w:lang w:val="en-US" w:eastAsia="zh-CN"/>
        </w:rPr>
        <w:t>：</w:t>
      </w:r>
      <w:r>
        <w:rPr>
          <w:rFonts w:hint="eastAsia"/>
          <w:b w:val="0"/>
          <w:bCs w:val="0"/>
          <w:lang w:val="en-US" w:eastAsia="zh-CN"/>
        </w:rPr>
        <w:t>填报境外一级分支和境外一级附属机构不良贷款率。</w:t>
      </w:r>
    </w:p>
    <w:p>
      <w:pPr>
        <w:numPr>
          <w:ins w:id="1170" w:author="cbrc" w:date=""/>
        </w:numPr>
        <w:spacing w:line="360" w:lineRule="auto"/>
        <w:ind w:firstLine="420"/>
        <w:rPr>
          <w:rFonts w:hint="eastAsia"/>
          <w:b w:val="0"/>
          <w:bCs w:val="0"/>
          <w:lang w:val="en-US" w:eastAsia="zh-CN"/>
        </w:rPr>
      </w:pPr>
    </w:p>
    <w:p>
      <w:pPr>
        <w:numPr>
          <w:ins w:id="1171" w:author="cbrc" w:date=""/>
        </w:numPr>
        <w:spacing w:line="360" w:lineRule="auto"/>
        <w:ind w:firstLine="420"/>
        <w:rPr>
          <w:rFonts w:hint="eastAsia"/>
          <w:b w:val="0"/>
          <w:bCs w:val="0"/>
          <w:lang w:val="en-US" w:eastAsia="zh-CN"/>
        </w:rPr>
      </w:pPr>
    </w:p>
    <w:p>
      <w:pPr>
        <w:spacing w:line="360" w:lineRule="auto"/>
        <w:rPr>
          <w:rFonts w:hint="eastAsia" w:ascii="Times New Roman" w:hAnsi="Times New Roman" w:eastAsia="宋体" w:cs="Times New Roman"/>
          <w:b/>
        </w:rPr>
      </w:pPr>
      <w:r>
        <w:rPr>
          <w:rFonts w:hint="eastAsia" w:ascii="Times New Roman" w:hAnsi="Times New Roman" w:eastAsia="宋体" w:cs="Times New Roman"/>
          <w:b/>
          <w:lang w:val="en-US" w:eastAsia="zh-CN"/>
        </w:rPr>
        <w:t>第</w:t>
      </w:r>
      <w:r>
        <w:rPr>
          <w:rFonts w:hint="eastAsia" w:ascii="Times New Roman" w:hAnsi="Times New Roman" w:eastAsia="宋体" w:cs="Times New Roman"/>
          <w:b/>
          <w:sz w:val="21"/>
          <w:szCs w:val="24"/>
        </w:rPr>
        <w:t>V</w:t>
      </w:r>
      <w:r>
        <w:rPr>
          <w:rFonts w:hint="eastAsia" w:ascii="Times New Roman" w:hAnsi="Times New Roman" w:eastAsia="宋体" w:cs="Times New Roman"/>
          <w:b/>
          <w:sz w:val="21"/>
          <w:szCs w:val="24"/>
          <w:lang w:val="en-US" w:eastAsia="zh-CN"/>
        </w:rPr>
        <w:t xml:space="preserve">部分 </w:t>
      </w:r>
      <w:r>
        <w:rPr>
          <w:rFonts w:hint="eastAsia" w:ascii="Times New Roman" w:hAnsi="Times New Roman" w:eastAsia="宋体" w:cs="Times New Roman"/>
          <w:b/>
        </w:rPr>
        <w:t>境外</w:t>
      </w:r>
      <w:del w:id="1172" w:author="25年修订" w:date="2024-12-13T14:06:16Z">
        <w:r>
          <w:rPr>
            <w:rFonts w:hint="eastAsia" w:ascii="Times New Roman" w:hAnsi="Times New Roman" w:eastAsia="宋体" w:cs="Times New Roman"/>
            <w:b/>
          </w:rPr>
          <w:delText>分支和附属</w:delText>
        </w:r>
      </w:del>
      <w:r>
        <w:rPr>
          <w:rFonts w:hint="eastAsia" w:ascii="Times New Roman" w:hAnsi="Times New Roman" w:eastAsia="宋体" w:cs="Times New Roman"/>
          <w:b/>
        </w:rPr>
        <w:t>机构设立情况明细表</w:t>
      </w:r>
    </w:p>
    <w:p>
      <w:pPr>
        <w:spacing w:line="360" w:lineRule="auto"/>
        <w:ind w:firstLine="420" w:firstLineChars="200"/>
        <w:rPr>
          <w:rFonts w:hint="eastAsia" w:ascii="宋体" w:hAnsi="宋体"/>
          <w:szCs w:val="21"/>
          <w:lang w:val="en-US" w:eastAsia="zh-CN"/>
        </w:rPr>
      </w:pPr>
      <w:r>
        <w:rPr>
          <w:rFonts w:hint="eastAsia"/>
          <w:b w:val="0"/>
          <w:bCs w:val="0"/>
        </w:rPr>
        <w:t>本表</w:t>
      </w:r>
      <w:r>
        <w:rPr>
          <w:rFonts w:hint="eastAsia"/>
          <w:b w:val="0"/>
          <w:bCs w:val="0"/>
          <w:lang w:val="en-US" w:eastAsia="zh-CN"/>
        </w:rPr>
        <w:t>应逐条报送</w:t>
      </w:r>
      <w:del w:id="1173" w:author="25年修订" w:date="2024-12-15T19:24:59Z">
        <w:r>
          <w:rPr>
            <w:rFonts w:hint="default"/>
            <w:b w:val="0"/>
            <w:bCs w:val="0"/>
            <w:lang w:val="en-US" w:eastAsia="zh-CN"/>
          </w:rPr>
          <w:delText>金融</w:delText>
        </w:r>
      </w:del>
      <w:ins w:id="1174" w:author="25年修订" w:date="2024-12-15T19:25:00Z">
        <w:r>
          <w:rPr>
            <w:rFonts w:hint="eastAsia"/>
            <w:b w:val="0"/>
            <w:bCs w:val="0"/>
            <w:lang w:val="en-US" w:eastAsia="zh-CN"/>
          </w:rPr>
          <w:t>填报</w:t>
        </w:r>
      </w:ins>
      <w:r>
        <w:rPr>
          <w:rFonts w:hint="eastAsia"/>
          <w:b w:val="0"/>
          <w:bCs w:val="0"/>
          <w:lang w:val="en-US" w:eastAsia="zh-CN"/>
        </w:rPr>
        <w:t>机构</w:t>
      </w:r>
      <w:ins w:id="1175" w:author="25年修订" w:date="2024-12-16T19:25:14Z">
        <w:r>
          <w:rPr>
            <w:rFonts w:hint="eastAsia"/>
            <w:b w:val="0"/>
            <w:bCs w:val="0"/>
            <w:lang w:val="en-US" w:eastAsia="zh-CN"/>
          </w:rPr>
          <w:t>各级</w:t>
        </w:r>
      </w:ins>
      <w:r>
        <w:rPr>
          <w:rFonts w:hint="eastAsia"/>
          <w:b w:val="0"/>
          <w:bCs w:val="0"/>
          <w:lang w:val="en-US" w:eastAsia="zh-CN"/>
        </w:rPr>
        <w:t>境外</w:t>
      </w:r>
      <w:del w:id="1176" w:author="25年修订" w:date="2024-12-13T14:04:48Z">
        <w:r>
          <w:rPr>
            <w:rFonts w:hint="eastAsia"/>
            <w:b w:val="0"/>
            <w:bCs w:val="0"/>
            <w:lang w:val="en-US" w:eastAsia="zh-CN"/>
          </w:rPr>
          <w:delText>分支和境外附属</w:delText>
        </w:r>
      </w:del>
      <w:r>
        <w:rPr>
          <w:rFonts w:hint="eastAsia"/>
          <w:b w:val="0"/>
          <w:bCs w:val="0"/>
          <w:lang w:val="en-US" w:eastAsia="zh-CN"/>
        </w:rPr>
        <w:t>机构情况，</w:t>
      </w:r>
      <w:ins w:id="1177" w:author="25年修订" w:date="2024-12-13T14:04:58Z">
        <w:r>
          <w:rPr>
            <w:rFonts w:hint="eastAsia"/>
            <w:b w:val="0"/>
            <w:bCs w:val="0"/>
            <w:lang w:val="en-US" w:eastAsia="zh-CN"/>
          </w:rPr>
          <w:t>包括境外分行、境外子行</w:t>
        </w:r>
      </w:ins>
      <w:ins w:id="1178" w:author="25年修订" w:date="2024-12-15T19:23:13Z">
        <w:r>
          <w:rPr>
            <w:rFonts w:hint="eastAsia"/>
            <w:b w:val="0"/>
            <w:bCs w:val="0"/>
            <w:lang w:val="en-US" w:eastAsia="zh-CN"/>
          </w:rPr>
          <w:t>、</w:t>
        </w:r>
      </w:ins>
      <w:ins w:id="1179" w:author="25年修订" w:date="2024-12-15T19:23:16Z">
        <w:r>
          <w:rPr>
            <w:rFonts w:hint="eastAsia"/>
            <w:b w:val="0"/>
            <w:bCs w:val="0"/>
            <w:lang w:val="en-US" w:eastAsia="zh-CN"/>
          </w:rPr>
          <w:t>境外代表处</w:t>
        </w:r>
      </w:ins>
      <w:ins w:id="1180" w:author="25年修订" w:date="2024-12-13T14:04:58Z">
        <w:r>
          <w:rPr>
            <w:rFonts w:hint="eastAsia"/>
            <w:b w:val="0"/>
            <w:bCs w:val="0"/>
            <w:lang w:val="en-US" w:eastAsia="zh-CN"/>
          </w:rPr>
          <w:t>和并表的境外附属子公司</w:t>
        </w:r>
      </w:ins>
      <w:ins w:id="1181" w:author="25年修订" w:date="2024-12-15T19:25:19Z">
        <w:r>
          <w:rPr>
            <w:rFonts w:hint="eastAsia"/>
            <w:b w:val="0"/>
            <w:bCs w:val="0"/>
            <w:lang w:val="en-US" w:eastAsia="zh-CN"/>
          </w:rPr>
          <w:t>，</w:t>
        </w:r>
      </w:ins>
      <w:ins w:id="1182" w:author="25年修订" w:date="2024-12-15T19:25:21Z">
        <w:r>
          <w:rPr>
            <w:rFonts w:hint="eastAsia"/>
            <w:b w:val="0"/>
            <w:bCs w:val="0"/>
            <w:highlight w:val="none"/>
            <w:lang w:val="en-US" w:eastAsia="zh-CN"/>
          </w:rPr>
          <w:t>含</w:t>
        </w:r>
      </w:ins>
      <w:ins w:id="1183" w:author="25年修订" w:date="2024-12-15T19:25:25Z">
        <w:r>
          <w:rPr>
            <w:rFonts w:hint="eastAsia"/>
            <w:b w:val="0"/>
            <w:bCs w:val="0"/>
            <w:highlight w:val="none"/>
            <w:lang w:val="en-US" w:eastAsia="zh-CN"/>
          </w:rPr>
          <w:t>特定目的载体</w:t>
        </w:r>
      </w:ins>
      <w:ins w:id="1184" w:author="25年修订" w:date="2024-12-13T14:04:58Z">
        <w:r>
          <w:rPr>
            <w:rFonts w:hint="eastAsia"/>
            <w:b w:val="0"/>
            <w:bCs w:val="0"/>
            <w:lang w:val="en-US" w:eastAsia="zh-CN"/>
          </w:rPr>
          <w:t>。</w:t>
        </w:r>
      </w:ins>
      <w:r>
        <w:rPr>
          <w:rFonts w:hint="eastAsia"/>
        </w:rPr>
        <w:t>每个境外</w:t>
      </w:r>
      <w:del w:id="1185" w:author="25年修订" w:date="2024-12-13T14:05:08Z">
        <w:r>
          <w:rPr>
            <w:rFonts w:hint="eastAsia"/>
            <w:b w:val="0"/>
            <w:bCs w:val="0"/>
            <w:lang w:val="en-US" w:eastAsia="zh-CN"/>
          </w:rPr>
          <w:delText>分支和附属</w:delText>
        </w:r>
      </w:del>
      <w:r>
        <w:rPr>
          <w:rFonts w:hint="eastAsia"/>
        </w:rPr>
        <w:t>机构</w:t>
      </w:r>
      <w:r>
        <w:rPr>
          <w:rFonts w:hint="eastAsia"/>
          <w:lang w:eastAsia="zh-CN"/>
        </w:rPr>
        <w:t>的</w:t>
      </w:r>
      <w:r>
        <w:rPr>
          <w:rFonts w:hint="eastAsia"/>
        </w:rPr>
        <w:t>信息填写在一行中，存在多个境外</w:t>
      </w:r>
      <w:del w:id="1186" w:author="25年修订" w:date="2024-12-13T14:05:11Z">
        <w:r>
          <w:rPr>
            <w:rFonts w:hint="eastAsia"/>
            <w:lang w:eastAsia="zh-CN"/>
          </w:rPr>
          <w:delText>分支和附属</w:delText>
        </w:r>
      </w:del>
      <w:r>
        <w:rPr>
          <w:rFonts w:hint="eastAsia"/>
        </w:rPr>
        <w:t>机构</w:t>
      </w:r>
      <w:r>
        <w:rPr>
          <w:rFonts w:hint="eastAsia"/>
          <w:lang w:eastAsia="zh-CN"/>
        </w:rPr>
        <w:t>的</w:t>
      </w:r>
      <w:r>
        <w:rPr>
          <w:rFonts w:hint="eastAsia"/>
        </w:rPr>
        <w:t>，</w:t>
      </w:r>
      <w:r>
        <w:rPr>
          <w:rFonts w:hint="eastAsia"/>
          <w:lang w:eastAsia="zh-CN"/>
        </w:rPr>
        <w:t>应</w:t>
      </w:r>
      <w:r>
        <w:rPr>
          <w:rFonts w:hint="eastAsia"/>
        </w:rPr>
        <w:t>逐行分别列示。</w:t>
      </w:r>
      <w:del w:id="1187" w:author="25年修订" w:date="2024-12-17T10:33:58Z">
        <w:r>
          <w:rPr>
            <w:rFonts w:hint="eastAsia"/>
          </w:rPr>
          <w:delText>若</w:delText>
        </w:r>
      </w:del>
      <w:del w:id="1188" w:author="25年修订" w:date="2024-12-17T10:33:58Z">
        <w:r>
          <w:rPr>
            <w:rFonts w:hint="eastAsia"/>
            <w:lang w:eastAsia="zh-CN"/>
          </w:rPr>
          <w:delText>填报机构的</w:delText>
        </w:r>
      </w:del>
      <w:del w:id="1189" w:author="25年修订" w:date="2024-12-17T10:33:58Z">
        <w:r>
          <w:rPr>
            <w:rFonts w:hint="eastAsia"/>
          </w:rPr>
          <w:delText>境外分支和附属机构（不含特定目的载体）的最高层级为二级及以下，</w:delText>
        </w:r>
      </w:del>
      <w:del w:id="1190" w:author="25年修订" w:date="2024-12-17T10:33:58Z">
        <w:r>
          <w:rPr>
            <w:rFonts w:hint="eastAsia"/>
            <w:lang w:eastAsia="zh-CN"/>
          </w:rPr>
          <w:delText>则将其最高层级</w:delText>
        </w:r>
      </w:del>
      <w:del w:id="1191" w:author="25年修订" w:date="2024-12-17T10:33:58Z">
        <w:r>
          <w:rPr>
            <w:rFonts w:hint="eastAsia"/>
          </w:rPr>
          <w:delText>视同</w:delText>
        </w:r>
      </w:del>
      <w:del w:id="1192" w:author="25年修订" w:date="2024-12-17T10:33:58Z">
        <w:r>
          <w:rPr>
            <w:rFonts w:hint="eastAsia"/>
            <w:lang w:eastAsia="zh-CN"/>
          </w:rPr>
          <w:delText>境外</w:delText>
        </w:r>
      </w:del>
      <w:del w:id="1193" w:author="25年修订" w:date="2024-12-17T10:33:58Z">
        <w:r>
          <w:rPr>
            <w:rFonts w:hint="eastAsia"/>
          </w:rPr>
          <w:delText>一级机构填报</w:delText>
        </w:r>
      </w:del>
      <w:del w:id="1194" w:author="25年修订" w:date="2024-12-17T10:33:58Z">
        <w:r>
          <w:rPr>
            <w:rFonts w:hint="eastAsia"/>
            <w:lang w:eastAsia="zh-CN"/>
          </w:rPr>
          <w:delText>。</w:delText>
        </w:r>
      </w:del>
      <w:ins w:id="1195" w:author="25年修订" w:date="2024-12-16T19:29:25Z">
        <w:r>
          <w:rPr>
            <w:rFonts w:hint="eastAsia"/>
            <w:lang w:eastAsia="zh-CN"/>
          </w:rPr>
          <w:t>特定目的载体</w:t>
        </w:r>
      </w:ins>
      <w:ins w:id="1196" w:author="25年修订" w:date="2024-12-16T19:29:26Z">
        <w:r>
          <w:rPr>
            <w:rFonts w:hint="eastAsia"/>
            <w:lang w:eastAsia="zh-CN"/>
          </w:rPr>
          <w:t>应</w:t>
        </w:r>
      </w:ins>
      <w:ins w:id="1197" w:author="25年修订" w:date="2024-12-16T19:29:29Z">
        <w:r>
          <w:rPr>
            <w:rFonts w:hint="eastAsia"/>
            <w:lang w:eastAsia="zh-CN"/>
          </w:rPr>
          <w:t>逐条</w:t>
        </w:r>
      </w:ins>
      <w:ins w:id="1198" w:author="25年修订" w:date="2024-12-16T19:29:30Z">
        <w:r>
          <w:rPr>
            <w:rFonts w:hint="eastAsia"/>
            <w:lang w:eastAsia="zh-CN"/>
          </w:rPr>
          <w:t>填报。</w:t>
        </w:r>
      </w:ins>
      <w:del w:id="1199" w:author="25年修订" w:date="2024-12-13T14:12:03Z">
        <w:r>
          <w:rPr>
            <w:rFonts w:hint="eastAsia" w:ascii="宋体" w:hAnsi="宋体"/>
            <w:szCs w:val="21"/>
            <w:lang w:val="en-US" w:eastAsia="zh-CN"/>
          </w:rPr>
          <w:delText>若二级及以下境外特定目的载体（不含其他类型机构）的上级机构位于境内，则按该上级机构对境外特定目的载体的相关数据进行汇总填报（剔除该上级机构境内部分数据）。</w:delText>
        </w:r>
      </w:del>
    </w:p>
    <w:p>
      <w:pPr>
        <w:numPr>
          <w:ins w:id="1200" w:author="5561930" w:date=""/>
        </w:numPr>
        <w:spacing w:line="360" w:lineRule="auto"/>
        <w:ind w:firstLine="420" w:firstLineChars="200"/>
        <w:rPr>
          <w:rFonts w:hint="eastAsia"/>
        </w:rPr>
      </w:pPr>
      <w:r>
        <w:rPr>
          <w:rFonts w:hint="eastAsia"/>
        </w:rPr>
        <w:t>具体项目解释：</w:t>
      </w:r>
    </w:p>
    <w:p>
      <w:pPr>
        <w:spacing w:line="360" w:lineRule="auto"/>
        <w:ind w:firstLine="420" w:firstLineChars="200"/>
        <w:rPr>
          <w:ins w:id="1201" w:author="25年修订" w:date="2024-12-15T19:22:14Z"/>
          <w:rFonts w:hint="eastAsia"/>
        </w:rPr>
      </w:pPr>
      <w:r>
        <w:rPr>
          <w:rFonts w:hint="eastAsia"/>
        </w:rPr>
        <w:t>【机构名称】：填报机构下辖境外分行、境外子行和并表的境外附属机构的名称。</w:t>
      </w:r>
    </w:p>
    <w:p>
      <w:pPr>
        <w:spacing w:line="360" w:lineRule="auto"/>
        <w:ind w:firstLine="420" w:firstLineChars="200"/>
        <w:rPr>
          <w:del w:id="1202" w:author="25年修订" w:date="2024-12-15T19:22:16Z"/>
          <w:rFonts w:hint="eastAsia"/>
          <w:lang w:val="en-US" w:eastAsia="zh-CN"/>
        </w:rPr>
      </w:pPr>
    </w:p>
    <w:p>
      <w:pPr>
        <w:spacing w:line="360" w:lineRule="auto"/>
        <w:ind w:firstLine="420" w:firstLineChars="200"/>
        <w:rPr>
          <w:rFonts w:hint="eastAsia"/>
          <w:highlight w:val="none"/>
        </w:rPr>
      </w:pPr>
      <w:r>
        <w:rPr>
          <w:rFonts w:hint="eastAsia"/>
          <w:highlight w:val="none"/>
        </w:rPr>
        <w:t>【机构</w:t>
      </w:r>
      <w:r>
        <w:rPr>
          <w:rFonts w:hint="eastAsia"/>
          <w:highlight w:val="none"/>
          <w:lang w:eastAsia="zh-CN"/>
        </w:rPr>
        <w:t>层级</w:t>
      </w:r>
      <w:r>
        <w:rPr>
          <w:rFonts w:hint="eastAsia"/>
          <w:highlight w:val="none"/>
        </w:rPr>
        <w:t>】：</w:t>
      </w:r>
      <w:r>
        <w:rPr>
          <w:rFonts w:hint="eastAsia"/>
          <w:highlight w:val="none"/>
          <w:lang w:eastAsia="zh-CN"/>
        </w:rPr>
        <w:t>填报该境外</w:t>
      </w:r>
      <w:del w:id="1203" w:author="25年修订" w:date="2024-12-15T19:24:09Z">
        <w:r>
          <w:rPr>
            <w:rFonts w:hint="eastAsia"/>
            <w:highlight w:val="none"/>
            <w:lang w:eastAsia="zh-CN"/>
          </w:rPr>
          <w:delText>分支或附属</w:delText>
        </w:r>
      </w:del>
      <w:r>
        <w:rPr>
          <w:rFonts w:hint="eastAsia"/>
          <w:highlight w:val="none"/>
          <w:lang w:eastAsia="zh-CN"/>
        </w:rPr>
        <w:t>机构在管理架构中的层级。</w:t>
      </w:r>
      <w:r>
        <w:rPr>
          <w:rFonts w:hint="eastAsia"/>
          <w:highlight w:val="none"/>
        </w:rPr>
        <w:t>一级境外机构</w:t>
      </w:r>
      <w:r>
        <w:rPr>
          <w:rFonts w:hint="eastAsia"/>
          <w:highlight w:val="none"/>
          <w:lang w:eastAsia="zh-CN"/>
        </w:rPr>
        <w:t>填报“</w:t>
      </w:r>
      <w:r>
        <w:rPr>
          <w:rFonts w:hint="eastAsia"/>
          <w:highlight w:val="none"/>
          <w:lang w:val="en-US" w:eastAsia="zh-CN"/>
        </w:rPr>
        <w:t>1</w:t>
      </w:r>
      <w:r>
        <w:rPr>
          <w:rFonts w:hint="eastAsia"/>
          <w:highlight w:val="none"/>
          <w:lang w:eastAsia="zh-CN"/>
        </w:rPr>
        <w:t>”，二级境外机构填报“</w:t>
      </w:r>
      <w:r>
        <w:rPr>
          <w:rFonts w:hint="eastAsia"/>
          <w:highlight w:val="none"/>
          <w:lang w:val="en-US" w:eastAsia="zh-CN"/>
        </w:rPr>
        <w:t>2</w:t>
      </w:r>
      <w:r>
        <w:rPr>
          <w:rFonts w:hint="eastAsia"/>
          <w:highlight w:val="none"/>
          <w:lang w:eastAsia="zh-CN"/>
        </w:rPr>
        <w:t>”，以此类推。特定目的载体</w:t>
      </w:r>
      <w:r>
        <w:rPr>
          <w:rFonts w:hint="eastAsia"/>
          <w:highlight w:val="none"/>
        </w:rPr>
        <w:t>占用机构层级。</w:t>
      </w:r>
    </w:p>
    <w:p>
      <w:pPr>
        <w:spacing w:line="360" w:lineRule="auto"/>
        <w:ind w:firstLine="420" w:firstLineChars="200"/>
        <w:rPr>
          <w:rFonts w:hint="default"/>
          <w:b w:val="0"/>
          <w:bCs w:val="0"/>
          <w:lang w:val="en-US" w:eastAsia="zh-CN"/>
        </w:rPr>
      </w:pPr>
      <w:r>
        <w:rPr>
          <w:rFonts w:hint="eastAsia"/>
          <w:b w:val="0"/>
          <w:bCs w:val="0"/>
          <w:lang w:val="en-US" w:eastAsia="zh-CN"/>
        </w:rPr>
        <w:t>【区域】：根据境外机构注册地（运营地）所属区域，填报亚洲、非洲、欧洲、大洋洲、美洲。</w:t>
      </w:r>
    </w:p>
    <w:p>
      <w:pPr>
        <w:spacing w:line="360" w:lineRule="auto"/>
        <w:ind w:firstLine="420" w:firstLineChars="200"/>
        <w:rPr>
          <w:rFonts w:hint="eastAsia"/>
          <w:b w:val="0"/>
          <w:bCs w:val="0"/>
        </w:rPr>
      </w:pPr>
      <w:r>
        <w:rPr>
          <w:rFonts w:hint="eastAsia"/>
          <w:b w:val="0"/>
          <w:bCs w:val="0"/>
          <w:lang w:val="en-US" w:eastAsia="zh-CN"/>
        </w:rPr>
        <w:t>【国家/地区】：根据境外机构注册地（运营地）所属国家填报，</w:t>
      </w:r>
      <w:r>
        <w:rPr>
          <w:rFonts w:hint="eastAsia"/>
          <w:b w:val="0"/>
          <w:bCs w:val="0"/>
        </w:rPr>
        <w:t>国家的划分以联合国宪章和我国外交相关法律法规及惯例为依据</w:t>
      </w:r>
      <w:r>
        <w:rPr>
          <w:rFonts w:hint="eastAsia"/>
          <w:b w:val="0"/>
          <w:bCs w:val="0"/>
          <w:lang w:eastAsia="zh-CN"/>
        </w:rPr>
        <w:t>，具体可参照</w:t>
      </w:r>
      <w:r>
        <w:rPr>
          <w:rFonts w:hint="eastAsia"/>
          <w:b w:val="0"/>
          <w:bCs w:val="0"/>
          <w:lang w:val="en-US" w:eastAsia="zh-CN"/>
        </w:rPr>
        <w:t>G51中国家名称</w:t>
      </w:r>
      <w:r>
        <w:rPr>
          <w:rFonts w:hint="eastAsia"/>
          <w:b w:val="0"/>
          <w:bCs w:val="0"/>
        </w:rPr>
        <w:t>。</w:t>
      </w:r>
    </w:p>
    <w:p>
      <w:pPr>
        <w:numPr>
          <w:ins w:id="1204" w:author="5561930" w:date=""/>
        </w:numPr>
        <w:spacing w:line="360" w:lineRule="auto"/>
        <w:ind w:firstLine="420" w:firstLineChars="200"/>
        <w:rPr>
          <w:rFonts w:hint="eastAsia" w:eastAsia="宋体"/>
          <w:lang w:eastAsia="zh-CN"/>
        </w:rPr>
      </w:pPr>
      <w:r>
        <w:rPr>
          <w:rFonts w:hint="eastAsia"/>
          <w:lang w:eastAsia="zh-CN"/>
        </w:rPr>
        <w:t>【所属上级机构名称】：</w:t>
      </w:r>
      <w:r>
        <w:rPr>
          <w:rFonts w:hint="eastAsia"/>
          <w:highlight w:val="none"/>
          <w:lang w:eastAsia="zh-CN"/>
        </w:rPr>
        <w:t>填报该境外机构所属上级机构的名称。</w:t>
      </w:r>
    </w:p>
    <w:p>
      <w:pPr>
        <w:spacing w:line="360" w:lineRule="auto"/>
        <w:ind w:firstLine="420" w:firstLineChars="200"/>
        <w:rPr>
          <w:ins w:id="1205" w:author="25年修订" w:date="2024-12-15T19:19:16Z"/>
          <w:rFonts w:hint="eastAsia"/>
          <w:color w:val="auto"/>
          <w:highlight w:val="none"/>
          <w:lang w:eastAsia="zh-CN"/>
        </w:rPr>
      </w:pPr>
      <w:r>
        <w:rPr>
          <w:rFonts w:hint="eastAsia"/>
        </w:rPr>
        <w:t>【</w:t>
      </w:r>
      <w:r>
        <w:rPr>
          <w:rFonts w:hint="eastAsia"/>
          <w:lang w:eastAsia="zh-CN"/>
        </w:rPr>
        <w:t>所属</w:t>
      </w:r>
      <w:r>
        <w:rPr>
          <w:rFonts w:hint="eastAsia"/>
        </w:rPr>
        <w:t>境外一级机构名称】：填报</w:t>
      </w:r>
      <w:r>
        <w:rPr>
          <w:rFonts w:hint="eastAsia"/>
          <w:lang w:eastAsia="zh-CN"/>
        </w:rPr>
        <w:t>该境外</w:t>
      </w:r>
      <w:r>
        <w:rPr>
          <w:rFonts w:hint="eastAsia"/>
        </w:rPr>
        <w:t>机构</w:t>
      </w:r>
      <w:r>
        <w:rPr>
          <w:rFonts w:hint="eastAsia"/>
          <w:lang w:eastAsia="zh-CN"/>
        </w:rPr>
        <w:t>所属的</w:t>
      </w:r>
      <w:r>
        <w:rPr>
          <w:rFonts w:hint="eastAsia"/>
        </w:rPr>
        <w:t>境外一级</w:t>
      </w:r>
      <w:ins w:id="1206" w:author="25年修订" w:date="2024-12-17T10:34:25Z">
        <w:r>
          <w:rPr>
            <w:rFonts w:hint="eastAsia"/>
            <w:lang w:eastAsia="zh-CN"/>
          </w:rPr>
          <w:t>（</w:t>
        </w:r>
      </w:ins>
      <w:ins w:id="1207" w:author="25年修订" w:date="2024-12-17T10:34:27Z">
        <w:r>
          <w:rPr>
            <w:rFonts w:hint="eastAsia"/>
            <w:lang w:eastAsia="zh-CN"/>
          </w:rPr>
          <w:t>最高层级</w:t>
        </w:r>
      </w:ins>
      <w:ins w:id="1208" w:author="25年修订" w:date="2024-12-17T10:34:25Z">
        <w:r>
          <w:rPr>
            <w:rFonts w:hint="eastAsia"/>
            <w:lang w:eastAsia="zh-CN"/>
          </w:rPr>
          <w:t>）</w:t>
        </w:r>
      </w:ins>
      <w:r>
        <w:rPr>
          <w:rFonts w:hint="eastAsia"/>
        </w:rPr>
        <w:t>分行、境外一级</w:t>
      </w:r>
      <w:ins w:id="1209" w:author="25年修订" w:date="2024-12-17T10:34:31Z">
        <w:r>
          <w:rPr>
            <w:rFonts w:hint="eastAsia"/>
            <w:lang w:eastAsia="zh-CN"/>
          </w:rPr>
          <w:t>（最高层级）</w:t>
        </w:r>
      </w:ins>
      <w:r>
        <w:rPr>
          <w:rFonts w:hint="eastAsia"/>
        </w:rPr>
        <w:t>子行</w:t>
      </w:r>
      <w:r>
        <w:rPr>
          <w:rFonts w:hint="eastAsia"/>
          <w:lang w:eastAsia="zh-CN"/>
        </w:rPr>
        <w:t>、</w:t>
      </w:r>
      <w:ins w:id="1210" w:author="25年修订" w:date="2024-12-16T19:30:48Z">
        <w:r>
          <w:rPr>
            <w:rFonts w:hint="eastAsia"/>
            <w:lang w:eastAsia="zh-CN"/>
          </w:rPr>
          <w:t>境外</w:t>
        </w:r>
      </w:ins>
      <w:ins w:id="1211" w:author="25年修订" w:date="2024-12-16T19:30:51Z">
        <w:r>
          <w:rPr>
            <w:rFonts w:hint="eastAsia"/>
            <w:lang w:eastAsia="zh-CN"/>
          </w:rPr>
          <w:t>一级</w:t>
        </w:r>
      </w:ins>
      <w:ins w:id="1212" w:author="25年修订" w:date="2024-12-17T10:34:36Z">
        <w:r>
          <w:rPr>
            <w:rFonts w:hint="eastAsia"/>
            <w:lang w:eastAsia="zh-CN"/>
          </w:rPr>
          <w:t>（最高层级）</w:t>
        </w:r>
      </w:ins>
      <w:ins w:id="1213" w:author="25年修订" w:date="2024-12-16T19:30:52Z">
        <w:r>
          <w:rPr>
            <w:rFonts w:hint="eastAsia"/>
            <w:lang w:eastAsia="zh-CN"/>
          </w:rPr>
          <w:t>代表处、</w:t>
        </w:r>
      </w:ins>
      <w:r>
        <w:rPr>
          <w:rFonts w:hint="eastAsia"/>
        </w:rPr>
        <w:t>并表的境外一级</w:t>
      </w:r>
      <w:ins w:id="1214" w:author="25年修订" w:date="2024-12-17T10:34:34Z">
        <w:r>
          <w:rPr>
            <w:rFonts w:hint="eastAsia"/>
            <w:lang w:eastAsia="zh-CN"/>
          </w:rPr>
          <w:t>（最高层级）</w:t>
        </w:r>
      </w:ins>
      <w:r>
        <w:rPr>
          <w:rFonts w:hint="eastAsia"/>
        </w:rPr>
        <w:t>附属机构的名称。</w:t>
      </w:r>
      <w:ins w:id="1215" w:author="25年修订" w:date="2024-12-15T19:19:16Z">
        <w:r>
          <w:rPr>
            <w:rFonts w:hint="eastAsia"/>
            <w:color w:val="auto"/>
            <w:highlight w:val="none"/>
            <w:lang w:eastAsia="zh-CN"/>
          </w:rPr>
          <w:t>若该境外机构自身为</w:t>
        </w:r>
      </w:ins>
      <w:ins w:id="1216" w:author="25年修订" w:date="2024-12-16T19:31:27Z">
        <w:r>
          <w:rPr>
            <w:rFonts w:hint="eastAsia"/>
            <w:color w:val="auto"/>
            <w:highlight w:val="none"/>
            <w:lang w:eastAsia="zh-CN"/>
          </w:rPr>
          <w:t>境外</w:t>
        </w:r>
      </w:ins>
      <w:ins w:id="1217" w:author="25年修订" w:date="2024-12-15T19:19:16Z">
        <w:r>
          <w:rPr>
            <w:rFonts w:hint="eastAsia"/>
            <w:color w:val="auto"/>
            <w:highlight w:val="none"/>
            <w:lang w:eastAsia="zh-CN"/>
          </w:rPr>
          <w:t>一级</w:t>
        </w:r>
      </w:ins>
      <w:ins w:id="1218" w:author="25年修订" w:date="2024-12-17T10:34:40Z">
        <w:r>
          <w:rPr>
            <w:rFonts w:hint="eastAsia"/>
            <w:lang w:eastAsia="zh-CN"/>
          </w:rPr>
          <w:t>（最高层级）</w:t>
        </w:r>
      </w:ins>
      <w:ins w:id="1219" w:author="25年修订" w:date="2024-12-15T19:19:16Z">
        <w:r>
          <w:rPr>
            <w:rFonts w:hint="eastAsia"/>
            <w:color w:val="auto"/>
            <w:highlight w:val="none"/>
            <w:lang w:eastAsia="zh-CN"/>
          </w:rPr>
          <w:t>机构，则该项为空。</w:t>
        </w:r>
      </w:ins>
    </w:p>
    <w:p>
      <w:pPr>
        <w:spacing w:line="360" w:lineRule="auto"/>
        <w:ind w:firstLine="420" w:firstLineChars="200"/>
        <w:rPr>
          <w:ins w:id="1220" w:author="Administrator" w:date="2024-11-20T15:09:27Z"/>
          <w:del w:id="1221" w:author="25年修订" w:date="2024-12-15T19:22:06Z"/>
          <w:rFonts w:hint="eastAsia"/>
        </w:rPr>
      </w:pPr>
    </w:p>
    <w:p>
      <w:pPr>
        <w:spacing w:line="360" w:lineRule="auto"/>
        <w:ind w:firstLine="420" w:firstLineChars="200"/>
        <w:rPr>
          <w:ins w:id="1222" w:author="25年修订" w:date="2024-12-15T19:22:14Z"/>
          <w:rFonts w:hint="eastAsia"/>
        </w:rPr>
      </w:pPr>
      <w:ins w:id="1223" w:author="25年修订" w:date="2024-12-15T19:22:14Z">
        <w:r>
          <w:rPr>
            <w:rFonts w:hint="eastAsia"/>
            <w:color w:val="auto"/>
            <w:highlight w:val="none"/>
            <w:lang w:eastAsia="zh-CN"/>
          </w:rPr>
          <w:t>【机构设立类型】：</w:t>
        </w:r>
      </w:ins>
      <w:ins w:id="1224" w:author="25年修订" w:date="2024-12-15T19:25:37Z">
        <w:r>
          <w:rPr>
            <w:rFonts w:hint="eastAsia"/>
            <w:color w:val="auto"/>
            <w:highlight w:val="none"/>
            <w:lang w:val="en-US" w:eastAsia="zh-CN"/>
          </w:rPr>
          <w:t>填报</w:t>
        </w:r>
      </w:ins>
      <w:ins w:id="1225" w:author="25年修订" w:date="2024-12-15T19:22:14Z">
        <w:r>
          <w:rPr>
            <w:rFonts w:hint="eastAsia"/>
            <w:color w:val="auto"/>
            <w:highlight w:val="none"/>
            <w:lang w:eastAsia="zh-CN"/>
          </w:rPr>
          <w:t>境外机构的机构设立类型，</w:t>
        </w:r>
      </w:ins>
      <w:ins w:id="1226" w:author="25年修订" w:date="2024-12-16T19:33:28Z">
        <w:r>
          <w:rPr>
            <w:rFonts w:hint="eastAsia"/>
            <w:color w:val="auto"/>
            <w:highlight w:val="none"/>
            <w:lang w:val="en-US" w:eastAsia="zh-CN"/>
          </w:rPr>
          <w:t>分为</w:t>
        </w:r>
      </w:ins>
      <w:ins w:id="1227" w:author="25年修订" w:date="2024-12-15T19:25:43Z">
        <w:r>
          <w:rPr>
            <w:rFonts w:hint="eastAsia"/>
            <w:color w:val="auto"/>
            <w:highlight w:val="none"/>
            <w:lang w:val="en-US" w:eastAsia="zh-CN"/>
          </w:rPr>
          <w:t>“</w:t>
        </w:r>
      </w:ins>
      <w:ins w:id="1228" w:author="25年修订" w:date="2024-12-15T19:25:46Z">
        <w:r>
          <w:rPr>
            <w:rFonts w:hint="eastAsia"/>
            <w:color w:val="auto"/>
            <w:highlight w:val="none"/>
            <w:lang w:eastAsia="zh-CN"/>
          </w:rPr>
          <w:t>分行</w:t>
        </w:r>
      </w:ins>
      <w:ins w:id="1229" w:author="25年修订" w:date="2024-12-15T19:25:43Z">
        <w:r>
          <w:rPr>
            <w:rFonts w:hint="eastAsia"/>
            <w:color w:val="auto"/>
            <w:highlight w:val="none"/>
            <w:lang w:val="en-US" w:eastAsia="zh-CN"/>
          </w:rPr>
          <w:t>”</w:t>
        </w:r>
      </w:ins>
      <w:ins w:id="1230" w:author="25年修订" w:date="2024-12-15T19:25:48Z">
        <w:r>
          <w:rPr>
            <w:rFonts w:hint="eastAsia"/>
            <w:color w:val="auto"/>
            <w:highlight w:val="none"/>
            <w:lang w:val="en-US" w:eastAsia="zh-CN"/>
          </w:rPr>
          <w:t>、</w:t>
        </w:r>
      </w:ins>
      <w:ins w:id="1231" w:author="25年修订" w:date="2024-12-15T19:25:51Z">
        <w:r>
          <w:rPr>
            <w:rFonts w:hint="eastAsia"/>
            <w:color w:val="auto"/>
            <w:highlight w:val="none"/>
            <w:lang w:val="en-US" w:eastAsia="zh-CN"/>
          </w:rPr>
          <w:t>“</w:t>
        </w:r>
      </w:ins>
      <w:ins w:id="1232" w:author="25年修订" w:date="2024-12-15T19:25:54Z">
        <w:r>
          <w:rPr>
            <w:rFonts w:hint="eastAsia"/>
            <w:color w:val="auto"/>
            <w:highlight w:val="none"/>
            <w:lang w:eastAsia="zh-CN"/>
          </w:rPr>
          <w:t>子行</w:t>
        </w:r>
      </w:ins>
      <w:ins w:id="1233" w:author="25年修订" w:date="2024-12-15T19:25:51Z">
        <w:r>
          <w:rPr>
            <w:rFonts w:hint="eastAsia"/>
            <w:color w:val="auto"/>
            <w:highlight w:val="none"/>
            <w:lang w:val="en-US" w:eastAsia="zh-CN"/>
          </w:rPr>
          <w:t>”</w:t>
        </w:r>
      </w:ins>
      <w:ins w:id="1234" w:author="25年修订" w:date="2024-12-15T19:25:55Z">
        <w:r>
          <w:rPr>
            <w:rFonts w:hint="eastAsia"/>
            <w:color w:val="auto"/>
            <w:highlight w:val="none"/>
            <w:lang w:val="en-US" w:eastAsia="zh-CN"/>
          </w:rPr>
          <w:t>、</w:t>
        </w:r>
      </w:ins>
      <w:ins w:id="1235" w:author="25年修订" w:date="2024-12-15T19:25:57Z">
        <w:r>
          <w:rPr>
            <w:rFonts w:hint="eastAsia"/>
            <w:color w:val="auto"/>
            <w:highlight w:val="none"/>
            <w:lang w:val="en-US" w:eastAsia="zh-CN"/>
          </w:rPr>
          <w:t>“</w:t>
        </w:r>
      </w:ins>
      <w:ins w:id="1236" w:author="25年修订" w:date="2024-12-15T19:26:02Z">
        <w:r>
          <w:rPr>
            <w:rFonts w:hint="eastAsia"/>
            <w:color w:val="auto"/>
            <w:highlight w:val="none"/>
            <w:lang w:eastAsia="zh-CN"/>
          </w:rPr>
          <w:t>代表处</w:t>
        </w:r>
      </w:ins>
      <w:ins w:id="1237" w:author="25年修订" w:date="2024-12-15T19:25:57Z">
        <w:r>
          <w:rPr>
            <w:rFonts w:hint="eastAsia"/>
            <w:color w:val="auto"/>
            <w:highlight w:val="none"/>
            <w:lang w:val="en-US" w:eastAsia="zh-CN"/>
          </w:rPr>
          <w:t>”</w:t>
        </w:r>
      </w:ins>
      <w:ins w:id="1238" w:author="25年修订" w:date="2024-12-15T19:26:04Z">
        <w:r>
          <w:rPr>
            <w:rFonts w:hint="eastAsia"/>
            <w:color w:val="auto"/>
            <w:highlight w:val="none"/>
            <w:lang w:val="en-US" w:eastAsia="zh-CN"/>
          </w:rPr>
          <w:t>、</w:t>
        </w:r>
      </w:ins>
      <w:ins w:id="1239" w:author="25年修订" w:date="2024-12-15T19:26:07Z">
        <w:r>
          <w:rPr>
            <w:rFonts w:hint="eastAsia"/>
            <w:color w:val="auto"/>
            <w:highlight w:val="none"/>
            <w:lang w:val="en-US" w:eastAsia="zh-CN"/>
          </w:rPr>
          <w:t>“</w:t>
        </w:r>
      </w:ins>
      <w:ins w:id="1240" w:author="25年修订" w:date="2024-12-15T19:26:12Z">
        <w:r>
          <w:rPr>
            <w:rFonts w:hint="eastAsia"/>
            <w:color w:val="auto"/>
            <w:highlight w:val="none"/>
            <w:lang w:eastAsia="zh-CN"/>
          </w:rPr>
          <w:t>附属子公司</w:t>
        </w:r>
      </w:ins>
      <w:ins w:id="1241" w:author="25年修订" w:date="2024-12-15T19:26:07Z">
        <w:r>
          <w:rPr>
            <w:rFonts w:hint="eastAsia"/>
            <w:color w:val="auto"/>
            <w:highlight w:val="none"/>
            <w:lang w:val="en-US" w:eastAsia="zh-CN"/>
          </w:rPr>
          <w:t>”</w:t>
        </w:r>
      </w:ins>
      <w:ins w:id="1242" w:author="25年修订" w:date="2024-12-16T19:32:07Z">
        <w:r>
          <w:rPr>
            <w:rFonts w:hint="eastAsia"/>
            <w:color w:val="auto"/>
            <w:highlight w:val="none"/>
            <w:lang w:val="en-US" w:eastAsia="zh-CN"/>
          </w:rPr>
          <w:t>，</w:t>
        </w:r>
      </w:ins>
      <w:ins w:id="1243" w:author="25年修订" w:date="2024-12-16T19:32:08Z">
        <w:r>
          <w:rPr>
            <w:rFonts w:hint="eastAsia"/>
            <w:color w:val="auto"/>
            <w:highlight w:val="none"/>
            <w:lang w:val="en-US" w:eastAsia="zh-CN"/>
          </w:rPr>
          <w:t>分别</w:t>
        </w:r>
      </w:ins>
      <w:ins w:id="1244" w:author="25年修订" w:date="2024-12-16T19:32:10Z">
        <w:r>
          <w:rPr>
            <w:rFonts w:hint="eastAsia"/>
            <w:color w:val="auto"/>
            <w:highlight w:val="none"/>
            <w:lang w:val="en-US" w:eastAsia="zh-CN"/>
          </w:rPr>
          <w:t>对应</w:t>
        </w:r>
      </w:ins>
      <w:ins w:id="1245" w:author="25年修订" w:date="2024-12-15T19:26:20Z">
        <w:r>
          <w:rPr>
            <w:rFonts w:hint="eastAsia"/>
            <w:color w:val="auto"/>
            <w:highlight w:val="none"/>
            <w:lang w:val="en-US" w:eastAsia="zh-CN"/>
          </w:rPr>
          <w:t>填报</w:t>
        </w:r>
      </w:ins>
      <w:ins w:id="1246" w:author="25年修订" w:date="2024-12-16T19:32:15Z">
        <w:r>
          <w:rPr>
            <w:rFonts w:hint="eastAsia"/>
            <w:color w:val="auto"/>
            <w:highlight w:val="none"/>
            <w:lang w:val="en-US" w:eastAsia="zh-CN"/>
          </w:rPr>
          <w:t>“1”</w:t>
        </w:r>
      </w:ins>
      <w:ins w:id="1247" w:author="25年修订" w:date="2024-12-16T19:32:17Z">
        <w:r>
          <w:rPr>
            <w:rFonts w:hint="eastAsia"/>
            <w:color w:val="auto"/>
            <w:highlight w:val="none"/>
            <w:lang w:val="en-US" w:eastAsia="zh-CN"/>
          </w:rPr>
          <w:t>“2”</w:t>
        </w:r>
      </w:ins>
      <w:ins w:id="1248" w:author="25年修订" w:date="2024-12-16T19:32:18Z">
        <w:r>
          <w:rPr>
            <w:rFonts w:hint="eastAsia"/>
            <w:color w:val="auto"/>
            <w:highlight w:val="none"/>
            <w:lang w:val="en-US" w:eastAsia="zh-CN"/>
          </w:rPr>
          <w:t>“</w:t>
        </w:r>
      </w:ins>
      <w:ins w:id="1249" w:author="25年修订" w:date="2024-12-16T19:32:19Z">
        <w:r>
          <w:rPr>
            <w:rFonts w:hint="eastAsia"/>
            <w:color w:val="auto"/>
            <w:highlight w:val="none"/>
            <w:lang w:val="en-US" w:eastAsia="zh-CN"/>
          </w:rPr>
          <w:t>3</w:t>
        </w:r>
      </w:ins>
      <w:ins w:id="1250" w:author="25年修订" w:date="2024-12-16T19:32:18Z">
        <w:r>
          <w:rPr>
            <w:rFonts w:hint="eastAsia"/>
            <w:color w:val="auto"/>
            <w:highlight w:val="none"/>
            <w:lang w:val="en-US" w:eastAsia="zh-CN"/>
          </w:rPr>
          <w:t>”</w:t>
        </w:r>
      </w:ins>
      <w:ins w:id="1251" w:author="25年修订" w:date="2024-12-16T19:32:20Z">
        <w:r>
          <w:rPr>
            <w:rFonts w:hint="eastAsia"/>
            <w:color w:val="auto"/>
            <w:highlight w:val="none"/>
            <w:lang w:val="en-US" w:eastAsia="zh-CN"/>
          </w:rPr>
          <w:t>“4”</w:t>
        </w:r>
      </w:ins>
      <w:ins w:id="1252" w:author="25年修订" w:date="2024-12-16T19:32:22Z">
        <w:r>
          <w:rPr>
            <w:rFonts w:hint="eastAsia"/>
            <w:color w:val="auto"/>
            <w:highlight w:val="none"/>
            <w:lang w:val="en-US" w:eastAsia="zh-CN"/>
          </w:rPr>
          <w:t>，</w:t>
        </w:r>
      </w:ins>
      <w:ins w:id="1253" w:author="25年修订" w:date="2024-12-16T19:32:23Z">
        <w:r>
          <w:rPr>
            <w:rFonts w:hint="eastAsia"/>
            <w:color w:val="auto"/>
            <w:highlight w:val="none"/>
            <w:lang w:val="en-US" w:eastAsia="zh-CN"/>
          </w:rPr>
          <w:t>请在</w:t>
        </w:r>
      </w:ins>
      <w:ins w:id="1254" w:author="25年修订" w:date="2024-12-16T19:32:24Z">
        <w:r>
          <w:rPr>
            <w:rFonts w:hint="eastAsia"/>
            <w:color w:val="auto"/>
            <w:highlight w:val="none"/>
            <w:lang w:val="en-US" w:eastAsia="zh-CN"/>
          </w:rPr>
          <w:t>下拉</w:t>
        </w:r>
      </w:ins>
      <w:ins w:id="1255" w:author="25年修订" w:date="2024-12-16T19:32:26Z">
        <w:r>
          <w:rPr>
            <w:rFonts w:hint="eastAsia"/>
            <w:color w:val="auto"/>
            <w:highlight w:val="none"/>
            <w:lang w:val="en-US" w:eastAsia="zh-CN"/>
          </w:rPr>
          <w:t>列表中</w:t>
        </w:r>
      </w:ins>
      <w:ins w:id="1256" w:author="25年修订" w:date="2024-12-16T19:32:27Z">
        <w:r>
          <w:rPr>
            <w:rFonts w:hint="eastAsia"/>
            <w:color w:val="auto"/>
            <w:highlight w:val="none"/>
            <w:lang w:val="en-US" w:eastAsia="zh-CN"/>
          </w:rPr>
          <w:t>选择</w:t>
        </w:r>
      </w:ins>
      <w:ins w:id="1257" w:author="25年修订" w:date="2024-12-15T19:22:14Z">
        <w:r>
          <w:rPr>
            <w:rFonts w:hint="eastAsia"/>
            <w:color w:val="auto"/>
            <w:highlight w:val="none"/>
            <w:lang w:eastAsia="zh-CN"/>
          </w:rPr>
          <w:t>。</w:t>
        </w:r>
      </w:ins>
    </w:p>
    <w:p>
      <w:pPr>
        <w:numPr>
          <w:ins w:id="1258" w:author="5561930" w:date=""/>
        </w:numPr>
        <w:spacing w:line="360" w:lineRule="auto"/>
        <w:ind w:firstLine="420" w:firstLineChars="200"/>
        <w:rPr>
          <w:rFonts w:hint="eastAsia"/>
        </w:rPr>
      </w:pPr>
      <w:r>
        <w:rPr>
          <w:rFonts w:hint="eastAsia"/>
        </w:rPr>
        <w:t>【机构</w:t>
      </w:r>
      <w:ins w:id="1259" w:author="25年修订" w:date="2024-12-15T19:21:04Z">
        <w:r>
          <w:rPr>
            <w:rFonts w:hint="eastAsia"/>
            <w:lang w:val="en-US" w:eastAsia="zh-CN"/>
          </w:rPr>
          <w:t>行业</w:t>
        </w:r>
      </w:ins>
      <w:r>
        <w:rPr>
          <w:rFonts w:hint="eastAsia"/>
        </w:rPr>
        <w:t>类型】：</w:t>
      </w:r>
      <w:r>
        <w:rPr>
          <w:rFonts w:hint="eastAsia"/>
          <w:highlight w:val="none"/>
        </w:rPr>
        <w:t>境外</w:t>
      </w:r>
      <w:del w:id="1260" w:author="25年修订" w:date="2024-12-15T19:18:05Z">
        <w:r>
          <w:rPr>
            <w:rFonts w:hint="eastAsia"/>
            <w:highlight w:val="none"/>
          </w:rPr>
          <w:delText>一级</w:delText>
        </w:r>
      </w:del>
      <w:r>
        <w:rPr>
          <w:rFonts w:hint="eastAsia"/>
          <w:highlight w:val="none"/>
        </w:rPr>
        <w:t>机构的</w:t>
      </w:r>
      <w:del w:id="1261" w:author="25年修订" w:date="2024-12-15T19:18:08Z">
        <w:r>
          <w:rPr>
            <w:rFonts w:hint="default"/>
            <w:highlight w:val="none"/>
            <w:lang w:val="en-US"/>
          </w:rPr>
          <w:delText>机构</w:delText>
        </w:r>
      </w:del>
      <w:ins w:id="1262" w:author="25年修订" w:date="2024-12-15T19:18:09Z">
        <w:r>
          <w:rPr>
            <w:rFonts w:hint="eastAsia"/>
            <w:highlight w:val="none"/>
            <w:lang w:val="en-US" w:eastAsia="zh-CN"/>
          </w:rPr>
          <w:t>行业</w:t>
        </w:r>
      </w:ins>
      <w:r>
        <w:rPr>
          <w:rFonts w:hint="eastAsia"/>
          <w:highlight w:val="none"/>
        </w:rPr>
        <w:t>类型，</w:t>
      </w:r>
      <w:del w:id="1263" w:author="25年修订" w:date="2024-12-16T19:34:00Z">
        <w:r>
          <w:rPr>
            <w:rFonts w:hint="eastAsia"/>
            <w:highlight w:val="none"/>
            <w:lang w:val="en-US" w:eastAsia="zh-CN"/>
          </w:rPr>
          <w:delText>在</w:delText>
        </w:r>
      </w:del>
      <w:ins w:id="1264" w:author="25年修订" w:date="2024-12-16T19:34:00Z">
        <w:r>
          <w:rPr>
            <w:rFonts w:hint="eastAsia"/>
            <w:highlight w:val="none"/>
            <w:lang w:val="en-US" w:eastAsia="zh-CN"/>
          </w:rPr>
          <w:t>分为</w:t>
        </w:r>
      </w:ins>
      <w:r>
        <w:rPr>
          <w:rFonts w:hint="eastAsia"/>
          <w:highlight w:val="none"/>
          <w:lang w:val="en-US" w:eastAsia="zh-CN"/>
        </w:rPr>
        <w:t>“</w:t>
      </w:r>
      <w:r>
        <w:rPr>
          <w:rFonts w:hint="eastAsia"/>
          <w:highlight w:val="none"/>
        </w:rPr>
        <w:t>银行业</w:t>
      </w:r>
      <w:r>
        <w:rPr>
          <w:rFonts w:hint="eastAsia"/>
          <w:highlight w:val="none"/>
          <w:lang w:val="en-US" w:eastAsia="zh-CN"/>
        </w:rPr>
        <w:t>”</w:t>
      </w:r>
      <w:r>
        <w:rPr>
          <w:rFonts w:hint="eastAsia"/>
          <w:highlight w:val="none"/>
        </w:rPr>
        <w:t>、</w:t>
      </w:r>
      <w:r>
        <w:rPr>
          <w:rFonts w:hint="eastAsia"/>
          <w:highlight w:val="none"/>
          <w:lang w:eastAsia="zh-CN"/>
        </w:rPr>
        <w:t>“</w:t>
      </w:r>
      <w:r>
        <w:rPr>
          <w:rFonts w:hint="eastAsia"/>
          <w:highlight w:val="none"/>
        </w:rPr>
        <w:t>证券业</w:t>
      </w:r>
      <w:r>
        <w:rPr>
          <w:rFonts w:hint="eastAsia"/>
          <w:highlight w:val="none"/>
          <w:lang w:eastAsia="zh-CN"/>
        </w:rPr>
        <w:t>”</w:t>
      </w:r>
      <w:r>
        <w:rPr>
          <w:rFonts w:hint="eastAsia"/>
          <w:highlight w:val="none"/>
        </w:rPr>
        <w:t>、</w:t>
      </w:r>
      <w:r>
        <w:rPr>
          <w:rFonts w:hint="eastAsia"/>
          <w:highlight w:val="none"/>
          <w:lang w:eastAsia="zh-CN"/>
        </w:rPr>
        <w:t>“</w:t>
      </w:r>
      <w:r>
        <w:rPr>
          <w:rFonts w:hint="eastAsia"/>
          <w:highlight w:val="none"/>
        </w:rPr>
        <w:t>保险业</w:t>
      </w:r>
      <w:r>
        <w:rPr>
          <w:rFonts w:hint="eastAsia"/>
          <w:highlight w:val="none"/>
          <w:lang w:eastAsia="zh-CN"/>
        </w:rPr>
        <w:t>”</w:t>
      </w:r>
      <w:r>
        <w:rPr>
          <w:rFonts w:hint="eastAsia"/>
          <w:highlight w:val="none"/>
        </w:rPr>
        <w:t>、</w:t>
      </w:r>
      <w:r>
        <w:rPr>
          <w:rFonts w:hint="eastAsia"/>
          <w:highlight w:val="none"/>
          <w:lang w:eastAsia="zh-CN"/>
        </w:rPr>
        <w:t>“</w:t>
      </w:r>
      <w:r>
        <w:rPr>
          <w:rFonts w:hint="eastAsia"/>
          <w:highlight w:val="none"/>
        </w:rPr>
        <w:t>其他金融组织</w:t>
      </w:r>
      <w:r>
        <w:rPr>
          <w:rFonts w:hint="eastAsia"/>
          <w:highlight w:val="none"/>
          <w:lang w:eastAsia="zh-CN"/>
        </w:rPr>
        <w:t>”</w:t>
      </w:r>
      <w:r>
        <w:rPr>
          <w:rFonts w:hint="eastAsia"/>
          <w:highlight w:val="none"/>
        </w:rPr>
        <w:t>、</w:t>
      </w:r>
      <w:r>
        <w:rPr>
          <w:rFonts w:hint="eastAsia"/>
          <w:highlight w:val="none"/>
          <w:lang w:eastAsia="zh-CN"/>
        </w:rPr>
        <w:t>“</w:t>
      </w:r>
      <w:ins w:id="1265" w:author="25年修订" w:date="2024-12-15T18:05:34Z">
        <w:r>
          <w:rPr>
            <w:rFonts w:hint="eastAsia"/>
            <w:highlight w:val="none"/>
            <w:lang w:val="en-US" w:eastAsia="zh-CN"/>
          </w:rPr>
          <w:t>特定目的载体</w:t>
        </w:r>
      </w:ins>
      <w:r>
        <w:rPr>
          <w:rFonts w:hint="eastAsia"/>
          <w:highlight w:val="none"/>
          <w:lang w:eastAsia="zh-CN"/>
        </w:rPr>
        <w:t>”</w:t>
      </w:r>
      <w:ins w:id="1266" w:author="25年修订" w:date="2024-12-15T18:05:34Z">
        <w:r>
          <w:rPr>
            <w:rFonts w:hint="eastAsia"/>
            <w:highlight w:val="none"/>
            <w:lang w:val="en-US" w:eastAsia="zh-CN"/>
          </w:rPr>
          <w:t>、</w:t>
        </w:r>
      </w:ins>
      <w:r>
        <w:rPr>
          <w:rFonts w:hint="eastAsia"/>
          <w:highlight w:val="none"/>
          <w:lang w:val="en-US" w:eastAsia="zh-CN"/>
        </w:rPr>
        <w:t>“</w:t>
      </w:r>
      <w:r>
        <w:rPr>
          <w:rFonts w:hint="eastAsia"/>
        </w:rPr>
        <w:t>非金融企业</w:t>
      </w:r>
      <w:r>
        <w:rPr>
          <w:rFonts w:hint="eastAsia"/>
          <w:lang w:val="en-US" w:eastAsia="zh-CN"/>
        </w:rPr>
        <w:t>”</w:t>
      </w:r>
      <w:del w:id="1267" w:author="25年修订" w:date="2024-12-16T19:34:03Z">
        <w:r>
          <w:rPr>
            <w:rFonts w:hint="eastAsia"/>
            <w:lang w:val="en-US" w:eastAsia="zh-CN"/>
          </w:rPr>
          <w:delText>中选择填报</w:delText>
        </w:r>
      </w:del>
      <w:r>
        <w:rPr>
          <w:rFonts w:hint="eastAsia"/>
          <w:lang w:val="en-US" w:eastAsia="zh-CN"/>
        </w:rPr>
        <w:t>，</w:t>
      </w:r>
      <w:ins w:id="1268" w:author="25年修订" w:date="2024-12-16T19:34:09Z">
        <w:r>
          <w:rPr>
            <w:rFonts w:hint="eastAsia"/>
            <w:color w:val="auto"/>
            <w:highlight w:val="none"/>
            <w:lang w:val="en-US" w:eastAsia="zh-CN"/>
          </w:rPr>
          <w:t>分别对应填报“1”“2”“3”“4”</w:t>
        </w:r>
      </w:ins>
      <w:ins w:id="1269" w:author="25年修订" w:date="2024-12-16T19:34:12Z">
        <w:r>
          <w:rPr>
            <w:rFonts w:hint="eastAsia"/>
            <w:color w:val="auto"/>
            <w:highlight w:val="none"/>
            <w:lang w:val="en-US" w:eastAsia="zh-CN"/>
          </w:rPr>
          <w:t>“5”</w:t>
        </w:r>
      </w:ins>
      <w:ins w:id="1270" w:author="25年修订" w:date="2024-12-16T19:34:18Z">
        <w:r>
          <w:rPr>
            <w:rFonts w:hint="eastAsia"/>
            <w:color w:val="auto"/>
            <w:highlight w:val="none"/>
            <w:lang w:val="en-US" w:eastAsia="zh-CN"/>
          </w:rPr>
          <w:t>“6”</w:t>
        </w:r>
      </w:ins>
      <w:ins w:id="1271" w:author="25年修订" w:date="2024-12-16T19:34:09Z">
        <w:r>
          <w:rPr>
            <w:rFonts w:hint="eastAsia"/>
            <w:color w:val="auto"/>
            <w:highlight w:val="none"/>
            <w:lang w:val="en-US" w:eastAsia="zh-CN"/>
          </w:rPr>
          <w:t>，</w:t>
        </w:r>
      </w:ins>
      <w:ins w:id="1272" w:author="25年修订" w:date="2024-12-16T19:35:12Z">
        <w:r>
          <w:rPr>
            <w:rFonts w:hint="eastAsia"/>
            <w:color w:val="auto"/>
            <w:highlight w:val="none"/>
            <w:lang w:val="en-US" w:eastAsia="zh-CN"/>
          </w:rPr>
          <w:t>请在下拉列表中选择</w:t>
        </w:r>
      </w:ins>
      <w:ins w:id="1273" w:author="25年修订" w:date="2024-12-16T19:35:13Z">
        <w:r>
          <w:rPr>
            <w:rFonts w:hint="eastAsia"/>
            <w:color w:val="auto"/>
            <w:highlight w:val="none"/>
            <w:lang w:val="en-US" w:eastAsia="zh-CN"/>
          </w:rPr>
          <w:t>，</w:t>
        </w:r>
      </w:ins>
      <w:r>
        <w:rPr>
          <w:rFonts w:hint="eastAsia"/>
          <w:highlight w:val="none"/>
          <w:lang w:val="en-US" w:eastAsia="zh-CN"/>
          <w:rPrChange w:id="1274" w:author="25年修订" w:date="2024-12-16T19:34:22Z">
            <w:rPr>
              <w:rFonts w:hint="eastAsia"/>
              <w:highlight w:val="yellow"/>
              <w:lang w:val="en-US" w:eastAsia="zh-CN"/>
            </w:rPr>
          </w:rPrChange>
        </w:rPr>
        <w:t>境外代表处该项为空</w:t>
      </w:r>
      <w:r>
        <w:rPr>
          <w:rFonts w:hint="eastAsia"/>
        </w:rPr>
        <w:t>。其中：</w:t>
      </w:r>
    </w:p>
    <w:p>
      <w:pPr>
        <w:numPr>
          <w:ins w:id="1275" w:author="5561930" w:date=""/>
        </w:numPr>
        <w:spacing w:line="360" w:lineRule="auto"/>
        <w:ind w:firstLine="420" w:firstLineChars="200"/>
        <w:rPr>
          <w:rFonts w:hint="eastAsia"/>
        </w:rPr>
      </w:pPr>
      <w:r>
        <w:rPr>
          <w:rFonts w:hint="eastAsia"/>
        </w:rPr>
        <w:t>本报表所指银行业，是指获注册地监管当局认可的银行业金融机构，包括商业银行和其他存款金融机构，但不包括该国的中央银行。</w:t>
      </w:r>
    </w:p>
    <w:p>
      <w:pPr>
        <w:numPr>
          <w:ins w:id="1276" w:author="5561930" w:date=""/>
        </w:numPr>
        <w:spacing w:line="360" w:lineRule="auto"/>
        <w:ind w:firstLine="420" w:firstLineChars="200"/>
        <w:rPr>
          <w:rFonts w:hint="eastAsia"/>
        </w:rPr>
      </w:pPr>
      <w:r>
        <w:rPr>
          <w:rFonts w:hint="eastAsia"/>
        </w:rPr>
        <w:t>本报表所指证券业，是指联合国等机构发布的《国民账户体系》中纳入金融公司部门及其子部门中，除央行及其他存款类金融机构以外的证券类金融机构，包括证券公司、公募基金管理人、基金子公司、期货公司、资产管理公司（境外）、其它受证券业监管机构监管的公司等。</w:t>
      </w:r>
    </w:p>
    <w:p>
      <w:pPr>
        <w:numPr>
          <w:ins w:id="1277" w:author="5561930" w:date=""/>
        </w:numPr>
        <w:spacing w:line="360" w:lineRule="auto"/>
        <w:ind w:firstLine="420" w:firstLineChars="200"/>
        <w:rPr>
          <w:rFonts w:hint="eastAsia"/>
        </w:rPr>
      </w:pPr>
      <w:r>
        <w:rPr>
          <w:rFonts w:hint="eastAsia"/>
        </w:rPr>
        <w:t>本报表所指保险业，是指联合国等机构发布的《国民账户体系》中纳入金融公司部门及其子部门中，除央行及其他存款类金融机构以外的保险类金融机构，包括人身险公司、财产险公司、再保险公司、保险资管公司、养老金公司、保险中介公司，以及其它受保险业监管机构监管的公司等。</w:t>
      </w:r>
    </w:p>
    <w:p>
      <w:pPr>
        <w:numPr>
          <w:ins w:id="1278" w:author="5561930" w:date=""/>
        </w:numPr>
        <w:spacing w:line="360" w:lineRule="auto"/>
        <w:ind w:firstLine="420" w:firstLineChars="200"/>
        <w:rPr>
          <w:rFonts w:hint="eastAsia"/>
        </w:rPr>
      </w:pPr>
      <w:r>
        <w:rPr>
          <w:rFonts w:hint="eastAsia"/>
        </w:rPr>
        <w:t>本报表所指其他金融组织，是指其它接受金融监管的机构（交易所、登记机构、清算/结算机构、支付机构等）、地方金融组织（小额贷款公司、融资性担保公司、典当行、融资租赁公司、商业保理公司、地方资产管理公司、区域性股权市场等），以及其它从事金融业务的公司等。</w:t>
      </w:r>
    </w:p>
    <w:p>
      <w:pPr>
        <w:numPr>
          <w:ins w:id="1279" w:author="5561930" w:date=""/>
        </w:numPr>
        <w:spacing w:line="360" w:lineRule="auto"/>
        <w:ind w:firstLine="420" w:firstLineChars="200"/>
        <w:rPr>
          <w:rFonts w:hint="eastAsia"/>
        </w:rPr>
      </w:pPr>
      <w:r>
        <w:rPr>
          <w:rFonts w:hint="eastAsia"/>
        </w:rPr>
        <w:t>本报表所指特定目的</w:t>
      </w:r>
      <w:r>
        <w:rPr>
          <w:rFonts w:hint="eastAsia"/>
          <w:lang w:eastAsia="zh-CN"/>
        </w:rPr>
        <w:t>载体</w:t>
      </w:r>
      <w:r>
        <w:rPr>
          <w:rFonts w:hint="eastAsia"/>
        </w:rPr>
        <w:t>（Special Purpose Vehicle，SPV），是指为持有特定资产而设立的准实体，拥有资产和权益，实际管理工作委托其他机构进行，无独立办公地点及全职工作人员，不进行业务拓展，且不设定经营绩效目标的机构。监管机构另有明确规定的，从其规定。</w:t>
      </w:r>
    </w:p>
    <w:p>
      <w:pPr>
        <w:numPr>
          <w:ins w:id="1280" w:author="5561930" w:date=""/>
        </w:numPr>
        <w:spacing w:line="360" w:lineRule="auto"/>
        <w:ind w:firstLine="420" w:firstLineChars="200"/>
        <w:rPr>
          <w:rFonts w:hint="eastAsia"/>
        </w:rPr>
      </w:pPr>
      <w:r>
        <w:rPr>
          <w:rFonts w:hint="eastAsia"/>
        </w:rPr>
        <w:t>本报表所指非金融企业，是指除上述类型机构外，不持有金融牌照且不从事金融业务的企业。</w:t>
      </w:r>
    </w:p>
    <w:p>
      <w:pPr>
        <w:numPr>
          <w:ins w:id="1281" w:author="5561930" w:date=""/>
        </w:numPr>
        <w:spacing w:line="360" w:lineRule="auto"/>
        <w:ind w:firstLine="420" w:firstLineChars="200"/>
        <w:rPr>
          <w:rFonts w:hint="eastAsia"/>
        </w:rPr>
      </w:pPr>
      <w:r>
        <w:rPr>
          <w:rFonts w:hint="eastAsia"/>
        </w:rPr>
        <w:t>【设立时间】：填报</w:t>
      </w:r>
      <w:r>
        <w:rPr>
          <w:rFonts w:hint="eastAsia"/>
          <w:lang w:eastAsia="zh-CN"/>
        </w:rPr>
        <w:t>该</w:t>
      </w:r>
      <w:r>
        <w:rPr>
          <w:rFonts w:hint="eastAsia"/>
        </w:rPr>
        <w:t>境外机构的设立时间，具体到年月，如2025.01。以监管机构批复时间以准填写（如有）</w:t>
      </w:r>
      <w:r>
        <w:rPr>
          <w:rFonts w:hint="eastAsia"/>
          <w:lang w:eastAsia="zh-CN"/>
        </w:rPr>
        <w:t>，优先使用境内监管机构批复时间</w:t>
      </w:r>
      <w:r>
        <w:rPr>
          <w:rFonts w:hint="eastAsia"/>
        </w:rPr>
        <w:t>，若不涉及监管机构批复，以在当地公共部门注册登记时间为准填写。</w:t>
      </w:r>
    </w:p>
    <w:p>
      <w:pPr>
        <w:numPr>
          <w:ins w:id="1282" w:author="5561930" w:date=""/>
        </w:numPr>
        <w:spacing w:line="360" w:lineRule="auto"/>
        <w:ind w:firstLine="420" w:firstLineChars="200"/>
        <w:rPr>
          <w:rFonts w:hint="eastAsia"/>
        </w:rPr>
      </w:pPr>
      <w:r>
        <w:rPr>
          <w:rFonts w:hint="eastAsia"/>
        </w:rPr>
        <w:t>【设立方式】：填写</w:t>
      </w:r>
      <w:r>
        <w:rPr>
          <w:rFonts w:hint="eastAsia"/>
          <w:lang w:eastAsia="zh-CN"/>
        </w:rPr>
        <w:t>该境外</w:t>
      </w:r>
      <w:del w:id="1283" w:author="25年修订" w:date="2024-12-17T09:28:20Z">
        <w:r>
          <w:rPr>
            <w:rFonts w:hint="eastAsia"/>
            <w:lang w:eastAsia="zh-CN"/>
          </w:rPr>
          <w:delText>分支或附属</w:delText>
        </w:r>
      </w:del>
      <w:r>
        <w:rPr>
          <w:rFonts w:hint="eastAsia"/>
          <w:lang w:eastAsia="zh-CN"/>
        </w:rPr>
        <w:t>机构的设立方式，以数字表示</w:t>
      </w:r>
      <w:r>
        <w:rPr>
          <w:rFonts w:hint="eastAsia"/>
        </w:rPr>
        <w:t>。</w:t>
      </w:r>
      <w:r>
        <w:rPr>
          <w:rFonts w:hint="eastAsia"/>
          <w:lang w:eastAsia="zh-CN"/>
        </w:rPr>
        <w:t>设立方式分为</w:t>
      </w:r>
      <w:r>
        <w:rPr>
          <w:rFonts w:hint="eastAsia"/>
        </w:rPr>
        <w:t>“</w:t>
      </w:r>
      <w:r>
        <w:rPr>
          <w:rFonts w:hint="eastAsia"/>
          <w:lang w:eastAsia="zh-CN"/>
        </w:rPr>
        <w:t>设立</w:t>
      </w:r>
      <w:r>
        <w:rPr>
          <w:rFonts w:hint="eastAsia"/>
        </w:rPr>
        <w:t>”和“并购”</w:t>
      </w:r>
      <w:r>
        <w:rPr>
          <w:rFonts w:hint="eastAsia"/>
          <w:lang w:eastAsia="zh-CN"/>
        </w:rPr>
        <w:t>，若为“设立”则填报“</w:t>
      </w:r>
      <w:r>
        <w:rPr>
          <w:rFonts w:hint="eastAsia"/>
          <w:lang w:val="en-US" w:eastAsia="zh-CN"/>
        </w:rPr>
        <w:t>1</w:t>
      </w:r>
      <w:r>
        <w:rPr>
          <w:rFonts w:hint="eastAsia"/>
          <w:lang w:eastAsia="zh-CN"/>
        </w:rPr>
        <w:t>”，若为“并购”则填报“</w:t>
      </w:r>
      <w:r>
        <w:rPr>
          <w:rFonts w:hint="eastAsia"/>
          <w:lang w:val="en-US" w:eastAsia="zh-CN"/>
        </w:rPr>
        <w:t>0</w:t>
      </w:r>
      <w:r>
        <w:rPr>
          <w:rFonts w:hint="eastAsia"/>
          <w:lang w:eastAsia="zh-CN"/>
        </w:rPr>
        <w:t>”</w:t>
      </w:r>
      <w:ins w:id="1284" w:author="25年修订" w:date="2024-12-16T19:35:31Z">
        <w:r>
          <w:rPr>
            <w:rFonts w:hint="eastAsia"/>
            <w:lang w:eastAsia="zh-CN"/>
          </w:rPr>
          <w:t>，</w:t>
        </w:r>
      </w:ins>
      <w:ins w:id="1285" w:author="25年修订" w:date="2024-12-16T19:35:29Z">
        <w:r>
          <w:rPr>
            <w:rFonts w:hint="eastAsia"/>
            <w:color w:val="auto"/>
            <w:highlight w:val="none"/>
            <w:lang w:val="en-US" w:eastAsia="zh-CN"/>
          </w:rPr>
          <w:t>请在下拉列表中选择</w:t>
        </w:r>
      </w:ins>
      <w:r>
        <w:rPr>
          <w:rFonts w:hint="eastAsia"/>
        </w:rPr>
        <w:t>。其中，“</w:t>
      </w:r>
      <w:r>
        <w:rPr>
          <w:rFonts w:hint="eastAsia"/>
          <w:lang w:eastAsia="zh-CN"/>
        </w:rPr>
        <w:t>设立</w:t>
      </w:r>
      <w:r>
        <w:rPr>
          <w:rFonts w:hint="eastAsia"/>
        </w:rPr>
        <w:t>”是</w:t>
      </w:r>
      <w:r>
        <w:rPr>
          <w:rFonts w:hint="eastAsia"/>
          <w:lang w:eastAsia="zh-CN"/>
        </w:rPr>
        <w:t>指通过</w:t>
      </w:r>
      <w:r>
        <w:rPr>
          <w:rFonts w:hint="eastAsia"/>
        </w:rPr>
        <w:t>新设</w:t>
      </w:r>
      <w:r>
        <w:rPr>
          <w:rFonts w:hint="eastAsia"/>
          <w:lang w:eastAsia="zh-CN"/>
        </w:rPr>
        <w:t>方式成立</w:t>
      </w:r>
      <w:r>
        <w:rPr>
          <w:rFonts w:hint="eastAsia"/>
        </w:rPr>
        <w:t>机构</w:t>
      </w:r>
      <w:r>
        <w:rPr>
          <w:rFonts w:hint="eastAsia"/>
          <w:lang w:eastAsia="zh-CN"/>
        </w:rPr>
        <w:t>的</w:t>
      </w:r>
      <w:r>
        <w:rPr>
          <w:rFonts w:hint="eastAsia"/>
        </w:rPr>
        <w:t>；“并购”是指</w:t>
      </w:r>
      <w:r>
        <w:rPr>
          <w:rFonts w:hint="eastAsia"/>
          <w:lang w:eastAsia="zh-CN"/>
        </w:rPr>
        <w:t>通过</w:t>
      </w:r>
      <w:r>
        <w:rPr>
          <w:rFonts w:hint="eastAsia"/>
        </w:rPr>
        <w:t>购买股权或资产，实现对</w:t>
      </w:r>
      <w:r>
        <w:rPr>
          <w:rFonts w:hint="eastAsia"/>
          <w:lang w:eastAsia="zh-CN"/>
        </w:rPr>
        <w:t>已存在</w:t>
      </w:r>
      <w:r>
        <w:rPr>
          <w:rFonts w:hint="eastAsia"/>
        </w:rPr>
        <w:t>机构的控制或合并。</w:t>
      </w:r>
    </w:p>
    <w:p>
      <w:pPr>
        <w:spacing w:line="360" w:lineRule="auto"/>
        <w:ind w:firstLine="420" w:firstLineChars="200"/>
        <w:rPr>
          <w:ins w:id="1286" w:author="25年修订" w:date="2024-12-17T09:26:30Z"/>
          <w:rFonts w:hint="default" w:ascii="宋体" w:hAnsi="宋体" w:eastAsia="宋体"/>
          <w:szCs w:val="21"/>
          <w:lang w:val="en-US" w:eastAsia="zh-CN"/>
        </w:rPr>
      </w:pPr>
      <w:ins w:id="1287" w:author="25年修订" w:date="2024-12-17T09:26:30Z">
        <w:r>
          <w:rPr>
            <w:rFonts w:hint="eastAsia" w:ascii="宋体" w:hAnsi="宋体"/>
            <w:szCs w:val="21"/>
            <w:lang w:eastAsia="zh-CN"/>
          </w:rPr>
          <w:t>【</w:t>
        </w:r>
      </w:ins>
      <w:ins w:id="1288" w:author="25年修订" w:date="2024-12-17T09:26:30Z">
        <w:r>
          <w:rPr>
            <w:rFonts w:hint="eastAsia" w:ascii="宋体" w:hAnsi="宋体"/>
            <w:szCs w:val="21"/>
          </w:rPr>
          <w:t>从业人员数量</w:t>
        </w:r>
      </w:ins>
      <w:ins w:id="1289" w:author="25年修订" w:date="2024-12-17T09:26:30Z">
        <w:r>
          <w:rPr>
            <w:rFonts w:hint="eastAsia" w:ascii="宋体" w:hAnsi="宋体"/>
            <w:szCs w:val="21"/>
            <w:lang w:eastAsia="zh-CN"/>
          </w:rPr>
          <w:t>】</w:t>
        </w:r>
      </w:ins>
      <w:ins w:id="1290" w:author="25年修订" w:date="2024-12-17T09:33:45Z">
        <w:r>
          <w:rPr>
            <w:rFonts w:hint="eastAsia" w:ascii="宋体" w:hAnsi="宋体"/>
            <w:szCs w:val="21"/>
            <w:lang w:eastAsia="zh-CN"/>
          </w:rPr>
          <w:t>：</w:t>
        </w:r>
      </w:ins>
      <w:ins w:id="1291" w:author="25年修订" w:date="2024-12-17T09:26:30Z">
        <w:r>
          <w:rPr>
            <w:rFonts w:hint="eastAsia" w:ascii="宋体" w:hAnsi="宋体"/>
            <w:szCs w:val="21"/>
          </w:rPr>
          <w:t>境外</w:t>
        </w:r>
      </w:ins>
      <w:ins w:id="1292" w:author="25年修订" w:date="2024-12-17T09:26:30Z">
        <w:r>
          <w:rPr>
            <w:rFonts w:hint="eastAsia" w:ascii="宋体" w:hAnsi="宋体"/>
            <w:szCs w:val="21"/>
            <w:lang w:eastAsia="zh-CN"/>
          </w:rPr>
          <w:t>机构</w:t>
        </w:r>
      </w:ins>
      <w:ins w:id="1293" w:author="25年修订" w:date="2024-12-17T09:28:40Z">
        <w:r>
          <w:rPr>
            <w:rFonts w:hint="eastAsia" w:ascii="宋体" w:hAnsi="宋体"/>
            <w:szCs w:val="21"/>
            <w:lang w:eastAsia="zh-CN"/>
          </w:rPr>
          <w:t>的</w:t>
        </w:r>
      </w:ins>
      <w:ins w:id="1294" w:author="25年修订" w:date="2024-12-17T09:26:30Z">
        <w:r>
          <w:rPr>
            <w:rFonts w:hint="eastAsia" w:ascii="宋体" w:hAnsi="宋体"/>
            <w:szCs w:val="21"/>
          </w:rPr>
          <w:t>从业人员数量。</w:t>
        </w:r>
      </w:ins>
    </w:p>
    <w:p>
      <w:pPr>
        <w:spacing w:line="360" w:lineRule="auto"/>
        <w:ind w:firstLine="420" w:firstLineChars="200"/>
        <w:rPr>
          <w:ins w:id="1295" w:author="25年修订" w:date="2024-12-17T09:26:30Z"/>
          <w:rFonts w:hint="eastAsia" w:ascii="宋体" w:hAnsi="宋体"/>
          <w:szCs w:val="21"/>
          <w:highlight w:val="none"/>
        </w:rPr>
      </w:pPr>
      <w:ins w:id="1296" w:author="25年修订" w:date="2024-12-17T09:26:30Z">
        <w:r>
          <w:rPr>
            <w:rFonts w:hint="eastAsia" w:ascii="宋体" w:hAnsi="宋体"/>
            <w:szCs w:val="21"/>
            <w:lang w:eastAsia="zh-CN"/>
          </w:rPr>
          <w:t>【</w:t>
        </w:r>
      </w:ins>
      <w:ins w:id="1297" w:author="25年修订" w:date="2024-12-17T09:26:30Z">
        <w:r>
          <w:rPr>
            <w:rFonts w:hint="eastAsia" w:ascii="宋体" w:hAnsi="宋体"/>
            <w:szCs w:val="21"/>
            <w:highlight w:val="none"/>
            <w:lang w:eastAsia="zh-CN"/>
          </w:rPr>
          <w:t>其中外派</w:t>
        </w:r>
      </w:ins>
      <w:ins w:id="1298" w:author="25年修订" w:date="2024-12-17T09:26:30Z">
        <w:r>
          <w:rPr>
            <w:rFonts w:hint="eastAsia" w:ascii="宋体" w:hAnsi="宋体"/>
            <w:szCs w:val="21"/>
            <w:highlight w:val="none"/>
          </w:rPr>
          <w:t>人员数量</w:t>
        </w:r>
      </w:ins>
      <w:ins w:id="1299" w:author="25年修订" w:date="2024-12-17T09:26:30Z">
        <w:r>
          <w:rPr>
            <w:rFonts w:hint="eastAsia" w:ascii="宋体" w:hAnsi="宋体"/>
            <w:szCs w:val="21"/>
            <w:highlight w:val="none"/>
            <w:lang w:eastAsia="zh-CN"/>
          </w:rPr>
          <w:t>】</w:t>
        </w:r>
      </w:ins>
      <w:ins w:id="1300" w:author="25年修订" w:date="2024-12-17T09:33:47Z">
        <w:r>
          <w:rPr>
            <w:rFonts w:hint="eastAsia" w:ascii="宋体" w:hAnsi="宋体"/>
            <w:szCs w:val="21"/>
            <w:highlight w:val="none"/>
            <w:lang w:eastAsia="zh-CN"/>
          </w:rPr>
          <w:t>：</w:t>
        </w:r>
      </w:ins>
      <w:ins w:id="1301" w:author="25年修订" w:date="2024-12-17T09:26:30Z">
        <w:r>
          <w:rPr>
            <w:rFonts w:hint="eastAsia" w:ascii="宋体" w:hAnsi="宋体"/>
            <w:szCs w:val="21"/>
            <w:highlight w:val="none"/>
          </w:rPr>
          <w:t>填报机构总行选派至境外</w:t>
        </w:r>
      </w:ins>
      <w:ins w:id="1302" w:author="25年修订" w:date="2024-12-17T09:26:30Z">
        <w:r>
          <w:rPr>
            <w:rFonts w:hint="eastAsia" w:ascii="宋体" w:hAnsi="宋体"/>
            <w:szCs w:val="21"/>
            <w:highlight w:val="none"/>
            <w:lang w:val="en-US" w:eastAsia="zh-CN"/>
          </w:rPr>
          <w:t>机构</w:t>
        </w:r>
      </w:ins>
      <w:ins w:id="1303" w:author="25年修订" w:date="2024-12-17T09:26:30Z">
        <w:r>
          <w:rPr>
            <w:rFonts w:hint="eastAsia" w:ascii="宋体" w:hAnsi="宋体"/>
            <w:szCs w:val="21"/>
            <w:highlight w:val="none"/>
          </w:rPr>
          <w:t>工作，聘任境外</w:t>
        </w:r>
      </w:ins>
      <w:ins w:id="1304" w:author="25年修订" w:date="2024-12-17T09:26:30Z">
        <w:r>
          <w:rPr>
            <w:rFonts w:hint="eastAsia" w:ascii="宋体" w:hAnsi="宋体"/>
            <w:szCs w:val="21"/>
            <w:highlight w:val="none"/>
            <w:lang w:val="en-US" w:eastAsia="zh-CN"/>
          </w:rPr>
          <w:t>机构</w:t>
        </w:r>
      </w:ins>
      <w:ins w:id="1305" w:author="25年修订" w:date="2024-12-17T09:26:30Z">
        <w:r>
          <w:rPr>
            <w:rFonts w:hint="eastAsia" w:ascii="宋体" w:hAnsi="宋体"/>
            <w:szCs w:val="21"/>
            <w:highlight w:val="none"/>
          </w:rPr>
          <w:t>职位的员工。</w:t>
        </w:r>
      </w:ins>
    </w:p>
    <w:p>
      <w:pPr>
        <w:numPr>
          <w:ins w:id="1306" w:author="刘琦" w:date="2017-09-18T14:45:00Z"/>
        </w:numPr>
        <w:spacing w:line="360" w:lineRule="auto"/>
        <w:ind w:firstLine="0" w:firstLineChars="0"/>
        <w:rPr>
          <w:ins w:id="1307" w:author="25年修订" w:date="2024-11-18T16:44:23Z"/>
          <w:rFonts w:hint="default" w:ascii="宋体" w:hAnsi="宋体"/>
          <w:szCs w:val="21"/>
          <w:lang w:val="en-US" w:eastAsia="zh-CN"/>
        </w:rPr>
      </w:pPr>
    </w:p>
    <w:p>
      <w:pPr>
        <w:spacing w:line="360" w:lineRule="auto"/>
        <w:rPr>
          <w:rFonts w:hint="eastAsia"/>
          <w:b/>
          <w:highlight w:val="none"/>
        </w:rPr>
      </w:pPr>
      <w:r>
        <w:rPr>
          <w:rFonts w:hint="eastAsia"/>
          <w:b/>
          <w:highlight w:val="none"/>
        </w:rPr>
        <w:t>第四部分：核对关系</w:t>
      </w:r>
    </w:p>
    <w:p>
      <w:pPr>
        <w:numPr>
          <w:ilvl w:val="0"/>
          <w:numId w:val="1"/>
        </w:numPr>
        <w:spacing w:line="360" w:lineRule="auto"/>
        <w:rPr>
          <w:rFonts w:hint="eastAsia"/>
          <w:highlight w:val="none"/>
        </w:rPr>
      </w:pPr>
      <w:r>
        <w:rPr>
          <w:rFonts w:hint="eastAsia"/>
          <w:highlight w:val="none"/>
        </w:rPr>
        <w:t xml:space="preserve">表内核对关系 </w:t>
      </w:r>
    </w:p>
    <w:p>
      <w:pPr>
        <w:spacing w:line="360" w:lineRule="auto"/>
        <w:rPr>
          <w:rFonts w:hint="eastAsia"/>
          <w:highlight w:val="none"/>
        </w:rPr>
      </w:pPr>
      <w:r>
        <w:rPr>
          <w:rFonts w:hint="eastAsia"/>
          <w:b/>
          <w:highlight w:val="none"/>
          <w:lang w:val="en-US" w:eastAsia="zh-CN"/>
        </w:rPr>
        <w:t>第I部分 国别风险暴露情况表：</w:t>
      </w:r>
    </w:p>
    <w:p>
      <w:pPr>
        <w:spacing w:line="360" w:lineRule="auto"/>
        <w:rPr>
          <w:rFonts w:hint="eastAsia"/>
          <w:b/>
          <w:highlight w:val="none"/>
        </w:rPr>
      </w:pPr>
      <w:r>
        <w:rPr>
          <w:rFonts w:hint="eastAsia"/>
          <w:b/>
          <w:highlight w:val="none"/>
        </w:rPr>
        <w:t>行项目：</w:t>
      </w:r>
    </w:p>
    <w:p>
      <w:pPr>
        <w:spacing w:line="360" w:lineRule="auto"/>
        <w:rPr>
          <w:rFonts w:hint="eastAsia"/>
          <w:highlight w:val="none"/>
        </w:rPr>
      </w:pPr>
      <w:r>
        <w:rPr>
          <w:rFonts w:hint="eastAsia"/>
          <w:highlight w:val="none"/>
        </w:rPr>
        <w:t>【1.】=【1.1】+【1.2】，适用于A-HI列；</w:t>
      </w:r>
    </w:p>
    <w:p>
      <w:pPr>
        <w:spacing w:line="360" w:lineRule="auto"/>
        <w:rPr>
          <w:rFonts w:hint="eastAsia"/>
          <w:highlight w:val="none"/>
        </w:rPr>
      </w:pPr>
      <w:r>
        <w:rPr>
          <w:rFonts w:hint="eastAsia"/>
          <w:highlight w:val="none"/>
        </w:rPr>
        <w:t>【1.1】=【1.1.</w:t>
      </w:r>
      <w:r>
        <w:rPr>
          <w:highlight w:val="none"/>
        </w:rPr>
        <w:t>1.</w:t>
      </w:r>
      <w:r>
        <w:rPr>
          <w:rFonts w:hint="eastAsia"/>
          <w:highlight w:val="none"/>
        </w:rPr>
        <w:t>1】+【1.1.</w:t>
      </w:r>
      <w:r>
        <w:rPr>
          <w:highlight w:val="none"/>
        </w:rPr>
        <w:t>1.</w:t>
      </w:r>
      <w:r>
        <w:rPr>
          <w:rFonts w:hint="eastAsia"/>
          <w:highlight w:val="none"/>
        </w:rPr>
        <w:t>2】+【1.1.</w:t>
      </w:r>
      <w:r>
        <w:rPr>
          <w:highlight w:val="none"/>
        </w:rPr>
        <w:t>1.</w:t>
      </w:r>
      <w:r>
        <w:rPr>
          <w:rFonts w:hint="eastAsia"/>
          <w:highlight w:val="none"/>
        </w:rPr>
        <w:t>3】+【1.1.</w:t>
      </w:r>
      <w:r>
        <w:rPr>
          <w:highlight w:val="none"/>
        </w:rPr>
        <w:t>1.4</w:t>
      </w:r>
      <w:r>
        <w:rPr>
          <w:rFonts w:hint="eastAsia"/>
          <w:highlight w:val="none"/>
        </w:rPr>
        <w:t>】+【1.1.</w:t>
      </w:r>
      <w:r>
        <w:rPr>
          <w:highlight w:val="none"/>
        </w:rPr>
        <w:t>1.5</w:t>
      </w:r>
      <w:r>
        <w:rPr>
          <w:rFonts w:hint="eastAsia"/>
          <w:highlight w:val="none"/>
        </w:rPr>
        <w:t>】+【1.1.</w:t>
      </w:r>
      <w:r>
        <w:rPr>
          <w:highlight w:val="none"/>
        </w:rPr>
        <w:t>1.6</w:t>
      </w:r>
      <w:r>
        <w:rPr>
          <w:rFonts w:hint="eastAsia"/>
          <w:highlight w:val="none"/>
        </w:rPr>
        <w:t>】，适用于A-HI列；</w:t>
      </w:r>
    </w:p>
    <w:p>
      <w:pPr>
        <w:spacing w:line="360" w:lineRule="auto"/>
        <w:rPr>
          <w:rFonts w:hint="eastAsia"/>
          <w:highlight w:val="none"/>
        </w:rPr>
      </w:pPr>
      <w:r>
        <w:rPr>
          <w:rFonts w:hint="eastAsia"/>
          <w:highlight w:val="none"/>
        </w:rPr>
        <w:t>【1.1】=【1.1.</w:t>
      </w:r>
      <w:r>
        <w:rPr>
          <w:highlight w:val="none"/>
        </w:rPr>
        <w:t>2.</w:t>
      </w:r>
      <w:r>
        <w:rPr>
          <w:rFonts w:hint="eastAsia"/>
          <w:highlight w:val="none"/>
        </w:rPr>
        <w:t>1】+【1.1.</w:t>
      </w:r>
      <w:r>
        <w:rPr>
          <w:highlight w:val="none"/>
        </w:rPr>
        <w:t>2.</w:t>
      </w:r>
      <w:r>
        <w:rPr>
          <w:rFonts w:hint="eastAsia"/>
          <w:highlight w:val="none"/>
        </w:rPr>
        <w:t>2】+【1.1.</w:t>
      </w:r>
      <w:r>
        <w:rPr>
          <w:highlight w:val="none"/>
        </w:rPr>
        <w:t>2.</w:t>
      </w:r>
      <w:r>
        <w:rPr>
          <w:rFonts w:hint="eastAsia"/>
          <w:highlight w:val="none"/>
        </w:rPr>
        <w:t>3】+【1.1.</w:t>
      </w:r>
      <w:r>
        <w:rPr>
          <w:highlight w:val="none"/>
        </w:rPr>
        <w:t>2.4</w:t>
      </w:r>
      <w:r>
        <w:rPr>
          <w:rFonts w:hint="eastAsia"/>
          <w:highlight w:val="none"/>
        </w:rPr>
        <w:t>】+【1.1.</w:t>
      </w:r>
      <w:r>
        <w:rPr>
          <w:highlight w:val="none"/>
        </w:rPr>
        <w:t>2.5</w:t>
      </w:r>
      <w:r>
        <w:rPr>
          <w:rFonts w:hint="eastAsia"/>
          <w:highlight w:val="none"/>
        </w:rPr>
        <w:t>】+【1.1.</w:t>
      </w:r>
      <w:r>
        <w:rPr>
          <w:highlight w:val="none"/>
        </w:rPr>
        <w:t>2.6</w:t>
      </w:r>
      <w:r>
        <w:rPr>
          <w:rFonts w:hint="eastAsia"/>
          <w:highlight w:val="none"/>
        </w:rPr>
        <w:t>】+【1.1.</w:t>
      </w:r>
      <w:r>
        <w:rPr>
          <w:highlight w:val="none"/>
        </w:rPr>
        <w:t>2.7</w:t>
      </w:r>
      <w:r>
        <w:rPr>
          <w:rFonts w:hint="eastAsia"/>
          <w:highlight w:val="none"/>
        </w:rPr>
        <w:t>】，适用于A-HI列；</w:t>
      </w:r>
    </w:p>
    <w:p>
      <w:pPr>
        <w:spacing w:line="360" w:lineRule="auto"/>
        <w:rPr>
          <w:ins w:id="1308" w:author="25年修订" w:date="2024-12-16T19:39:54Z"/>
          <w:rFonts w:hint="eastAsia"/>
          <w:highlight w:val="none"/>
        </w:rPr>
      </w:pPr>
      <w:r>
        <w:rPr>
          <w:rFonts w:hint="eastAsia"/>
          <w:highlight w:val="none"/>
        </w:rPr>
        <w:t>【1.1】=【1.1.</w:t>
      </w:r>
      <w:r>
        <w:rPr>
          <w:highlight w:val="none"/>
        </w:rPr>
        <w:t>3.</w:t>
      </w:r>
      <w:r>
        <w:rPr>
          <w:rFonts w:hint="eastAsia"/>
          <w:highlight w:val="none"/>
        </w:rPr>
        <w:t>1】+【1.1.</w:t>
      </w:r>
      <w:r>
        <w:rPr>
          <w:highlight w:val="none"/>
        </w:rPr>
        <w:t>3.</w:t>
      </w:r>
      <w:r>
        <w:rPr>
          <w:rFonts w:hint="eastAsia"/>
          <w:highlight w:val="none"/>
        </w:rPr>
        <w:t>2】</w:t>
      </w:r>
      <w:del w:id="1309" w:author="25年修订" w:date="2024-11-18T16:44:23Z">
        <w:r>
          <w:rPr>
            <w:rFonts w:hint="eastAsia"/>
            <w:highlight w:val="none"/>
          </w:rPr>
          <w:delText>+【1.1.</w:delText>
        </w:r>
      </w:del>
      <w:del w:id="1310" w:author="25年修订" w:date="2024-11-18T16:44:23Z">
        <w:r>
          <w:rPr>
            <w:highlight w:val="none"/>
          </w:rPr>
          <w:delText>3.</w:delText>
        </w:r>
      </w:del>
      <w:del w:id="1311" w:author="25年修订" w:date="2024-11-18T16:44:23Z">
        <w:r>
          <w:rPr>
            <w:rFonts w:hint="eastAsia"/>
            <w:highlight w:val="none"/>
          </w:rPr>
          <w:delText>3】+【1.1.</w:delText>
        </w:r>
      </w:del>
      <w:del w:id="1312" w:author="25年修订" w:date="2024-11-18T16:44:23Z">
        <w:r>
          <w:rPr>
            <w:highlight w:val="none"/>
          </w:rPr>
          <w:delText>3.4</w:delText>
        </w:r>
      </w:del>
      <w:del w:id="1313" w:author="25年修订" w:date="2024-11-18T16:44:23Z">
        <w:r>
          <w:rPr>
            <w:rFonts w:hint="eastAsia"/>
            <w:highlight w:val="none"/>
          </w:rPr>
          <w:delText>】</w:delText>
        </w:r>
      </w:del>
      <w:r>
        <w:rPr>
          <w:rFonts w:hint="eastAsia"/>
          <w:highlight w:val="none"/>
        </w:rPr>
        <w:t>，适用于A-HI列；</w:t>
      </w:r>
    </w:p>
    <w:p>
      <w:pPr>
        <w:spacing w:line="360" w:lineRule="auto"/>
        <w:rPr>
          <w:rFonts w:hint="eastAsia"/>
          <w:highlight w:val="none"/>
        </w:rPr>
      </w:pPr>
      <w:ins w:id="1314" w:author="25年修订" w:date="2024-12-16T19:39:58Z">
        <w:r>
          <w:rPr>
            <w:rFonts w:hint="eastAsia"/>
            <w:highlight w:val="none"/>
          </w:rPr>
          <w:t>【1.1】=【1.1.</w:t>
        </w:r>
      </w:ins>
      <w:ins w:id="1315" w:author="25年修订" w:date="2024-12-16T19:40:03Z">
        <w:r>
          <w:rPr>
            <w:rFonts w:hint="eastAsia"/>
            <w:highlight w:val="none"/>
            <w:lang w:val="en-US" w:eastAsia="zh-CN"/>
          </w:rPr>
          <w:t>4</w:t>
        </w:r>
      </w:ins>
      <w:ins w:id="1316" w:author="25年修订" w:date="2024-12-16T19:39:58Z">
        <w:r>
          <w:rPr>
            <w:highlight w:val="none"/>
          </w:rPr>
          <w:t>.</w:t>
        </w:r>
      </w:ins>
      <w:ins w:id="1317" w:author="25年修订" w:date="2024-12-16T19:39:58Z">
        <w:r>
          <w:rPr>
            <w:rFonts w:hint="eastAsia"/>
            <w:highlight w:val="none"/>
          </w:rPr>
          <w:t>1】+【1.1.</w:t>
        </w:r>
      </w:ins>
      <w:ins w:id="1318" w:author="25年修订" w:date="2024-12-16T19:40:05Z">
        <w:r>
          <w:rPr>
            <w:rFonts w:hint="eastAsia"/>
            <w:highlight w:val="none"/>
            <w:lang w:val="en-US" w:eastAsia="zh-CN"/>
          </w:rPr>
          <w:t>4</w:t>
        </w:r>
      </w:ins>
      <w:ins w:id="1319" w:author="25年修订" w:date="2024-12-16T19:39:58Z">
        <w:r>
          <w:rPr>
            <w:highlight w:val="none"/>
          </w:rPr>
          <w:t>.</w:t>
        </w:r>
      </w:ins>
      <w:ins w:id="1320" w:author="25年修订" w:date="2024-12-16T19:39:58Z">
        <w:r>
          <w:rPr>
            <w:rFonts w:hint="eastAsia"/>
            <w:highlight w:val="none"/>
          </w:rPr>
          <w:t>2】</w:t>
        </w:r>
      </w:ins>
      <w:ins w:id="1321" w:author="25年修订" w:date="2024-12-16T19:40:08Z">
        <w:r>
          <w:rPr>
            <w:rFonts w:hint="eastAsia"/>
            <w:highlight w:val="none"/>
          </w:rPr>
          <w:t>，适用于A-HI列；</w:t>
        </w:r>
      </w:ins>
    </w:p>
    <w:p>
      <w:pPr>
        <w:spacing w:line="360" w:lineRule="auto"/>
        <w:rPr>
          <w:highlight w:val="none"/>
        </w:rPr>
      </w:pPr>
      <w:r>
        <w:rPr>
          <w:rFonts w:hint="eastAsia"/>
          <w:highlight w:val="none"/>
        </w:rPr>
        <w:t>【1.2】=【1.2.1】+【1.2.2】，适用于A-HI列；</w:t>
      </w:r>
    </w:p>
    <w:p>
      <w:pPr>
        <w:spacing w:line="360" w:lineRule="auto"/>
        <w:rPr>
          <w:rFonts w:hint="eastAsia"/>
          <w:highlight w:val="none"/>
        </w:rPr>
      </w:pPr>
      <w:r>
        <w:rPr>
          <w:rFonts w:hint="eastAsia"/>
          <w:highlight w:val="none"/>
        </w:rPr>
        <w:t>【1.</w:t>
      </w:r>
      <w:r>
        <w:rPr>
          <w:highlight w:val="none"/>
        </w:rPr>
        <w:t>2.1</w:t>
      </w:r>
      <w:r>
        <w:rPr>
          <w:rFonts w:hint="eastAsia"/>
          <w:highlight w:val="none"/>
        </w:rPr>
        <w:t>】=【1.</w:t>
      </w:r>
      <w:r>
        <w:rPr>
          <w:highlight w:val="none"/>
        </w:rPr>
        <w:t>2</w:t>
      </w:r>
      <w:r>
        <w:rPr>
          <w:rFonts w:hint="eastAsia"/>
          <w:highlight w:val="none"/>
        </w:rPr>
        <w:t>.</w:t>
      </w:r>
      <w:r>
        <w:rPr>
          <w:highlight w:val="none"/>
        </w:rPr>
        <w:t>1.</w:t>
      </w:r>
      <w:r>
        <w:rPr>
          <w:rFonts w:hint="eastAsia"/>
          <w:highlight w:val="none"/>
        </w:rPr>
        <w:t>1</w:t>
      </w:r>
      <w:r>
        <w:rPr>
          <w:highlight w:val="none"/>
        </w:rPr>
        <w:t>.1</w:t>
      </w:r>
      <w:r>
        <w:rPr>
          <w:rFonts w:hint="eastAsia"/>
          <w:highlight w:val="none"/>
        </w:rPr>
        <w:t>】+【1.</w:t>
      </w:r>
      <w:r>
        <w:rPr>
          <w:highlight w:val="none"/>
        </w:rPr>
        <w:t>2</w:t>
      </w:r>
      <w:r>
        <w:rPr>
          <w:rFonts w:hint="eastAsia"/>
          <w:highlight w:val="none"/>
        </w:rPr>
        <w:t>.</w:t>
      </w:r>
      <w:r>
        <w:rPr>
          <w:highlight w:val="none"/>
        </w:rPr>
        <w:t>1.1.</w:t>
      </w:r>
      <w:r>
        <w:rPr>
          <w:rFonts w:hint="eastAsia"/>
          <w:highlight w:val="none"/>
        </w:rPr>
        <w:t>2】+【1.</w:t>
      </w:r>
      <w:r>
        <w:rPr>
          <w:highlight w:val="none"/>
        </w:rPr>
        <w:t>2</w:t>
      </w:r>
      <w:r>
        <w:rPr>
          <w:rFonts w:hint="eastAsia"/>
          <w:highlight w:val="none"/>
        </w:rPr>
        <w:t>.</w:t>
      </w:r>
      <w:r>
        <w:rPr>
          <w:highlight w:val="none"/>
        </w:rPr>
        <w:t>1.1.</w:t>
      </w:r>
      <w:r>
        <w:rPr>
          <w:rFonts w:hint="eastAsia"/>
          <w:highlight w:val="none"/>
        </w:rPr>
        <w:t>3】+【1.</w:t>
      </w:r>
      <w:r>
        <w:rPr>
          <w:highlight w:val="none"/>
        </w:rPr>
        <w:t>2</w:t>
      </w:r>
      <w:r>
        <w:rPr>
          <w:rFonts w:hint="eastAsia"/>
          <w:highlight w:val="none"/>
        </w:rPr>
        <w:t>.</w:t>
      </w:r>
      <w:r>
        <w:rPr>
          <w:highlight w:val="none"/>
        </w:rPr>
        <w:t>1.1.4</w:t>
      </w:r>
      <w:r>
        <w:rPr>
          <w:rFonts w:hint="eastAsia"/>
          <w:highlight w:val="none"/>
        </w:rPr>
        <w:t>】+【1.</w:t>
      </w:r>
      <w:r>
        <w:rPr>
          <w:highlight w:val="none"/>
        </w:rPr>
        <w:t>2</w:t>
      </w:r>
      <w:r>
        <w:rPr>
          <w:rFonts w:hint="eastAsia"/>
          <w:highlight w:val="none"/>
        </w:rPr>
        <w:t>.</w:t>
      </w:r>
      <w:r>
        <w:rPr>
          <w:highlight w:val="none"/>
        </w:rPr>
        <w:t>1.1.5</w:t>
      </w:r>
      <w:r>
        <w:rPr>
          <w:rFonts w:hint="eastAsia"/>
          <w:highlight w:val="none"/>
        </w:rPr>
        <w:t>】+【1.</w:t>
      </w:r>
      <w:r>
        <w:rPr>
          <w:highlight w:val="none"/>
        </w:rPr>
        <w:t>2</w:t>
      </w:r>
      <w:r>
        <w:rPr>
          <w:rFonts w:hint="eastAsia"/>
          <w:highlight w:val="none"/>
        </w:rPr>
        <w:t>.</w:t>
      </w:r>
      <w:r>
        <w:rPr>
          <w:highlight w:val="none"/>
        </w:rPr>
        <w:t>1.1.6</w:t>
      </w:r>
      <w:r>
        <w:rPr>
          <w:rFonts w:hint="eastAsia"/>
          <w:highlight w:val="none"/>
        </w:rPr>
        <w:t>】，适用于A-HI列；</w:t>
      </w:r>
    </w:p>
    <w:p>
      <w:pPr>
        <w:spacing w:line="360" w:lineRule="auto"/>
        <w:rPr>
          <w:highlight w:val="none"/>
        </w:rPr>
      </w:pPr>
      <w:r>
        <w:rPr>
          <w:rFonts w:hint="eastAsia"/>
          <w:highlight w:val="none"/>
        </w:rPr>
        <w:t>【1.</w:t>
      </w:r>
      <w:r>
        <w:rPr>
          <w:highlight w:val="none"/>
        </w:rPr>
        <w:t>2.1</w:t>
      </w:r>
      <w:r>
        <w:rPr>
          <w:rFonts w:hint="eastAsia"/>
          <w:highlight w:val="none"/>
        </w:rPr>
        <w:t>】=【1.</w:t>
      </w:r>
      <w:r>
        <w:rPr>
          <w:highlight w:val="none"/>
        </w:rPr>
        <w:t>2</w:t>
      </w:r>
      <w:r>
        <w:rPr>
          <w:rFonts w:hint="eastAsia"/>
          <w:highlight w:val="none"/>
        </w:rPr>
        <w:t>.</w:t>
      </w:r>
      <w:r>
        <w:rPr>
          <w:highlight w:val="none"/>
        </w:rPr>
        <w:t>1.</w:t>
      </w:r>
      <w:r>
        <w:rPr>
          <w:rFonts w:hint="eastAsia"/>
          <w:highlight w:val="none"/>
        </w:rPr>
        <w:t>2</w:t>
      </w:r>
      <w:r>
        <w:rPr>
          <w:highlight w:val="none"/>
        </w:rPr>
        <w:t>.1</w:t>
      </w:r>
      <w:r>
        <w:rPr>
          <w:rFonts w:hint="eastAsia"/>
          <w:highlight w:val="none"/>
        </w:rPr>
        <w:t>】+【1.</w:t>
      </w:r>
      <w:r>
        <w:rPr>
          <w:highlight w:val="none"/>
        </w:rPr>
        <w:t>2</w:t>
      </w:r>
      <w:r>
        <w:rPr>
          <w:rFonts w:hint="eastAsia"/>
          <w:highlight w:val="none"/>
        </w:rPr>
        <w:t>.</w:t>
      </w:r>
      <w:r>
        <w:rPr>
          <w:highlight w:val="none"/>
        </w:rPr>
        <w:t>1.2.</w:t>
      </w:r>
      <w:r>
        <w:rPr>
          <w:rFonts w:hint="eastAsia"/>
          <w:highlight w:val="none"/>
        </w:rPr>
        <w:t>2】+【1.</w:t>
      </w:r>
      <w:r>
        <w:rPr>
          <w:highlight w:val="none"/>
        </w:rPr>
        <w:t>2</w:t>
      </w:r>
      <w:r>
        <w:rPr>
          <w:rFonts w:hint="eastAsia"/>
          <w:highlight w:val="none"/>
        </w:rPr>
        <w:t>.</w:t>
      </w:r>
      <w:r>
        <w:rPr>
          <w:highlight w:val="none"/>
        </w:rPr>
        <w:t>1.2.</w:t>
      </w:r>
      <w:r>
        <w:rPr>
          <w:rFonts w:hint="eastAsia"/>
          <w:highlight w:val="none"/>
        </w:rPr>
        <w:t>3】+【1.</w:t>
      </w:r>
      <w:r>
        <w:rPr>
          <w:highlight w:val="none"/>
        </w:rPr>
        <w:t>2</w:t>
      </w:r>
      <w:r>
        <w:rPr>
          <w:rFonts w:hint="eastAsia"/>
          <w:highlight w:val="none"/>
        </w:rPr>
        <w:t>.</w:t>
      </w:r>
      <w:r>
        <w:rPr>
          <w:highlight w:val="none"/>
        </w:rPr>
        <w:t>1.2.4</w:t>
      </w:r>
      <w:r>
        <w:rPr>
          <w:rFonts w:hint="eastAsia"/>
          <w:highlight w:val="none"/>
        </w:rPr>
        <w:t>】+【1.</w:t>
      </w:r>
      <w:r>
        <w:rPr>
          <w:highlight w:val="none"/>
        </w:rPr>
        <w:t>2</w:t>
      </w:r>
      <w:r>
        <w:rPr>
          <w:rFonts w:hint="eastAsia"/>
          <w:highlight w:val="none"/>
        </w:rPr>
        <w:t>.</w:t>
      </w:r>
      <w:r>
        <w:rPr>
          <w:highlight w:val="none"/>
        </w:rPr>
        <w:t>1.2.5</w:t>
      </w:r>
      <w:r>
        <w:rPr>
          <w:rFonts w:hint="eastAsia"/>
          <w:highlight w:val="none"/>
        </w:rPr>
        <w:t>】+【1.</w:t>
      </w:r>
      <w:r>
        <w:rPr>
          <w:highlight w:val="none"/>
        </w:rPr>
        <w:t>2</w:t>
      </w:r>
      <w:r>
        <w:rPr>
          <w:rFonts w:hint="eastAsia"/>
          <w:highlight w:val="none"/>
        </w:rPr>
        <w:t>.</w:t>
      </w:r>
      <w:r>
        <w:rPr>
          <w:highlight w:val="none"/>
        </w:rPr>
        <w:t>1.2.6</w:t>
      </w:r>
      <w:r>
        <w:rPr>
          <w:rFonts w:hint="eastAsia"/>
          <w:highlight w:val="none"/>
        </w:rPr>
        <w:t>】+【1.</w:t>
      </w:r>
      <w:r>
        <w:rPr>
          <w:highlight w:val="none"/>
        </w:rPr>
        <w:t>2</w:t>
      </w:r>
      <w:r>
        <w:rPr>
          <w:rFonts w:hint="eastAsia"/>
          <w:highlight w:val="none"/>
        </w:rPr>
        <w:t>.</w:t>
      </w:r>
      <w:r>
        <w:rPr>
          <w:highlight w:val="none"/>
        </w:rPr>
        <w:t>1.2.7</w:t>
      </w:r>
      <w:r>
        <w:rPr>
          <w:rFonts w:hint="eastAsia"/>
          <w:highlight w:val="none"/>
        </w:rPr>
        <w:t>】，适用于A-HI列；</w:t>
      </w:r>
    </w:p>
    <w:p>
      <w:pPr>
        <w:spacing w:line="360" w:lineRule="auto"/>
        <w:rPr>
          <w:highlight w:val="none"/>
        </w:rPr>
      </w:pPr>
      <w:r>
        <w:rPr>
          <w:rFonts w:hint="eastAsia"/>
          <w:highlight w:val="none"/>
        </w:rPr>
        <w:t>【1.</w:t>
      </w:r>
      <w:r>
        <w:rPr>
          <w:highlight w:val="none"/>
        </w:rPr>
        <w:t>2.1</w:t>
      </w:r>
      <w:r>
        <w:rPr>
          <w:rFonts w:hint="eastAsia"/>
          <w:highlight w:val="none"/>
        </w:rPr>
        <w:t>】=【1.</w:t>
      </w:r>
      <w:r>
        <w:rPr>
          <w:highlight w:val="none"/>
        </w:rPr>
        <w:t>2</w:t>
      </w:r>
      <w:r>
        <w:rPr>
          <w:rFonts w:hint="eastAsia"/>
          <w:highlight w:val="none"/>
        </w:rPr>
        <w:t>.</w:t>
      </w:r>
      <w:r>
        <w:rPr>
          <w:highlight w:val="none"/>
        </w:rPr>
        <w:t>1.</w:t>
      </w:r>
      <w:r>
        <w:rPr>
          <w:rFonts w:hint="eastAsia"/>
          <w:highlight w:val="none"/>
        </w:rPr>
        <w:t>3</w:t>
      </w:r>
      <w:r>
        <w:rPr>
          <w:highlight w:val="none"/>
        </w:rPr>
        <w:t>.1</w:t>
      </w:r>
      <w:r>
        <w:rPr>
          <w:rFonts w:hint="eastAsia"/>
          <w:highlight w:val="none"/>
        </w:rPr>
        <w:t>】+【1.</w:t>
      </w:r>
      <w:r>
        <w:rPr>
          <w:highlight w:val="none"/>
        </w:rPr>
        <w:t>2</w:t>
      </w:r>
      <w:r>
        <w:rPr>
          <w:rFonts w:hint="eastAsia"/>
          <w:highlight w:val="none"/>
        </w:rPr>
        <w:t>.</w:t>
      </w:r>
      <w:r>
        <w:rPr>
          <w:highlight w:val="none"/>
        </w:rPr>
        <w:t>1.3.</w:t>
      </w:r>
      <w:r>
        <w:rPr>
          <w:rFonts w:hint="eastAsia"/>
          <w:highlight w:val="none"/>
        </w:rPr>
        <w:t>2】</w:t>
      </w:r>
      <w:del w:id="1322" w:author="25年修订" w:date="2024-11-18T16:44:23Z">
        <w:r>
          <w:rPr>
            <w:rFonts w:hint="eastAsia"/>
            <w:highlight w:val="none"/>
          </w:rPr>
          <w:delText>+【1.</w:delText>
        </w:r>
      </w:del>
      <w:del w:id="1323" w:author="25年修订" w:date="2024-11-18T16:44:23Z">
        <w:r>
          <w:rPr>
            <w:highlight w:val="none"/>
          </w:rPr>
          <w:delText>2</w:delText>
        </w:r>
      </w:del>
      <w:del w:id="1324" w:author="25年修订" w:date="2024-11-18T16:44:23Z">
        <w:r>
          <w:rPr>
            <w:rFonts w:hint="eastAsia"/>
            <w:highlight w:val="none"/>
          </w:rPr>
          <w:delText>.</w:delText>
        </w:r>
      </w:del>
      <w:del w:id="1325" w:author="25年修订" w:date="2024-11-18T16:44:23Z">
        <w:r>
          <w:rPr>
            <w:highlight w:val="none"/>
          </w:rPr>
          <w:delText>1.3.</w:delText>
        </w:r>
      </w:del>
      <w:del w:id="1326" w:author="25年修订" w:date="2024-11-18T16:44:23Z">
        <w:r>
          <w:rPr>
            <w:rFonts w:hint="eastAsia"/>
            <w:highlight w:val="none"/>
          </w:rPr>
          <w:delText>3】+【1.</w:delText>
        </w:r>
      </w:del>
      <w:del w:id="1327" w:author="25年修订" w:date="2024-11-18T16:44:23Z">
        <w:r>
          <w:rPr>
            <w:highlight w:val="none"/>
          </w:rPr>
          <w:delText>2</w:delText>
        </w:r>
      </w:del>
      <w:del w:id="1328" w:author="25年修订" w:date="2024-11-18T16:44:23Z">
        <w:r>
          <w:rPr>
            <w:rFonts w:hint="eastAsia"/>
            <w:highlight w:val="none"/>
          </w:rPr>
          <w:delText>.</w:delText>
        </w:r>
      </w:del>
      <w:del w:id="1329" w:author="25年修订" w:date="2024-11-18T16:44:23Z">
        <w:r>
          <w:rPr>
            <w:highlight w:val="none"/>
          </w:rPr>
          <w:delText>1.3.4</w:delText>
        </w:r>
      </w:del>
      <w:del w:id="1330" w:author="25年修订" w:date="2024-11-18T16:44:23Z">
        <w:r>
          <w:rPr>
            <w:rFonts w:hint="eastAsia"/>
            <w:highlight w:val="none"/>
          </w:rPr>
          <w:delText>】</w:delText>
        </w:r>
      </w:del>
      <w:r>
        <w:rPr>
          <w:rFonts w:hint="eastAsia"/>
          <w:highlight w:val="none"/>
        </w:rPr>
        <w:t>，适用于A-HI列；</w:t>
      </w:r>
    </w:p>
    <w:p>
      <w:pPr>
        <w:spacing w:line="360" w:lineRule="auto"/>
        <w:rPr>
          <w:rFonts w:hint="eastAsia"/>
          <w:highlight w:val="none"/>
        </w:rPr>
      </w:pPr>
      <w:r>
        <w:rPr>
          <w:rFonts w:hint="eastAsia"/>
          <w:highlight w:val="none"/>
        </w:rPr>
        <w:t>【1.</w:t>
      </w:r>
      <w:r>
        <w:rPr>
          <w:highlight w:val="none"/>
        </w:rPr>
        <w:t>2.2</w:t>
      </w:r>
      <w:r>
        <w:rPr>
          <w:rFonts w:hint="eastAsia"/>
          <w:highlight w:val="none"/>
        </w:rPr>
        <w:t>】=【1.</w:t>
      </w:r>
      <w:r>
        <w:rPr>
          <w:highlight w:val="none"/>
        </w:rPr>
        <w:t>2</w:t>
      </w:r>
      <w:r>
        <w:rPr>
          <w:rFonts w:hint="eastAsia"/>
          <w:highlight w:val="none"/>
        </w:rPr>
        <w:t>.</w:t>
      </w:r>
      <w:r>
        <w:rPr>
          <w:highlight w:val="none"/>
        </w:rPr>
        <w:t>2.</w:t>
      </w:r>
      <w:r>
        <w:rPr>
          <w:rFonts w:hint="eastAsia"/>
          <w:highlight w:val="none"/>
        </w:rPr>
        <w:t>1</w:t>
      </w:r>
      <w:r>
        <w:rPr>
          <w:highlight w:val="none"/>
        </w:rPr>
        <w:t>.1</w:t>
      </w:r>
      <w:r>
        <w:rPr>
          <w:rFonts w:hint="eastAsia"/>
          <w:highlight w:val="none"/>
        </w:rPr>
        <w:t>】+【1.</w:t>
      </w:r>
      <w:r>
        <w:rPr>
          <w:highlight w:val="none"/>
        </w:rPr>
        <w:t>2</w:t>
      </w:r>
      <w:r>
        <w:rPr>
          <w:rFonts w:hint="eastAsia"/>
          <w:highlight w:val="none"/>
        </w:rPr>
        <w:t>.</w:t>
      </w:r>
      <w:r>
        <w:rPr>
          <w:highlight w:val="none"/>
        </w:rPr>
        <w:t>2.1.</w:t>
      </w:r>
      <w:r>
        <w:rPr>
          <w:rFonts w:hint="eastAsia"/>
          <w:highlight w:val="none"/>
        </w:rPr>
        <w:t>2】+【1.</w:t>
      </w:r>
      <w:r>
        <w:rPr>
          <w:highlight w:val="none"/>
        </w:rPr>
        <w:t>2</w:t>
      </w:r>
      <w:r>
        <w:rPr>
          <w:rFonts w:hint="eastAsia"/>
          <w:highlight w:val="none"/>
        </w:rPr>
        <w:t>.</w:t>
      </w:r>
      <w:r>
        <w:rPr>
          <w:highlight w:val="none"/>
        </w:rPr>
        <w:t>2.1.</w:t>
      </w:r>
      <w:r>
        <w:rPr>
          <w:rFonts w:hint="eastAsia"/>
          <w:highlight w:val="none"/>
        </w:rPr>
        <w:t>3】+【1.</w:t>
      </w:r>
      <w:r>
        <w:rPr>
          <w:highlight w:val="none"/>
        </w:rPr>
        <w:t>2</w:t>
      </w:r>
      <w:r>
        <w:rPr>
          <w:rFonts w:hint="eastAsia"/>
          <w:highlight w:val="none"/>
        </w:rPr>
        <w:t>.</w:t>
      </w:r>
      <w:r>
        <w:rPr>
          <w:highlight w:val="none"/>
        </w:rPr>
        <w:t>2.1.4</w:t>
      </w:r>
      <w:r>
        <w:rPr>
          <w:rFonts w:hint="eastAsia"/>
          <w:highlight w:val="none"/>
        </w:rPr>
        <w:t>】+【1.</w:t>
      </w:r>
      <w:r>
        <w:rPr>
          <w:highlight w:val="none"/>
        </w:rPr>
        <w:t>2</w:t>
      </w:r>
      <w:r>
        <w:rPr>
          <w:rFonts w:hint="eastAsia"/>
          <w:highlight w:val="none"/>
        </w:rPr>
        <w:t>.</w:t>
      </w:r>
      <w:r>
        <w:rPr>
          <w:highlight w:val="none"/>
        </w:rPr>
        <w:t>2.1.5</w:t>
      </w:r>
      <w:r>
        <w:rPr>
          <w:rFonts w:hint="eastAsia"/>
          <w:highlight w:val="none"/>
        </w:rPr>
        <w:t>】+【1.</w:t>
      </w:r>
      <w:r>
        <w:rPr>
          <w:highlight w:val="none"/>
        </w:rPr>
        <w:t>2</w:t>
      </w:r>
      <w:r>
        <w:rPr>
          <w:rFonts w:hint="eastAsia"/>
          <w:highlight w:val="none"/>
        </w:rPr>
        <w:t>.</w:t>
      </w:r>
      <w:r>
        <w:rPr>
          <w:highlight w:val="none"/>
        </w:rPr>
        <w:t>2.1.6</w:t>
      </w:r>
      <w:r>
        <w:rPr>
          <w:rFonts w:hint="eastAsia"/>
          <w:highlight w:val="none"/>
        </w:rPr>
        <w:t>】，适用于A-HI列；</w:t>
      </w:r>
    </w:p>
    <w:p>
      <w:pPr>
        <w:spacing w:line="360" w:lineRule="auto"/>
        <w:rPr>
          <w:highlight w:val="none"/>
        </w:rPr>
      </w:pPr>
      <w:r>
        <w:rPr>
          <w:rFonts w:hint="eastAsia"/>
          <w:highlight w:val="none"/>
        </w:rPr>
        <w:t>【1.</w:t>
      </w:r>
      <w:r>
        <w:rPr>
          <w:highlight w:val="none"/>
        </w:rPr>
        <w:t>2.2</w:t>
      </w:r>
      <w:r>
        <w:rPr>
          <w:rFonts w:hint="eastAsia"/>
          <w:highlight w:val="none"/>
        </w:rPr>
        <w:t>】=【1.</w:t>
      </w:r>
      <w:r>
        <w:rPr>
          <w:highlight w:val="none"/>
        </w:rPr>
        <w:t>2</w:t>
      </w:r>
      <w:r>
        <w:rPr>
          <w:rFonts w:hint="eastAsia"/>
          <w:highlight w:val="none"/>
        </w:rPr>
        <w:t>.</w:t>
      </w:r>
      <w:r>
        <w:rPr>
          <w:highlight w:val="none"/>
        </w:rPr>
        <w:t>2.</w:t>
      </w:r>
      <w:r>
        <w:rPr>
          <w:rFonts w:hint="eastAsia"/>
          <w:highlight w:val="none"/>
        </w:rPr>
        <w:t>2</w:t>
      </w:r>
      <w:r>
        <w:rPr>
          <w:highlight w:val="none"/>
        </w:rPr>
        <w:t>.1</w:t>
      </w:r>
      <w:r>
        <w:rPr>
          <w:rFonts w:hint="eastAsia"/>
          <w:highlight w:val="none"/>
        </w:rPr>
        <w:t>】+【1.</w:t>
      </w:r>
      <w:r>
        <w:rPr>
          <w:highlight w:val="none"/>
        </w:rPr>
        <w:t>2</w:t>
      </w:r>
      <w:r>
        <w:rPr>
          <w:rFonts w:hint="eastAsia"/>
          <w:highlight w:val="none"/>
        </w:rPr>
        <w:t>.</w:t>
      </w:r>
      <w:r>
        <w:rPr>
          <w:highlight w:val="none"/>
        </w:rPr>
        <w:t>2.2.</w:t>
      </w:r>
      <w:r>
        <w:rPr>
          <w:rFonts w:hint="eastAsia"/>
          <w:highlight w:val="none"/>
        </w:rPr>
        <w:t>2】+【1.</w:t>
      </w:r>
      <w:r>
        <w:rPr>
          <w:highlight w:val="none"/>
        </w:rPr>
        <w:t>2</w:t>
      </w:r>
      <w:r>
        <w:rPr>
          <w:rFonts w:hint="eastAsia"/>
          <w:highlight w:val="none"/>
        </w:rPr>
        <w:t>.</w:t>
      </w:r>
      <w:r>
        <w:rPr>
          <w:highlight w:val="none"/>
        </w:rPr>
        <w:t>2.2.</w:t>
      </w:r>
      <w:r>
        <w:rPr>
          <w:rFonts w:hint="eastAsia"/>
          <w:highlight w:val="none"/>
        </w:rPr>
        <w:t>3】+【1.</w:t>
      </w:r>
      <w:r>
        <w:rPr>
          <w:highlight w:val="none"/>
        </w:rPr>
        <w:t>2</w:t>
      </w:r>
      <w:r>
        <w:rPr>
          <w:rFonts w:hint="eastAsia"/>
          <w:highlight w:val="none"/>
        </w:rPr>
        <w:t>.</w:t>
      </w:r>
      <w:r>
        <w:rPr>
          <w:highlight w:val="none"/>
        </w:rPr>
        <w:t>2.2.4</w:t>
      </w:r>
      <w:r>
        <w:rPr>
          <w:rFonts w:hint="eastAsia"/>
          <w:highlight w:val="none"/>
        </w:rPr>
        <w:t>】+【1.</w:t>
      </w:r>
      <w:r>
        <w:rPr>
          <w:highlight w:val="none"/>
        </w:rPr>
        <w:t>2</w:t>
      </w:r>
      <w:r>
        <w:rPr>
          <w:rFonts w:hint="eastAsia"/>
          <w:highlight w:val="none"/>
        </w:rPr>
        <w:t>.</w:t>
      </w:r>
      <w:r>
        <w:rPr>
          <w:highlight w:val="none"/>
        </w:rPr>
        <w:t>2.2.5</w:t>
      </w:r>
      <w:r>
        <w:rPr>
          <w:rFonts w:hint="eastAsia"/>
          <w:highlight w:val="none"/>
        </w:rPr>
        <w:t>】+【1.</w:t>
      </w:r>
      <w:r>
        <w:rPr>
          <w:highlight w:val="none"/>
        </w:rPr>
        <w:t>2</w:t>
      </w:r>
      <w:r>
        <w:rPr>
          <w:rFonts w:hint="eastAsia"/>
          <w:highlight w:val="none"/>
        </w:rPr>
        <w:t>.</w:t>
      </w:r>
      <w:r>
        <w:rPr>
          <w:highlight w:val="none"/>
        </w:rPr>
        <w:t>2.2.6</w:t>
      </w:r>
      <w:r>
        <w:rPr>
          <w:rFonts w:hint="eastAsia"/>
          <w:highlight w:val="none"/>
        </w:rPr>
        <w:t>】+【1.</w:t>
      </w:r>
      <w:r>
        <w:rPr>
          <w:highlight w:val="none"/>
        </w:rPr>
        <w:t>2</w:t>
      </w:r>
      <w:r>
        <w:rPr>
          <w:rFonts w:hint="eastAsia"/>
          <w:highlight w:val="none"/>
        </w:rPr>
        <w:t>.</w:t>
      </w:r>
      <w:r>
        <w:rPr>
          <w:highlight w:val="none"/>
        </w:rPr>
        <w:t>2.2.7</w:t>
      </w:r>
      <w:r>
        <w:rPr>
          <w:rFonts w:hint="eastAsia"/>
          <w:highlight w:val="none"/>
        </w:rPr>
        <w:t>】，适用于A-HI列；</w:t>
      </w:r>
    </w:p>
    <w:p>
      <w:pPr>
        <w:spacing w:line="360" w:lineRule="auto"/>
        <w:rPr>
          <w:highlight w:val="none"/>
        </w:rPr>
      </w:pPr>
      <w:r>
        <w:rPr>
          <w:rFonts w:hint="eastAsia"/>
          <w:highlight w:val="none"/>
        </w:rPr>
        <w:t>【1.</w:t>
      </w:r>
      <w:r>
        <w:rPr>
          <w:highlight w:val="none"/>
        </w:rPr>
        <w:t>2.2</w:t>
      </w:r>
      <w:r>
        <w:rPr>
          <w:rFonts w:hint="eastAsia"/>
          <w:highlight w:val="none"/>
        </w:rPr>
        <w:t>】=【1.</w:t>
      </w:r>
      <w:r>
        <w:rPr>
          <w:highlight w:val="none"/>
        </w:rPr>
        <w:t>2</w:t>
      </w:r>
      <w:r>
        <w:rPr>
          <w:rFonts w:hint="eastAsia"/>
          <w:highlight w:val="none"/>
        </w:rPr>
        <w:t>.</w:t>
      </w:r>
      <w:r>
        <w:rPr>
          <w:highlight w:val="none"/>
        </w:rPr>
        <w:t>2.</w:t>
      </w:r>
      <w:r>
        <w:rPr>
          <w:rFonts w:hint="eastAsia"/>
          <w:highlight w:val="none"/>
        </w:rPr>
        <w:t>3</w:t>
      </w:r>
      <w:r>
        <w:rPr>
          <w:highlight w:val="none"/>
        </w:rPr>
        <w:t>.1</w:t>
      </w:r>
      <w:r>
        <w:rPr>
          <w:rFonts w:hint="eastAsia"/>
          <w:highlight w:val="none"/>
        </w:rPr>
        <w:t>】+【1.</w:t>
      </w:r>
      <w:r>
        <w:rPr>
          <w:highlight w:val="none"/>
        </w:rPr>
        <w:t>2</w:t>
      </w:r>
      <w:r>
        <w:rPr>
          <w:rFonts w:hint="eastAsia"/>
          <w:highlight w:val="none"/>
        </w:rPr>
        <w:t>.</w:t>
      </w:r>
      <w:r>
        <w:rPr>
          <w:highlight w:val="none"/>
        </w:rPr>
        <w:t>2.3.</w:t>
      </w:r>
      <w:r>
        <w:rPr>
          <w:rFonts w:hint="eastAsia"/>
          <w:highlight w:val="none"/>
        </w:rPr>
        <w:t>2】</w:t>
      </w:r>
      <w:del w:id="1331" w:author="25年修订" w:date="2024-11-18T16:44:23Z">
        <w:r>
          <w:rPr>
            <w:rFonts w:hint="eastAsia"/>
            <w:highlight w:val="none"/>
          </w:rPr>
          <w:delText>+【1.</w:delText>
        </w:r>
      </w:del>
      <w:del w:id="1332" w:author="25年修订" w:date="2024-11-18T16:44:23Z">
        <w:r>
          <w:rPr>
            <w:highlight w:val="none"/>
          </w:rPr>
          <w:delText>2</w:delText>
        </w:r>
      </w:del>
      <w:del w:id="1333" w:author="25年修订" w:date="2024-11-18T16:44:23Z">
        <w:r>
          <w:rPr>
            <w:rFonts w:hint="eastAsia"/>
            <w:highlight w:val="none"/>
          </w:rPr>
          <w:delText>.</w:delText>
        </w:r>
      </w:del>
      <w:del w:id="1334" w:author="25年修订" w:date="2024-11-18T16:44:23Z">
        <w:r>
          <w:rPr>
            <w:highlight w:val="none"/>
          </w:rPr>
          <w:delText>2.3.</w:delText>
        </w:r>
      </w:del>
      <w:del w:id="1335" w:author="25年修订" w:date="2024-11-18T16:44:23Z">
        <w:r>
          <w:rPr>
            <w:rFonts w:hint="eastAsia"/>
            <w:highlight w:val="none"/>
          </w:rPr>
          <w:delText>3】+【1.</w:delText>
        </w:r>
      </w:del>
      <w:del w:id="1336" w:author="25年修订" w:date="2024-11-18T16:44:23Z">
        <w:r>
          <w:rPr>
            <w:highlight w:val="none"/>
          </w:rPr>
          <w:delText>2</w:delText>
        </w:r>
      </w:del>
      <w:del w:id="1337" w:author="25年修订" w:date="2024-11-18T16:44:23Z">
        <w:r>
          <w:rPr>
            <w:rFonts w:hint="eastAsia"/>
            <w:highlight w:val="none"/>
          </w:rPr>
          <w:delText>.</w:delText>
        </w:r>
      </w:del>
      <w:del w:id="1338" w:author="25年修订" w:date="2024-11-18T16:44:23Z">
        <w:r>
          <w:rPr>
            <w:highlight w:val="none"/>
          </w:rPr>
          <w:delText>2.3.4</w:delText>
        </w:r>
      </w:del>
      <w:del w:id="1339" w:author="25年修订" w:date="2024-11-18T16:44:23Z">
        <w:r>
          <w:rPr>
            <w:rFonts w:hint="eastAsia"/>
            <w:highlight w:val="none"/>
          </w:rPr>
          <w:delText>】</w:delText>
        </w:r>
      </w:del>
      <w:r>
        <w:rPr>
          <w:rFonts w:hint="eastAsia"/>
          <w:highlight w:val="none"/>
        </w:rPr>
        <w:t>，适用于A-HI列；</w:t>
      </w:r>
    </w:p>
    <w:p>
      <w:pPr>
        <w:spacing w:line="360" w:lineRule="auto"/>
        <w:rPr>
          <w:rFonts w:hint="eastAsia"/>
          <w:highlight w:val="none"/>
        </w:rPr>
      </w:pPr>
      <w:r>
        <w:rPr>
          <w:rFonts w:hint="eastAsia"/>
          <w:highlight w:val="none"/>
        </w:rPr>
        <w:t>【2.】=【2.1】+【2.2】，适用于A-HI列；</w:t>
      </w:r>
    </w:p>
    <w:p>
      <w:pPr>
        <w:spacing w:line="360" w:lineRule="auto"/>
        <w:rPr>
          <w:rFonts w:hint="eastAsia"/>
          <w:highlight w:val="none"/>
        </w:rPr>
      </w:pPr>
      <w:r>
        <w:rPr>
          <w:rFonts w:hint="eastAsia"/>
          <w:highlight w:val="none"/>
        </w:rPr>
        <w:t>【2.1】=【2.1.</w:t>
      </w:r>
      <w:r>
        <w:rPr>
          <w:highlight w:val="none"/>
        </w:rPr>
        <w:t>1</w:t>
      </w:r>
      <w:r>
        <w:rPr>
          <w:rFonts w:hint="eastAsia"/>
          <w:highlight w:val="none"/>
        </w:rPr>
        <w:t>】-【2.1.2】，适用于A-HI列</w:t>
      </w:r>
    </w:p>
    <w:p>
      <w:pPr>
        <w:spacing w:line="360" w:lineRule="auto"/>
        <w:rPr>
          <w:rFonts w:hint="eastAsia"/>
          <w:highlight w:val="none"/>
        </w:rPr>
      </w:pPr>
      <w:r>
        <w:rPr>
          <w:rFonts w:hint="eastAsia"/>
          <w:highlight w:val="none"/>
        </w:rPr>
        <w:t>【2.2】=【2.2.</w:t>
      </w:r>
      <w:r>
        <w:rPr>
          <w:highlight w:val="none"/>
        </w:rPr>
        <w:t>1</w:t>
      </w:r>
      <w:r>
        <w:rPr>
          <w:rFonts w:hint="eastAsia"/>
          <w:highlight w:val="none"/>
        </w:rPr>
        <w:t>】-【2.2.2】</w:t>
      </w:r>
      <w:r>
        <w:rPr>
          <w:rFonts w:hint="eastAsia"/>
          <w:color w:val="auto"/>
          <w:highlight w:val="none"/>
        </w:rPr>
        <w:t>适用于</w:t>
      </w:r>
      <w:r>
        <w:rPr>
          <w:rFonts w:hint="eastAsia"/>
          <w:highlight w:val="none"/>
        </w:rPr>
        <w:t>A-HI列</w:t>
      </w:r>
    </w:p>
    <w:p>
      <w:pPr>
        <w:spacing w:line="360" w:lineRule="auto"/>
        <w:rPr>
          <w:rFonts w:hint="eastAsia"/>
          <w:highlight w:val="none"/>
        </w:rPr>
      </w:pPr>
      <w:r>
        <w:rPr>
          <w:rFonts w:hint="eastAsia"/>
          <w:highlight w:val="none"/>
        </w:rPr>
        <w:t>【3.】=【3.1】+【3.2】=【1.】+【2.】，适用于A-HI列；</w:t>
      </w:r>
    </w:p>
    <w:p>
      <w:pPr>
        <w:spacing w:line="360" w:lineRule="auto"/>
        <w:rPr>
          <w:highlight w:val="none"/>
        </w:rPr>
      </w:pPr>
      <w:r>
        <w:rPr>
          <w:rFonts w:hint="eastAsia"/>
          <w:highlight w:val="none"/>
        </w:rPr>
        <w:t>【3.1】=【3.1.</w:t>
      </w:r>
      <w:r>
        <w:rPr>
          <w:highlight w:val="none"/>
        </w:rPr>
        <w:t>1.</w:t>
      </w:r>
      <w:r>
        <w:rPr>
          <w:rFonts w:hint="eastAsia"/>
          <w:highlight w:val="none"/>
        </w:rPr>
        <w:t>1】+【3.1.</w:t>
      </w:r>
      <w:r>
        <w:rPr>
          <w:highlight w:val="none"/>
        </w:rPr>
        <w:t>1.</w:t>
      </w:r>
      <w:r>
        <w:rPr>
          <w:rFonts w:hint="eastAsia"/>
          <w:highlight w:val="none"/>
        </w:rPr>
        <w:t>2】+【3.1.</w:t>
      </w:r>
      <w:r>
        <w:rPr>
          <w:highlight w:val="none"/>
        </w:rPr>
        <w:t>1.</w:t>
      </w:r>
      <w:r>
        <w:rPr>
          <w:rFonts w:hint="eastAsia"/>
          <w:highlight w:val="none"/>
        </w:rPr>
        <w:t>3】+【3.1.</w:t>
      </w:r>
      <w:r>
        <w:rPr>
          <w:highlight w:val="none"/>
        </w:rPr>
        <w:t>1.4</w:t>
      </w:r>
      <w:r>
        <w:rPr>
          <w:rFonts w:hint="eastAsia"/>
          <w:highlight w:val="none"/>
        </w:rPr>
        <w:t>】+【3.1.</w:t>
      </w:r>
      <w:r>
        <w:rPr>
          <w:highlight w:val="none"/>
        </w:rPr>
        <w:t>1.5</w:t>
      </w:r>
      <w:r>
        <w:rPr>
          <w:rFonts w:hint="eastAsia"/>
          <w:highlight w:val="none"/>
        </w:rPr>
        <w:t>】+【3.1.</w:t>
      </w:r>
      <w:r>
        <w:rPr>
          <w:highlight w:val="none"/>
        </w:rPr>
        <w:t>1.6</w:t>
      </w:r>
      <w:r>
        <w:rPr>
          <w:rFonts w:hint="eastAsia"/>
          <w:highlight w:val="none"/>
        </w:rPr>
        <w:t>】=【1.1】</w:t>
      </w:r>
      <w:r>
        <w:rPr>
          <w:highlight w:val="none"/>
        </w:rPr>
        <w:t>+</w:t>
      </w:r>
      <w:r>
        <w:rPr>
          <w:rFonts w:hint="eastAsia"/>
          <w:highlight w:val="none"/>
        </w:rPr>
        <w:t>【2.1</w:t>
      </w:r>
      <w:r>
        <w:rPr>
          <w:highlight w:val="none"/>
        </w:rPr>
        <w:t>】</w:t>
      </w:r>
      <w:r>
        <w:rPr>
          <w:rFonts w:hint="eastAsia"/>
          <w:highlight w:val="none"/>
        </w:rPr>
        <w:t>，适用于A-HI列；</w:t>
      </w:r>
    </w:p>
    <w:p>
      <w:pPr>
        <w:spacing w:line="360" w:lineRule="auto"/>
        <w:rPr>
          <w:ins w:id="1340" w:author="25年修订" w:date="2024-12-16T19:42:32Z"/>
          <w:rFonts w:hint="eastAsia"/>
          <w:highlight w:val="none"/>
        </w:rPr>
      </w:pPr>
      <w:r>
        <w:rPr>
          <w:rFonts w:hint="eastAsia"/>
          <w:highlight w:val="none"/>
        </w:rPr>
        <w:t>【</w:t>
      </w:r>
      <w:r>
        <w:rPr>
          <w:highlight w:val="none"/>
        </w:rPr>
        <w:t>3</w:t>
      </w:r>
      <w:r>
        <w:rPr>
          <w:rFonts w:hint="eastAsia"/>
          <w:highlight w:val="none"/>
        </w:rPr>
        <w:t>.1】=【</w:t>
      </w:r>
      <w:r>
        <w:rPr>
          <w:highlight w:val="none"/>
        </w:rPr>
        <w:t>3</w:t>
      </w:r>
      <w:r>
        <w:rPr>
          <w:rFonts w:hint="eastAsia"/>
          <w:highlight w:val="none"/>
        </w:rPr>
        <w:t>.1.</w:t>
      </w:r>
      <w:r>
        <w:rPr>
          <w:highlight w:val="none"/>
        </w:rPr>
        <w:t>2.</w:t>
      </w:r>
      <w:r>
        <w:rPr>
          <w:rFonts w:hint="eastAsia"/>
          <w:highlight w:val="none"/>
        </w:rPr>
        <w:t>1】+【</w:t>
      </w:r>
      <w:r>
        <w:rPr>
          <w:highlight w:val="none"/>
        </w:rPr>
        <w:t>3</w:t>
      </w:r>
      <w:r>
        <w:rPr>
          <w:rFonts w:hint="eastAsia"/>
          <w:highlight w:val="none"/>
        </w:rPr>
        <w:t>.1.</w:t>
      </w:r>
      <w:r>
        <w:rPr>
          <w:highlight w:val="none"/>
        </w:rPr>
        <w:t>2.</w:t>
      </w:r>
      <w:r>
        <w:rPr>
          <w:rFonts w:hint="eastAsia"/>
          <w:highlight w:val="none"/>
        </w:rPr>
        <w:t>2】+【</w:t>
      </w:r>
      <w:r>
        <w:rPr>
          <w:highlight w:val="none"/>
        </w:rPr>
        <w:t>3</w:t>
      </w:r>
      <w:r>
        <w:rPr>
          <w:rFonts w:hint="eastAsia"/>
          <w:highlight w:val="none"/>
        </w:rPr>
        <w:t>.1.</w:t>
      </w:r>
      <w:r>
        <w:rPr>
          <w:highlight w:val="none"/>
        </w:rPr>
        <w:t>2.</w:t>
      </w:r>
      <w:r>
        <w:rPr>
          <w:rFonts w:hint="eastAsia"/>
          <w:highlight w:val="none"/>
        </w:rPr>
        <w:t>3】+【</w:t>
      </w:r>
      <w:r>
        <w:rPr>
          <w:highlight w:val="none"/>
        </w:rPr>
        <w:t>3</w:t>
      </w:r>
      <w:r>
        <w:rPr>
          <w:rFonts w:hint="eastAsia"/>
          <w:highlight w:val="none"/>
        </w:rPr>
        <w:t>.1.</w:t>
      </w:r>
      <w:r>
        <w:rPr>
          <w:highlight w:val="none"/>
        </w:rPr>
        <w:t>2.4</w:t>
      </w:r>
      <w:r>
        <w:rPr>
          <w:rFonts w:hint="eastAsia"/>
          <w:highlight w:val="none"/>
        </w:rPr>
        <w:t>】+【</w:t>
      </w:r>
      <w:r>
        <w:rPr>
          <w:highlight w:val="none"/>
        </w:rPr>
        <w:t>3</w:t>
      </w:r>
      <w:r>
        <w:rPr>
          <w:rFonts w:hint="eastAsia"/>
          <w:highlight w:val="none"/>
        </w:rPr>
        <w:t>.1.</w:t>
      </w:r>
      <w:r>
        <w:rPr>
          <w:highlight w:val="none"/>
        </w:rPr>
        <w:t>2.5</w:t>
      </w:r>
      <w:r>
        <w:rPr>
          <w:rFonts w:hint="eastAsia"/>
          <w:highlight w:val="none"/>
        </w:rPr>
        <w:t>】+【</w:t>
      </w:r>
      <w:r>
        <w:rPr>
          <w:highlight w:val="none"/>
        </w:rPr>
        <w:t>3</w:t>
      </w:r>
      <w:r>
        <w:rPr>
          <w:rFonts w:hint="eastAsia"/>
          <w:highlight w:val="none"/>
        </w:rPr>
        <w:t>.1.</w:t>
      </w:r>
      <w:r>
        <w:rPr>
          <w:highlight w:val="none"/>
        </w:rPr>
        <w:t>2.6</w:t>
      </w:r>
      <w:r>
        <w:rPr>
          <w:rFonts w:hint="eastAsia"/>
          <w:highlight w:val="none"/>
        </w:rPr>
        <w:t>】+【</w:t>
      </w:r>
      <w:r>
        <w:rPr>
          <w:highlight w:val="none"/>
        </w:rPr>
        <w:t>3</w:t>
      </w:r>
      <w:r>
        <w:rPr>
          <w:rFonts w:hint="eastAsia"/>
          <w:highlight w:val="none"/>
        </w:rPr>
        <w:t>.1.</w:t>
      </w:r>
      <w:r>
        <w:rPr>
          <w:highlight w:val="none"/>
        </w:rPr>
        <w:t>2.7</w:t>
      </w:r>
      <w:r>
        <w:rPr>
          <w:rFonts w:hint="eastAsia"/>
          <w:highlight w:val="none"/>
        </w:rPr>
        <w:t>】，适用于A-HI列；</w:t>
      </w:r>
    </w:p>
    <w:p>
      <w:pPr>
        <w:spacing w:line="360" w:lineRule="auto"/>
        <w:rPr>
          <w:ins w:id="1341" w:author="25年修订" w:date="2024-12-16T19:42:51Z"/>
          <w:rFonts w:hint="eastAsia"/>
          <w:highlight w:val="none"/>
        </w:rPr>
      </w:pPr>
      <w:ins w:id="1342" w:author="25年修订" w:date="2024-12-16T19:42:35Z">
        <w:r>
          <w:rPr>
            <w:rFonts w:hint="eastAsia"/>
            <w:highlight w:val="none"/>
          </w:rPr>
          <w:t>【</w:t>
        </w:r>
      </w:ins>
      <w:ins w:id="1343" w:author="25年修订" w:date="2024-12-16T19:42:35Z">
        <w:r>
          <w:rPr>
            <w:highlight w:val="none"/>
          </w:rPr>
          <w:t>3</w:t>
        </w:r>
      </w:ins>
      <w:ins w:id="1344" w:author="25年修订" w:date="2024-12-16T19:42:35Z">
        <w:r>
          <w:rPr>
            <w:rFonts w:hint="eastAsia"/>
            <w:highlight w:val="none"/>
          </w:rPr>
          <w:t>.1】=【</w:t>
        </w:r>
      </w:ins>
      <w:ins w:id="1345" w:author="25年修订" w:date="2024-12-16T19:42:35Z">
        <w:r>
          <w:rPr>
            <w:highlight w:val="none"/>
          </w:rPr>
          <w:t>3</w:t>
        </w:r>
      </w:ins>
      <w:ins w:id="1346" w:author="25年修订" w:date="2024-12-16T19:42:35Z">
        <w:r>
          <w:rPr>
            <w:rFonts w:hint="eastAsia"/>
            <w:highlight w:val="none"/>
          </w:rPr>
          <w:t>.1.</w:t>
        </w:r>
      </w:ins>
      <w:ins w:id="1347" w:author="25年修订" w:date="2024-12-16T19:42:41Z">
        <w:r>
          <w:rPr>
            <w:rFonts w:hint="eastAsia"/>
            <w:highlight w:val="none"/>
            <w:lang w:val="en-US" w:eastAsia="zh-CN"/>
          </w:rPr>
          <w:t>3</w:t>
        </w:r>
      </w:ins>
      <w:ins w:id="1348" w:author="25年修订" w:date="2024-12-16T19:42:35Z">
        <w:r>
          <w:rPr>
            <w:highlight w:val="none"/>
          </w:rPr>
          <w:t>.</w:t>
        </w:r>
      </w:ins>
      <w:ins w:id="1349" w:author="25年修订" w:date="2024-12-16T19:42:35Z">
        <w:r>
          <w:rPr>
            <w:rFonts w:hint="eastAsia"/>
            <w:highlight w:val="none"/>
          </w:rPr>
          <w:t>1】+【</w:t>
        </w:r>
      </w:ins>
      <w:ins w:id="1350" w:author="25年修订" w:date="2024-12-16T19:42:35Z">
        <w:r>
          <w:rPr>
            <w:highlight w:val="none"/>
          </w:rPr>
          <w:t>3</w:t>
        </w:r>
      </w:ins>
      <w:ins w:id="1351" w:author="25年修订" w:date="2024-12-16T19:42:35Z">
        <w:r>
          <w:rPr>
            <w:rFonts w:hint="eastAsia"/>
            <w:highlight w:val="none"/>
          </w:rPr>
          <w:t>.1.</w:t>
        </w:r>
      </w:ins>
      <w:ins w:id="1352" w:author="25年修订" w:date="2024-12-16T19:42:46Z">
        <w:r>
          <w:rPr>
            <w:rFonts w:hint="eastAsia"/>
            <w:highlight w:val="none"/>
            <w:lang w:val="en-US" w:eastAsia="zh-CN"/>
          </w:rPr>
          <w:t>3</w:t>
        </w:r>
      </w:ins>
      <w:ins w:id="1353" w:author="25年修订" w:date="2024-12-16T19:42:35Z">
        <w:r>
          <w:rPr>
            <w:highlight w:val="none"/>
          </w:rPr>
          <w:t>.</w:t>
        </w:r>
      </w:ins>
      <w:ins w:id="1354" w:author="25年修订" w:date="2024-12-16T19:42:35Z">
        <w:r>
          <w:rPr>
            <w:rFonts w:hint="eastAsia"/>
            <w:highlight w:val="none"/>
          </w:rPr>
          <w:t>2】</w:t>
        </w:r>
      </w:ins>
      <w:ins w:id="1355" w:author="25年修订" w:date="2024-12-16T19:42:50Z">
        <w:r>
          <w:rPr>
            <w:rFonts w:hint="eastAsia"/>
            <w:highlight w:val="none"/>
          </w:rPr>
          <w:t>，适用于A-HI列；</w:t>
        </w:r>
      </w:ins>
    </w:p>
    <w:p>
      <w:pPr>
        <w:spacing w:line="360" w:lineRule="auto"/>
        <w:rPr>
          <w:rFonts w:hint="eastAsia"/>
          <w:highlight w:val="none"/>
        </w:rPr>
      </w:pPr>
      <w:ins w:id="1356" w:author="25年修订" w:date="2024-12-16T19:43:00Z">
        <w:r>
          <w:rPr>
            <w:rFonts w:hint="eastAsia"/>
            <w:highlight w:val="none"/>
          </w:rPr>
          <w:t>【</w:t>
        </w:r>
      </w:ins>
      <w:ins w:id="1357" w:author="25年修订" w:date="2024-12-16T19:43:00Z">
        <w:r>
          <w:rPr>
            <w:highlight w:val="none"/>
          </w:rPr>
          <w:t>3</w:t>
        </w:r>
      </w:ins>
      <w:ins w:id="1358" w:author="25年修订" w:date="2024-12-16T19:43:00Z">
        <w:r>
          <w:rPr>
            <w:rFonts w:hint="eastAsia"/>
            <w:highlight w:val="none"/>
          </w:rPr>
          <w:t>.1】=【</w:t>
        </w:r>
      </w:ins>
      <w:ins w:id="1359" w:author="25年修订" w:date="2024-12-16T19:43:00Z">
        <w:r>
          <w:rPr>
            <w:highlight w:val="none"/>
          </w:rPr>
          <w:t>3</w:t>
        </w:r>
      </w:ins>
      <w:ins w:id="1360" w:author="25年修订" w:date="2024-12-16T19:43:00Z">
        <w:r>
          <w:rPr>
            <w:rFonts w:hint="eastAsia"/>
            <w:highlight w:val="none"/>
          </w:rPr>
          <w:t>.1.</w:t>
        </w:r>
      </w:ins>
      <w:ins w:id="1361" w:author="25年修订" w:date="2024-12-16T19:43:06Z">
        <w:r>
          <w:rPr>
            <w:rFonts w:hint="eastAsia"/>
            <w:highlight w:val="none"/>
            <w:lang w:val="en-US" w:eastAsia="zh-CN"/>
          </w:rPr>
          <w:t>4</w:t>
        </w:r>
      </w:ins>
      <w:ins w:id="1362" w:author="25年修订" w:date="2024-12-16T19:43:00Z">
        <w:r>
          <w:rPr>
            <w:highlight w:val="none"/>
          </w:rPr>
          <w:t>.</w:t>
        </w:r>
      </w:ins>
      <w:ins w:id="1363" w:author="25年修订" w:date="2024-12-16T19:43:00Z">
        <w:r>
          <w:rPr>
            <w:rFonts w:hint="eastAsia"/>
            <w:highlight w:val="none"/>
          </w:rPr>
          <w:t>1】+【</w:t>
        </w:r>
      </w:ins>
      <w:ins w:id="1364" w:author="25年修订" w:date="2024-12-16T19:43:00Z">
        <w:r>
          <w:rPr>
            <w:highlight w:val="none"/>
          </w:rPr>
          <w:t>3</w:t>
        </w:r>
      </w:ins>
      <w:ins w:id="1365" w:author="25年修订" w:date="2024-12-16T19:43:00Z">
        <w:r>
          <w:rPr>
            <w:rFonts w:hint="eastAsia"/>
            <w:highlight w:val="none"/>
          </w:rPr>
          <w:t>.1.</w:t>
        </w:r>
      </w:ins>
      <w:ins w:id="1366" w:author="25年修订" w:date="2024-12-16T19:43:08Z">
        <w:r>
          <w:rPr>
            <w:rFonts w:hint="eastAsia"/>
            <w:highlight w:val="none"/>
            <w:lang w:val="en-US" w:eastAsia="zh-CN"/>
          </w:rPr>
          <w:t>4</w:t>
        </w:r>
      </w:ins>
      <w:ins w:id="1367" w:author="25年修订" w:date="2024-12-16T19:43:00Z">
        <w:r>
          <w:rPr>
            <w:highlight w:val="none"/>
          </w:rPr>
          <w:t>.</w:t>
        </w:r>
      </w:ins>
      <w:ins w:id="1368" w:author="25年修订" w:date="2024-12-16T19:43:00Z">
        <w:r>
          <w:rPr>
            <w:rFonts w:hint="eastAsia"/>
            <w:highlight w:val="none"/>
          </w:rPr>
          <w:t>2】，适用于A-HI列；</w:t>
        </w:r>
      </w:ins>
    </w:p>
    <w:p>
      <w:pPr>
        <w:spacing w:line="360" w:lineRule="auto"/>
        <w:rPr>
          <w:rFonts w:hint="eastAsia"/>
          <w:highlight w:val="none"/>
        </w:rPr>
      </w:pPr>
      <w:r>
        <w:rPr>
          <w:rFonts w:hint="eastAsia"/>
          <w:highlight w:val="none"/>
        </w:rPr>
        <w:t>【3.2】=【3.2.</w:t>
      </w:r>
      <w:r>
        <w:rPr>
          <w:highlight w:val="none"/>
        </w:rPr>
        <w:t>1.</w:t>
      </w:r>
      <w:r>
        <w:rPr>
          <w:rFonts w:hint="eastAsia"/>
          <w:highlight w:val="none"/>
        </w:rPr>
        <w:t>1】+【3.2.</w:t>
      </w:r>
      <w:r>
        <w:rPr>
          <w:highlight w:val="none"/>
        </w:rPr>
        <w:t>1.</w:t>
      </w:r>
      <w:r>
        <w:rPr>
          <w:rFonts w:hint="eastAsia"/>
          <w:highlight w:val="none"/>
        </w:rPr>
        <w:t>2】+【3.2.</w:t>
      </w:r>
      <w:r>
        <w:rPr>
          <w:highlight w:val="none"/>
        </w:rPr>
        <w:t>1.</w:t>
      </w:r>
      <w:r>
        <w:rPr>
          <w:rFonts w:hint="eastAsia"/>
          <w:highlight w:val="none"/>
        </w:rPr>
        <w:t>3】+【3.2.</w:t>
      </w:r>
      <w:r>
        <w:rPr>
          <w:highlight w:val="none"/>
        </w:rPr>
        <w:t>1.4</w:t>
      </w:r>
      <w:r>
        <w:rPr>
          <w:rFonts w:hint="eastAsia"/>
          <w:highlight w:val="none"/>
        </w:rPr>
        <w:t>】+【3.2.</w:t>
      </w:r>
      <w:r>
        <w:rPr>
          <w:highlight w:val="none"/>
        </w:rPr>
        <w:t>1.5</w:t>
      </w:r>
      <w:r>
        <w:rPr>
          <w:rFonts w:hint="eastAsia"/>
          <w:highlight w:val="none"/>
        </w:rPr>
        <w:t>】+【3.2.</w:t>
      </w:r>
      <w:r>
        <w:rPr>
          <w:highlight w:val="none"/>
        </w:rPr>
        <w:t>1.6</w:t>
      </w:r>
      <w:r>
        <w:rPr>
          <w:rFonts w:hint="eastAsia"/>
          <w:highlight w:val="none"/>
        </w:rPr>
        <w:t>】=【1.2】+【</w:t>
      </w:r>
      <w:r>
        <w:rPr>
          <w:highlight w:val="none"/>
        </w:rPr>
        <w:t>2.2</w:t>
      </w:r>
      <w:r>
        <w:rPr>
          <w:rFonts w:hint="eastAsia"/>
          <w:highlight w:val="none"/>
        </w:rPr>
        <w:t>】，适用于A-HI列；</w:t>
      </w:r>
    </w:p>
    <w:p>
      <w:pPr>
        <w:spacing w:line="360" w:lineRule="auto"/>
        <w:rPr>
          <w:ins w:id="1369" w:author="25年修订" w:date="2024-12-16T19:43:37Z"/>
          <w:rFonts w:hint="eastAsia"/>
          <w:highlight w:val="none"/>
        </w:rPr>
      </w:pPr>
      <w:r>
        <w:rPr>
          <w:rFonts w:hint="eastAsia"/>
          <w:highlight w:val="none"/>
        </w:rPr>
        <w:t>【</w:t>
      </w:r>
      <w:r>
        <w:rPr>
          <w:highlight w:val="none"/>
        </w:rPr>
        <w:t>3</w:t>
      </w:r>
      <w:r>
        <w:rPr>
          <w:rFonts w:hint="eastAsia"/>
          <w:highlight w:val="none"/>
        </w:rPr>
        <w:t>.</w:t>
      </w:r>
      <w:r>
        <w:rPr>
          <w:highlight w:val="none"/>
        </w:rPr>
        <w:t>2</w:t>
      </w:r>
      <w:r>
        <w:rPr>
          <w:rFonts w:hint="eastAsia"/>
          <w:highlight w:val="none"/>
        </w:rPr>
        <w:t>】=【</w:t>
      </w:r>
      <w:r>
        <w:rPr>
          <w:highlight w:val="none"/>
        </w:rPr>
        <w:t>3</w:t>
      </w:r>
      <w:r>
        <w:rPr>
          <w:rFonts w:hint="eastAsia"/>
          <w:highlight w:val="none"/>
        </w:rPr>
        <w:t>.</w:t>
      </w:r>
      <w:r>
        <w:rPr>
          <w:highlight w:val="none"/>
        </w:rPr>
        <w:t>2</w:t>
      </w:r>
      <w:r>
        <w:rPr>
          <w:rFonts w:hint="eastAsia"/>
          <w:highlight w:val="none"/>
        </w:rPr>
        <w:t>.</w:t>
      </w:r>
      <w:r>
        <w:rPr>
          <w:highlight w:val="none"/>
        </w:rPr>
        <w:t>2.</w:t>
      </w:r>
      <w:r>
        <w:rPr>
          <w:rFonts w:hint="eastAsia"/>
          <w:highlight w:val="none"/>
        </w:rPr>
        <w:t>1】+【</w:t>
      </w:r>
      <w:r>
        <w:rPr>
          <w:highlight w:val="none"/>
        </w:rPr>
        <w:t>3</w:t>
      </w:r>
      <w:r>
        <w:rPr>
          <w:rFonts w:hint="eastAsia"/>
          <w:highlight w:val="none"/>
        </w:rPr>
        <w:t>.</w:t>
      </w:r>
      <w:r>
        <w:rPr>
          <w:highlight w:val="none"/>
        </w:rPr>
        <w:t>2</w:t>
      </w:r>
      <w:r>
        <w:rPr>
          <w:rFonts w:hint="eastAsia"/>
          <w:highlight w:val="none"/>
        </w:rPr>
        <w:t>.</w:t>
      </w:r>
      <w:r>
        <w:rPr>
          <w:highlight w:val="none"/>
        </w:rPr>
        <w:t>2.</w:t>
      </w:r>
      <w:r>
        <w:rPr>
          <w:rFonts w:hint="eastAsia"/>
          <w:highlight w:val="none"/>
        </w:rPr>
        <w:t>2】+【</w:t>
      </w:r>
      <w:r>
        <w:rPr>
          <w:highlight w:val="none"/>
        </w:rPr>
        <w:t>3</w:t>
      </w:r>
      <w:r>
        <w:rPr>
          <w:rFonts w:hint="eastAsia"/>
          <w:highlight w:val="none"/>
        </w:rPr>
        <w:t>.</w:t>
      </w:r>
      <w:r>
        <w:rPr>
          <w:highlight w:val="none"/>
        </w:rPr>
        <w:t>2</w:t>
      </w:r>
      <w:r>
        <w:rPr>
          <w:rFonts w:hint="eastAsia"/>
          <w:highlight w:val="none"/>
        </w:rPr>
        <w:t>.</w:t>
      </w:r>
      <w:r>
        <w:rPr>
          <w:highlight w:val="none"/>
        </w:rPr>
        <w:t>2.</w:t>
      </w:r>
      <w:r>
        <w:rPr>
          <w:rFonts w:hint="eastAsia"/>
          <w:highlight w:val="none"/>
        </w:rPr>
        <w:t>3】+【</w:t>
      </w:r>
      <w:r>
        <w:rPr>
          <w:highlight w:val="none"/>
        </w:rPr>
        <w:t>3</w:t>
      </w:r>
      <w:r>
        <w:rPr>
          <w:rFonts w:hint="eastAsia"/>
          <w:highlight w:val="none"/>
        </w:rPr>
        <w:t>.</w:t>
      </w:r>
      <w:r>
        <w:rPr>
          <w:highlight w:val="none"/>
        </w:rPr>
        <w:t>2</w:t>
      </w:r>
      <w:r>
        <w:rPr>
          <w:rFonts w:hint="eastAsia"/>
          <w:highlight w:val="none"/>
        </w:rPr>
        <w:t>.</w:t>
      </w:r>
      <w:r>
        <w:rPr>
          <w:highlight w:val="none"/>
        </w:rPr>
        <w:t>2.4</w:t>
      </w:r>
      <w:r>
        <w:rPr>
          <w:rFonts w:hint="eastAsia"/>
          <w:highlight w:val="none"/>
        </w:rPr>
        <w:t>】+【</w:t>
      </w:r>
      <w:r>
        <w:rPr>
          <w:highlight w:val="none"/>
        </w:rPr>
        <w:t>3</w:t>
      </w:r>
      <w:r>
        <w:rPr>
          <w:rFonts w:hint="eastAsia"/>
          <w:highlight w:val="none"/>
        </w:rPr>
        <w:t>.</w:t>
      </w:r>
      <w:r>
        <w:rPr>
          <w:highlight w:val="none"/>
        </w:rPr>
        <w:t>2</w:t>
      </w:r>
      <w:r>
        <w:rPr>
          <w:rFonts w:hint="eastAsia"/>
          <w:highlight w:val="none"/>
        </w:rPr>
        <w:t>.</w:t>
      </w:r>
      <w:r>
        <w:rPr>
          <w:highlight w:val="none"/>
        </w:rPr>
        <w:t>2.5</w:t>
      </w:r>
      <w:r>
        <w:rPr>
          <w:rFonts w:hint="eastAsia"/>
          <w:highlight w:val="none"/>
        </w:rPr>
        <w:t>】+【</w:t>
      </w:r>
      <w:r>
        <w:rPr>
          <w:highlight w:val="none"/>
        </w:rPr>
        <w:t>3</w:t>
      </w:r>
      <w:r>
        <w:rPr>
          <w:rFonts w:hint="eastAsia"/>
          <w:highlight w:val="none"/>
        </w:rPr>
        <w:t>.</w:t>
      </w:r>
      <w:r>
        <w:rPr>
          <w:highlight w:val="none"/>
        </w:rPr>
        <w:t>2</w:t>
      </w:r>
      <w:r>
        <w:rPr>
          <w:rFonts w:hint="eastAsia"/>
          <w:highlight w:val="none"/>
        </w:rPr>
        <w:t>.</w:t>
      </w:r>
      <w:r>
        <w:rPr>
          <w:highlight w:val="none"/>
        </w:rPr>
        <w:t>26</w:t>
      </w:r>
      <w:r>
        <w:rPr>
          <w:rFonts w:hint="eastAsia"/>
          <w:highlight w:val="none"/>
        </w:rPr>
        <w:t>】+【</w:t>
      </w:r>
      <w:r>
        <w:rPr>
          <w:highlight w:val="none"/>
        </w:rPr>
        <w:t>3</w:t>
      </w:r>
      <w:r>
        <w:rPr>
          <w:rFonts w:hint="eastAsia"/>
          <w:highlight w:val="none"/>
        </w:rPr>
        <w:t>.</w:t>
      </w:r>
      <w:r>
        <w:rPr>
          <w:highlight w:val="none"/>
        </w:rPr>
        <w:t>2</w:t>
      </w:r>
      <w:r>
        <w:rPr>
          <w:rFonts w:hint="eastAsia"/>
          <w:highlight w:val="none"/>
        </w:rPr>
        <w:t>.</w:t>
      </w:r>
      <w:r>
        <w:rPr>
          <w:highlight w:val="none"/>
        </w:rPr>
        <w:t>2.7</w:t>
      </w:r>
      <w:r>
        <w:rPr>
          <w:rFonts w:hint="eastAsia"/>
          <w:highlight w:val="none"/>
        </w:rPr>
        <w:t>】，适用于A-HI列；</w:t>
      </w:r>
    </w:p>
    <w:p>
      <w:pPr>
        <w:spacing w:line="360" w:lineRule="auto"/>
        <w:rPr>
          <w:rFonts w:hint="eastAsia"/>
          <w:highlight w:val="none"/>
        </w:rPr>
      </w:pPr>
      <w:ins w:id="1370" w:author="25年修订" w:date="2024-12-16T19:43:42Z">
        <w:r>
          <w:rPr>
            <w:rFonts w:hint="eastAsia"/>
            <w:highlight w:val="none"/>
          </w:rPr>
          <w:t>【</w:t>
        </w:r>
      </w:ins>
      <w:ins w:id="1371" w:author="25年修订" w:date="2024-12-16T19:43:42Z">
        <w:r>
          <w:rPr>
            <w:highlight w:val="none"/>
          </w:rPr>
          <w:t>3</w:t>
        </w:r>
      </w:ins>
      <w:ins w:id="1372" w:author="25年修订" w:date="2024-12-16T19:43:42Z">
        <w:r>
          <w:rPr>
            <w:rFonts w:hint="eastAsia"/>
            <w:highlight w:val="none"/>
          </w:rPr>
          <w:t>.</w:t>
        </w:r>
      </w:ins>
      <w:ins w:id="1373" w:author="25年修订" w:date="2024-12-16T19:43:42Z">
        <w:r>
          <w:rPr>
            <w:highlight w:val="none"/>
          </w:rPr>
          <w:t>2</w:t>
        </w:r>
      </w:ins>
      <w:ins w:id="1374" w:author="25年修订" w:date="2024-12-16T19:43:42Z">
        <w:r>
          <w:rPr>
            <w:rFonts w:hint="eastAsia"/>
            <w:highlight w:val="none"/>
          </w:rPr>
          <w:t>】=【</w:t>
        </w:r>
      </w:ins>
      <w:ins w:id="1375" w:author="25年修订" w:date="2024-12-16T19:43:42Z">
        <w:r>
          <w:rPr>
            <w:highlight w:val="none"/>
          </w:rPr>
          <w:t>3</w:t>
        </w:r>
      </w:ins>
      <w:ins w:id="1376" w:author="25年修订" w:date="2024-12-16T19:43:42Z">
        <w:r>
          <w:rPr>
            <w:rFonts w:hint="eastAsia"/>
            <w:highlight w:val="none"/>
          </w:rPr>
          <w:t>.</w:t>
        </w:r>
      </w:ins>
      <w:ins w:id="1377" w:author="25年修订" w:date="2024-12-16T19:43:42Z">
        <w:r>
          <w:rPr>
            <w:highlight w:val="none"/>
          </w:rPr>
          <w:t>2</w:t>
        </w:r>
      </w:ins>
      <w:ins w:id="1378" w:author="25年修订" w:date="2024-12-16T19:43:42Z">
        <w:r>
          <w:rPr>
            <w:rFonts w:hint="eastAsia"/>
            <w:highlight w:val="none"/>
          </w:rPr>
          <w:t>.</w:t>
        </w:r>
      </w:ins>
      <w:ins w:id="1379" w:author="25年修订" w:date="2024-12-16T19:43:49Z">
        <w:r>
          <w:rPr>
            <w:rFonts w:hint="eastAsia"/>
            <w:highlight w:val="none"/>
            <w:lang w:val="en-US" w:eastAsia="zh-CN"/>
          </w:rPr>
          <w:t>3</w:t>
        </w:r>
      </w:ins>
      <w:ins w:id="1380" w:author="25年修订" w:date="2024-12-16T19:43:42Z">
        <w:r>
          <w:rPr>
            <w:highlight w:val="none"/>
          </w:rPr>
          <w:t>.</w:t>
        </w:r>
      </w:ins>
      <w:ins w:id="1381" w:author="25年修订" w:date="2024-12-16T19:43:42Z">
        <w:r>
          <w:rPr>
            <w:rFonts w:hint="eastAsia"/>
            <w:highlight w:val="none"/>
          </w:rPr>
          <w:t>1】+【</w:t>
        </w:r>
      </w:ins>
      <w:ins w:id="1382" w:author="25年修订" w:date="2024-12-16T19:43:42Z">
        <w:r>
          <w:rPr>
            <w:highlight w:val="none"/>
          </w:rPr>
          <w:t>3</w:t>
        </w:r>
      </w:ins>
      <w:ins w:id="1383" w:author="25年修订" w:date="2024-12-16T19:43:42Z">
        <w:r>
          <w:rPr>
            <w:rFonts w:hint="eastAsia"/>
            <w:highlight w:val="none"/>
          </w:rPr>
          <w:t>.</w:t>
        </w:r>
      </w:ins>
      <w:ins w:id="1384" w:author="25年修订" w:date="2024-12-16T19:43:42Z">
        <w:r>
          <w:rPr>
            <w:highlight w:val="none"/>
          </w:rPr>
          <w:t>2</w:t>
        </w:r>
      </w:ins>
      <w:ins w:id="1385" w:author="25年修订" w:date="2024-12-16T19:43:42Z">
        <w:r>
          <w:rPr>
            <w:rFonts w:hint="eastAsia"/>
            <w:highlight w:val="none"/>
          </w:rPr>
          <w:t>.</w:t>
        </w:r>
      </w:ins>
      <w:ins w:id="1386" w:author="25年修订" w:date="2024-12-16T19:43:52Z">
        <w:r>
          <w:rPr>
            <w:rFonts w:hint="eastAsia"/>
            <w:highlight w:val="none"/>
            <w:lang w:val="en-US" w:eastAsia="zh-CN"/>
          </w:rPr>
          <w:t>3</w:t>
        </w:r>
      </w:ins>
      <w:ins w:id="1387" w:author="25年修订" w:date="2024-12-16T19:43:42Z">
        <w:r>
          <w:rPr>
            <w:highlight w:val="none"/>
          </w:rPr>
          <w:t>.</w:t>
        </w:r>
      </w:ins>
      <w:ins w:id="1388" w:author="25年修订" w:date="2024-12-16T19:43:42Z">
        <w:r>
          <w:rPr>
            <w:rFonts w:hint="eastAsia"/>
            <w:highlight w:val="none"/>
          </w:rPr>
          <w:t>2】</w:t>
        </w:r>
      </w:ins>
      <w:ins w:id="1389" w:author="25年修订" w:date="2024-12-16T19:43:56Z">
        <w:r>
          <w:rPr>
            <w:rFonts w:hint="eastAsia"/>
            <w:highlight w:val="none"/>
          </w:rPr>
          <w:t>，适用于A-HI列；</w:t>
        </w:r>
      </w:ins>
    </w:p>
    <w:p>
      <w:pPr>
        <w:spacing w:line="360" w:lineRule="auto"/>
        <w:rPr>
          <w:rFonts w:hint="eastAsia"/>
          <w:color w:val="auto"/>
          <w:highlight w:val="none"/>
        </w:rPr>
      </w:pPr>
      <w:r>
        <w:rPr>
          <w:rFonts w:hint="eastAsia"/>
          <w:color w:val="auto"/>
          <w:highlight w:val="none"/>
        </w:rPr>
        <w:t>【4.】=【4.1】+【4.2】</w:t>
      </w:r>
      <w:del w:id="1390" w:author="25年修订" w:date="2024-12-16T19:44:05Z">
        <w:r>
          <w:rPr>
            <w:rFonts w:hint="eastAsia"/>
            <w:color w:val="auto"/>
            <w:highlight w:val="none"/>
          </w:rPr>
          <w:delText>+【4.3】</w:delText>
        </w:r>
      </w:del>
      <w:r>
        <w:rPr>
          <w:rFonts w:hint="eastAsia"/>
          <w:color w:val="auto"/>
          <w:highlight w:val="none"/>
        </w:rPr>
        <w:t>，适用于A-HI列；</w:t>
      </w:r>
    </w:p>
    <w:p>
      <w:pPr>
        <w:spacing w:line="360" w:lineRule="auto"/>
        <w:rPr>
          <w:del w:id="1391" w:author="25年修订" w:date="2024-12-16T19:44:34Z"/>
          <w:rFonts w:hint="eastAsia"/>
          <w:color w:val="auto"/>
          <w:highlight w:val="none"/>
        </w:rPr>
      </w:pPr>
      <w:del w:id="1392" w:author="25年修订" w:date="2024-12-16T19:44:34Z">
        <w:r>
          <w:rPr>
            <w:rFonts w:hint="eastAsia"/>
            <w:color w:val="auto"/>
            <w:highlight w:val="none"/>
          </w:rPr>
          <w:delText>【7.】=【3.】÷【</w:delText>
        </w:r>
      </w:del>
      <w:del w:id="1393" w:author="25年修订" w:date="2024-12-16T19:44:34Z">
        <w:r>
          <w:rPr>
            <w:rFonts w:hint="eastAsia"/>
            <w:highlight w:val="none"/>
          </w:rPr>
          <w:delText>6</w:delText>
        </w:r>
      </w:del>
      <w:del w:id="1394" w:author="25年修订" w:date="2024-12-16T19:44:34Z">
        <w:r>
          <w:rPr>
            <w:rFonts w:hint="eastAsia"/>
            <w:color w:val="auto"/>
            <w:highlight w:val="none"/>
          </w:rPr>
          <w:delText>.A】，适用于A-HI列；</w:delText>
        </w:r>
      </w:del>
    </w:p>
    <w:p>
      <w:pPr>
        <w:spacing w:line="360" w:lineRule="auto"/>
        <w:rPr>
          <w:rFonts w:hint="eastAsia"/>
          <w:color w:val="auto"/>
          <w:highlight w:val="none"/>
        </w:rPr>
      </w:pPr>
      <w:r>
        <w:rPr>
          <w:rFonts w:hint="eastAsia"/>
          <w:color w:val="auto"/>
          <w:highlight w:val="none"/>
        </w:rPr>
        <w:t>【8.】=【8.1】+【8.2】，适用于A-HI列；</w:t>
      </w:r>
    </w:p>
    <w:p>
      <w:pPr>
        <w:spacing w:line="360" w:lineRule="auto"/>
        <w:rPr>
          <w:rFonts w:hint="eastAsia"/>
          <w:color w:val="auto"/>
          <w:highlight w:val="none"/>
        </w:rPr>
      </w:pPr>
      <w:r>
        <w:rPr>
          <w:rFonts w:hint="eastAsia"/>
          <w:color w:val="auto"/>
          <w:highlight w:val="none"/>
        </w:rPr>
        <w:t>【8.】=【8.3.1】+【8.3.2】+【8.3.3】+【8.3.</w:t>
      </w:r>
      <w:r>
        <w:rPr>
          <w:color w:val="auto"/>
          <w:highlight w:val="none"/>
        </w:rPr>
        <w:t>4</w:t>
      </w:r>
      <w:r>
        <w:rPr>
          <w:rFonts w:hint="eastAsia"/>
          <w:color w:val="auto"/>
          <w:highlight w:val="none"/>
        </w:rPr>
        <w:t>】+【8.3.</w:t>
      </w:r>
      <w:r>
        <w:rPr>
          <w:color w:val="auto"/>
          <w:highlight w:val="none"/>
        </w:rPr>
        <w:t>5</w:t>
      </w:r>
      <w:r>
        <w:rPr>
          <w:rFonts w:hint="eastAsia"/>
          <w:color w:val="auto"/>
          <w:highlight w:val="none"/>
        </w:rPr>
        <w:t>】适用于A-HI列</w:t>
      </w:r>
    </w:p>
    <w:p>
      <w:pPr>
        <w:spacing w:line="360" w:lineRule="auto"/>
        <w:rPr>
          <w:ins w:id="1395" w:author="25年修订" w:date="2024-12-16T19:45:24Z"/>
          <w:rFonts w:hint="eastAsia"/>
          <w:color w:val="auto"/>
          <w:highlight w:val="none"/>
        </w:rPr>
      </w:pPr>
      <w:r>
        <w:rPr>
          <w:rFonts w:hint="eastAsia"/>
          <w:color w:val="auto"/>
          <w:highlight w:val="none"/>
        </w:rPr>
        <w:t>【8.1】=【8.1.1】+【8.1.2】+【8.1.3】+【8.1.</w:t>
      </w:r>
      <w:r>
        <w:rPr>
          <w:color w:val="auto"/>
          <w:highlight w:val="none"/>
        </w:rPr>
        <w:t>4</w:t>
      </w:r>
      <w:r>
        <w:rPr>
          <w:rFonts w:hint="eastAsia"/>
          <w:color w:val="auto"/>
          <w:highlight w:val="none"/>
        </w:rPr>
        <w:t>】+【8.1.</w:t>
      </w:r>
      <w:r>
        <w:rPr>
          <w:color w:val="auto"/>
          <w:highlight w:val="none"/>
        </w:rPr>
        <w:t>5</w:t>
      </w:r>
      <w:r>
        <w:rPr>
          <w:rFonts w:hint="eastAsia"/>
          <w:color w:val="auto"/>
          <w:highlight w:val="none"/>
        </w:rPr>
        <w:t>】+【8.1.</w:t>
      </w:r>
      <w:r>
        <w:rPr>
          <w:color w:val="auto"/>
          <w:highlight w:val="none"/>
        </w:rPr>
        <w:t>6</w:t>
      </w:r>
      <w:r>
        <w:rPr>
          <w:rFonts w:hint="eastAsia"/>
          <w:color w:val="auto"/>
          <w:highlight w:val="none"/>
        </w:rPr>
        <w:t>】，适用于A-HI列；</w:t>
      </w:r>
    </w:p>
    <w:p>
      <w:pPr>
        <w:spacing w:line="360" w:lineRule="auto"/>
        <w:rPr>
          <w:del w:id="1396" w:author="25年修订" w:date="2024-12-17T10:32:16Z"/>
          <w:rFonts w:hint="eastAsia"/>
          <w:color w:val="auto"/>
          <w:highlight w:val="none"/>
        </w:rPr>
      </w:pPr>
    </w:p>
    <w:p>
      <w:pPr>
        <w:spacing w:line="360" w:lineRule="auto"/>
        <w:rPr>
          <w:rFonts w:hint="eastAsia"/>
          <w:color w:val="auto"/>
          <w:highlight w:val="none"/>
        </w:rPr>
      </w:pPr>
      <w:r>
        <w:rPr>
          <w:rFonts w:hint="eastAsia"/>
          <w:color w:val="auto"/>
          <w:highlight w:val="none"/>
        </w:rPr>
        <w:t>【8.2】=【8.2.1】+【8.2.2】+【8.2.3】+【8.</w:t>
      </w:r>
      <w:r>
        <w:rPr>
          <w:color w:val="auto"/>
          <w:highlight w:val="none"/>
        </w:rPr>
        <w:t>2</w:t>
      </w:r>
      <w:r>
        <w:rPr>
          <w:rFonts w:hint="eastAsia"/>
          <w:color w:val="auto"/>
          <w:highlight w:val="none"/>
        </w:rPr>
        <w:t>.</w:t>
      </w:r>
      <w:r>
        <w:rPr>
          <w:color w:val="auto"/>
          <w:highlight w:val="none"/>
        </w:rPr>
        <w:t>4</w:t>
      </w:r>
      <w:r>
        <w:rPr>
          <w:rFonts w:hint="eastAsia"/>
          <w:color w:val="auto"/>
          <w:highlight w:val="none"/>
        </w:rPr>
        <w:t>】+【8.</w:t>
      </w:r>
      <w:r>
        <w:rPr>
          <w:color w:val="auto"/>
          <w:highlight w:val="none"/>
        </w:rPr>
        <w:t>2</w:t>
      </w:r>
      <w:r>
        <w:rPr>
          <w:rFonts w:hint="eastAsia"/>
          <w:color w:val="auto"/>
          <w:highlight w:val="none"/>
        </w:rPr>
        <w:t>.</w:t>
      </w:r>
      <w:r>
        <w:rPr>
          <w:color w:val="auto"/>
          <w:highlight w:val="none"/>
        </w:rPr>
        <w:t>5</w:t>
      </w:r>
      <w:r>
        <w:rPr>
          <w:rFonts w:hint="eastAsia"/>
          <w:color w:val="auto"/>
          <w:highlight w:val="none"/>
        </w:rPr>
        <w:t>】+【8.</w:t>
      </w:r>
      <w:r>
        <w:rPr>
          <w:color w:val="auto"/>
          <w:highlight w:val="none"/>
        </w:rPr>
        <w:t>2</w:t>
      </w:r>
      <w:r>
        <w:rPr>
          <w:rFonts w:hint="eastAsia"/>
          <w:color w:val="auto"/>
          <w:highlight w:val="none"/>
        </w:rPr>
        <w:t>.</w:t>
      </w:r>
      <w:r>
        <w:rPr>
          <w:color w:val="auto"/>
          <w:highlight w:val="none"/>
        </w:rPr>
        <w:t>6</w:t>
      </w:r>
      <w:r>
        <w:rPr>
          <w:rFonts w:hint="eastAsia"/>
          <w:color w:val="auto"/>
          <w:highlight w:val="none"/>
        </w:rPr>
        <w:t>】，适用于A-HI列；</w:t>
      </w:r>
    </w:p>
    <w:p>
      <w:pPr>
        <w:spacing w:line="360" w:lineRule="auto"/>
        <w:rPr>
          <w:rFonts w:hint="eastAsia"/>
          <w:color w:val="auto"/>
          <w:highlight w:val="none"/>
        </w:rPr>
      </w:pPr>
      <w:r>
        <w:rPr>
          <w:rFonts w:hint="eastAsia"/>
          <w:color w:val="auto"/>
          <w:highlight w:val="none"/>
        </w:rPr>
        <w:t>【</w:t>
      </w:r>
      <w:del w:id="1397" w:author="25年修订" w:date="2024-11-18T16:44:23Z">
        <w:r>
          <w:rPr>
            <w:rFonts w:hint="eastAsia"/>
            <w:color w:val="FF0000"/>
            <w:highlight w:val="none"/>
          </w:rPr>
          <w:delText>1</w:delText>
        </w:r>
      </w:del>
      <w:ins w:id="1398" w:author="25年修订" w:date="2024-11-18T16:44:23Z">
        <w:r>
          <w:rPr>
            <w:rFonts w:hint="eastAsia"/>
            <w:color w:val="auto"/>
            <w:highlight w:val="none"/>
            <w:lang w:val="en-US" w:eastAsia="zh-CN"/>
          </w:rPr>
          <w:t>6.</w:t>
        </w:r>
      </w:ins>
      <w:r>
        <w:rPr>
          <w:rFonts w:hint="eastAsia"/>
          <w:color w:val="auto"/>
          <w:highlight w:val="none"/>
          <w:lang w:val="en-US" w:eastAsia="zh-CN"/>
        </w:rPr>
        <w:t>2.</w:t>
      </w:r>
      <w:r>
        <w:rPr>
          <w:rFonts w:hint="eastAsia"/>
          <w:color w:val="auto"/>
          <w:highlight w:val="none"/>
        </w:rPr>
        <w:t>】</w:t>
      </w:r>
      <w:r>
        <w:rPr>
          <w:color w:val="auto"/>
          <w:highlight w:val="none"/>
        </w:rPr>
        <w:t>=IF</w:t>
      </w:r>
      <w:ins w:id="1399" w:author="25年修订" w:date="2024-12-16T19:50:52Z">
        <w:r>
          <w:rPr>
            <w:rFonts w:hint="eastAsia"/>
            <w:color w:val="auto"/>
            <w:highlight w:val="none"/>
            <w:lang w:val="en-US" w:eastAsia="zh-CN"/>
          </w:rPr>
          <w:t>(</w:t>
        </w:r>
      </w:ins>
      <w:del w:id="1400" w:author="25年修订" w:date="2024-12-16T19:50:21Z">
        <w:r>
          <w:rPr>
            <w:color w:val="auto"/>
            <w:highlight w:val="none"/>
          </w:rPr>
          <w:delText>(</w:delText>
        </w:r>
      </w:del>
      <w:r>
        <w:rPr>
          <w:rFonts w:hint="eastAsia"/>
          <w:color w:val="auto"/>
          <w:highlight w:val="none"/>
        </w:rPr>
        <w:t>【</w:t>
      </w:r>
      <w:ins w:id="1401" w:author="25年修订" w:date="2024-11-18T16:44:23Z">
        <w:r>
          <w:rPr>
            <w:rFonts w:hint="eastAsia"/>
            <w:color w:val="auto"/>
            <w:highlight w:val="none"/>
            <w:lang w:val="en-US" w:eastAsia="zh-CN"/>
          </w:rPr>
          <w:t>6.</w:t>
        </w:r>
      </w:ins>
      <w:r>
        <w:rPr>
          <w:rFonts w:hint="eastAsia"/>
          <w:color w:val="auto"/>
          <w:highlight w:val="none"/>
          <w:lang w:val="en-US" w:eastAsia="zh-CN"/>
        </w:rPr>
        <w:t>1</w:t>
      </w:r>
      <w:del w:id="1402" w:author="25年修订" w:date="2024-11-18T16:44:23Z">
        <w:r>
          <w:rPr>
            <w:color w:val="FF0000"/>
            <w:highlight w:val="none"/>
          </w:rPr>
          <w:delText>1</w:delText>
        </w:r>
      </w:del>
      <w:r>
        <w:rPr>
          <w:rFonts w:hint="eastAsia"/>
          <w:color w:val="auto"/>
          <w:highlight w:val="none"/>
        </w:rPr>
        <w:t>.】</w:t>
      </w:r>
      <w:r>
        <w:rPr>
          <w:color w:val="auto"/>
          <w:highlight w:val="none"/>
        </w:rPr>
        <w:t>=1,</w:t>
      </w:r>
      <w:ins w:id="1403" w:author="25年修订" w:date="2024-12-16T19:51:20Z">
        <w:r>
          <w:rPr>
            <w:rFonts w:hint="eastAsia"/>
            <w:color w:val="auto"/>
            <w:highlight w:val="none"/>
            <w:lang w:val="en-US" w:eastAsia="zh-CN"/>
          </w:rPr>
          <w:t xml:space="preserve"> </w:t>
        </w:r>
      </w:ins>
      <w:r>
        <w:rPr>
          <w:color w:val="auto"/>
          <w:highlight w:val="none"/>
        </w:rPr>
        <w:t>0</w:t>
      </w:r>
      <w:del w:id="1404" w:author="25年修订" w:date="2024-12-16T19:48:31Z">
        <w:r>
          <w:rPr>
            <w:color w:val="auto"/>
            <w:highlight w:val="none"/>
          </w:rPr>
          <w:delText>.5</w:delText>
        </w:r>
      </w:del>
      <w:r>
        <w:rPr>
          <w:color w:val="auto"/>
          <w:highlight w:val="none"/>
        </w:rPr>
        <w:t>%,</w:t>
      </w:r>
      <w:ins w:id="1405" w:author="25年修订" w:date="2024-12-16T19:51:14Z">
        <w:r>
          <w:rPr>
            <w:rFonts w:hint="eastAsia"/>
            <w:color w:val="auto"/>
            <w:highlight w:val="none"/>
            <w:lang w:val="en-US" w:eastAsia="zh-CN"/>
          </w:rPr>
          <w:t xml:space="preserve"> </w:t>
        </w:r>
      </w:ins>
      <w:r>
        <w:rPr>
          <w:color w:val="auto"/>
          <w:highlight w:val="none"/>
        </w:rPr>
        <w:t>IF</w:t>
      </w:r>
      <w:ins w:id="1406" w:author="25年修订" w:date="2024-12-16T19:51:00Z">
        <w:r>
          <w:rPr>
            <w:rFonts w:hint="eastAsia"/>
            <w:color w:val="auto"/>
            <w:highlight w:val="none"/>
            <w:lang w:val="en-US" w:eastAsia="zh-CN"/>
          </w:rPr>
          <w:t>(</w:t>
        </w:r>
      </w:ins>
      <w:del w:id="1407" w:author="25年修订" w:date="2024-12-16T19:50:24Z">
        <w:r>
          <w:rPr>
            <w:color w:val="auto"/>
            <w:highlight w:val="none"/>
          </w:rPr>
          <w:delText>(</w:delText>
        </w:r>
      </w:del>
      <w:r>
        <w:rPr>
          <w:rFonts w:hint="eastAsia"/>
          <w:color w:val="auto"/>
          <w:highlight w:val="none"/>
        </w:rPr>
        <w:t>【</w:t>
      </w:r>
      <w:del w:id="1408" w:author="25年修订" w:date="2024-11-18T16:44:23Z">
        <w:r>
          <w:rPr>
            <w:rFonts w:hint="eastAsia"/>
            <w:color w:val="FF0000"/>
            <w:highlight w:val="none"/>
          </w:rPr>
          <w:delText>1</w:delText>
        </w:r>
      </w:del>
      <w:ins w:id="1409" w:author="25年修订" w:date="2024-11-18T16:44:23Z">
        <w:r>
          <w:rPr>
            <w:rFonts w:hint="eastAsia"/>
            <w:color w:val="auto"/>
            <w:highlight w:val="none"/>
            <w:lang w:val="en-US" w:eastAsia="zh-CN"/>
          </w:rPr>
          <w:t>6.</w:t>
        </w:r>
      </w:ins>
      <w:r>
        <w:rPr>
          <w:rFonts w:hint="eastAsia"/>
          <w:color w:val="auto"/>
          <w:highlight w:val="none"/>
          <w:lang w:val="en-US" w:eastAsia="zh-CN"/>
        </w:rPr>
        <w:t>1</w:t>
      </w:r>
      <w:r>
        <w:rPr>
          <w:rFonts w:hint="eastAsia"/>
          <w:color w:val="auto"/>
          <w:highlight w:val="none"/>
        </w:rPr>
        <w:t>.】</w:t>
      </w:r>
      <w:r>
        <w:rPr>
          <w:color w:val="auto"/>
          <w:highlight w:val="none"/>
        </w:rPr>
        <w:t>=2,</w:t>
      </w:r>
      <w:ins w:id="1410" w:author="25年修订" w:date="2024-12-16T19:51:24Z">
        <w:r>
          <w:rPr>
            <w:rFonts w:hint="eastAsia"/>
            <w:color w:val="auto"/>
            <w:highlight w:val="none"/>
            <w:lang w:val="en-US" w:eastAsia="zh-CN"/>
          </w:rPr>
          <w:t xml:space="preserve"> </w:t>
        </w:r>
      </w:ins>
      <w:del w:id="1411" w:author="25年修订" w:date="2024-12-16T19:48:41Z">
        <w:r>
          <w:rPr>
            <w:rFonts w:hint="default"/>
            <w:color w:val="auto"/>
            <w:highlight w:val="none"/>
            <w:lang w:val="en-US"/>
          </w:rPr>
          <w:delText>1</w:delText>
        </w:r>
      </w:del>
      <w:ins w:id="1412" w:author="25年修订" w:date="2024-12-16T19:48:41Z">
        <w:r>
          <w:rPr>
            <w:rFonts w:hint="eastAsia"/>
            <w:color w:val="auto"/>
            <w:highlight w:val="none"/>
            <w:lang w:val="en-US" w:eastAsia="zh-CN"/>
          </w:rPr>
          <w:t>0</w:t>
        </w:r>
      </w:ins>
      <w:r>
        <w:rPr>
          <w:color w:val="auto"/>
          <w:highlight w:val="none"/>
        </w:rPr>
        <w:t>%,</w:t>
      </w:r>
      <w:ins w:id="1413" w:author="25年修订" w:date="2024-12-16T19:51:23Z">
        <w:r>
          <w:rPr>
            <w:rFonts w:hint="eastAsia"/>
            <w:color w:val="auto"/>
            <w:highlight w:val="none"/>
            <w:lang w:val="en-US" w:eastAsia="zh-CN"/>
          </w:rPr>
          <w:t xml:space="preserve"> </w:t>
        </w:r>
      </w:ins>
      <w:r>
        <w:rPr>
          <w:color w:val="auto"/>
          <w:highlight w:val="none"/>
        </w:rPr>
        <w:t>IF</w:t>
      </w:r>
      <w:ins w:id="1414" w:author="25年修订" w:date="2024-12-16T19:51:02Z">
        <w:r>
          <w:rPr>
            <w:rFonts w:hint="eastAsia"/>
            <w:color w:val="auto"/>
            <w:highlight w:val="none"/>
            <w:lang w:val="en-US" w:eastAsia="zh-CN"/>
          </w:rPr>
          <w:t>(</w:t>
        </w:r>
      </w:ins>
      <w:del w:id="1415" w:author="25年修订" w:date="2024-12-16T19:50:25Z">
        <w:r>
          <w:rPr>
            <w:color w:val="auto"/>
            <w:highlight w:val="none"/>
          </w:rPr>
          <w:delText>(</w:delText>
        </w:r>
      </w:del>
      <w:r>
        <w:rPr>
          <w:rFonts w:hint="eastAsia"/>
          <w:color w:val="auto"/>
          <w:highlight w:val="none"/>
        </w:rPr>
        <w:t>【</w:t>
      </w:r>
      <w:del w:id="1416" w:author="25年修订" w:date="2024-11-18T16:44:23Z">
        <w:r>
          <w:rPr>
            <w:rFonts w:hint="eastAsia"/>
            <w:color w:val="FF0000"/>
            <w:highlight w:val="none"/>
          </w:rPr>
          <w:delText>1</w:delText>
        </w:r>
      </w:del>
      <w:ins w:id="1417" w:author="25年修订" w:date="2024-11-18T16:44:23Z">
        <w:r>
          <w:rPr>
            <w:rFonts w:hint="eastAsia"/>
            <w:color w:val="auto"/>
            <w:highlight w:val="none"/>
            <w:lang w:val="en-US" w:eastAsia="zh-CN"/>
          </w:rPr>
          <w:t>6.</w:t>
        </w:r>
      </w:ins>
      <w:r>
        <w:rPr>
          <w:rFonts w:hint="eastAsia"/>
          <w:color w:val="auto"/>
          <w:highlight w:val="none"/>
          <w:lang w:val="en-US" w:eastAsia="zh-CN"/>
        </w:rPr>
        <w:t>1</w:t>
      </w:r>
      <w:r>
        <w:rPr>
          <w:rFonts w:hint="eastAsia"/>
          <w:color w:val="auto"/>
          <w:highlight w:val="none"/>
        </w:rPr>
        <w:t>.】</w:t>
      </w:r>
      <w:r>
        <w:rPr>
          <w:color w:val="auto"/>
          <w:highlight w:val="none"/>
        </w:rPr>
        <w:t>=3,</w:t>
      </w:r>
      <w:ins w:id="1418" w:author="25年修订" w:date="2024-12-16T19:51:26Z">
        <w:r>
          <w:rPr>
            <w:rFonts w:hint="eastAsia"/>
            <w:color w:val="auto"/>
            <w:highlight w:val="none"/>
            <w:lang w:val="en-US" w:eastAsia="zh-CN"/>
          </w:rPr>
          <w:t xml:space="preserve"> </w:t>
        </w:r>
      </w:ins>
      <w:del w:id="1419" w:author="25年修订" w:date="2024-12-16T19:48:50Z">
        <w:r>
          <w:rPr>
            <w:color w:val="auto"/>
            <w:highlight w:val="none"/>
          </w:rPr>
          <w:delText>1</w:delText>
        </w:r>
      </w:del>
      <w:r>
        <w:rPr>
          <w:color w:val="auto"/>
          <w:highlight w:val="none"/>
        </w:rPr>
        <w:t>5%,</w:t>
      </w:r>
      <w:ins w:id="1420" w:author="25年修订" w:date="2024-12-16T19:51:28Z">
        <w:r>
          <w:rPr>
            <w:rFonts w:hint="eastAsia"/>
            <w:color w:val="auto"/>
            <w:highlight w:val="none"/>
            <w:lang w:val="en-US" w:eastAsia="zh-CN"/>
          </w:rPr>
          <w:t xml:space="preserve"> </w:t>
        </w:r>
      </w:ins>
      <w:r>
        <w:rPr>
          <w:color w:val="auto"/>
          <w:highlight w:val="none"/>
        </w:rPr>
        <w:t>IF</w:t>
      </w:r>
      <w:ins w:id="1421" w:author="25年修订" w:date="2024-12-16T19:51:03Z">
        <w:r>
          <w:rPr>
            <w:rFonts w:hint="eastAsia"/>
            <w:color w:val="auto"/>
            <w:highlight w:val="none"/>
            <w:lang w:val="en-US" w:eastAsia="zh-CN"/>
          </w:rPr>
          <w:t>(</w:t>
        </w:r>
      </w:ins>
      <w:r>
        <w:rPr>
          <w:rFonts w:hint="eastAsia"/>
          <w:color w:val="auto"/>
          <w:highlight w:val="none"/>
        </w:rPr>
        <w:t>【</w:t>
      </w:r>
      <w:del w:id="1422" w:author="25年修订" w:date="2024-11-18T16:44:23Z">
        <w:r>
          <w:rPr>
            <w:rFonts w:hint="eastAsia"/>
            <w:color w:val="FF0000"/>
            <w:highlight w:val="none"/>
          </w:rPr>
          <w:delText>1</w:delText>
        </w:r>
      </w:del>
      <w:ins w:id="1423" w:author="25年修订" w:date="2024-11-18T16:44:23Z">
        <w:r>
          <w:rPr>
            <w:rFonts w:hint="eastAsia"/>
            <w:color w:val="auto"/>
            <w:highlight w:val="none"/>
            <w:lang w:val="en-US" w:eastAsia="zh-CN"/>
          </w:rPr>
          <w:t>6.</w:t>
        </w:r>
      </w:ins>
      <w:r>
        <w:rPr>
          <w:rFonts w:hint="eastAsia"/>
          <w:color w:val="auto"/>
          <w:highlight w:val="none"/>
          <w:lang w:val="en-US" w:eastAsia="zh-CN"/>
        </w:rPr>
        <w:t>1</w:t>
      </w:r>
      <w:r>
        <w:rPr>
          <w:rFonts w:hint="eastAsia"/>
          <w:color w:val="auto"/>
          <w:highlight w:val="none"/>
        </w:rPr>
        <w:t>.】</w:t>
      </w:r>
      <w:r>
        <w:rPr>
          <w:color w:val="auto"/>
          <w:highlight w:val="none"/>
        </w:rPr>
        <w:t>=4,</w:t>
      </w:r>
      <w:ins w:id="1424" w:author="25年修订" w:date="2024-12-16T19:51:30Z">
        <w:r>
          <w:rPr>
            <w:rFonts w:hint="eastAsia"/>
            <w:color w:val="auto"/>
            <w:highlight w:val="none"/>
            <w:lang w:val="en-US" w:eastAsia="zh-CN"/>
          </w:rPr>
          <w:t xml:space="preserve"> </w:t>
        </w:r>
      </w:ins>
      <w:ins w:id="1425" w:author="25年修订" w:date="2024-12-16T19:48:57Z">
        <w:r>
          <w:rPr>
            <w:rFonts w:hint="eastAsia"/>
            <w:color w:val="auto"/>
            <w:highlight w:val="none"/>
            <w:lang w:val="en-US" w:eastAsia="zh-CN"/>
          </w:rPr>
          <w:t>1</w:t>
        </w:r>
      </w:ins>
      <w:del w:id="1426" w:author="25年修订" w:date="2024-12-16T19:48:57Z">
        <w:r>
          <w:rPr>
            <w:color w:val="auto"/>
            <w:highlight w:val="none"/>
          </w:rPr>
          <w:delText>2</w:delText>
        </w:r>
      </w:del>
      <w:r>
        <w:rPr>
          <w:color w:val="auto"/>
          <w:highlight w:val="none"/>
        </w:rPr>
        <w:t>5%,</w:t>
      </w:r>
      <w:ins w:id="1427" w:author="25年修订" w:date="2024-12-16T19:51:31Z">
        <w:r>
          <w:rPr>
            <w:rFonts w:hint="eastAsia"/>
            <w:color w:val="auto"/>
            <w:highlight w:val="none"/>
            <w:lang w:val="en-US" w:eastAsia="zh-CN"/>
          </w:rPr>
          <w:t xml:space="preserve"> </w:t>
        </w:r>
      </w:ins>
      <w:r>
        <w:rPr>
          <w:color w:val="auto"/>
          <w:highlight w:val="none"/>
        </w:rPr>
        <w:t>IF</w:t>
      </w:r>
      <w:ins w:id="1428" w:author="25年修订" w:date="2024-12-16T19:51:05Z">
        <w:r>
          <w:rPr>
            <w:rFonts w:hint="eastAsia"/>
            <w:color w:val="auto"/>
            <w:highlight w:val="none"/>
            <w:lang w:val="en-US" w:eastAsia="zh-CN"/>
          </w:rPr>
          <w:t>(</w:t>
        </w:r>
      </w:ins>
      <w:del w:id="1429" w:author="25年修订" w:date="2024-12-16T19:50:34Z">
        <w:r>
          <w:rPr>
            <w:color w:val="auto"/>
            <w:highlight w:val="none"/>
          </w:rPr>
          <w:delText>(</w:delText>
        </w:r>
      </w:del>
      <w:r>
        <w:rPr>
          <w:rFonts w:hint="eastAsia"/>
          <w:color w:val="auto"/>
          <w:highlight w:val="none"/>
        </w:rPr>
        <w:t>【</w:t>
      </w:r>
      <w:del w:id="1430" w:author="25年修订" w:date="2024-11-18T16:44:23Z">
        <w:r>
          <w:rPr>
            <w:rFonts w:hint="eastAsia"/>
            <w:color w:val="FF0000"/>
            <w:highlight w:val="none"/>
          </w:rPr>
          <w:delText>1</w:delText>
        </w:r>
      </w:del>
      <w:ins w:id="1431" w:author="25年修订" w:date="2024-11-18T16:44:23Z">
        <w:r>
          <w:rPr>
            <w:rFonts w:hint="eastAsia"/>
            <w:color w:val="auto"/>
            <w:highlight w:val="none"/>
            <w:lang w:val="en-US" w:eastAsia="zh-CN"/>
          </w:rPr>
          <w:t>6.</w:t>
        </w:r>
      </w:ins>
      <w:r>
        <w:rPr>
          <w:rFonts w:hint="eastAsia"/>
          <w:color w:val="auto"/>
          <w:highlight w:val="none"/>
          <w:lang w:val="en-US" w:eastAsia="zh-CN"/>
        </w:rPr>
        <w:t>1</w:t>
      </w:r>
      <w:r>
        <w:rPr>
          <w:rFonts w:hint="eastAsia"/>
          <w:color w:val="auto"/>
          <w:highlight w:val="none"/>
        </w:rPr>
        <w:t>.】</w:t>
      </w:r>
      <w:r>
        <w:rPr>
          <w:color w:val="auto"/>
          <w:highlight w:val="none"/>
        </w:rPr>
        <w:t>=5,</w:t>
      </w:r>
      <w:ins w:id="1432" w:author="25年修订" w:date="2024-12-16T19:51:33Z">
        <w:r>
          <w:rPr>
            <w:rFonts w:hint="eastAsia"/>
            <w:color w:val="auto"/>
            <w:highlight w:val="none"/>
            <w:lang w:val="en-US" w:eastAsia="zh-CN"/>
          </w:rPr>
          <w:t xml:space="preserve"> </w:t>
        </w:r>
      </w:ins>
      <w:ins w:id="1433" w:author="25年修订" w:date="2024-12-16T19:49:06Z">
        <w:r>
          <w:rPr>
            <w:rFonts w:hint="eastAsia"/>
            <w:color w:val="auto"/>
            <w:highlight w:val="none"/>
            <w:lang w:val="en-US" w:eastAsia="zh-CN"/>
          </w:rPr>
          <w:t>4</w:t>
        </w:r>
      </w:ins>
      <w:del w:id="1434" w:author="25年修订" w:date="2024-12-16T19:49:07Z">
        <w:r>
          <w:rPr>
            <w:color w:val="auto"/>
            <w:highlight w:val="none"/>
          </w:rPr>
          <w:delText>5</w:delText>
        </w:r>
      </w:del>
      <w:r>
        <w:rPr>
          <w:color w:val="auto"/>
          <w:highlight w:val="none"/>
        </w:rPr>
        <w:t>0%,</w:t>
      </w:r>
      <w:ins w:id="1435" w:author="25年修订" w:date="2024-12-16T19:51:35Z">
        <w:r>
          <w:rPr>
            <w:rFonts w:hint="eastAsia"/>
            <w:color w:val="auto"/>
            <w:highlight w:val="none"/>
            <w:lang w:val="en-US" w:eastAsia="zh-CN"/>
          </w:rPr>
          <w:t xml:space="preserve"> </w:t>
        </w:r>
      </w:ins>
      <w:r>
        <w:rPr>
          <w:color w:val="auto"/>
          <w:highlight w:val="none"/>
        </w:rPr>
        <w:t>0)))))</w:t>
      </w:r>
      <w:r>
        <w:rPr>
          <w:rFonts w:hint="eastAsia"/>
          <w:color w:val="auto"/>
          <w:highlight w:val="none"/>
        </w:rPr>
        <w:t xml:space="preserve"> ，适用于I-HH列；</w:t>
      </w:r>
    </w:p>
    <w:p>
      <w:pPr>
        <w:spacing w:line="360" w:lineRule="auto"/>
        <w:rPr>
          <w:del w:id="1436" w:author="25年修订" w:date="2024-11-18T16:44:23Z"/>
          <w:rFonts w:hint="eastAsia"/>
          <w:color w:val="FF0000"/>
          <w:highlight w:val="none"/>
        </w:rPr>
      </w:pPr>
      <w:r>
        <w:rPr>
          <w:rFonts w:hint="eastAsia"/>
          <w:color w:val="auto"/>
          <w:highlight w:val="none"/>
        </w:rPr>
        <w:t>【</w:t>
      </w:r>
      <w:del w:id="1437" w:author="25年修订" w:date="2024-11-18T16:44:23Z">
        <w:r>
          <w:rPr>
            <w:rFonts w:hint="eastAsia"/>
            <w:color w:val="FF0000"/>
            <w:highlight w:val="none"/>
          </w:rPr>
          <w:delText>1</w:delText>
        </w:r>
      </w:del>
      <w:del w:id="1438" w:author="25年修订" w:date="2024-11-18T16:44:23Z">
        <w:r>
          <w:rPr>
            <w:color w:val="FF0000"/>
            <w:highlight w:val="none"/>
          </w:rPr>
          <w:delText>3</w:delText>
        </w:r>
      </w:del>
      <w:del w:id="1439" w:author="25年修订" w:date="2024-11-18T16:44:23Z">
        <w:r>
          <w:rPr>
            <w:rFonts w:hint="eastAsia"/>
            <w:color w:val="FF0000"/>
            <w:highlight w:val="none"/>
          </w:rPr>
          <w:delText>.】=【1</w:delText>
        </w:r>
      </w:del>
      <w:del w:id="1440" w:author="25年修订" w:date="2024-11-18T16:44:23Z">
        <w:r>
          <w:rPr>
            <w:color w:val="FF0000"/>
            <w:highlight w:val="none"/>
          </w:rPr>
          <w:delText>2</w:delText>
        </w:r>
      </w:del>
      <w:del w:id="1441" w:author="25年修订" w:date="2024-11-18T16:44:23Z">
        <w:r>
          <w:rPr>
            <w:rFonts w:hint="eastAsia"/>
            <w:color w:val="FF0000"/>
            <w:highlight w:val="none"/>
          </w:rPr>
          <w:delText>.】*【9.】，适用于I-H</w:delText>
        </w:r>
      </w:del>
      <w:del w:id="1442" w:author="25年修订" w:date="2024-11-18T16:44:23Z">
        <w:r>
          <w:rPr>
            <w:color w:val="FF0000"/>
            <w:highlight w:val="none"/>
          </w:rPr>
          <w:delText>H</w:delText>
        </w:r>
      </w:del>
      <w:del w:id="1443" w:author="25年修订" w:date="2024-11-18T16:44:23Z">
        <w:r>
          <w:rPr>
            <w:rFonts w:hint="eastAsia"/>
            <w:color w:val="FF0000"/>
            <w:highlight w:val="none"/>
          </w:rPr>
          <w:delText>列；</w:delText>
        </w:r>
      </w:del>
    </w:p>
    <w:p>
      <w:pPr>
        <w:spacing w:line="360" w:lineRule="auto"/>
        <w:rPr>
          <w:del w:id="1444" w:author="25年修订" w:date="2024-11-18T16:44:23Z"/>
          <w:rFonts w:hint="eastAsia"/>
          <w:color w:val="FF0000"/>
          <w:highlight w:val="none"/>
        </w:rPr>
      </w:pPr>
      <w:del w:id="1445" w:author="25年修订" w:date="2024-11-18T16:44:23Z">
        <w:r>
          <w:rPr>
            <w:rFonts w:hint="eastAsia"/>
            <w:color w:val="FF0000"/>
            <w:highlight w:val="none"/>
          </w:rPr>
          <w:delText>【1</w:delText>
        </w:r>
      </w:del>
      <w:del w:id="1446" w:author="25年修订" w:date="2024-11-18T16:44:23Z">
        <w:r>
          <w:rPr>
            <w:color w:val="FF0000"/>
            <w:highlight w:val="none"/>
          </w:rPr>
          <w:delText>5</w:delText>
        </w:r>
      </w:del>
      <w:del w:id="1447" w:author="25年修订" w:date="2024-11-18T16:44:23Z">
        <w:r>
          <w:rPr>
            <w:rFonts w:hint="eastAsia"/>
            <w:color w:val="FF0000"/>
            <w:highlight w:val="none"/>
          </w:rPr>
          <w:delText>.】=【1</w:delText>
        </w:r>
      </w:del>
      <w:del w:id="1448" w:author="25年修订" w:date="2024-11-18T16:44:23Z">
        <w:r>
          <w:rPr>
            <w:color w:val="FF0000"/>
            <w:highlight w:val="none"/>
          </w:rPr>
          <w:delText>4</w:delText>
        </w:r>
      </w:del>
      <w:del w:id="1449" w:author="25年修订" w:date="2024-11-18T16:44:23Z">
        <w:r>
          <w:rPr>
            <w:rFonts w:hint="eastAsia"/>
            <w:color w:val="FF0000"/>
            <w:highlight w:val="none"/>
          </w:rPr>
          <w:delText>.】-【1</w:delText>
        </w:r>
      </w:del>
      <w:del w:id="1450" w:author="25年修订" w:date="2024-11-18T16:44:23Z">
        <w:r>
          <w:rPr>
            <w:color w:val="FF0000"/>
            <w:highlight w:val="none"/>
          </w:rPr>
          <w:delText>3</w:delText>
        </w:r>
      </w:del>
      <w:del w:id="1451" w:author="25年修订" w:date="2024-11-18T16:44:23Z">
        <w:r>
          <w:rPr>
            <w:rFonts w:hint="eastAsia"/>
            <w:color w:val="FF0000"/>
            <w:highlight w:val="none"/>
          </w:rPr>
          <w:delText>.】，适用于A-H</w:delText>
        </w:r>
      </w:del>
      <w:del w:id="1452" w:author="25年修订" w:date="2024-11-18T16:44:23Z">
        <w:r>
          <w:rPr>
            <w:color w:val="FF0000"/>
            <w:highlight w:val="none"/>
          </w:rPr>
          <w:delText>H</w:delText>
        </w:r>
      </w:del>
      <w:del w:id="1453" w:author="25年修订" w:date="2024-11-18T16:44:23Z">
        <w:r>
          <w:rPr>
            <w:rFonts w:hint="eastAsia"/>
            <w:color w:val="FF0000"/>
            <w:highlight w:val="none"/>
          </w:rPr>
          <w:delText>列；</w:delText>
        </w:r>
      </w:del>
    </w:p>
    <w:p>
      <w:pPr>
        <w:spacing w:line="360" w:lineRule="auto"/>
        <w:rPr>
          <w:del w:id="1454" w:author="25年修订" w:date="2024-11-18T16:44:23Z"/>
          <w:rFonts w:hint="eastAsia"/>
          <w:highlight w:val="none"/>
        </w:rPr>
      </w:pPr>
      <w:del w:id="1455" w:author="25年修订" w:date="2024-11-18T16:44:23Z">
        <w:r>
          <w:rPr>
            <w:rFonts w:hint="eastAsia"/>
            <w:highlight w:val="none"/>
          </w:rPr>
          <w:delText>【19.】&gt;【19.1.】</w:delText>
        </w:r>
      </w:del>
    </w:p>
    <w:p>
      <w:pPr>
        <w:spacing w:line="360" w:lineRule="auto"/>
        <w:rPr>
          <w:del w:id="1456" w:author="25年修订" w:date="2024-11-18T16:44:23Z"/>
          <w:rFonts w:hint="eastAsia"/>
          <w:highlight w:val="none"/>
        </w:rPr>
      </w:pPr>
      <w:del w:id="1457" w:author="25年修订" w:date="2024-11-18T16:44:23Z">
        <w:r>
          <w:rPr>
            <w:rFonts w:hint="eastAsia"/>
            <w:color w:val="FF0000"/>
            <w:highlight w:val="none"/>
          </w:rPr>
          <w:delText>【</w:delText>
        </w:r>
      </w:del>
      <w:del w:id="1458" w:author="25年修订" w:date="2024-11-18T16:44:23Z">
        <w:r>
          <w:rPr>
            <w:rFonts w:hint="eastAsia"/>
            <w:color w:val="FF0000"/>
            <w:highlight w:val="none"/>
            <w:lang w:val="en-US" w:eastAsia="zh-CN"/>
          </w:rPr>
          <w:delText>22</w:delText>
        </w:r>
      </w:del>
      <w:del w:id="1459" w:author="25年修订" w:date="2024-11-18T16:44:23Z">
        <w:r>
          <w:rPr>
            <w:rFonts w:hint="eastAsia"/>
            <w:color w:val="FF0000"/>
            <w:highlight w:val="none"/>
          </w:rPr>
          <w:delText>.】</w:delText>
        </w:r>
      </w:del>
      <w:del w:id="1460" w:author="25年修订" w:date="2024-11-18T16:44:23Z">
        <w:r>
          <w:rPr>
            <w:rFonts w:hint="eastAsia"/>
            <w:color w:val="FF0000"/>
            <w:highlight w:val="none"/>
            <w:lang w:val="en-US" w:eastAsia="zh-CN"/>
          </w:rPr>
          <w:delText>-</w:delText>
        </w:r>
      </w:del>
      <w:del w:id="1461" w:author="25年修订" w:date="2024-11-18T16:44:23Z">
        <w:r>
          <w:rPr>
            <w:rFonts w:hint="eastAsia"/>
            <w:highlight w:val="none"/>
          </w:rPr>
          <w:delText>【</w:delText>
        </w:r>
      </w:del>
      <w:del w:id="1462" w:author="25年修订" w:date="2024-11-18T16:44:23Z">
        <w:r>
          <w:rPr>
            <w:rFonts w:hint="eastAsia"/>
            <w:highlight w:val="none"/>
            <w:lang w:val="en-US" w:eastAsia="zh-CN"/>
          </w:rPr>
          <w:delText>1.2</w:delText>
        </w:r>
      </w:del>
      <w:del w:id="1463" w:author="25年修订" w:date="2024-11-18T16:44:23Z">
        <w:r>
          <w:rPr>
            <w:rFonts w:hint="eastAsia"/>
            <w:highlight w:val="none"/>
          </w:rPr>
          <w:delText>】&gt;</w:delText>
        </w:r>
      </w:del>
      <w:del w:id="1464" w:author="25年修订" w:date="2024-11-18T16:44:23Z">
        <w:r>
          <w:rPr>
            <w:rFonts w:hint="eastAsia"/>
            <w:highlight w:val="none"/>
            <w:lang w:val="en-US" w:eastAsia="zh-CN"/>
          </w:rPr>
          <w:delText>=</w:delText>
        </w:r>
      </w:del>
      <w:del w:id="1465" w:author="25年修订" w:date="2024-11-18T16:44:23Z">
        <w:r>
          <w:rPr>
            <w:rFonts w:hint="eastAsia"/>
            <w:color w:val="FF0000"/>
            <w:highlight w:val="none"/>
          </w:rPr>
          <w:delText>【</w:delText>
        </w:r>
      </w:del>
      <w:del w:id="1466" w:author="25年修订" w:date="2024-11-18T16:44:23Z">
        <w:r>
          <w:rPr>
            <w:rFonts w:hint="eastAsia"/>
            <w:color w:val="FF0000"/>
            <w:highlight w:val="none"/>
            <w:lang w:val="en-US" w:eastAsia="zh-CN"/>
          </w:rPr>
          <w:delText>22.1</w:delText>
        </w:r>
      </w:del>
      <w:del w:id="1467" w:author="25年修订" w:date="2024-11-18T16:44:23Z">
        <w:r>
          <w:rPr>
            <w:rFonts w:hint="eastAsia"/>
            <w:color w:val="FF0000"/>
            <w:highlight w:val="none"/>
          </w:rPr>
          <w:delText>.】</w:delText>
        </w:r>
      </w:del>
      <w:del w:id="1468" w:author="25年修订" w:date="2024-11-18T16:44:23Z">
        <w:r>
          <w:rPr>
            <w:rFonts w:hint="eastAsia"/>
            <w:color w:val="FF0000"/>
            <w:highlight w:val="none"/>
            <w:lang w:val="en-US" w:eastAsia="zh-CN"/>
          </w:rPr>
          <w:delText>+</w:delText>
        </w:r>
      </w:del>
      <w:del w:id="1469" w:author="25年修订" w:date="2024-11-18T16:44:23Z">
        <w:r>
          <w:rPr>
            <w:rFonts w:hint="eastAsia"/>
            <w:color w:val="FF0000"/>
            <w:highlight w:val="none"/>
          </w:rPr>
          <w:delText>【</w:delText>
        </w:r>
      </w:del>
      <w:del w:id="1470" w:author="25年修订" w:date="2024-11-18T16:44:23Z">
        <w:r>
          <w:rPr>
            <w:rFonts w:hint="eastAsia"/>
            <w:color w:val="FF0000"/>
            <w:highlight w:val="none"/>
            <w:lang w:val="en-US" w:eastAsia="zh-CN"/>
          </w:rPr>
          <w:delText>22.2</w:delText>
        </w:r>
      </w:del>
      <w:del w:id="1471" w:author="25年修订" w:date="2024-11-18T16:44:23Z">
        <w:r>
          <w:rPr>
            <w:rFonts w:hint="eastAsia"/>
            <w:color w:val="FF0000"/>
            <w:highlight w:val="none"/>
          </w:rPr>
          <w:delText>.】</w:delText>
        </w:r>
      </w:del>
      <w:del w:id="1472" w:author="25年修订" w:date="2024-11-18T16:44:23Z">
        <w:r>
          <w:rPr>
            <w:rFonts w:hint="eastAsia"/>
            <w:color w:val="FF0000"/>
            <w:highlight w:val="none"/>
            <w:lang w:val="en-US" w:eastAsia="zh-CN"/>
          </w:rPr>
          <w:delText>+</w:delText>
        </w:r>
      </w:del>
      <w:del w:id="1473" w:author="25年修订" w:date="2024-11-18T16:44:23Z">
        <w:r>
          <w:rPr>
            <w:rFonts w:hint="eastAsia"/>
            <w:color w:val="FF0000"/>
            <w:highlight w:val="none"/>
          </w:rPr>
          <w:delText>【</w:delText>
        </w:r>
      </w:del>
      <w:del w:id="1474" w:author="25年修订" w:date="2024-11-18T16:44:23Z">
        <w:r>
          <w:rPr>
            <w:rFonts w:hint="eastAsia"/>
            <w:color w:val="FF0000"/>
            <w:highlight w:val="none"/>
            <w:lang w:val="en-US" w:eastAsia="zh-CN"/>
          </w:rPr>
          <w:delText>22.3</w:delText>
        </w:r>
      </w:del>
      <w:del w:id="1475" w:author="25年修订" w:date="2024-11-18T16:44:23Z">
        <w:r>
          <w:rPr>
            <w:rFonts w:hint="eastAsia"/>
            <w:color w:val="FF0000"/>
            <w:highlight w:val="none"/>
          </w:rPr>
          <w:delText>.】</w:delText>
        </w:r>
      </w:del>
    </w:p>
    <w:p>
      <w:pPr>
        <w:spacing w:line="360" w:lineRule="auto"/>
        <w:rPr>
          <w:del w:id="1476" w:author="25年修订" w:date="2024-11-18T16:44:23Z"/>
          <w:rFonts w:hint="eastAsia"/>
          <w:highlight w:val="none"/>
        </w:rPr>
      </w:pPr>
      <w:del w:id="1477" w:author="25年修订" w:date="2024-11-18T16:44:23Z">
        <w:r>
          <w:rPr>
            <w:rFonts w:hint="eastAsia"/>
            <w:highlight w:val="none"/>
          </w:rPr>
          <w:delText>【26.】=【26.1.】+【26.2.】+【26.3.】</w:delText>
        </w:r>
      </w:del>
      <w:del w:id="1478" w:author="25年修订" w:date="2024-11-18T16:44:23Z">
        <w:r>
          <w:rPr>
            <w:rFonts w:hint="eastAsia"/>
            <w:color w:val="auto"/>
            <w:highlight w:val="none"/>
          </w:rPr>
          <w:delText>适用于</w:delText>
        </w:r>
      </w:del>
      <w:del w:id="1479" w:author="25年修订" w:date="2024-11-18T16:44:23Z">
        <w:r>
          <w:rPr>
            <w:rFonts w:hint="eastAsia"/>
            <w:highlight w:val="none"/>
          </w:rPr>
          <w:delText>A-HI列</w:delText>
        </w:r>
      </w:del>
    </w:p>
    <w:p>
      <w:pPr>
        <w:spacing w:line="360" w:lineRule="auto"/>
        <w:rPr>
          <w:del w:id="1480" w:author="25年修订" w:date="2024-11-18T16:44:23Z"/>
          <w:rFonts w:hint="eastAsia"/>
          <w:highlight w:val="none"/>
        </w:rPr>
      </w:pPr>
      <w:del w:id="1481" w:author="25年修订" w:date="2024-11-18T16:44:23Z">
        <w:r>
          <w:rPr>
            <w:rFonts w:hint="eastAsia"/>
            <w:highlight w:val="none"/>
          </w:rPr>
          <w:delText>【26.】&lt;【1.1.2.1】+【1.2.1.2.1.】+【1.2.2.2.1】</w:delText>
        </w:r>
      </w:del>
      <w:del w:id="1482" w:author="25年修订" w:date="2024-11-18T16:44:23Z">
        <w:r>
          <w:rPr>
            <w:rFonts w:hint="eastAsia"/>
            <w:color w:val="auto"/>
            <w:highlight w:val="none"/>
          </w:rPr>
          <w:delText>适用于</w:delText>
        </w:r>
      </w:del>
      <w:del w:id="1483" w:author="25年修订" w:date="2024-11-18T16:44:23Z">
        <w:r>
          <w:rPr>
            <w:rFonts w:hint="eastAsia"/>
            <w:highlight w:val="none"/>
          </w:rPr>
          <w:delText>A-HI列</w:delText>
        </w:r>
      </w:del>
    </w:p>
    <w:p>
      <w:pPr>
        <w:spacing w:line="360" w:lineRule="auto"/>
        <w:rPr>
          <w:del w:id="1484" w:author="25年修订" w:date="2024-11-18T16:44:23Z"/>
          <w:rFonts w:hint="eastAsia"/>
          <w:highlight w:val="none"/>
        </w:rPr>
      </w:pPr>
      <w:del w:id="1485" w:author="25年修订" w:date="2024-11-18T16:44:23Z">
        <w:r>
          <w:rPr>
            <w:rFonts w:hint="eastAsia"/>
            <w:highlight w:val="none"/>
          </w:rPr>
          <w:delText>【27.】&gt;【27.1.】</w:delText>
        </w:r>
      </w:del>
      <w:del w:id="1486" w:author="25年修订" w:date="2024-11-18T16:44:23Z">
        <w:r>
          <w:rPr>
            <w:rFonts w:hint="eastAsia"/>
            <w:color w:val="auto"/>
            <w:highlight w:val="none"/>
          </w:rPr>
          <w:delText>适用于</w:delText>
        </w:r>
      </w:del>
      <w:del w:id="1487" w:author="25年修订" w:date="2024-11-18T16:44:23Z">
        <w:r>
          <w:rPr>
            <w:rFonts w:hint="eastAsia"/>
            <w:highlight w:val="none"/>
          </w:rPr>
          <w:delText>A-HI列</w:delText>
        </w:r>
      </w:del>
    </w:p>
    <w:p>
      <w:pPr>
        <w:spacing w:line="360" w:lineRule="auto"/>
        <w:rPr>
          <w:del w:id="1488" w:author="25年修订" w:date="2024-11-18T16:44:23Z"/>
          <w:rFonts w:hint="eastAsia"/>
          <w:highlight w:val="none"/>
        </w:rPr>
      </w:pPr>
      <w:del w:id="1489" w:author="25年修订" w:date="2024-11-18T16:44:23Z">
        <w:r>
          <w:rPr>
            <w:rFonts w:hint="eastAsia"/>
            <w:highlight w:val="none"/>
          </w:rPr>
          <w:delText>【27.】&lt;【1.1.2.1】+【1.2.1.2.1.】+【1.2.2.2.1】</w:delText>
        </w:r>
      </w:del>
      <w:del w:id="1490" w:author="25年修订" w:date="2024-11-18T16:44:23Z">
        <w:r>
          <w:rPr>
            <w:rFonts w:hint="eastAsia"/>
            <w:color w:val="auto"/>
            <w:highlight w:val="none"/>
          </w:rPr>
          <w:delText>适用于</w:delText>
        </w:r>
      </w:del>
      <w:del w:id="1491" w:author="25年修订" w:date="2024-11-18T16:44:23Z">
        <w:r>
          <w:rPr>
            <w:rFonts w:hint="eastAsia"/>
            <w:highlight w:val="none"/>
          </w:rPr>
          <w:delText>A-HI列</w:delText>
        </w:r>
      </w:del>
    </w:p>
    <w:p>
      <w:pPr>
        <w:spacing w:line="360" w:lineRule="auto"/>
        <w:rPr>
          <w:rFonts w:hint="eastAsia"/>
          <w:color w:val="auto"/>
          <w:highlight w:val="none"/>
        </w:rPr>
      </w:pPr>
      <w:del w:id="1492" w:author="25年修订" w:date="2024-11-18T16:44:23Z">
        <w:r>
          <w:rPr>
            <w:rFonts w:hint="eastAsia"/>
            <w:color w:val="FF0000"/>
            <w:highlight w:val="none"/>
          </w:rPr>
          <w:delText>【28.】&gt;=【28.1】+【28.2】+【28.</w:delText>
        </w:r>
      </w:del>
      <w:ins w:id="1493" w:author="25年修订" w:date="2024-11-18T16:44:23Z">
        <w:r>
          <w:rPr>
            <w:rFonts w:hint="eastAsia"/>
            <w:color w:val="auto"/>
            <w:highlight w:val="none"/>
            <w:lang w:val="en-US" w:eastAsia="zh-CN"/>
          </w:rPr>
          <w:t>9</w:t>
        </w:r>
      </w:ins>
      <w:ins w:id="1494" w:author="25年修订" w:date="2024-11-18T16:44:23Z">
        <w:r>
          <w:rPr>
            <w:rFonts w:hint="eastAsia"/>
            <w:color w:val="auto"/>
            <w:highlight w:val="none"/>
          </w:rPr>
          <w:t>.】&gt;=【</w:t>
        </w:r>
      </w:ins>
      <w:ins w:id="1495" w:author="25年修订" w:date="2024-11-18T16:44:23Z">
        <w:r>
          <w:rPr>
            <w:rFonts w:hint="eastAsia"/>
            <w:color w:val="auto"/>
            <w:highlight w:val="none"/>
            <w:lang w:val="en-US" w:eastAsia="zh-CN"/>
          </w:rPr>
          <w:t>9</w:t>
        </w:r>
      </w:ins>
      <w:ins w:id="1496" w:author="25年修订" w:date="2024-11-18T16:44:23Z">
        <w:r>
          <w:rPr>
            <w:rFonts w:hint="eastAsia"/>
            <w:color w:val="auto"/>
            <w:highlight w:val="none"/>
          </w:rPr>
          <w:t>.1】+【</w:t>
        </w:r>
      </w:ins>
      <w:ins w:id="1497" w:author="25年修订" w:date="2024-11-18T16:44:23Z">
        <w:r>
          <w:rPr>
            <w:rFonts w:hint="eastAsia"/>
            <w:color w:val="auto"/>
            <w:highlight w:val="none"/>
            <w:lang w:val="en-US" w:eastAsia="zh-CN"/>
          </w:rPr>
          <w:t>9</w:t>
        </w:r>
      </w:ins>
      <w:ins w:id="1498" w:author="25年修订" w:date="2024-11-18T16:44:24Z">
        <w:r>
          <w:rPr>
            <w:rFonts w:hint="eastAsia"/>
            <w:color w:val="auto"/>
            <w:highlight w:val="none"/>
          </w:rPr>
          <w:t>.2】+【</w:t>
        </w:r>
      </w:ins>
      <w:ins w:id="1499" w:author="25年修订" w:date="2024-11-18T16:44:24Z">
        <w:r>
          <w:rPr>
            <w:rFonts w:hint="eastAsia"/>
            <w:color w:val="auto"/>
            <w:highlight w:val="none"/>
            <w:lang w:val="en-US" w:eastAsia="zh-CN"/>
          </w:rPr>
          <w:t>9.</w:t>
        </w:r>
      </w:ins>
      <w:r>
        <w:rPr>
          <w:rFonts w:hint="eastAsia"/>
          <w:color w:val="auto"/>
          <w:highlight w:val="none"/>
        </w:rPr>
        <w:t>3】适用于A-HI列</w:t>
      </w:r>
    </w:p>
    <w:p>
      <w:pPr>
        <w:spacing w:line="360" w:lineRule="auto"/>
        <w:rPr>
          <w:del w:id="1500" w:author="25年修订" w:date="2024-12-16T19:53:05Z"/>
          <w:rFonts w:hint="eastAsia"/>
          <w:color w:val="auto"/>
          <w:highlight w:val="none"/>
        </w:rPr>
      </w:pPr>
      <w:del w:id="1501" w:author="25年修订" w:date="2024-12-16T19:53:05Z">
        <w:r>
          <w:rPr>
            <w:rFonts w:hint="eastAsia"/>
            <w:color w:val="auto"/>
            <w:highlight w:val="none"/>
          </w:rPr>
          <w:delText>【</w:delText>
        </w:r>
      </w:del>
      <w:del w:id="1502" w:author="25年修订" w:date="2024-12-16T19:53:05Z">
        <w:r>
          <w:rPr>
            <w:rFonts w:hint="eastAsia"/>
            <w:color w:val="FF0000"/>
            <w:highlight w:val="none"/>
          </w:rPr>
          <w:delText>28</w:delText>
        </w:r>
      </w:del>
      <w:del w:id="1503" w:author="25年修订" w:date="2024-12-16T19:53:05Z">
        <w:r>
          <w:rPr>
            <w:rFonts w:hint="eastAsia"/>
            <w:color w:val="auto"/>
            <w:highlight w:val="none"/>
          </w:rPr>
          <w:delText>.】&lt;=【1.1.1.2】+【1.2.1.1.2.】+【1.2.2.1.2】适用于A-HI列</w:delText>
        </w:r>
      </w:del>
    </w:p>
    <w:p>
      <w:pPr>
        <w:spacing w:line="360" w:lineRule="auto"/>
        <w:rPr>
          <w:rFonts w:hint="eastAsia"/>
          <w:color w:val="auto"/>
          <w:highlight w:val="none"/>
        </w:rPr>
      </w:pPr>
      <w:r>
        <w:rPr>
          <w:rFonts w:hint="eastAsia"/>
          <w:color w:val="auto"/>
          <w:highlight w:val="none"/>
        </w:rPr>
        <w:t>【</w:t>
      </w:r>
      <w:del w:id="1504" w:author="25年修订" w:date="2024-11-18T16:44:24Z">
        <w:r>
          <w:rPr>
            <w:rFonts w:hint="eastAsia"/>
            <w:color w:val="FF0000"/>
            <w:highlight w:val="none"/>
          </w:rPr>
          <w:delText>31</w:delText>
        </w:r>
      </w:del>
      <w:ins w:id="1505" w:author="25年修订" w:date="2024-11-18T16:44:24Z">
        <w:r>
          <w:rPr>
            <w:rFonts w:hint="eastAsia"/>
            <w:color w:val="auto"/>
            <w:highlight w:val="none"/>
            <w:lang w:val="en-US" w:eastAsia="zh-CN"/>
          </w:rPr>
          <w:t>12</w:t>
        </w:r>
      </w:ins>
      <w:r>
        <w:rPr>
          <w:rFonts w:hint="eastAsia"/>
          <w:color w:val="auto"/>
          <w:highlight w:val="none"/>
        </w:rPr>
        <w:t>.】&lt;=【1.1.2.1】+【1.2.1.2.1.】+【1.2.2.2.1】适用于A-HI列</w:t>
      </w:r>
    </w:p>
    <w:p>
      <w:pPr>
        <w:spacing w:line="360" w:lineRule="auto"/>
        <w:rPr>
          <w:rFonts w:hint="eastAsia"/>
          <w:highlight w:val="none"/>
        </w:rPr>
      </w:pPr>
      <w:r>
        <w:rPr>
          <w:rFonts w:hint="eastAsia"/>
          <w:highlight w:val="none"/>
        </w:rPr>
        <w:t>附注项目：</w:t>
      </w:r>
    </w:p>
    <w:p>
      <w:pPr>
        <w:spacing w:line="360" w:lineRule="auto"/>
        <w:rPr>
          <w:rFonts w:hint="eastAsia"/>
          <w:highlight w:val="none"/>
        </w:rPr>
      </w:pPr>
      <w:r>
        <w:rPr>
          <w:rFonts w:hint="eastAsia"/>
          <w:highlight w:val="none"/>
        </w:rPr>
        <w:t>【</w:t>
      </w:r>
      <w:del w:id="1506" w:author="25年修订" w:date="2024-11-18T16:44:24Z">
        <w:r>
          <w:rPr>
            <w:rFonts w:hint="eastAsia"/>
            <w:highlight w:val="none"/>
          </w:rPr>
          <w:delText>4.】=【1</w:delText>
        </w:r>
      </w:del>
      <w:ins w:id="1507" w:author="25年修订" w:date="2024-11-18T16:44:24Z">
        <w:r>
          <w:rPr>
            <w:rFonts w:hint="eastAsia"/>
            <w:highlight w:val="none"/>
            <w:lang w:val="en-US" w:eastAsia="zh-CN"/>
          </w:rPr>
          <w:t>17</w:t>
        </w:r>
      </w:ins>
      <w:ins w:id="1508" w:author="25年修订" w:date="2024-11-18T16:44:24Z">
        <w:r>
          <w:rPr>
            <w:rFonts w:hint="eastAsia"/>
            <w:highlight w:val="none"/>
          </w:rPr>
          <w:t>】=【1</w:t>
        </w:r>
      </w:ins>
      <w:ins w:id="1509" w:author="25年修订" w:date="2024-11-18T16:44:24Z">
        <w:r>
          <w:rPr>
            <w:rFonts w:hint="eastAsia"/>
            <w:highlight w:val="none"/>
            <w:lang w:val="en-US" w:eastAsia="zh-CN"/>
          </w:rPr>
          <w:t>4</w:t>
        </w:r>
      </w:ins>
      <w:r>
        <w:rPr>
          <w:rFonts w:hint="eastAsia"/>
          <w:highlight w:val="none"/>
        </w:rPr>
        <w:t>.】+【</w:t>
      </w:r>
      <w:del w:id="1510" w:author="25年修订" w:date="2024-11-18T16:44:24Z">
        <w:r>
          <w:rPr>
            <w:rFonts w:hint="eastAsia"/>
            <w:highlight w:val="none"/>
          </w:rPr>
          <w:delText>2</w:delText>
        </w:r>
      </w:del>
      <w:ins w:id="1511" w:author="25年修订" w:date="2024-11-18T16:44:24Z">
        <w:r>
          <w:rPr>
            <w:rFonts w:hint="eastAsia"/>
            <w:highlight w:val="none"/>
            <w:lang w:val="en-US" w:eastAsia="zh-CN"/>
          </w:rPr>
          <w:t>15</w:t>
        </w:r>
      </w:ins>
      <w:r>
        <w:rPr>
          <w:rFonts w:hint="eastAsia"/>
          <w:highlight w:val="none"/>
        </w:rPr>
        <w:t>.】+【</w:t>
      </w:r>
      <w:del w:id="1512" w:author="25年修订" w:date="2024-11-18T16:44:24Z">
        <w:r>
          <w:rPr>
            <w:rFonts w:hint="eastAsia"/>
            <w:highlight w:val="none"/>
          </w:rPr>
          <w:delText>3</w:delText>
        </w:r>
      </w:del>
      <w:ins w:id="1513" w:author="25年修订" w:date="2024-11-18T16:44:24Z">
        <w:r>
          <w:rPr>
            <w:rFonts w:hint="eastAsia"/>
            <w:highlight w:val="none"/>
            <w:lang w:val="en-US" w:eastAsia="zh-CN"/>
          </w:rPr>
          <w:t>16</w:t>
        </w:r>
      </w:ins>
      <w:r>
        <w:rPr>
          <w:rFonts w:hint="eastAsia"/>
          <w:highlight w:val="none"/>
        </w:rPr>
        <w:t>.】，适用于A-D列。</w:t>
      </w:r>
    </w:p>
    <w:p>
      <w:pPr>
        <w:spacing w:line="360" w:lineRule="auto"/>
        <w:rPr>
          <w:rFonts w:hint="eastAsia"/>
          <w:b/>
          <w:highlight w:val="none"/>
        </w:rPr>
      </w:pPr>
      <w:r>
        <w:rPr>
          <w:rFonts w:hint="eastAsia"/>
          <w:b/>
          <w:highlight w:val="none"/>
        </w:rPr>
        <w:t>列项目：</w:t>
      </w:r>
    </w:p>
    <w:p>
      <w:pPr>
        <w:spacing w:line="360" w:lineRule="auto"/>
        <w:rPr>
          <w:rFonts w:hint="eastAsia" w:ascii="宋体" w:hAnsi="宋体"/>
          <w:szCs w:val="21"/>
          <w:highlight w:val="none"/>
        </w:rPr>
      </w:pPr>
      <w:r>
        <w:rPr>
          <w:rFonts w:hint="eastAsia"/>
          <w:highlight w:val="none"/>
        </w:rPr>
        <w:t>【A】=</w:t>
      </w:r>
      <w:r>
        <w:rPr>
          <w:rFonts w:ascii="宋体" w:hAnsi="宋体"/>
          <w:szCs w:val="21"/>
          <w:highlight w:val="none"/>
        </w:rPr>
        <w:t>Σ</w:t>
      </w:r>
      <w:r>
        <w:rPr>
          <w:rFonts w:hint="eastAsia" w:ascii="宋体" w:hAnsi="宋体"/>
          <w:szCs w:val="21"/>
          <w:highlight w:val="none"/>
        </w:rPr>
        <w:t>（</w:t>
      </w:r>
      <w:r>
        <w:rPr>
          <w:rFonts w:ascii="宋体" w:hAnsi="宋体"/>
          <w:szCs w:val="21"/>
          <w:highlight w:val="none"/>
        </w:rPr>
        <w:t>I··</w:t>
      </w:r>
      <w:r>
        <w:rPr>
          <w:rFonts w:hint="eastAsia" w:ascii="宋体" w:hAnsi="宋体"/>
          <w:szCs w:val="21"/>
          <w:highlight w:val="none"/>
        </w:rPr>
        <w:t>H</w:t>
      </w:r>
      <w:del w:id="1514" w:author="25年修订" w:date="2024-12-16T19:58:47Z">
        <w:r>
          <w:rPr>
            <w:rFonts w:hint="eastAsia" w:ascii="宋体" w:hAnsi="宋体"/>
            <w:szCs w:val="21"/>
            <w:highlight w:val="none"/>
          </w:rPr>
          <w:delText>I</w:delText>
        </w:r>
      </w:del>
      <w:ins w:id="1515" w:author="25年修订" w:date="2024-12-16T19:58:49Z">
        <w:r>
          <w:rPr>
            <w:rFonts w:hint="eastAsia" w:ascii="宋体" w:hAnsi="宋体"/>
            <w:szCs w:val="21"/>
            <w:highlight w:val="none"/>
            <w:lang w:val="en-US" w:eastAsia="zh-CN"/>
          </w:rPr>
          <w:t>H</w:t>
        </w:r>
      </w:ins>
      <w:r>
        <w:rPr>
          <w:rFonts w:hint="eastAsia" w:ascii="宋体" w:hAnsi="宋体"/>
          <w:szCs w:val="21"/>
          <w:highlight w:val="none"/>
        </w:rPr>
        <w:t>），适用于除</w:t>
      </w:r>
      <w:del w:id="1516" w:author="25年修订" w:date="2024-12-16T20:06:03Z">
        <w:r>
          <w:rPr>
            <w:rFonts w:hint="default" w:ascii="宋体" w:hAnsi="宋体"/>
            <w:szCs w:val="21"/>
            <w:highlight w:val="none"/>
            <w:lang w:val="en-US"/>
          </w:rPr>
          <w:delText>4</w:delText>
        </w:r>
      </w:del>
      <w:ins w:id="1517" w:author="25年修订" w:date="2024-12-16T20:06:03Z">
        <w:r>
          <w:rPr>
            <w:rFonts w:hint="eastAsia" w:ascii="宋体" w:hAnsi="宋体"/>
            <w:szCs w:val="21"/>
            <w:highlight w:val="none"/>
            <w:lang w:val="en-US" w:eastAsia="zh-CN"/>
          </w:rPr>
          <w:t>6.</w:t>
        </w:r>
      </w:ins>
      <w:ins w:id="1518" w:author="25年修订" w:date="2024-12-16T20:06:04Z">
        <w:r>
          <w:rPr>
            <w:rFonts w:hint="eastAsia" w:ascii="宋体" w:hAnsi="宋体"/>
            <w:szCs w:val="21"/>
            <w:highlight w:val="none"/>
            <w:lang w:val="en-US" w:eastAsia="zh-CN"/>
          </w:rPr>
          <w:t>1</w:t>
        </w:r>
      </w:ins>
      <w:r>
        <w:rPr>
          <w:rFonts w:hint="eastAsia" w:ascii="宋体" w:hAnsi="宋体"/>
          <w:szCs w:val="21"/>
          <w:highlight w:val="none"/>
        </w:rPr>
        <w:t>、</w:t>
      </w:r>
      <w:ins w:id="1519" w:author="25年修订" w:date="2024-12-16T20:06:08Z">
        <w:r>
          <w:rPr>
            <w:rFonts w:hint="eastAsia" w:ascii="宋体" w:hAnsi="宋体"/>
            <w:szCs w:val="21"/>
            <w:highlight w:val="none"/>
            <w:lang w:val="en-US" w:eastAsia="zh-CN"/>
          </w:rPr>
          <w:t>6.2</w:t>
        </w:r>
      </w:ins>
      <w:del w:id="1520" w:author="25年修订" w:date="2024-12-16T20:06:10Z">
        <w:r>
          <w:rPr>
            <w:rFonts w:hint="eastAsia" w:ascii="宋体" w:hAnsi="宋体"/>
            <w:szCs w:val="21"/>
            <w:highlight w:val="none"/>
          </w:rPr>
          <w:delText>6</w:delText>
        </w:r>
      </w:del>
      <w:r>
        <w:rPr>
          <w:rFonts w:hint="eastAsia" w:ascii="宋体" w:hAnsi="宋体"/>
          <w:szCs w:val="21"/>
          <w:highlight w:val="none"/>
        </w:rPr>
        <w:t>、</w:t>
      </w:r>
      <w:ins w:id="1521" w:author="25年修订" w:date="2024-12-17T11:10:02Z">
        <w:r>
          <w:rPr>
            <w:rFonts w:hint="eastAsia" w:ascii="宋体" w:hAnsi="宋体"/>
            <w:szCs w:val="21"/>
            <w:highlight w:val="none"/>
            <w:lang w:val="en-US" w:eastAsia="zh-CN"/>
          </w:rPr>
          <w:t>6.4</w:t>
        </w:r>
      </w:ins>
      <w:ins w:id="1522" w:author="25年修订" w:date="2024-12-17T11:10:04Z">
        <w:r>
          <w:rPr>
            <w:rFonts w:hint="eastAsia" w:ascii="宋体" w:hAnsi="宋体"/>
            <w:szCs w:val="21"/>
            <w:highlight w:val="none"/>
            <w:lang w:val="en-US" w:eastAsia="zh-CN"/>
          </w:rPr>
          <w:t>、</w:t>
        </w:r>
      </w:ins>
      <w:ins w:id="1523" w:author="25年修订" w:date="2024-12-16T20:06:20Z">
        <w:r>
          <w:rPr>
            <w:rFonts w:hint="eastAsia" w:ascii="宋体" w:hAnsi="宋体"/>
            <w:szCs w:val="21"/>
            <w:highlight w:val="none"/>
            <w:lang w:val="en-US" w:eastAsia="zh-CN"/>
          </w:rPr>
          <w:t>7.</w:t>
        </w:r>
      </w:ins>
      <w:ins w:id="1524" w:author="25年修订" w:date="2024-12-16T20:06:21Z">
        <w:r>
          <w:rPr>
            <w:rFonts w:hint="eastAsia" w:ascii="宋体" w:hAnsi="宋体"/>
            <w:szCs w:val="21"/>
            <w:highlight w:val="none"/>
            <w:lang w:val="en-US" w:eastAsia="zh-CN"/>
          </w:rPr>
          <w:t>1</w:t>
        </w:r>
      </w:ins>
      <w:del w:id="1525" w:author="25年修订" w:date="2024-12-16T20:06:24Z">
        <w:r>
          <w:rPr>
            <w:rFonts w:hint="eastAsia" w:ascii="宋体" w:hAnsi="宋体"/>
            <w:szCs w:val="21"/>
            <w:highlight w:val="none"/>
          </w:rPr>
          <w:delText>1</w:delText>
        </w:r>
      </w:del>
      <w:del w:id="1526" w:author="25年修订" w:date="2024-12-16T20:06:24Z">
        <w:r>
          <w:rPr>
            <w:rFonts w:ascii="宋体" w:hAnsi="宋体"/>
            <w:szCs w:val="21"/>
            <w:highlight w:val="none"/>
          </w:rPr>
          <w:delText>1</w:delText>
        </w:r>
      </w:del>
      <w:r>
        <w:rPr>
          <w:rFonts w:hint="eastAsia" w:ascii="宋体" w:hAnsi="宋体"/>
          <w:szCs w:val="21"/>
          <w:highlight w:val="none"/>
        </w:rPr>
        <w:t>、</w:t>
      </w:r>
      <w:ins w:id="1527" w:author="25年修订" w:date="2024-12-16T20:06:26Z">
        <w:r>
          <w:rPr>
            <w:rFonts w:hint="eastAsia" w:ascii="宋体" w:hAnsi="宋体"/>
            <w:szCs w:val="21"/>
            <w:highlight w:val="none"/>
            <w:lang w:val="en-US" w:eastAsia="zh-CN"/>
          </w:rPr>
          <w:t>7.</w:t>
        </w:r>
      </w:ins>
      <w:ins w:id="1528" w:author="25年修订" w:date="2024-12-16T20:06:27Z">
        <w:r>
          <w:rPr>
            <w:rFonts w:hint="eastAsia" w:ascii="宋体" w:hAnsi="宋体"/>
            <w:szCs w:val="21"/>
            <w:highlight w:val="none"/>
            <w:lang w:val="en-US" w:eastAsia="zh-CN"/>
          </w:rPr>
          <w:t>2</w:t>
        </w:r>
      </w:ins>
      <w:ins w:id="1529" w:author="25年修订" w:date="2024-12-16T20:08:45Z">
        <w:r>
          <w:rPr>
            <w:rFonts w:hint="eastAsia" w:ascii="宋体" w:hAnsi="宋体"/>
            <w:szCs w:val="21"/>
            <w:highlight w:val="none"/>
            <w:lang w:val="en-US" w:eastAsia="zh-CN"/>
          </w:rPr>
          <w:t>、</w:t>
        </w:r>
      </w:ins>
      <w:ins w:id="1530" w:author="25年修订" w:date="2024-12-16T20:08:40Z">
        <w:r>
          <w:rPr>
            <w:rFonts w:hint="eastAsia" w:ascii="宋体" w:hAnsi="宋体"/>
            <w:szCs w:val="21"/>
            <w:highlight w:val="none"/>
            <w:lang w:val="en-US" w:eastAsia="zh-CN"/>
          </w:rPr>
          <w:t>8.</w:t>
        </w:r>
      </w:ins>
      <w:ins w:id="1531" w:author="25年修订" w:date="2024-12-16T20:08:41Z">
        <w:r>
          <w:rPr>
            <w:rFonts w:hint="eastAsia" w:ascii="宋体" w:hAnsi="宋体"/>
            <w:szCs w:val="21"/>
            <w:highlight w:val="none"/>
            <w:lang w:val="en-US" w:eastAsia="zh-CN"/>
          </w:rPr>
          <w:t>3</w:t>
        </w:r>
      </w:ins>
      <w:del w:id="1532" w:author="25年修订" w:date="2024-12-16T20:06:27Z">
        <w:r>
          <w:rPr>
            <w:rFonts w:hint="eastAsia" w:ascii="宋体" w:hAnsi="宋体"/>
            <w:szCs w:val="21"/>
            <w:highlight w:val="none"/>
          </w:rPr>
          <w:delText>1</w:delText>
        </w:r>
      </w:del>
      <w:del w:id="1533" w:author="25年修订" w:date="2024-12-16T20:06:27Z">
        <w:r>
          <w:rPr>
            <w:rFonts w:ascii="宋体" w:hAnsi="宋体"/>
            <w:szCs w:val="21"/>
            <w:highlight w:val="none"/>
          </w:rPr>
          <w:delText>2</w:delText>
        </w:r>
      </w:del>
      <w:r>
        <w:rPr>
          <w:rFonts w:hint="eastAsia" w:ascii="宋体" w:hAnsi="宋体"/>
          <w:szCs w:val="21"/>
          <w:highlight w:val="none"/>
        </w:rPr>
        <w:t>以外的各行；</w:t>
      </w:r>
    </w:p>
    <w:p>
      <w:pPr>
        <w:spacing w:line="360" w:lineRule="auto"/>
        <w:rPr>
          <w:rFonts w:hint="eastAsia" w:ascii="宋体" w:hAnsi="宋体"/>
          <w:szCs w:val="21"/>
          <w:highlight w:val="none"/>
        </w:rPr>
      </w:pPr>
      <w:r>
        <w:rPr>
          <w:rFonts w:hint="eastAsia" w:ascii="宋体" w:hAnsi="宋体"/>
          <w:szCs w:val="21"/>
          <w:highlight w:val="none"/>
        </w:rPr>
        <w:t>【B】=</w:t>
      </w:r>
      <w:r>
        <w:rPr>
          <w:rFonts w:ascii="宋体" w:hAnsi="宋体"/>
          <w:szCs w:val="21"/>
          <w:highlight w:val="none"/>
        </w:rPr>
        <w:t>Σ（J··</w:t>
      </w:r>
      <w:r>
        <w:rPr>
          <w:rFonts w:hint="eastAsia" w:ascii="宋体" w:hAnsi="宋体"/>
          <w:szCs w:val="21"/>
          <w:highlight w:val="none"/>
        </w:rPr>
        <w:t>B</w:t>
      </w:r>
      <w:r>
        <w:rPr>
          <w:rFonts w:ascii="宋体" w:hAnsi="宋体"/>
          <w:szCs w:val="21"/>
          <w:highlight w:val="none"/>
        </w:rPr>
        <w:t>G）</w:t>
      </w:r>
      <w:r>
        <w:rPr>
          <w:rFonts w:hint="eastAsia" w:ascii="宋体" w:hAnsi="宋体"/>
          <w:szCs w:val="21"/>
          <w:highlight w:val="none"/>
        </w:rPr>
        <w:t>，适用于除</w:t>
      </w:r>
      <w:ins w:id="1534" w:author="25年修订" w:date="2024-12-16T20:07:36Z">
        <w:r>
          <w:rPr>
            <w:rFonts w:hint="eastAsia" w:ascii="宋体" w:hAnsi="宋体"/>
            <w:szCs w:val="21"/>
            <w:highlight w:val="none"/>
            <w:lang w:val="en-US" w:eastAsia="zh-CN"/>
          </w:rPr>
          <w:t>6.1</w:t>
        </w:r>
      </w:ins>
      <w:ins w:id="1535" w:author="25年修订" w:date="2024-12-16T20:07:36Z">
        <w:r>
          <w:rPr>
            <w:rFonts w:hint="eastAsia" w:ascii="宋体" w:hAnsi="宋体"/>
            <w:szCs w:val="21"/>
            <w:highlight w:val="none"/>
          </w:rPr>
          <w:t>、</w:t>
        </w:r>
      </w:ins>
      <w:ins w:id="1536" w:author="25年修订" w:date="2024-12-16T20:07:36Z">
        <w:r>
          <w:rPr>
            <w:rFonts w:hint="eastAsia" w:ascii="宋体" w:hAnsi="宋体"/>
            <w:szCs w:val="21"/>
            <w:highlight w:val="none"/>
            <w:lang w:val="en-US" w:eastAsia="zh-CN"/>
          </w:rPr>
          <w:t>6.2</w:t>
        </w:r>
      </w:ins>
      <w:ins w:id="1537" w:author="25年修订" w:date="2024-12-16T20:07:36Z">
        <w:r>
          <w:rPr>
            <w:rFonts w:hint="eastAsia" w:ascii="宋体" w:hAnsi="宋体"/>
            <w:szCs w:val="21"/>
            <w:highlight w:val="none"/>
          </w:rPr>
          <w:t>、</w:t>
        </w:r>
      </w:ins>
      <w:ins w:id="1538" w:author="25年修订" w:date="2024-12-17T11:10:20Z">
        <w:r>
          <w:rPr>
            <w:rFonts w:hint="eastAsia" w:ascii="宋体" w:hAnsi="宋体"/>
            <w:szCs w:val="21"/>
            <w:highlight w:val="none"/>
            <w:lang w:val="en-US" w:eastAsia="zh-CN"/>
          </w:rPr>
          <w:t>6.4、</w:t>
        </w:r>
      </w:ins>
      <w:ins w:id="1539" w:author="25年修订" w:date="2024-12-16T20:07:36Z">
        <w:r>
          <w:rPr>
            <w:rFonts w:hint="eastAsia" w:ascii="宋体" w:hAnsi="宋体"/>
            <w:szCs w:val="21"/>
            <w:highlight w:val="none"/>
            <w:lang w:val="en-US" w:eastAsia="zh-CN"/>
          </w:rPr>
          <w:t>7.1</w:t>
        </w:r>
      </w:ins>
      <w:ins w:id="1540" w:author="25年修订" w:date="2024-12-16T20:07:36Z">
        <w:r>
          <w:rPr>
            <w:rFonts w:hint="eastAsia" w:ascii="宋体" w:hAnsi="宋体"/>
            <w:szCs w:val="21"/>
            <w:highlight w:val="none"/>
          </w:rPr>
          <w:t>、</w:t>
        </w:r>
      </w:ins>
      <w:ins w:id="1541" w:author="25年修订" w:date="2024-12-16T20:07:36Z">
        <w:r>
          <w:rPr>
            <w:rFonts w:hint="eastAsia" w:ascii="宋体" w:hAnsi="宋体"/>
            <w:szCs w:val="21"/>
            <w:highlight w:val="none"/>
            <w:lang w:val="en-US" w:eastAsia="zh-CN"/>
          </w:rPr>
          <w:t>7.2</w:t>
        </w:r>
      </w:ins>
      <w:ins w:id="1542" w:author="25年修订" w:date="2024-12-16T20:08:48Z">
        <w:r>
          <w:rPr>
            <w:rFonts w:hint="eastAsia" w:ascii="宋体" w:hAnsi="宋体"/>
            <w:szCs w:val="21"/>
            <w:highlight w:val="none"/>
            <w:lang w:val="en-US" w:eastAsia="zh-CN"/>
          </w:rPr>
          <w:t>、8.3</w:t>
        </w:r>
      </w:ins>
      <w:del w:id="1543" w:author="25年修订" w:date="2024-12-16T20:07:36Z">
        <w:r>
          <w:rPr>
            <w:rFonts w:hint="eastAsia" w:ascii="宋体" w:hAnsi="宋体"/>
            <w:szCs w:val="21"/>
            <w:highlight w:val="none"/>
          </w:rPr>
          <w:delText>4、6、11、12</w:delText>
        </w:r>
      </w:del>
      <w:r>
        <w:rPr>
          <w:rFonts w:hint="eastAsia" w:ascii="宋体" w:hAnsi="宋体"/>
          <w:szCs w:val="21"/>
          <w:highlight w:val="none"/>
        </w:rPr>
        <w:t>以外的各行；</w:t>
      </w:r>
    </w:p>
    <w:p>
      <w:pPr>
        <w:spacing w:line="360" w:lineRule="auto"/>
        <w:rPr>
          <w:rFonts w:hint="eastAsia" w:ascii="宋体" w:hAnsi="宋体"/>
          <w:szCs w:val="21"/>
          <w:highlight w:val="none"/>
        </w:rPr>
      </w:pPr>
      <w:r>
        <w:rPr>
          <w:rFonts w:hint="eastAsia" w:ascii="宋体" w:hAnsi="宋体"/>
          <w:szCs w:val="21"/>
          <w:highlight w:val="none"/>
        </w:rPr>
        <w:t>【C】=</w:t>
      </w:r>
      <w:r>
        <w:rPr>
          <w:rFonts w:ascii="宋体" w:hAnsi="宋体"/>
          <w:szCs w:val="21"/>
          <w:highlight w:val="none"/>
        </w:rPr>
        <w:t>Σ（</w:t>
      </w:r>
      <w:r>
        <w:rPr>
          <w:rFonts w:hint="eastAsia" w:ascii="宋体" w:hAnsi="宋体"/>
          <w:szCs w:val="21"/>
          <w:highlight w:val="none"/>
        </w:rPr>
        <w:t>B</w:t>
      </w:r>
      <w:r>
        <w:rPr>
          <w:rFonts w:ascii="宋体" w:hAnsi="宋体"/>
          <w:szCs w:val="21"/>
          <w:highlight w:val="none"/>
        </w:rPr>
        <w:t>H··</w:t>
      </w:r>
      <w:r>
        <w:rPr>
          <w:rFonts w:hint="eastAsia" w:ascii="宋体" w:hAnsi="宋体"/>
          <w:szCs w:val="21"/>
          <w:highlight w:val="none"/>
        </w:rPr>
        <w:t>D</w:t>
      </w:r>
      <w:r>
        <w:rPr>
          <w:rFonts w:ascii="宋体" w:hAnsi="宋体"/>
          <w:szCs w:val="21"/>
          <w:highlight w:val="none"/>
        </w:rPr>
        <w:t>I）</w:t>
      </w:r>
      <w:r>
        <w:rPr>
          <w:rFonts w:hint="eastAsia" w:ascii="宋体" w:hAnsi="宋体"/>
          <w:szCs w:val="21"/>
          <w:highlight w:val="none"/>
        </w:rPr>
        <w:t>，适用于除</w:t>
      </w:r>
      <w:ins w:id="1544" w:author="25年修订" w:date="2024-12-16T20:07:40Z">
        <w:r>
          <w:rPr>
            <w:rFonts w:hint="eastAsia" w:ascii="宋体" w:hAnsi="宋体"/>
            <w:szCs w:val="21"/>
            <w:highlight w:val="none"/>
            <w:lang w:val="en-US" w:eastAsia="zh-CN"/>
          </w:rPr>
          <w:t>6.1</w:t>
        </w:r>
      </w:ins>
      <w:ins w:id="1545" w:author="25年修订" w:date="2024-12-16T20:07:40Z">
        <w:r>
          <w:rPr>
            <w:rFonts w:hint="eastAsia" w:ascii="宋体" w:hAnsi="宋体"/>
            <w:szCs w:val="21"/>
            <w:highlight w:val="none"/>
          </w:rPr>
          <w:t>、</w:t>
        </w:r>
      </w:ins>
      <w:ins w:id="1546" w:author="25年修订" w:date="2024-12-16T20:07:40Z">
        <w:r>
          <w:rPr>
            <w:rFonts w:hint="eastAsia" w:ascii="宋体" w:hAnsi="宋体"/>
            <w:szCs w:val="21"/>
            <w:highlight w:val="none"/>
            <w:lang w:val="en-US" w:eastAsia="zh-CN"/>
          </w:rPr>
          <w:t>6.2</w:t>
        </w:r>
      </w:ins>
      <w:ins w:id="1547" w:author="25年修订" w:date="2024-12-16T20:07:40Z">
        <w:r>
          <w:rPr>
            <w:rFonts w:hint="eastAsia" w:ascii="宋体" w:hAnsi="宋体"/>
            <w:szCs w:val="21"/>
            <w:highlight w:val="none"/>
          </w:rPr>
          <w:t>、</w:t>
        </w:r>
      </w:ins>
      <w:ins w:id="1548" w:author="25年修订" w:date="2024-12-17T11:10:22Z">
        <w:r>
          <w:rPr>
            <w:rFonts w:hint="eastAsia" w:ascii="宋体" w:hAnsi="宋体"/>
            <w:szCs w:val="21"/>
            <w:highlight w:val="none"/>
            <w:lang w:val="en-US" w:eastAsia="zh-CN"/>
          </w:rPr>
          <w:t>6.4、</w:t>
        </w:r>
      </w:ins>
      <w:ins w:id="1549" w:author="25年修订" w:date="2024-12-16T20:07:40Z">
        <w:r>
          <w:rPr>
            <w:rFonts w:hint="eastAsia" w:ascii="宋体" w:hAnsi="宋体"/>
            <w:szCs w:val="21"/>
            <w:highlight w:val="none"/>
            <w:lang w:val="en-US" w:eastAsia="zh-CN"/>
          </w:rPr>
          <w:t>7.1</w:t>
        </w:r>
      </w:ins>
      <w:ins w:id="1550" w:author="25年修订" w:date="2024-12-16T20:07:40Z">
        <w:r>
          <w:rPr>
            <w:rFonts w:hint="eastAsia" w:ascii="宋体" w:hAnsi="宋体"/>
            <w:szCs w:val="21"/>
            <w:highlight w:val="none"/>
          </w:rPr>
          <w:t>、</w:t>
        </w:r>
      </w:ins>
      <w:ins w:id="1551" w:author="25年修订" w:date="2024-12-16T20:07:40Z">
        <w:r>
          <w:rPr>
            <w:rFonts w:hint="eastAsia" w:ascii="宋体" w:hAnsi="宋体"/>
            <w:szCs w:val="21"/>
            <w:highlight w:val="none"/>
            <w:lang w:val="en-US" w:eastAsia="zh-CN"/>
          </w:rPr>
          <w:t>7.2</w:t>
        </w:r>
      </w:ins>
      <w:ins w:id="1552" w:author="25年修订" w:date="2024-12-16T20:08:49Z">
        <w:r>
          <w:rPr>
            <w:rFonts w:hint="eastAsia" w:ascii="宋体" w:hAnsi="宋体"/>
            <w:szCs w:val="21"/>
            <w:highlight w:val="none"/>
            <w:lang w:val="en-US" w:eastAsia="zh-CN"/>
          </w:rPr>
          <w:t>、8.3</w:t>
        </w:r>
      </w:ins>
      <w:del w:id="1553" w:author="25年修订" w:date="2024-12-16T20:07:40Z">
        <w:r>
          <w:rPr>
            <w:rFonts w:hint="eastAsia" w:ascii="宋体" w:hAnsi="宋体"/>
            <w:szCs w:val="21"/>
            <w:highlight w:val="none"/>
          </w:rPr>
          <w:delText>4、6、11、12</w:delText>
        </w:r>
      </w:del>
      <w:r>
        <w:rPr>
          <w:rFonts w:hint="eastAsia" w:ascii="宋体" w:hAnsi="宋体"/>
          <w:szCs w:val="21"/>
          <w:highlight w:val="none"/>
        </w:rPr>
        <w:t>以外的各行；</w:t>
      </w:r>
    </w:p>
    <w:p>
      <w:pPr>
        <w:spacing w:line="360" w:lineRule="auto"/>
        <w:rPr>
          <w:rFonts w:hint="eastAsia" w:ascii="宋体" w:hAnsi="宋体"/>
          <w:szCs w:val="21"/>
          <w:highlight w:val="none"/>
        </w:rPr>
      </w:pPr>
      <w:r>
        <w:rPr>
          <w:rFonts w:hint="eastAsia" w:ascii="宋体" w:hAnsi="宋体"/>
          <w:szCs w:val="21"/>
          <w:highlight w:val="none"/>
        </w:rPr>
        <w:t>【D】=</w:t>
      </w:r>
      <w:r>
        <w:rPr>
          <w:rFonts w:ascii="宋体" w:hAnsi="宋体"/>
          <w:szCs w:val="21"/>
          <w:highlight w:val="none"/>
        </w:rPr>
        <w:t>Σ（</w:t>
      </w:r>
      <w:r>
        <w:rPr>
          <w:rFonts w:hint="eastAsia" w:ascii="宋体" w:hAnsi="宋体"/>
          <w:szCs w:val="21"/>
          <w:highlight w:val="none"/>
        </w:rPr>
        <w:t>D</w:t>
      </w:r>
      <w:r>
        <w:rPr>
          <w:rFonts w:ascii="宋体" w:hAnsi="宋体"/>
          <w:szCs w:val="21"/>
          <w:highlight w:val="none"/>
        </w:rPr>
        <w:t>J··</w:t>
      </w:r>
      <w:r>
        <w:rPr>
          <w:rFonts w:hint="eastAsia" w:ascii="宋体" w:hAnsi="宋体"/>
          <w:szCs w:val="21"/>
          <w:highlight w:val="none"/>
        </w:rPr>
        <w:t>F</w:t>
      </w:r>
      <w:r>
        <w:rPr>
          <w:rFonts w:ascii="宋体" w:hAnsi="宋体"/>
          <w:szCs w:val="21"/>
          <w:highlight w:val="none"/>
        </w:rPr>
        <w:t>C）</w:t>
      </w:r>
      <w:r>
        <w:rPr>
          <w:rFonts w:hint="eastAsia" w:ascii="宋体" w:hAnsi="宋体"/>
          <w:szCs w:val="21"/>
          <w:highlight w:val="none"/>
        </w:rPr>
        <w:t>，适用于除</w:t>
      </w:r>
      <w:ins w:id="1554" w:author="25年修订" w:date="2024-12-16T20:07:41Z">
        <w:r>
          <w:rPr>
            <w:rFonts w:hint="eastAsia" w:ascii="宋体" w:hAnsi="宋体"/>
            <w:szCs w:val="21"/>
            <w:highlight w:val="none"/>
            <w:lang w:val="en-US" w:eastAsia="zh-CN"/>
          </w:rPr>
          <w:t>6.1</w:t>
        </w:r>
      </w:ins>
      <w:ins w:id="1555" w:author="25年修订" w:date="2024-12-16T20:07:41Z">
        <w:r>
          <w:rPr>
            <w:rFonts w:hint="eastAsia" w:ascii="宋体" w:hAnsi="宋体"/>
            <w:szCs w:val="21"/>
            <w:highlight w:val="none"/>
          </w:rPr>
          <w:t>、</w:t>
        </w:r>
      </w:ins>
      <w:ins w:id="1556" w:author="25年修订" w:date="2024-12-16T20:07:41Z">
        <w:r>
          <w:rPr>
            <w:rFonts w:hint="eastAsia" w:ascii="宋体" w:hAnsi="宋体"/>
            <w:szCs w:val="21"/>
            <w:highlight w:val="none"/>
            <w:lang w:val="en-US" w:eastAsia="zh-CN"/>
          </w:rPr>
          <w:t>6.2</w:t>
        </w:r>
      </w:ins>
      <w:ins w:id="1557" w:author="25年修订" w:date="2024-12-16T20:07:41Z">
        <w:r>
          <w:rPr>
            <w:rFonts w:hint="eastAsia" w:ascii="宋体" w:hAnsi="宋体"/>
            <w:szCs w:val="21"/>
            <w:highlight w:val="none"/>
          </w:rPr>
          <w:t>、</w:t>
        </w:r>
      </w:ins>
      <w:ins w:id="1558" w:author="25年修订" w:date="2024-12-17T11:10:22Z">
        <w:r>
          <w:rPr>
            <w:rFonts w:hint="eastAsia" w:ascii="宋体" w:hAnsi="宋体"/>
            <w:szCs w:val="21"/>
            <w:highlight w:val="none"/>
            <w:lang w:val="en-US" w:eastAsia="zh-CN"/>
          </w:rPr>
          <w:t>6.4、</w:t>
        </w:r>
      </w:ins>
      <w:ins w:id="1559" w:author="25年修订" w:date="2024-12-16T20:07:41Z">
        <w:r>
          <w:rPr>
            <w:rFonts w:hint="eastAsia" w:ascii="宋体" w:hAnsi="宋体"/>
            <w:szCs w:val="21"/>
            <w:highlight w:val="none"/>
            <w:lang w:val="en-US" w:eastAsia="zh-CN"/>
          </w:rPr>
          <w:t>7.1</w:t>
        </w:r>
      </w:ins>
      <w:ins w:id="1560" w:author="25年修订" w:date="2024-12-16T20:07:41Z">
        <w:r>
          <w:rPr>
            <w:rFonts w:hint="eastAsia" w:ascii="宋体" w:hAnsi="宋体"/>
            <w:szCs w:val="21"/>
            <w:highlight w:val="none"/>
          </w:rPr>
          <w:t>、</w:t>
        </w:r>
      </w:ins>
      <w:ins w:id="1561" w:author="25年修订" w:date="2024-12-16T20:07:41Z">
        <w:r>
          <w:rPr>
            <w:rFonts w:hint="eastAsia" w:ascii="宋体" w:hAnsi="宋体"/>
            <w:szCs w:val="21"/>
            <w:highlight w:val="none"/>
            <w:lang w:val="en-US" w:eastAsia="zh-CN"/>
          </w:rPr>
          <w:t>7.2</w:t>
        </w:r>
      </w:ins>
      <w:ins w:id="1562" w:author="25年修订" w:date="2024-12-16T20:08:49Z">
        <w:r>
          <w:rPr>
            <w:rFonts w:hint="eastAsia" w:ascii="宋体" w:hAnsi="宋体"/>
            <w:szCs w:val="21"/>
            <w:highlight w:val="none"/>
            <w:lang w:val="en-US" w:eastAsia="zh-CN"/>
          </w:rPr>
          <w:t>、8.3</w:t>
        </w:r>
      </w:ins>
      <w:del w:id="1563" w:author="25年修订" w:date="2024-12-16T20:07:41Z">
        <w:r>
          <w:rPr>
            <w:rFonts w:hint="eastAsia" w:ascii="宋体" w:hAnsi="宋体"/>
            <w:szCs w:val="21"/>
            <w:highlight w:val="none"/>
          </w:rPr>
          <w:delText>4、6、11、12</w:delText>
        </w:r>
      </w:del>
      <w:r>
        <w:rPr>
          <w:rFonts w:hint="eastAsia" w:ascii="宋体" w:hAnsi="宋体"/>
          <w:szCs w:val="21"/>
          <w:highlight w:val="none"/>
        </w:rPr>
        <w:t>以外的各行；</w:t>
      </w:r>
    </w:p>
    <w:p>
      <w:pPr>
        <w:spacing w:line="360" w:lineRule="auto"/>
        <w:rPr>
          <w:rFonts w:hint="eastAsia" w:ascii="宋体" w:hAnsi="宋体"/>
          <w:szCs w:val="21"/>
          <w:highlight w:val="none"/>
        </w:rPr>
      </w:pPr>
      <w:r>
        <w:rPr>
          <w:rFonts w:hint="eastAsia" w:ascii="宋体" w:hAnsi="宋体"/>
          <w:szCs w:val="21"/>
          <w:highlight w:val="none"/>
        </w:rPr>
        <w:t>【E】=</w:t>
      </w:r>
      <w:r>
        <w:rPr>
          <w:rFonts w:ascii="宋体" w:hAnsi="宋体"/>
          <w:szCs w:val="21"/>
          <w:highlight w:val="none"/>
        </w:rPr>
        <w:t>Σ（</w:t>
      </w:r>
      <w:r>
        <w:rPr>
          <w:rFonts w:hint="eastAsia" w:ascii="宋体" w:hAnsi="宋体"/>
          <w:szCs w:val="21"/>
          <w:highlight w:val="none"/>
        </w:rPr>
        <w:t>G</w:t>
      </w:r>
      <w:r>
        <w:rPr>
          <w:rFonts w:ascii="宋体" w:hAnsi="宋体"/>
          <w:szCs w:val="21"/>
          <w:highlight w:val="none"/>
        </w:rPr>
        <w:t>R··</w:t>
      </w:r>
      <w:r>
        <w:rPr>
          <w:rFonts w:hint="eastAsia" w:ascii="宋体" w:hAnsi="宋体"/>
          <w:szCs w:val="21"/>
          <w:highlight w:val="none"/>
        </w:rPr>
        <w:t>HI</w:t>
      </w:r>
      <w:r>
        <w:rPr>
          <w:rFonts w:ascii="宋体" w:hAnsi="宋体"/>
          <w:szCs w:val="21"/>
          <w:highlight w:val="none"/>
        </w:rPr>
        <w:t>）</w:t>
      </w:r>
      <w:r>
        <w:rPr>
          <w:rFonts w:hint="eastAsia" w:ascii="宋体" w:hAnsi="宋体"/>
          <w:szCs w:val="21"/>
          <w:highlight w:val="none"/>
        </w:rPr>
        <w:t>，适用于除</w:t>
      </w:r>
      <w:ins w:id="1564" w:author="25年修订" w:date="2024-12-16T20:07:43Z">
        <w:r>
          <w:rPr>
            <w:rFonts w:hint="eastAsia" w:ascii="宋体" w:hAnsi="宋体"/>
            <w:szCs w:val="21"/>
            <w:highlight w:val="none"/>
            <w:lang w:val="en-US" w:eastAsia="zh-CN"/>
          </w:rPr>
          <w:t>6.1</w:t>
        </w:r>
      </w:ins>
      <w:ins w:id="1565" w:author="25年修订" w:date="2024-12-16T20:07:43Z">
        <w:r>
          <w:rPr>
            <w:rFonts w:hint="eastAsia" w:ascii="宋体" w:hAnsi="宋体"/>
            <w:szCs w:val="21"/>
            <w:highlight w:val="none"/>
          </w:rPr>
          <w:t>、</w:t>
        </w:r>
      </w:ins>
      <w:ins w:id="1566" w:author="25年修订" w:date="2024-12-16T20:07:43Z">
        <w:r>
          <w:rPr>
            <w:rFonts w:hint="eastAsia" w:ascii="宋体" w:hAnsi="宋体"/>
            <w:szCs w:val="21"/>
            <w:highlight w:val="none"/>
            <w:lang w:val="en-US" w:eastAsia="zh-CN"/>
          </w:rPr>
          <w:t>6.2</w:t>
        </w:r>
      </w:ins>
      <w:ins w:id="1567" w:author="25年修订" w:date="2024-12-16T20:07:43Z">
        <w:r>
          <w:rPr>
            <w:rFonts w:hint="eastAsia" w:ascii="宋体" w:hAnsi="宋体"/>
            <w:szCs w:val="21"/>
            <w:highlight w:val="none"/>
          </w:rPr>
          <w:t>、</w:t>
        </w:r>
      </w:ins>
      <w:ins w:id="1568" w:author="25年修订" w:date="2024-12-17T11:10:24Z">
        <w:r>
          <w:rPr>
            <w:rFonts w:hint="eastAsia" w:ascii="宋体" w:hAnsi="宋体"/>
            <w:szCs w:val="21"/>
            <w:highlight w:val="none"/>
            <w:lang w:val="en-US" w:eastAsia="zh-CN"/>
          </w:rPr>
          <w:t>6.4、</w:t>
        </w:r>
      </w:ins>
      <w:ins w:id="1569" w:author="25年修订" w:date="2024-12-16T20:07:43Z">
        <w:r>
          <w:rPr>
            <w:rFonts w:hint="eastAsia" w:ascii="宋体" w:hAnsi="宋体"/>
            <w:szCs w:val="21"/>
            <w:highlight w:val="none"/>
            <w:lang w:val="en-US" w:eastAsia="zh-CN"/>
          </w:rPr>
          <w:t>7.1</w:t>
        </w:r>
      </w:ins>
      <w:ins w:id="1570" w:author="25年修订" w:date="2024-12-16T20:07:43Z">
        <w:r>
          <w:rPr>
            <w:rFonts w:hint="eastAsia" w:ascii="宋体" w:hAnsi="宋体"/>
            <w:szCs w:val="21"/>
            <w:highlight w:val="none"/>
          </w:rPr>
          <w:t>、</w:t>
        </w:r>
      </w:ins>
      <w:ins w:id="1571" w:author="25年修订" w:date="2024-12-16T20:07:43Z">
        <w:r>
          <w:rPr>
            <w:rFonts w:hint="eastAsia" w:ascii="宋体" w:hAnsi="宋体"/>
            <w:szCs w:val="21"/>
            <w:highlight w:val="none"/>
            <w:lang w:val="en-US" w:eastAsia="zh-CN"/>
          </w:rPr>
          <w:t>7.2</w:t>
        </w:r>
      </w:ins>
      <w:ins w:id="1572" w:author="25年修订" w:date="2024-12-16T20:08:50Z">
        <w:r>
          <w:rPr>
            <w:rFonts w:hint="eastAsia" w:ascii="宋体" w:hAnsi="宋体"/>
            <w:szCs w:val="21"/>
            <w:highlight w:val="none"/>
            <w:lang w:val="en-US" w:eastAsia="zh-CN"/>
          </w:rPr>
          <w:t>、8.3</w:t>
        </w:r>
      </w:ins>
      <w:del w:id="1573" w:author="25年修订" w:date="2024-12-16T20:07:43Z">
        <w:r>
          <w:rPr>
            <w:rFonts w:hint="eastAsia" w:ascii="宋体" w:hAnsi="宋体"/>
            <w:szCs w:val="21"/>
            <w:highlight w:val="none"/>
          </w:rPr>
          <w:delText>4、6、11、12</w:delText>
        </w:r>
      </w:del>
      <w:r>
        <w:rPr>
          <w:rFonts w:hint="eastAsia" w:ascii="宋体" w:hAnsi="宋体"/>
          <w:szCs w:val="21"/>
          <w:highlight w:val="none"/>
        </w:rPr>
        <w:t>以外的各行；</w:t>
      </w:r>
    </w:p>
    <w:p>
      <w:pPr>
        <w:spacing w:line="360" w:lineRule="auto"/>
        <w:rPr>
          <w:rFonts w:hint="eastAsia" w:ascii="宋体" w:hAnsi="宋体"/>
          <w:szCs w:val="21"/>
          <w:highlight w:val="none"/>
        </w:rPr>
      </w:pPr>
      <w:r>
        <w:rPr>
          <w:rFonts w:hint="eastAsia" w:ascii="宋体" w:hAnsi="宋体"/>
          <w:szCs w:val="21"/>
          <w:highlight w:val="none"/>
        </w:rPr>
        <w:t>【F】=</w:t>
      </w:r>
      <w:r>
        <w:rPr>
          <w:rFonts w:ascii="宋体" w:hAnsi="宋体"/>
          <w:szCs w:val="21"/>
          <w:highlight w:val="none"/>
        </w:rPr>
        <w:t>Σ（</w:t>
      </w:r>
      <w:r>
        <w:rPr>
          <w:rFonts w:hint="eastAsia" w:ascii="宋体" w:hAnsi="宋体"/>
          <w:szCs w:val="21"/>
          <w:highlight w:val="none"/>
        </w:rPr>
        <w:t>F</w:t>
      </w:r>
      <w:r>
        <w:rPr>
          <w:rFonts w:ascii="宋体" w:hAnsi="宋体"/>
          <w:szCs w:val="21"/>
          <w:highlight w:val="none"/>
        </w:rPr>
        <w:t>D··</w:t>
      </w:r>
      <w:r>
        <w:rPr>
          <w:rFonts w:hint="eastAsia" w:ascii="宋体" w:hAnsi="宋体"/>
          <w:szCs w:val="21"/>
          <w:highlight w:val="none"/>
        </w:rPr>
        <w:t>G</w:t>
      </w:r>
      <w:r>
        <w:rPr>
          <w:rFonts w:ascii="宋体" w:hAnsi="宋体"/>
          <w:szCs w:val="21"/>
          <w:highlight w:val="none"/>
        </w:rPr>
        <w:t>Q）</w:t>
      </w:r>
      <w:r>
        <w:rPr>
          <w:rFonts w:hint="eastAsia" w:ascii="宋体" w:hAnsi="宋体"/>
          <w:szCs w:val="21"/>
          <w:highlight w:val="none"/>
        </w:rPr>
        <w:t>，适用于除</w:t>
      </w:r>
      <w:ins w:id="1574" w:author="25年修订" w:date="2024-12-16T20:07:44Z">
        <w:r>
          <w:rPr>
            <w:rFonts w:hint="eastAsia" w:ascii="宋体" w:hAnsi="宋体"/>
            <w:szCs w:val="21"/>
            <w:highlight w:val="none"/>
            <w:lang w:val="en-US" w:eastAsia="zh-CN"/>
          </w:rPr>
          <w:t>6.1</w:t>
        </w:r>
      </w:ins>
      <w:ins w:id="1575" w:author="25年修订" w:date="2024-12-16T20:07:44Z">
        <w:r>
          <w:rPr>
            <w:rFonts w:hint="eastAsia" w:ascii="宋体" w:hAnsi="宋体"/>
            <w:szCs w:val="21"/>
            <w:highlight w:val="none"/>
          </w:rPr>
          <w:t>、</w:t>
        </w:r>
      </w:ins>
      <w:ins w:id="1576" w:author="25年修订" w:date="2024-12-16T20:07:44Z">
        <w:r>
          <w:rPr>
            <w:rFonts w:hint="eastAsia" w:ascii="宋体" w:hAnsi="宋体"/>
            <w:szCs w:val="21"/>
            <w:highlight w:val="none"/>
            <w:lang w:val="en-US" w:eastAsia="zh-CN"/>
          </w:rPr>
          <w:t>6.2</w:t>
        </w:r>
      </w:ins>
      <w:ins w:id="1577" w:author="25年修订" w:date="2024-12-16T20:07:44Z">
        <w:r>
          <w:rPr>
            <w:rFonts w:hint="eastAsia" w:ascii="宋体" w:hAnsi="宋体"/>
            <w:szCs w:val="21"/>
            <w:highlight w:val="none"/>
          </w:rPr>
          <w:t>、</w:t>
        </w:r>
      </w:ins>
      <w:ins w:id="1578" w:author="25年修订" w:date="2024-12-17T11:10:25Z">
        <w:r>
          <w:rPr>
            <w:rFonts w:hint="eastAsia" w:ascii="宋体" w:hAnsi="宋体"/>
            <w:szCs w:val="21"/>
            <w:highlight w:val="none"/>
            <w:lang w:val="en-US" w:eastAsia="zh-CN"/>
          </w:rPr>
          <w:t>6.4、</w:t>
        </w:r>
      </w:ins>
      <w:ins w:id="1579" w:author="25年修订" w:date="2024-12-16T20:07:44Z">
        <w:r>
          <w:rPr>
            <w:rFonts w:hint="eastAsia" w:ascii="宋体" w:hAnsi="宋体"/>
            <w:szCs w:val="21"/>
            <w:highlight w:val="none"/>
            <w:lang w:val="en-US" w:eastAsia="zh-CN"/>
          </w:rPr>
          <w:t>7.1</w:t>
        </w:r>
      </w:ins>
      <w:ins w:id="1580" w:author="25年修订" w:date="2024-12-16T20:07:44Z">
        <w:r>
          <w:rPr>
            <w:rFonts w:hint="eastAsia" w:ascii="宋体" w:hAnsi="宋体"/>
            <w:szCs w:val="21"/>
            <w:highlight w:val="none"/>
          </w:rPr>
          <w:t>、</w:t>
        </w:r>
      </w:ins>
      <w:ins w:id="1581" w:author="25年修订" w:date="2024-12-16T20:07:44Z">
        <w:r>
          <w:rPr>
            <w:rFonts w:hint="eastAsia" w:ascii="宋体" w:hAnsi="宋体"/>
            <w:szCs w:val="21"/>
            <w:highlight w:val="none"/>
            <w:lang w:val="en-US" w:eastAsia="zh-CN"/>
          </w:rPr>
          <w:t>7.2</w:t>
        </w:r>
      </w:ins>
      <w:ins w:id="1582" w:author="25年修订" w:date="2024-12-16T20:08:50Z">
        <w:r>
          <w:rPr>
            <w:rFonts w:hint="eastAsia" w:ascii="宋体" w:hAnsi="宋体"/>
            <w:szCs w:val="21"/>
            <w:highlight w:val="none"/>
            <w:lang w:val="en-US" w:eastAsia="zh-CN"/>
          </w:rPr>
          <w:t>、8.3</w:t>
        </w:r>
      </w:ins>
      <w:del w:id="1583" w:author="25年修订" w:date="2024-12-16T20:07:44Z">
        <w:r>
          <w:rPr>
            <w:rFonts w:hint="eastAsia" w:ascii="宋体" w:hAnsi="宋体"/>
            <w:szCs w:val="21"/>
            <w:highlight w:val="none"/>
          </w:rPr>
          <w:delText>4、6、11、</w:delText>
        </w:r>
      </w:del>
      <w:del w:id="1584" w:author="25年修订" w:date="2024-12-16T20:07:44Z">
        <w:r>
          <w:rPr>
            <w:rFonts w:ascii="宋体" w:hAnsi="宋体"/>
            <w:szCs w:val="21"/>
            <w:highlight w:val="none"/>
          </w:rPr>
          <w:delText>12</w:delText>
        </w:r>
      </w:del>
      <w:r>
        <w:rPr>
          <w:rFonts w:hint="eastAsia" w:ascii="宋体" w:hAnsi="宋体"/>
          <w:szCs w:val="21"/>
          <w:highlight w:val="none"/>
        </w:rPr>
        <w:t>以外的各行；</w:t>
      </w:r>
    </w:p>
    <w:p>
      <w:pPr>
        <w:spacing w:line="360" w:lineRule="auto"/>
        <w:rPr>
          <w:del w:id="1585" w:author="25年修订" w:date="2024-12-16T20:09:06Z"/>
          <w:rFonts w:hint="eastAsia" w:ascii="宋体" w:hAnsi="宋体"/>
          <w:szCs w:val="21"/>
          <w:highlight w:val="none"/>
        </w:rPr>
      </w:pPr>
      <w:del w:id="1586" w:author="25年修订" w:date="2024-12-16T20:09:06Z">
        <w:r>
          <w:rPr>
            <w:rFonts w:hint="eastAsia" w:ascii="宋体" w:hAnsi="宋体"/>
            <w:szCs w:val="21"/>
            <w:highlight w:val="none"/>
          </w:rPr>
          <w:delText>【G</w:delText>
        </w:r>
      </w:del>
      <w:del w:id="1587" w:author="25年修订" w:date="2024-12-16T20:09:06Z">
        <w:r>
          <w:rPr>
            <w:rFonts w:ascii="宋体" w:hAnsi="宋体"/>
            <w:szCs w:val="21"/>
            <w:highlight w:val="none"/>
          </w:rPr>
          <w:delText>】</w:delText>
        </w:r>
      </w:del>
      <w:del w:id="1588" w:author="25年修订" w:date="2024-12-16T20:09:06Z">
        <w:r>
          <w:rPr>
            <w:rFonts w:hint="eastAsia" w:ascii="宋体" w:hAnsi="宋体"/>
            <w:szCs w:val="21"/>
            <w:highlight w:val="none"/>
          </w:rPr>
          <w:delText>=</w:delText>
        </w:r>
      </w:del>
      <w:del w:id="1589" w:author="25年修订" w:date="2024-12-16T20:09:06Z">
        <w:r>
          <w:rPr>
            <w:rFonts w:ascii="宋体" w:hAnsi="宋体"/>
            <w:szCs w:val="21"/>
            <w:highlight w:val="none"/>
          </w:rPr>
          <w:delText>Σ（</w:delText>
        </w:r>
      </w:del>
      <w:del w:id="1590" w:author="25年修订" w:date="2024-12-16T20:09:06Z">
        <w:r>
          <w:rPr>
            <w:rFonts w:hint="eastAsia" w:ascii="宋体" w:hAnsi="宋体"/>
            <w:szCs w:val="21"/>
            <w:highlight w:val="none"/>
          </w:rPr>
          <w:delText>J</w:delText>
        </w:r>
      </w:del>
      <w:del w:id="1591" w:author="25年修订" w:date="2024-12-16T20:09:06Z">
        <w:r>
          <w:rPr>
            <w:rFonts w:ascii="宋体" w:hAnsi="宋体"/>
            <w:szCs w:val="21"/>
            <w:highlight w:val="none"/>
          </w:rPr>
          <w:delText>··Q）+Σ（S··AI）</w:delText>
        </w:r>
      </w:del>
      <w:del w:id="1592" w:author="25年修订" w:date="2024-12-16T20:09:06Z">
        <w:r>
          <w:rPr>
            <w:rFonts w:hint="eastAsia" w:ascii="宋体" w:hAnsi="宋体"/>
            <w:szCs w:val="21"/>
            <w:highlight w:val="none"/>
          </w:rPr>
          <w:delText>+</w:delText>
        </w:r>
      </w:del>
      <w:del w:id="1593" w:author="25年修订" w:date="2024-12-16T20:09:06Z">
        <w:r>
          <w:rPr>
            <w:rFonts w:ascii="宋体" w:hAnsi="宋体"/>
            <w:szCs w:val="21"/>
            <w:highlight w:val="none"/>
          </w:rPr>
          <w:delText>Σ（</w:delText>
        </w:r>
      </w:del>
      <w:del w:id="1594" w:author="25年修订" w:date="2024-12-16T20:09:06Z">
        <w:r>
          <w:rPr>
            <w:rFonts w:hint="eastAsia" w:ascii="宋体" w:hAnsi="宋体"/>
            <w:szCs w:val="21"/>
            <w:highlight w:val="none"/>
          </w:rPr>
          <w:delText>AK</w:delText>
        </w:r>
      </w:del>
      <w:del w:id="1595" w:author="25年修订" w:date="2024-12-16T20:09:06Z">
        <w:r>
          <w:rPr>
            <w:rFonts w:ascii="宋体" w:hAnsi="宋体"/>
            <w:szCs w:val="21"/>
            <w:highlight w:val="none"/>
          </w:rPr>
          <w:delText>··BC）</w:delText>
        </w:r>
      </w:del>
      <w:del w:id="1596" w:author="25年修订" w:date="2024-12-16T20:09:06Z">
        <w:r>
          <w:rPr>
            <w:rFonts w:hint="eastAsia" w:ascii="宋体" w:hAnsi="宋体"/>
            <w:szCs w:val="21"/>
            <w:highlight w:val="none"/>
          </w:rPr>
          <w:delText>+【</w:delText>
        </w:r>
      </w:del>
      <w:del w:id="1597" w:author="25年修订" w:date="2024-12-16T20:09:06Z">
        <w:r>
          <w:rPr>
            <w:rFonts w:ascii="宋体" w:hAnsi="宋体"/>
            <w:szCs w:val="21"/>
            <w:highlight w:val="none"/>
          </w:rPr>
          <w:delText>BI</w:delText>
        </w:r>
      </w:del>
      <w:del w:id="1598" w:author="25年修订" w:date="2024-12-16T20:09:06Z">
        <w:r>
          <w:rPr>
            <w:rFonts w:hint="eastAsia" w:ascii="宋体" w:hAnsi="宋体"/>
            <w:szCs w:val="21"/>
            <w:highlight w:val="none"/>
          </w:rPr>
          <w:delText>】</w:delText>
        </w:r>
      </w:del>
      <w:del w:id="1599" w:author="25年修订" w:date="2024-12-16T20:09:06Z">
        <w:r>
          <w:rPr>
            <w:rFonts w:ascii="宋体" w:hAnsi="宋体"/>
            <w:szCs w:val="21"/>
            <w:highlight w:val="none"/>
          </w:rPr>
          <w:delText>+</w:delText>
        </w:r>
      </w:del>
      <w:del w:id="1600" w:author="25年修订" w:date="2024-12-16T20:09:06Z">
        <w:r>
          <w:rPr>
            <w:rFonts w:hint="eastAsia" w:ascii="宋体" w:hAnsi="宋体"/>
            <w:szCs w:val="21"/>
            <w:highlight w:val="none"/>
          </w:rPr>
          <w:delText>【</w:delText>
        </w:r>
      </w:del>
      <w:del w:id="1601" w:author="25年修订" w:date="2024-12-16T20:09:06Z">
        <w:r>
          <w:rPr>
            <w:rFonts w:ascii="宋体" w:hAnsi="宋体"/>
            <w:szCs w:val="21"/>
            <w:highlight w:val="none"/>
          </w:rPr>
          <w:delText>BJ</w:delText>
        </w:r>
      </w:del>
      <w:del w:id="1602" w:author="25年修订" w:date="2024-12-16T20:09:06Z">
        <w:r>
          <w:rPr>
            <w:rFonts w:hint="eastAsia" w:ascii="宋体" w:hAnsi="宋体"/>
            <w:szCs w:val="21"/>
            <w:highlight w:val="none"/>
          </w:rPr>
          <w:delText>】</w:delText>
        </w:r>
      </w:del>
      <w:del w:id="1603" w:author="25年修订" w:date="2024-12-16T20:09:06Z">
        <w:r>
          <w:rPr>
            <w:rFonts w:ascii="宋体" w:hAnsi="宋体"/>
            <w:szCs w:val="21"/>
            <w:highlight w:val="none"/>
          </w:rPr>
          <w:delText>+</w:delText>
        </w:r>
      </w:del>
      <w:del w:id="1604" w:author="25年修订" w:date="2024-12-16T20:09:06Z">
        <w:r>
          <w:rPr>
            <w:rFonts w:hint="eastAsia" w:ascii="宋体" w:hAnsi="宋体"/>
            <w:szCs w:val="21"/>
            <w:highlight w:val="none"/>
          </w:rPr>
          <w:delText>【</w:delText>
        </w:r>
      </w:del>
      <w:del w:id="1605" w:author="25年修订" w:date="2024-12-16T20:09:06Z">
        <w:r>
          <w:rPr>
            <w:rFonts w:ascii="宋体" w:hAnsi="宋体"/>
            <w:szCs w:val="21"/>
            <w:highlight w:val="none"/>
          </w:rPr>
          <w:delText>CS</w:delText>
        </w:r>
      </w:del>
      <w:del w:id="1606" w:author="25年修订" w:date="2024-12-16T20:09:06Z">
        <w:r>
          <w:rPr>
            <w:rFonts w:hint="eastAsia" w:ascii="宋体" w:hAnsi="宋体"/>
            <w:szCs w:val="21"/>
            <w:highlight w:val="none"/>
          </w:rPr>
          <w:delText>】+【</w:delText>
        </w:r>
      </w:del>
      <w:del w:id="1607" w:author="25年修订" w:date="2024-12-16T20:09:06Z">
        <w:r>
          <w:rPr>
            <w:rFonts w:ascii="宋体" w:hAnsi="宋体"/>
            <w:szCs w:val="21"/>
            <w:highlight w:val="none"/>
          </w:rPr>
          <w:delText>DJ</w:delText>
        </w:r>
      </w:del>
      <w:del w:id="1608" w:author="25年修订" w:date="2024-12-16T20:09:06Z">
        <w:r>
          <w:rPr>
            <w:rFonts w:hint="eastAsia" w:ascii="宋体" w:hAnsi="宋体"/>
            <w:szCs w:val="21"/>
            <w:highlight w:val="none"/>
          </w:rPr>
          <w:delText>】+【</w:delText>
        </w:r>
      </w:del>
      <w:del w:id="1609" w:author="25年修订" w:date="2024-12-16T20:09:06Z">
        <w:r>
          <w:rPr>
            <w:rFonts w:ascii="宋体" w:hAnsi="宋体"/>
            <w:szCs w:val="21"/>
            <w:highlight w:val="none"/>
          </w:rPr>
          <w:delText>DL</w:delText>
        </w:r>
      </w:del>
      <w:del w:id="1610" w:author="25年修订" w:date="2024-12-16T20:09:06Z">
        <w:r>
          <w:rPr>
            <w:rFonts w:hint="eastAsia" w:ascii="宋体" w:hAnsi="宋体"/>
            <w:szCs w:val="21"/>
            <w:highlight w:val="none"/>
          </w:rPr>
          <w:delText>】+【DO】+【</w:delText>
        </w:r>
      </w:del>
      <w:del w:id="1611" w:author="25年修订" w:date="2024-12-16T20:09:06Z">
        <w:r>
          <w:rPr>
            <w:rFonts w:ascii="宋体" w:hAnsi="宋体"/>
            <w:szCs w:val="21"/>
            <w:highlight w:val="none"/>
          </w:rPr>
          <w:delText>DP</w:delText>
        </w:r>
      </w:del>
      <w:del w:id="1612" w:author="25年修订" w:date="2024-12-16T20:09:06Z">
        <w:r>
          <w:rPr>
            <w:rFonts w:hint="eastAsia" w:ascii="宋体" w:hAnsi="宋体"/>
            <w:szCs w:val="21"/>
            <w:highlight w:val="none"/>
          </w:rPr>
          <w:delText>】+【</w:delText>
        </w:r>
      </w:del>
      <w:del w:id="1613" w:author="25年修订" w:date="2024-12-16T20:09:06Z">
        <w:r>
          <w:rPr>
            <w:rFonts w:ascii="宋体" w:hAnsi="宋体"/>
            <w:szCs w:val="21"/>
            <w:highlight w:val="none"/>
          </w:rPr>
          <w:delText>DS</w:delText>
        </w:r>
      </w:del>
      <w:del w:id="1614" w:author="25年修订" w:date="2024-12-16T20:09:06Z">
        <w:r>
          <w:rPr>
            <w:rFonts w:hint="eastAsia" w:ascii="宋体" w:hAnsi="宋体"/>
            <w:szCs w:val="21"/>
            <w:highlight w:val="none"/>
          </w:rPr>
          <w:delText>】+【</w:delText>
        </w:r>
      </w:del>
      <w:del w:id="1615" w:author="25年修订" w:date="2024-12-16T20:09:06Z">
        <w:r>
          <w:rPr>
            <w:rFonts w:ascii="宋体" w:hAnsi="宋体"/>
            <w:szCs w:val="21"/>
            <w:highlight w:val="none"/>
          </w:rPr>
          <w:delText>DT</w:delText>
        </w:r>
      </w:del>
      <w:del w:id="1616" w:author="25年修订" w:date="2024-12-16T20:09:06Z">
        <w:r>
          <w:rPr>
            <w:rFonts w:hint="eastAsia" w:ascii="宋体" w:hAnsi="宋体"/>
            <w:szCs w:val="21"/>
            <w:highlight w:val="none"/>
          </w:rPr>
          <w:delText>】+【</w:delText>
        </w:r>
      </w:del>
      <w:del w:id="1617" w:author="25年修订" w:date="2024-12-16T20:09:06Z">
        <w:r>
          <w:rPr>
            <w:rFonts w:ascii="宋体" w:hAnsi="宋体"/>
            <w:szCs w:val="21"/>
            <w:highlight w:val="none"/>
          </w:rPr>
          <w:delText>DW</w:delText>
        </w:r>
      </w:del>
      <w:del w:id="1618" w:author="25年修订" w:date="2024-12-16T20:09:06Z">
        <w:r>
          <w:rPr>
            <w:rFonts w:hint="eastAsia" w:ascii="宋体" w:hAnsi="宋体"/>
            <w:szCs w:val="21"/>
            <w:highlight w:val="none"/>
          </w:rPr>
          <w:delText>】+</w:delText>
        </w:r>
      </w:del>
      <w:del w:id="1619" w:author="25年修订" w:date="2024-12-16T20:09:06Z">
        <w:r>
          <w:rPr>
            <w:rFonts w:ascii="宋体" w:hAnsi="宋体"/>
            <w:szCs w:val="21"/>
            <w:highlight w:val="none"/>
          </w:rPr>
          <w:delText>Σ（EB··EF）</w:delText>
        </w:r>
      </w:del>
      <w:del w:id="1620" w:author="25年修订" w:date="2024-12-16T20:09:06Z">
        <w:r>
          <w:rPr>
            <w:rFonts w:hint="eastAsia" w:ascii="宋体" w:hAnsi="宋体"/>
            <w:szCs w:val="21"/>
            <w:highlight w:val="none"/>
          </w:rPr>
          <w:delText>+【</w:delText>
        </w:r>
      </w:del>
      <w:del w:id="1621" w:author="25年修订" w:date="2024-12-16T20:09:06Z">
        <w:r>
          <w:rPr>
            <w:rFonts w:ascii="宋体" w:hAnsi="宋体"/>
            <w:szCs w:val="21"/>
            <w:highlight w:val="none"/>
          </w:rPr>
          <w:delText>EI</w:delText>
        </w:r>
      </w:del>
      <w:del w:id="1622" w:author="25年修订" w:date="2024-12-16T20:09:06Z">
        <w:r>
          <w:rPr>
            <w:rFonts w:hint="eastAsia" w:ascii="宋体" w:hAnsi="宋体"/>
            <w:szCs w:val="21"/>
            <w:highlight w:val="none"/>
          </w:rPr>
          <w:delText>】+【</w:delText>
        </w:r>
      </w:del>
      <w:del w:id="1623" w:author="25年修订" w:date="2024-12-16T20:09:06Z">
        <w:r>
          <w:rPr>
            <w:rFonts w:ascii="宋体" w:hAnsi="宋体"/>
            <w:szCs w:val="21"/>
            <w:highlight w:val="none"/>
          </w:rPr>
          <w:delText>EK</w:delText>
        </w:r>
      </w:del>
      <w:del w:id="1624" w:author="25年修订" w:date="2024-12-16T20:09:06Z">
        <w:r>
          <w:rPr>
            <w:rFonts w:hint="eastAsia" w:ascii="宋体" w:hAnsi="宋体"/>
            <w:szCs w:val="21"/>
            <w:highlight w:val="none"/>
          </w:rPr>
          <w:delText>】+【EL】+【</w:delText>
        </w:r>
      </w:del>
      <w:del w:id="1625" w:author="25年修订" w:date="2024-12-16T20:09:06Z">
        <w:r>
          <w:rPr>
            <w:rFonts w:ascii="宋体" w:hAnsi="宋体"/>
            <w:szCs w:val="21"/>
            <w:highlight w:val="none"/>
          </w:rPr>
          <w:delText>ER</w:delText>
        </w:r>
      </w:del>
      <w:del w:id="1626" w:author="25年修订" w:date="2024-12-16T20:09:06Z">
        <w:r>
          <w:rPr>
            <w:rFonts w:hint="eastAsia" w:ascii="宋体" w:hAnsi="宋体"/>
            <w:szCs w:val="21"/>
            <w:highlight w:val="none"/>
          </w:rPr>
          <w:delText>】+【</w:delText>
        </w:r>
      </w:del>
      <w:del w:id="1627" w:author="25年修订" w:date="2024-12-16T20:09:06Z">
        <w:r>
          <w:rPr>
            <w:rFonts w:ascii="宋体" w:hAnsi="宋体"/>
            <w:szCs w:val="21"/>
            <w:highlight w:val="none"/>
          </w:rPr>
          <w:delText>EU</w:delText>
        </w:r>
      </w:del>
      <w:del w:id="1628" w:author="25年修订" w:date="2024-12-16T20:09:06Z">
        <w:r>
          <w:rPr>
            <w:rFonts w:hint="eastAsia" w:ascii="宋体" w:hAnsi="宋体"/>
            <w:szCs w:val="21"/>
            <w:highlight w:val="none"/>
          </w:rPr>
          <w:delText>】+【EV】+【</w:delText>
        </w:r>
      </w:del>
      <w:del w:id="1629" w:author="25年修订" w:date="2024-12-16T20:09:06Z">
        <w:r>
          <w:rPr>
            <w:rFonts w:ascii="宋体" w:hAnsi="宋体"/>
            <w:szCs w:val="21"/>
            <w:highlight w:val="none"/>
          </w:rPr>
          <w:delText>EW</w:delText>
        </w:r>
      </w:del>
      <w:del w:id="1630" w:author="25年修订" w:date="2024-12-16T20:09:06Z">
        <w:r>
          <w:rPr>
            <w:rFonts w:hint="eastAsia" w:ascii="宋体" w:hAnsi="宋体"/>
            <w:szCs w:val="21"/>
            <w:highlight w:val="none"/>
          </w:rPr>
          <w:delText>】+【</w:delText>
        </w:r>
      </w:del>
      <w:del w:id="1631" w:author="25年修订" w:date="2024-12-16T20:09:06Z">
        <w:r>
          <w:rPr>
            <w:rFonts w:ascii="宋体" w:hAnsi="宋体"/>
            <w:szCs w:val="21"/>
            <w:highlight w:val="none"/>
          </w:rPr>
          <w:delText>EZ</w:delText>
        </w:r>
      </w:del>
      <w:del w:id="1632" w:author="25年修订" w:date="2024-12-16T20:09:06Z">
        <w:r>
          <w:rPr>
            <w:rFonts w:hint="eastAsia" w:ascii="宋体" w:hAnsi="宋体"/>
            <w:szCs w:val="21"/>
            <w:highlight w:val="none"/>
          </w:rPr>
          <w:delText>】+【HI】</w:delText>
        </w:r>
      </w:del>
    </w:p>
    <w:p>
      <w:pPr>
        <w:spacing w:line="360" w:lineRule="auto"/>
        <w:rPr>
          <w:rFonts w:hint="eastAsia" w:ascii="宋体" w:hAnsi="宋体"/>
          <w:szCs w:val="21"/>
          <w:highlight w:val="none"/>
        </w:rPr>
      </w:pPr>
      <w:r>
        <w:rPr>
          <w:rFonts w:hint="eastAsia" w:ascii="宋体" w:hAnsi="宋体"/>
          <w:szCs w:val="21"/>
          <w:highlight w:val="none"/>
        </w:rPr>
        <w:t>【</w:t>
      </w:r>
      <w:r>
        <w:rPr>
          <w:rFonts w:hint="eastAsia" w:ascii="宋体" w:hAnsi="宋体"/>
          <w:szCs w:val="21"/>
          <w:highlight w:val="none"/>
          <w:lang w:val="en-US" w:eastAsia="zh-CN"/>
        </w:rPr>
        <w:t>H</w:t>
      </w:r>
      <w:r>
        <w:rPr>
          <w:rFonts w:hint="eastAsia" w:ascii="宋体" w:hAnsi="宋体"/>
          <w:szCs w:val="21"/>
          <w:highlight w:val="none"/>
        </w:rPr>
        <w:t>】=Σ(L··P)+R+Σ(U··AK)+Σ(AM··AQ)+Σ(AS··AZ)+BC+BE+Σ(BJ··CO)+Σ(CQ··DA)+Σ(DC··DJ)+DL+DN+Σ(DP··DR)+Σ(DU··DV)+DY+Σ(ED··EH)+Σ(EJ··EN)+EQ+Σ(ET··EU)+Σ(EW··EY)+Σ(FA··FC)+Σ(FF··FG)+FI+Σ(FL··FP)+Σ(FW··FX)+GB+GD+GG+Σ(GJ··GK)+Σ(GM··GR)+GT+Σ(GV··GY)+HA+HC+Σ(HF··HH)+HJ+Q+AR+FR+BD+HB+GI</w:t>
      </w:r>
      <w:ins w:id="1633" w:author="25年修订" w:date="2024-12-16T20:09:15Z">
        <w:r>
          <w:rPr>
            <w:rFonts w:hint="eastAsia" w:ascii="宋体" w:hAnsi="宋体"/>
            <w:szCs w:val="21"/>
            <w:highlight w:val="none"/>
            <w:lang w:eastAsia="zh-CN"/>
          </w:rPr>
          <w:t>，</w:t>
        </w:r>
      </w:ins>
      <w:r>
        <w:rPr>
          <w:rFonts w:hint="eastAsia" w:ascii="宋体" w:hAnsi="宋体"/>
          <w:szCs w:val="21"/>
          <w:highlight w:val="none"/>
        </w:rPr>
        <w:t>适用于除</w:t>
      </w:r>
      <w:ins w:id="1634" w:author="25年修订" w:date="2024-12-16T20:09:20Z">
        <w:r>
          <w:rPr>
            <w:rFonts w:hint="eastAsia" w:ascii="宋体" w:hAnsi="宋体"/>
            <w:szCs w:val="21"/>
            <w:highlight w:val="none"/>
            <w:lang w:val="en-US" w:eastAsia="zh-CN"/>
          </w:rPr>
          <w:t>6.1</w:t>
        </w:r>
      </w:ins>
      <w:ins w:id="1635" w:author="25年修订" w:date="2024-12-16T20:09:20Z">
        <w:r>
          <w:rPr>
            <w:rFonts w:hint="eastAsia" w:ascii="宋体" w:hAnsi="宋体"/>
            <w:szCs w:val="21"/>
            <w:highlight w:val="none"/>
          </w:rPr>
          <w:t>、</w:t>
        </w:r>
      </w:ins>
      <w:ins w:id="1636" w:author="25年修订" w:date="2024-12-16T20:09:20Z">
        <w:r>
          <w:rPr>
            <w:rFonts w:hint="eastAsia" w:ascii="宋体" w:hAnsi="宋体"/>
            <w:szCs w:val="21"/>
            <w:highlight w:val="none"/>
            <w:lang w:val="en-US" w:eastAsia="zh-CN"/>
          </w:rPr>
          <w:t>6.2</w:t>
        </w:r>
      </w:ins>
      <w:ins w:id="1637" w:author="25年修订" w:date="2024-12-16T20:09:20Z">
        <w:r>
          <w:rPr>
            <w:rFonts w:hint="eastAsia" w:ascii="宋体" w:hAnsi="宋体"/>
            <w:szCs w:val="21"/>
            <w:highlight w:val="none"/>
          </w:rPr>
          <w:t>、</w:t>
        </w:r>
      </w:ins>
      <w:ins w:id="1638" w:author="25年修订" w:date="2024-12-17T11:10:32Z">
        <w:r>
          <w:rPr>
            <w:rFonts w:hint="eastAsia" w:ascii="宋体" w:hAnsi="宋体"/>
            <w:szCs w:val="21"/>
            <w:highlight w:val="none"/>
            <w:lang w:val="en-US" w:eastAsia="zh-CN"/>
          </w:rPr>
          <w:t>6.4、</w:t>
        </w:r>
      </w:ins>
      <w:ins w:id="1639" w:author="25年修订" w:date="2024-12-16T20:09:20Z">
        <w:r>
          <w:rPr>
            <w:rFonts w:hint="eastAsia" w:ascii="宋体" w:hAnsi="宋体"/>
            <w:szCs w:val="21"/>
            <w:highlight w:val="none"/>
            <w:lang w:val="en-US" w:eastAsia="zh-CN"/>
          </w:rPr>
          <w:t>7.1</w:t>
        </w:r>
      </w:ins>
      <w:ins w:id="1640" w:author="25年修订" w:date="2024-12-16T20:09:20Z">
        <w:r>
          <w:rPr>
            <w:rFonts w:hint="eastAsia" w:ascii="宋体" w:hAnsi="宋体"/>
            <w:szCs w:val="21"/>
            <w:highlight w:val="none"/>
          </w:rPr>
          <w:t>、</w:t>
        </w:r>
      </w:ins>
      <w:ins w:id="1641" w:author="25年修订" w:date="2024-12-16T20:09:20Z">
        <w:r>
          <w:rPr>
            <w:rFonts w:hint="eastAsia" w:ascii="宋体" w:hAnsi="宋体"/>
            <w:szCs w:val="21"/>
            <w:highlight w:val="none"/>
            <w:lang w:val="en-US" w:eastAsia="zh-CN"/>
          </w:rPr>
          <w:t>7.2、8.3</w:t>
        </w:r>
      </w:ins>
      <w:del w:id="1642" w:author="25年修订" w:date="2024-12-16T20:09:20Z">
        <w:r>
          <w:rPr>
            <w:rFonts w:hint="eastAsia" w:ascii="宋体" w:hAnsi="宋体"/>
            <w:szCs w:val="21"/>
            <w:highlight w:val="none"/>
          </w:rPr>
          <w:delText>4、6、11、12</w:delText>
        </w:r>
      </w:del>
      <w:r>
        <w:rPr>
          <w:rFonts w:hint="eastAsia" w:ascii="宋体" w:hAnsi="宋体"/>
          <w:szCs w:val="21"/>
          <w:highlight w:val="none"/>
        </w:rPr>
        <w:t>以外的各行;</w:t>
      </w:r>
    </w:p>
    <w:p>
      <w:pPr>
        <w:spacing w:line="360" w:lineRule="auto"/>
        <w:rPr>
          <w:ins w:id="1643" w:author="25年修订" w:date="2024-12-16T20:09:24Z"/>
          <w:rFonts w:hint="eastAsia" w:ascii="Times New Roman" w:hAnsi="Times New Roman" w:eastAsia="宋体" w:cs="Times New Roman"/>
          <w:b/>
          <w:szCs w:val="24"/>
          <w:highlight w:val="none"/>
          <w:lang w:val="en-US" w:eastAsia="zh-CN"/>
        </w:rPr>
      </w:pPr>
    </w:p>
    <w:p>
      <w:pPr>
        <w:spacing w:line="360" w:lineRule="auto"/>
        <w:rPr>
          <w:ins w:id="1644" w:author="25年修订" w:date="2024-11-18T16:44:24Z"/>
          <w:rFonts w:hint="eastAsia" w:ascii="Times New Roman" w:hAnsi="Times New Roman" w:eastAsia="宋体" w:cs="Times New Roman"/>
          <w:b/>
          <w:szCs w:val="24"/>
          <w:highlight w:val="none"/>
          <w:lang w:val="en-US" w:eastAsia="zh-CN"/>
        </w:rPr>
      </w:pPr>
      <w:ins w:id="1645" w:author="25年修订" w:date="2024-11-18T16:44:24Z">
        <w:r>
          <w:rPr>
            <w:rFonts w:hint="eastAsia" w:ascii="Times New Roman" w:hAnsi="Times New Roman" w:eastAsia="宋体" w:cs="Times New Roman"/>
            <w:b/>
            <w:szCs w:val="24"/>
            <w:highlight w:val="none"/>
            <w:lang w:val="en-US" w:eastAsia="zh-CN"/>
          </w:rPr>
          <w:t xml:space="preserve">第II部分 </w:t>
        </w:r>
      </w:ins>
      <w:ins w:id="1646" w:author="25年修订" w:date="2024-11-18T16:44:24Z">
        <w:r>
          <w:rPr>
            <w:rFonts w:hint="eastAsia"/>
            <w:b/>
            <w:highlight w:val="none"/>
          </w:rPr>
          <w:t>境外业务</w:t>
        </w:r>
      </w:ins>
      <w:ins w:id="1647" w:author="25年修订" w:date="2024-12-16T19:37:20Z">
        <w:r>
          <w:rPr>
            <w:rFonts w:hint="eastAsia"/>
            <w:b/>
            <w:highlight w:val="none"/>
            <w:lang w:eastAsia="zh-CN"/>
          </w:rPr>
          <w:t>风险</w:t>
        </w:r>
      </w:ins>
      <w:ins w:id="1648" w:author="25年修订" w:date="2024-12-16T19:37:21Z">
        <w:r>
          <w:rPr>
            <w:rFonts w:hint="eastAsia"/>
            <w:b/>
            <w:highlight w:val="none"/>
            <w:lang w:eastAsia="zh-CN"/>
          </w:rPr>
          <w:t>情况</w:t>
        </w:r>
      </w:ins>
      <w:ins w:id="1649" w:author="25年修订" w:date="2024-11-18T16:44:24Z">
        <w:r>
          <w:rPr>
            <w:rFonts w:hint="eastAsia"/>
            <w:b/>
            <w:highlight w:val="none"/>
          </w:rPr>
          <w:t>表</w:t>
        </w:r>
      </w:ins>
      <w:ins w:id="1650" w:author="25年修订" w:date="2024-11-18T16:44:24Z">
        <w:r>
          <w:rPr>
            <w:rFonts w:hint="eastAsia" w:ascii="Times New Roman" w:hAnsi="Times New Roman" w:eastAsia="宋体" w:cs="Times New Roman"/>
            <w:b/>
            <w:szCs w:val="24"/>
            <w:highlight w:val="none"/>
            <w:lang w:val="en-US" w:eastAsia="zh-CN"/>
          </w:rPr>
          <w:t>：</w:t>
        </w:r>
      </w:ins>
    </w:p>
    <w:p>
      <w:pPr>
        <w:spacing w:line="360" w:lineRule="auto"/>
        <w:rPr>
          <w:ins w:id="1651" w:author="25年修订" w:date="2024-11-18T16:44:24Z"/>
          <w:rFonts w:hint="eastAsia" w:eastAsia="宋体"/>
          <w:color w:val="auto"/>
          <w:highlight w:val="none"/>
          <w:lang w:eastAsia="zh-CN"/>
        </w:rPr>
      </w:pPr>
      <w:ins w:id="1652" w:author="25年修订" w:date="2024-11-18T16:44:24Z">
        <w:r>
          <w:rPr>
            <w:rFonts w:hint="eastAsia" w:ascii="宋体" w:hAnsi="宋体"/>
            <w:szCs w:val="21"/>
            <w:highlight w:val="none"/>
            <w:lang w:val="en-US" w:eastAsia="zh-CN"/>
          </w:rPr>
          <w:t>【1.1】=【1.1.1】+【1.1.2】+【1.1.3】，</w:t>
        </w:r>
      </w:ins>
      <w:ins w:id="1653" w:author="25年修订" w:date="2024-11-18T16:44:24Z">
        <w:r>
          <w:rPr>
            <w:rFonts w:hint="eastAsia"/>
            <w:color w:val="auto"/>
            <w:highlight w:val="none"/>
          </w:rPr>
          <w:t>适用于A-HI列</w:t>
        </w:r>
      </w:ins>
      <w:ins w:id="1654" w:author="25年修订" w:date="2024-11-18T16:44:24Z">
        <w:r>
          <w:rPr>
            <w:rFonts w:hint="eastAsia"/>
            <w:color w:val="auto"/>
            <w:highlight w:val="none"/>
            <w:lang w:eastAsia="zh-CN"/>
          </w:rPr>
          <w:t>；</w:t>
        </w:r>
      </w:ins>
    </w:p>
    <w:p>
      <w:pPr>
        <w:spacing w:line="360" w:lineRule="auto"/>
        <w:rPr>
          <w:rFonts w:hint="eastAsia"/>
          <w:color w:val="auto"/>
          <w:highlight w:val="none"/>
          <w:lang w:eastAsia="zh-CN"/>
        </w:rPr>
      </w:pPr>
      <w:ins w:id="1655" w:author="25年修订" w:date="2024-11-18T16:44:24Z">
        <w:r>
          <w:rPr>
            <w:rFonts w:hint="eastAsia"/>
            <w:color w:val="auto"/>
            <w:highlight w:val="none"/>
            <w:lang w:eastAsia="zh-CN"/>
          </w:rPr>
          <w:t>【</w:t>
        </w:r>
      </w:ins>
      <w:ins w:id="1656" w:author="25年修订" w:date="2024-11-18T16:44:24Z">
        <w:r>
          <w:rPr>
            <w:rFonts w:hint="eastAsia"/>
            <w:color w:val="auto"/>
            <w:highlight w:val="none"/>
            <w:lang w:val="en-US" w:eastAsia="zh-CN"/>
          </w:rPr>
          <w:t>1.2.1</w:t>
        </w:r>
      </w:ins>
      <w:ins w:id="1657" w:author="25年修订" w:date="2024-11-18T16:44:24Z">
        <w:r>
          <w:rPr>
            <w:rFonts w:hint="eastAsia"/>
            <w:color w:val="auto"/>
            <w:highlight w:val="none"/>
            <w:lang w:eastAsia="zh-CN"/>
          </w:rPr>
          <w:t>】</w:t>
        </w:r>
      </w:ins>
      <w:ins w:id="1658" w:author="25年修订" w:date="2024-11-18T16:44:24Z">
        <w:r>
          <w:rPr>
            <w:rFonts w:hint="eastAsia"/>
            <w:color w:val="auto"/>
            <w:highlight w:val="none"/>
            <w:lang w:val="en-US" w:eastAsia="zh-CN"/>
          </w:rPr>
          <w:t>≥【1.2.2】</w:t>
        </w:r>
      </w:ins>
      <w:ins w:id="1659" w:author="25年修订" w:date="2024-11-18T16:44:24Z">
        <w:r>
          <w:rPr>
            <w:rFonts w:hint="eastAsia" w:ascii="宋体" w:hAnsi="宋体"/>
            <w:szCs w:val="21"/>
            <w:highlight w:val="none"/>
            <w:lang w:val="en-US" w:eastAsia="zh-CN"/>
          </w:rPr>
          <w:t>，</w:t>
        </w:r>
      </w:ins>
      <w:ins w:id="1660" w:author="25年修订" w:date="2024-11-18T16:44:24Z">
        <w:r>
          <w:rPr>
            <w:rFonts w:hint="eastAsia"/>
            <w:color w:val="auto"/>
            <w:highlight w:val="none"/>
          </w:rPr>
          <w:t>适用于A-HI列</w:t>
        </w:r>
      </w:ins>
      <w:ins w:id="1661" w:author="25年修订" w:date="2024-11-18T16:44:24Z">
        <w:r>
          <w:rPr>
            <w:rFonts w:hint="eastAsia"/>
            <w:color w:val="auto"/>
            <w:highlight w:val="none"/>
            <w:lang w:eastAsia="zh-CN"/>
          </w:rPr>
          <w:t>；</w:t>
        </w:r>
      </w:ins>
    </w:p>
    <w:p>
      <w:pPr>
        <w:spacing w:line="360" w:lineRule="auto"/>
        <w:rPr>
          <w:ins w:id="1662" w:author="25年修订" w:date="2024-12-16T20:13:42Z"/>
          <w:rFonts w:hint="eastAsia" w:ascii="Times New Roman" w:hAnsi="Times New Roman" w:eastAsia="宋体" w:cs="Times New Roman"/>
          <w:b/>
          <w:szCs w:val="24"/>
          <w:highlight w:val="none"/>
          <w:lang w:val="en-US" w:eastAsia="zh-CN"/>
        </w:rPr>
      </w:pPr>
    </w:p>
    <w:p>
      <w:pPr>
        <w:spacing w:line="360" w:lineRule="auto"/>
        <w:rPr>
          <w:ins w:id="1663" w:author="25年修订" w:date="2024-11-18T16:44:24Z"/>
          <w:rFonts w:hint="eastAsia" w:ascii="Times New Roman" w:hAnsi="Times New Roman" w:eastAsia="宋体" w:cs="Times New Roman"/>
          <w:b/>
          <w:szCs w:val="24"/>
          <w:highlight w:val="none"/>
          <w:lang w:val="en-US" w:eastAsia="zh-CN"/>
        </w:rPr>
      </w:pPr>
      <w:ins w:id="1664" w:author="25年修订" w:date="2024-11-18T16:44:24Z">
        <w:r>
          <w:rPr>
            <w:rFonts w:hint="eastAsia" w:ascii="Times New Roman" w:hAnsi="Times New Roman" w:eastAsia="宋体" w:cs="Times New Roman"/>
            <w:b/>
            <w:szCs w:val="24"/>
            <w:highlight w:val="none"/>
            <w:lang w:val="en-US" w:eastAsia="zh-CN"/>
          </w:rPr>
          <w:t xml:space="preserve">第III部分 </w:t>
        </w:r>
      </w:ins>
      <w:ins w:id="1665" w:author="25年修订" w:date="2024-11-18T16:44:24Z">
        <w:r>
          <w:rPr>
            <w:rFonts w:hint="eastAsia" w:ascii="Times New Roman" w:hAnsi="Times New Roman" w:eastAsia="宋体" w:cs="Times New Roman"/>
            <w:b/>
            <w:highlight w:val="none"/>
          </w:rPr>
          <w:t>境外</w:t>
        </w:r>
      </w:ins>
      <w:ins w:id="1666" w:author="25年修订" w:date="2024-12-16T19:37:36Z">
        <w:r>
          <w:rPr>
            <w:rFonts w:hint="eastAsia" w:cs="Times New Roman"/>
            <w:b/>
            <w:highlight w:val="none"/>
            <w:lang w:eastAsia="zh-CN"/>
          </w:rPr>
          <w:t>机构</w:t>
        </w:r>
      </w:ins>
      <w:ins w:id="1667" w:author="25年修订" w:date="2024-12-16T19:37:37Z">
        <w:r>
          <w:rPr>
            <w:rFonts w:hint="eastAsia" w:cs="Times New Roman"/>
            <w:b/>
            <w:highlight w:val="none"/>
            <w:lang w:eastAsia="zh-CN"/>
          </w:rPr>
          <w:t>基本</w:t>
        </w:r>
      </w:ins>
      <w:ins w:id="1668" w:author="25年修订" w:date="2024-11-18T16:44:24Z">
        <w:r>
          <w:rPr>
            <w:rFonts w:hint="eastAsia" w:ascii="Times New Roman" w:hAnsi="Times New Roman" w:eastAsia="宋体" w:cs="Times New Roman"/>
            <w:b/>
            <w:highlight w:val="none"/>
          </w:rPr>
          <w:t>情况表</w:t>
        </w:r>
      </w:ins>
      <w:ins w:id="1669" w:author="25年修订" w:date="2024-11-18T16:44:24Z">
        <w:r>
          <w:rPr>
            <w:rFonts w:hint="eastAsia" w:ascii="Times New Roman" w:hAnsi="Times New Roman" w:eastAsia="宋体" w:cs="Times New Roman"/>
            <w:b/>
            <w:szCs w:val="24"/>
            <w:highlight w:val="none"/>
            <w:lang w:val="en-US" w:eastAsia="zh-CN"/>
          </w:rPr>
          <w:t>：</w:t>
        </w:r>
      </w:ins>
    </w:p>
    <w:p>
      <w:pPr>
        <w:spacing w:line="360" w:lineRule="auto"/>
        <w:rPr>
          <w:ins w:id="1670" w:author="25年修订" w:date="2024-11-18T16:44:24Z"/>
          <w:rFonts w:hint="eastAsia"/>
          <w:color w:val="auto"/>
          <w:highlight w:val="none"/>
          <w:lang w:eastAsia="zh-CN"/>
        </w:rPr>
      </w:pPr>
      <w:ins w:id="1671" w:author="25年修订" w:date="2024-11-18T16:44:24Z">
        <w:r>
          <w:rPr>
            <w:rFonts w:hint="eastAsia" w:ascii="宋体" w:hAnsi="宋体"/>
            <w:szCs w:val="21"/>
            <w:highlight w:val="none"/>
            <w:lang w:val="en-US" w:eastAsia="zh-CN"/>
          </w:rPr>
          <w:t>【1.】=【2.】+【3.】，</w:t>
        </w:r>
      </w:ins>
      <w:ins w:id="1672" w:author="25年修订" w:date="2024-11-18T16:44:24Z">
        <w:r>
          <w:rPr>
            <w:rFonts w:hint="eastAsia"/>
            <w:color w:val="auto"/>
            <w:highlight w:val="none"/>
          </w:rPr>
          <w:t>适用于A-HI列</w:t>
        </w:r>
      </w:ins>
      <w:ins w:id="1673" w:author="25年修订" w:date="2024-11-18T16:44:24Z">
        <w:r>
          <w:rPr>
            <w:rFonts w:hint="eastAsia"/>
            <w:color w:val="auto"/>
            <w:highlight w:val="none"/>
            <w:lang w:eastAsia="zh-CN"/>
          </w:rPr>
          <w:t>；</w:t>
        </w:r>
      </w:ins>
    </w:p>
    <w:p>
      <w:pPr>
        <w:spacing w:line="360" w:lineRule="auto"/>
        <w:rPr>
          <w:ins w:id="1674" w:author="25年修订" w:date="2024-11-18T16:44:24Z"/>
          <w:rFonts w:hint="eastAsia"/>
          <w:color w:val="auto"/>
          <w:highlight w:val="none"/>
          <w:lang w:eastAsia="zh-CN"/>
        </w:rPr>
      </w:pPr>
      <w:ins w:id="1675" w:author="25年修订" w:date="2024-11-18T16:44:24Z">
        <w:r>
          <w:rPr>
            <w:rFonts w:hint="eastAsia"/>
            <w:color w:val="auto"/>
            <w:highlight w:val="none"/>
            <w:lang w:val="en-US" w:eastAsia="zh-CN"/>
          </w:rPr>
          <w:t>【4.</w:t>
        </w:r>
      </w:ins>
      <w:ins w:id="1676" w:author="25年修订" w:date="2024-11-18T16:44:24Z">
        <w:r>
          <w:rPr>
            <w:rFonts w:hint="default"/>
            <w:color w:val="auto"/>
            <w:highlight w:val="none"/>
          </w:rPr>
          <w:t>1</w:t>
        </w:r>
      </w:ins>
      <w:ins w:id="1677" w:author="25年修订" w:date="2024-11-18T16:44:24Z">
        <w:r>
          <w:rPr>
            <w:rFonts w:hint="eastAsia"/>
            <w:color w:val="auto"/>
            <w:highlight w:val="none"/>
            <w:lang w:eastAsia="zh-CN"/>
          </w:rPr>
          <w:t>】</w:t>
        </w:r>
      </w:ins>
      <w:ins w:id="1678" w:author="25年修订" w:date="2024-11-18T16:44:24Z">
        <w:r>
          <w:rPr>
            <w:rFonts w:hint="default"/>
            <w:color w:val="auto"/>
            <w:highlight w:val="none"/>
          </w:rPr>
          <w:t>=</w:t>
        </w:r>
      </w:ins>
      <w:ins w:id="1679" w:author="25年修订" w:date="2024-11-18T16:44:24Z">
        <w:r>
          <w:rPr>
            <w:rFonts w:hint="eastAsia"/>
            <w:color w:val="auto"/>
            <w:highlight w:val="none"/>
            <w:lang w:eastAsia="zh-CN"/>
          </w:rPr>
          <w:t>【</w:t>
        </w:r>
      </w:ins>
      <w:ins w:id="1680" w:author="25年修订" w:date="2024-11-18T16:44:24Z">
        <w:r>
          <w:rPr>
            <w:rFonts w:hint="eastAsia"/>
            <w:color w:val="auto"/>
            <w:highlight w:val="none"/>
            <w:lang w:val="en-US" w:eastAsia="zh-CN"/>
          </w:rPr>
          <w:t>4</w:t>
        </w:r>
      </w:ins>
      <w:ins w:id="1681" w:author="25年修订" w:date="2024-11-18T16:44:24Z">
        <w:r>
          <w:rPr>
            <w:rFonts w:hint="default"/>
            <w:color w:val="auto"/>
            <w:highlight w:val="none"/>
          </w:rPr>
          <w:t>.1</w:t>
        </w:r>
      </w:ins>
      <w:ins w:id="1682" w:author="25年修订" w:date="2024-11-18T16:44:24Z">
        <w:r>
          <w:rPr>
            <w:rFonts w:hint="eastAsia"/>
            <w:color w:val="auto"/>
            <w:highlight w:val="none"/>
            <w:lang w:val="en-US" w:eastAsia="zh-CN"/>
          </w:rPr>
          <w:t>.1】</w:t>
        </w:r>
      </w:ins>
      <w:ins w:id="1683" w:author="25年修订" w:date="2024-11-18T16:44:24Z">
        <w:r>
          <w:rPr>
            <w:rFonts w:hint="default"/>
            <w:color w:val="auto"/>
            <w:highlight w:val="none"/>
          </w:rPr>
          <w:t>-</w:t>
        </w:r>
      </w:ins>
      <w:ins w:id="1684" w:author="25年修订" w:date="2024-11-18T16:44:24Z">
        <w:r>
          <w:rPr>
            <w:rFonts w:hint="eastAsia"/>
            <w:color w:val="auto"/>
            <w:highlight w:val="none"/>
            <w:lang w:eastAsia="zh-CN"/>
          </w:rPr>
          <w:t>【</w:t>
        </w:r>
      </w:ins>
      <w:ins w:id="1685" w:author="25年修订" w:date="2024-11-18T16:44:24Z">
        <w:r>
          <w:rPr>
            <w:rFonts w:hint="eastAsia"/>
            <w:color w:val="auto"/>
            <w:highlight w:val="none"/>
            <w:lang w:val="en-US" w:eastAsia="zh-CN"/>
          </w:rPr>
          <w:t>4.</w:t>
        </w:r>
      </w:ins>
      <w:ins w:id="1686" w:author="25年修订" w:date="2024-11-18T16:44:24Z">
        <w:r>
          <w:rPr>
            <w:rFonts w:hint="default"/>
            <w:color w:val="auto"/>
            <w:highlight w:val="none"/>
          </w:rPr>
          <w:t>1.2</w:t>
        </w:r>
      </w:ins>
      <w:ins w:id="1687" w:author="25年修订" w:date="2024-11-18T16:44:24Z">
        <w:r>
          <w:rPr>
            <w:rFonts w:hint="eastAsia"/>
            <w:color w:val="auto"/>
            <w:highlight w:val="none"/>
            <w:lang w:eastAsia="zh-CN"/>
          </w:rPr>
          <w:t>】</w:t>
        </w:r>
      </w:ins>
      <w:ins w:id="1688" w:author="25年修订" w:date="2024-11-18T16:44:24Z">
        <w:r>
          <w:rPr>
            <w:rFonts w:hint="eastAsia" w:ascii="宋体" w:hAnsi="宋体"/>
            <w:szCs w:val="21"/>
            <w:highlight w:val="none"/>
            <w:lang w:val="en-US" w:eastAsia="zh-CN"/>
          </w:rPr>
          <w:t>，</w:t>
        </w:r>
      </w:ins>
      <w:ins w:id="1689" w:author="25年修订" w:date="2024-11-18T16:44:24Z">
        <w:r>
          <w:rPr>
            <w:rFonts w:hint="eastAsia"/>
            <w:color w:val="auto"/>
            <w:highlight w:val="none"/>
          </w:rPr>
          <w:t>适用于A-HI列</w:t>
        </w:r>
      </w:ins>
      <w:ins w:id="1690" w:author="25年修订" w:date="2024-11-18T16:44:24Z">
        <w:r>
          <w:rPr>
            <w:rFonts w:hint="eastAsia"/>
            <w:color w:val="auto"/>
            <w:highlight w:val="none"/>
            <w:lang w:eastAsia="zh-CN"/>
          </w:rPr>
          <w:t>；</w:t>
        </w:r>
      </w:ins>
    </w:p>
    <w:p>
      <w:pPr>
        <w:spacing w:line="360" w:lineRule="auto"/>
        <w:rPr>
          <w:ins w:id="1691" w:author="25年修订" w:date="2024-11-18T16:44:24Z"/>
          <w:rFonts w:hint="eastAsia"/>
          <w:color w:val="auto"/>
          <w:highlight w:val="none"/>
          <w:lang w:eastAsia="zh-CN"/>
        </w:rPr>
      </w:pPr>
      <w:ins w:id="1692" w:author="25年修订" w:date="2024-11-18T16:44:24Z">
        <w:r>
          <w:rPr>
            <w:rFonts w:hint="eastAsia"/>
            <w:color w:val="auto"/>
            <w:highlight w:val="none"/>
            <w:lang w:eastAsia="zh-CN"/>
          </w:rPr>
          <w:t>【</w:t>
        </w:r>
      </w:ins>
      <w:ins w:id="1693" w:author="25年修订" w:date="2024-11-18T16:44:24Z">
        <w:r>
          <w:rPr>
            <w:rFonts w:hint="eastAsia"/>
            <w:color w:val="auto"/>
            <w:highlight w:val="none"/>
            <w:lang w:val="en-US" w:eastAsia="zh-CN"/>
          </w:rPr>
          <w:t>4.</w:t>
        </w:r>
      </w:ins>
      <w:ins w:id="1694" w:author="25年修订" w:date="2024-11-18T16:44:24Z">
        <w:r>
          <w:rPr>
            <w:rFonts w:hint="eastAsia"/>
            <w:color w:val="auto"/>
            <w:highlight w:val="none"/>
            <w:lang w:eastAsia="zh-CN"/>
          </w:rPr>
          <w:t>】</w:t>
        </w:r>
      </w:ins>
      <w:ins w:id="1695" w:author="25年修订" w:date="2024-11-18T16:44:24Z">
        <w:r>
          <w:rPr>
            <w:rFonts w:hint="eastAsia"/>
            <w:color w:val="auto"/>
            <w:highlight w:val="none"/>
            <w:lang w:val="en-US" w:eastAsia="zh-CN"/>
          </w:rPr>
          <w:t>≥【4.1】+【4.2】+【4.3】+【4.4】+【4.5】</w:t>
        </w:r>
      </w:ins>
      <w:ins w:id="1696" w:author="25年修订" w:date="2024-11-18T16:44:24Z">
        <w:r>
          <w:rPr>
            <w:rFonts w:hint="eastAsia" w:ascii="宋体" w:hAnsi="宋体"/>
            <w:szCs w:val="21"/>
            <w:highlight w:val="none"/>
            <w:lang w:val="en-US" w:eastAsia="zh-CN"/>
          </w:rPr>
          <w:t>，</w:t>
        </w:r>
      </w:ins>
      <w:ins w:id="1697" w:author="25年修订" w:date="2024-11-18T16:44:24Z">
        <w:r>
          <w:rPr>
            <w:rFonts w:hint="eastAsia"/>
            <w:color w:val="auto"/>
            <w:highlight w:val="none"/>
          </w:rPr>
          <w:t>适用于A-HI列</w:t>
        </w:r>
      </w:ins>
      <w:ins w:id="1698" w:author="25年修订" w:date="2024-11-18T16:44:24Z">
        <w:r>
          <w:rPr>
            <w:rFonts w:hint="eastAsia"/>
            <w:color w:val="auto"/>
            <w:highlight w:val="none"/>
            <w:lang w:eastAsia="zh-CN"/>
          </w:rPr>
          <w:t>；</w:t>
        </w:r>
      </w:ins>
    </w:p>
    <w:p>
      <w:pPr>
        <w:spacing w:line="360" w:lineRule="auto"/>
        <w:rPr>
          <w:ins w:id="1699" w:author="25年修订" w:date="2024-11-18T16:44:24Z"/>
          <w:rFonts w:hint="eastAsia"/>
          <w:color w:val="auto"/>
          <w:highlight w:val="none"/>
          <w:lang w:eastAsia="zh-CN"/>
        </w:rPr>
      </w:pPr>
      <w:ins w:id="1700" w:author="25年修订" w:date="2024-11-18T16:44:24Z">
        <w:r>
          <w:rPr>
            <w:rFonts w:hint="eastAsia"/>
            <w:color w:val="auto"/>
            <w:highlight w:val="none"/>
            <w:lang w:eastAsia="zh-CN"/>
          </w:rPr>
          <w:t>【</w:t>
        </w:r>
      </w:ins>
      <w:ins w:id="1701" w:author="25年修订" w:date="2024-11-18T16:44:24Z">
        <w:r>
          <w:rPr>
            <w:rFonts w:hint="eastAsia"/>
            <w:color w:val="auto"/>
            <w:highlight w:val="none"/>
            <w:lang w:val="en-US" w:eastAsia="zh-CN"/>
          </w:rPr>
          <w:t>5</w:t>
        </w:r>
      </w:ins>
      <w:ins w:id="1702" w:author="25年修订" w:date="2024-11-18T16:44:24Z">
        <w:r>
          <w:rPr>
            <w:rFonts w:hint="eastAsia"/>
            <w:color w:val="auto"/>
            <w:highlight w:val="none"/>
            <w:lang w:eastAsia="zh-CN"/>
          </w:rPr>
          <w:t>】</w:t>
        </w:r>
      </w:ins>
      <w:ins w:id="1703" w:author="25年修订" w:date="2024-11-18T16:44:24Z">
        <w:r>
          <w:rPr>
            <w:rFonts w:hint="eastAsia"/>
            <w:color w:val="auto"/>
            <w:highlight w:val="none"/>
            <w:lang w:val="en-US" w:eastAsia="zh-CN"/>
          </w:rPr>
          <w:t>≥【5.1】</w:t>
        </w:r>
      </w:ins>
      <w:ins w:id="1704" w:author="25年修订" w:date="2024-11-18T16:44:24Z">
        <w:r>
          <w:rPr>
            <w:rFonts w:hint="eastAsia" w:ascii="宋体" w:hAnsi="宋体"/>
            <w:szCs w:val="21"/>
            <w:highlight w:val="none"/>
            <w:lang w:val="en-US" w:eastAsia="zh-CN"/>
          </w:rPr>
          <w:t>，</w:t>
        </w:r>
      </w:ins>
      <w:ins w:id="1705" w:author="25年修订" w:date="2024-11-18T16:44:24Z">
        <w:r>
          <w:rPr>
            <w:rFonts w:hint="eastAsia"/>
            <w:color w:val="auto"/>
            <w:highlight w:val="none"/>
          </w:rPr>
          <w:t>适用于A-HI列</w:t>
        </w:r>
      </w:ins>
      <w:ins w:id="1706" w:author="25年修订" w:date="2024-11-18T16:44:24Z">
        <w:r>
          <w:rPr>
            <w:rFonts w:hint="eastAsia"/>
            <w:color w:val="auto"/>
            <w:highlight w:val="none"/>
            <w:lang w:eastAsia="zh-CN"/>
          </w:rPr>
          <w:t>；</w:t>
        </w:r>
      </w:ins>
    </w:p>
    <w:p>
      <w:pPr>
        <w:spacing w:line="360" w:lineRule="auto"/>
        <w:rPr>
          <w:ins w:id="1707" w:author="25年修订" w:date="2024-11-18T16:44:24Z"/>
          <w:rFonts w:hint="default"/>
          <w:color w:val="auto"/>
          <w:highlight w:val="none"/>
          <w:lang w:val="en-US" w:eastAsia="zh-CN"/>
        </w:rPr>
      </w:pPr>
      <w:ins w:id="1708" w:author="25年修订" w:date="2024-11-18T16:44:24Z">
        <w:r>
          <w:rPr>
            <w:rFonts w:hint="eastAsia"/>
            <w:color w:val="auto"/>
            <w:highlight w:val="none"/>
            <w:lang w:eastAsia="zh-CN"/>
          </w:rPr>
          <w:t>【</w:t>
        </w:r>
      </w:ins>
      <w:ins w:id="1709" w:author="25年修订" w:date="2024-11-18T16:44:24Z">
        <w:r>
          <w:rPr>
            <w:rFonts w:hint="eastAsia"/>
            <w:color w:val="auto"/>
            <w:highlight w:val="none"/>
            <w:lang w:val="en-US" w:eastAsia="zh-CN"/>
          </w:rPr>
          <w:t>1</w:t>
        </w:r>
      </w:ins>
      <w:ins w:id="1710" w:author="25年修订" w:date="2024-12-16T20:18:45Z">
        <w:r>
          <w:rPr>
            <w:rFonts w:hint="eastAsia"/>
            <w:color w:val="auto"/>
            <w:highlight w:val="none"/>
            <w:lang w:val="en-US" w:eastAsia="zh-CN"/>
          </w:rPr>
          <w:t>2</w:t>
        </w:r>
      </w:ins>
      <w:ins w:id="1711" w:author="25年修订" w:date="2024-11-18T16:44:24Z">
        <w:r>
          <w:rPr>
            <w:rFonts w:hint="eastAsia"/>
            <w:color w:val="auto"/>
            <w:highlight w:val="none"/>
            <w:lang w:eastAsia="zh-CN"/>
          </w:rPr>
          <w:t>】</w:t>
        </w:r>
      </w:ins>
      <w:ins w:id="1712" w:author="25年修订" w:date="2024-11-18T16:44:24Z">
        <w:r>
          <w:rPr>
            <w:rFonts w:hint="eastAsia"/>
            <w:color w:val="auto"/>
            <w:highlight w:val="none"/>
            <w:lang w:val="en-US" w:eastAsia="zh-CN"/>
          </w:rPr>
          <w:t>≥【1</w:t>
        </w:r>
      </w:ins>
      <w:ins w:id="1713" w:author="25年修订" w:date="2024-12-16T20:18:47Z">
        <w:r>
          <w:rPr>
            <w:rFonts w:hint="eastAsia"/>
            <w:color w:val="auto"/>
            <w:highlight w:val="none"/>
            <w:lang w:val="en-US" w:eastAsia="zh-CN"/>
          </w:rPr>
          <w:t>2</w:t>
        </w:r>
      </w:ins>
      <w:ins w:id="1714" w:author="25年修订" w:date="2024-11-18T16:44:24Z">
        <w:r>
          <w:rPr>
            <w:rFonts w:hint="eastAsia"/>
            <w:color w:val="auto"/>
            <w:highlight w:val="none"/>
            <w:lang w:val="en-US" w:eastAsia="zh-CN"/>
          </w:rPr>
          <w:t>.1】</w:t>
        </w:r>
      </w:ins>
      <w:ins w:id="1715" w:author="25年修订" w:date="2024-11-18T16:44:24Z">
        <w:r>
          <w:rPr>
            <w:rFonts w:hint="eastAsia" w:ascii="宋体" w:hAnsi="宋体"/>
            <w:szCs w:val="21"/>
            <w:highlight w:val="none"/>
            <w:lang w:val="en-US" w:eastAsia="zh-CN"/>
          </w:rPr>
          <w:t>，</w:t>
        </w:r>
      </w:ins>
      <w:ins w:id="1716" w:author="25年修订" w:date="2024-11-18T16:44:24Z">
        <w:r>
          <w:rPr>
            <w:rFonts w:hint="eastAsia"/>
            <w:color w:val="auto"/>
            <w:highlight w:val="none"/>
          </w:rPr>
          <w:t>适用于A-HI列</w:t>
        </w:r>
      </w:ins>
      <w:ins w:id="1717" w:author="25年修订" w:date="2024-11-18T16:44:24Z">
        <w:r>
          <w:rPr>
            <w:rFonts w:hint="eastAsia"/>
            <w:color w:val="auto"/>
            <w:highlight w:val="none"/>
            <w:lang w:eastAsia="zh-CN"/>
          </w:rPr>
          <w:t>；</w:t>
        </w:r>
      </w:ins>
    </w:p>
    <w:p>
      <w:pPr>
        <w:spacing w:line="360" w:lineRule="auto"/>
        <w:rPr>
          <w:ins w:id="1718" w:author="25年修订" w:date="2024-12-16T20:19:06Z"/>
          <w:rFonts w:hint="eastAsia"/>
          <w:color w:val="auto"/>
          <w:highlight w:val="none"/>
          <w:lang w:eastAsia="zh-CN"/>
        </w:rPr>
      </w:pPr>
      <w:ins w:id="1719" w:author="25年修订" w:date="2024-11-18T16:44:24Z">
        <w:r>
          <w:rPr>
            <w:rFonts w:hint="eastAsia"/>
            <w:color w:val="auto"/>
            <w:highlight w:val="none"/>
            <w:lang w:eastAsia="zh-CN"/>
          </w:rPr>
          <w:t>【</w:t>
        </w:r>
      </w:ins>
      <w:ins w:id="1720" w:author="25年修订" w:date="2024-11-18T16:44:24Z">
        <w:r>
          <w:rPr>
            <w:rFonts w:hint="eastAsia"/>
            <w:color w:val="auto"/>
            <w:highlight w:val="none"/>
            <w:lang w:val="en-US" w:eastAsia="zh-CN"/>
          </w:rPr>
          <w:t>1</w:t>
        </w:r>
      </w:ins>
      <w:ins w:id="1721" w:author="25年修订" w:date="2024-12-16T20:18:52Z">
        <w:r>
          <w:rPr>
            <w:rFonts w:hint="eastAsia"/>
            <w:color w:val="auto"/>
            <w:highlight w:val="none"/>
            <w:lang w:val="en-US" w:eastAsia="zh-CN"/>
          </w:rPr>
          <w:t>4</w:t>
        </w:r>
      </w:ins>
      <w:ins w:id="1722" w:author="25年修订" w:date="2024-11-18T16:44:24Z">
        <w:r>
          <w:rPr>
            <w:rFonts w:hint="eastAsia"/>
            <w:color w:val="auto"/>
            <w:highlight w:val="none"/>
            <w:lang w:eastAsia="zh-CN"/>
          </w:rPr>
          <w:t>】</w:t>
        </w:r>
      </w:ins>
      <w:ins w:id="1723" w:author="25年修订" w:date="2024-11-18T16:44:24Z">
        <w:r>
          <w:rPr>
            <w:rFonts w:hint="eastAsia"/>
            <w:color w:val="auto"/>
            <w:highlight w:val="none"/>
            <w:lang w:val="en-US" w:eastAsia="zh-CN"/>
          </w:rPr>
          <w:t>≥【1</w:t>
        </w:r>
      </w:ins>
      <w:ins w:id="1724" w:author="25年修订" w:date="2024-12-16T20:18:53Z">
        <w:r>
          <w:rPr>
            <w:rFonts w:hint="eastAsia"/>
            <w:color w:val="auto"/>
            <w:highlight w:val="none"/>
            <w:lang w:val="en-US" w:eastAsia="zh-CN"/>
          </w:rPr>
          <w:t>4</w:t>
        </w:r>
      </w:ins>
      <w:ins w:id="1725" w:author="25年修订" w:date="2024-11-18T16:44:24Z">
        <w:r>
          <w:rPr>
            <w:rFonts w:hint="eastAsia"/>
            <w:color w:val="auto"/>
            <w:highlight w:val="none"/>
            <w:lang w:val="en-US" w:eastAsia="zh-CN"/>
          </w:rPr>
          <w:t>.1】</w:t>
        </w:r>
      </w:ins>
      <w:ins w:id="1726" w:author="25年修订" w:date="2024-11-18T16:44:24Z">
        <w:r>
          <w:rPr>
            <w:rFonts w:hint="eastAsia" w:ascii="宋体" w:hAnsi="宋体"/>
            <w:szCs w:val="21"/>
            <w:highlight w:val="none"/>
            <w:lang w:val="en-US" w:eastAsia="zh-CN"/>
          </w:rPr>
          <w:t>，</w:t>
        </w:r>
      </w:ins>
      <w:ins w:id="1727" w:author="25年修订" w:date="2024-11-18T16:44:24Z">
        <w:r>
          <w:rPr>
            <w:rFonts w:hint="eastAsia"/>
            <w:color w:val="auto"/>
            <w:highlight w:val="none"/>
          </w:rPr>
          <w:t>适用于A-HI列</w:t>
        </w:r>
      </w:ins>
      <w:ins w:id="1728" w:author="25年修订" w:date="2024-11-18T16:44:24Z">
        <w:r>
          <w:rPr>
            <w:rFonts w:hint="eastAsia"/>
            <w:color w:val="auto"/>
            <w:highlight w:val="none"/>
            <w:lang w:eastAsia="zh-CN"/>
          </w:rPr>
          <w:t>；</w:t>
        </w:r>
      </w:ins>
    </w:p>
    <w:p>
      <w:pPr>
        <w:spacing w:line="360" w:lineRule="auto"/>
        <w:rPr>
          <w:ins w:id="1729" w:author="陈施霖" w:date="2024-11-20T18:28:16Z"/>
          <w:rFonts w:hint="eastAsia"/>
          <w:color w:val="auto"/>
          <w:highlight w:val="none"/>
          <w:lang w:eastAsia="zh-CN"/>
        </w:rPr>
      </w:pPr>
      <w:ins w:id="1730" w:author="陈施霖" w:date="2024-11-20T18:28:24Z">
        <w:r>
          <w:rPr>
            <w:rFonts w:hint="eastAsia"/>
            <w:color w:val="auto"/>
            <w:highlight w:val="none"/>
            <w:lang w:eastAsia="zh-CN"/>
          </w:rPr>
          <w:t>【</w:t>
        </w:r>
      </w:ins>
      <w:ins w:id="1731" w:author="陈施霖" w:date="2024-11-20T18:28:26Z">
        <w:r>
          <w:rPr>
            <w:rFonts w:hint="eastAsia"/>
            <w:color w:val="auto"/>
            <w:highlight w:val="none"/>
            <w:lang w:val="en-US" w:eastAsia="zh-CN"/>
          </w:rPr>
          <w:t>1</w:t>
        </w:r>
      </w:ins>
      <w:ins w:id="1732" w:author="陈施霖" w:date="2024-11-20T18:28:27Z">
        <w:del w:id="1733" w:author="25年修订" w:date="2024-12-16T20:19:22Z">
          <w:r>
            <w:rPr>
              <w:rFonts w:hint="default"/>
              <w:color w:val="auto"/>
              <w:highlight w:val="none"/>
              <w:lang w:val="en-US" w:eastAsia="zh-CN"/>
            </w:rPr>
            <w:delText>7</w:delText>
          </w:r>
        </w:del>
      </w:ins>
      <w:ins w:id="1734" w:author="25年修订" w:date="2024-12-16T20:19:22Z">
        <w:r>
          <w:rPr>
            <w:rFonts w:hint="eastAsia"/>
            <w:color w:val="auto"/>
            <w:highlight w:val="none"/>
            <w:lang w:val="en-US" w:eastAsia="zh-CN"/>
          </w:rPr>
          <w:t>5</w:t>
        </w:r>
      </w:ins>
      <w:ins w:id="1735" w:author="陈施霖" w:date="2024-11-20T18:28:24Z">
        <w:r>
          <w:rPr>
            <w:rFonts w:hint="eastAsia"/>
            <w:color w:val="auto"/>
            <w:highlight w:val="none"/>
            <w:lang w:eastAsia="zh-CN"/>
          </w:rPr>
          <w:t>】</w:t>
        </w:r>
      </w:ins>
      <w:ins w:id="1736" w:author="陈施霖" w:date="2024-11-20T18:28:29Z">
        <w:r>
          <w:rPr>
            <w:rFonts w:hint="eastAsia"/>
            <w:color w:val="auto"/>
            <w:highlight w:val="none"/>
            <w:lang w:val="en-US" w:eastAsia="zh-CN"/>
          </w:rPr>
          <w:t>=</w:t>
        </w:r>
      </w:ins>
      <w:ins w:id="1737" w:author="陈施霖" w:date="2024-11-20T18:28:33Z">
        <w:r>
          <w:rPr>
            <w:rFonts w:hint="eastAsia"/>
            <w:color w:val="auto"/>
            <w:highlight w:val="none"/>
            <w:lang w:val="en-US" w:eastAsia="zh-CN"/>
          </w:rPr>
          <w:t>【</w:t>
        </w:r>
      </w:ins>
      <w:ins w:id="1738" w:author="陈施霖" w:date="2024-11-20T18:28:45Z">
        <w:r>
          <w:rPr>
            <w:rFonts w:hint="eastAsia"/>
            <w:color w:val="auto"/>
            <w:highlight w:val="none"/>
            <w:lang w:val="en-US" w:eastAsia="zh-CN"/>
          </w:rPr>
          <w:t>1</w:t>
        </w:r>
      </w:ins>
      <w:ins w:id="1739" w:author="陈施霖" w:date="2024-11-20T18:28:45Z">
        <w:del w:id="1740" w:author="25年修订" w:date="2024-12-16T20:19:26Z">
          <w:r>
            <w:rPr>
              <w:rFonts w:hint="default"/>
              <w:color w:val="auto"/>
              <w:highlight w:val="none"/>
              <w:lang w:val="en-US" w:eastAsia="zh-CN"/>
            </w:rPr>
            <w:delText>7</w:delText>
          </w:r>
        </w:del>
      </w:ins>
      <w:ins w:id="1741" w:author="25年修订" w:date="2024-12-16T20:19:26Z">
        <w:r>
          <w:rPr>
            <w:rFonts w:hint="eastAsia"/>
            <w:color w:val="auto"/>
            <w:highlight w:val="none"/>
            <w:lang w:val="en-US" w:eastAsia="zh-CN"/>
          </w:rPr>
          <w:t>5</w:t>
        </w:r>
      </w:ins>
      <w:ins w:id="1742" w:author="陈施霖" w:date="2024-11-20T18:28:45Z">
        <w:r>
          <w:rPr>
            <w:rFonts w:hint="eastAsia"/>
            <w:color w:val="auto"/>
            <w:highlight w:val="none"/>
            <w:lang w:val="en-US" w:eastAsia="zh-CN"/>
          </w:rPr>
          <w:t>.a.1</w:t>
        </w:r>
      </w:ins>
      <w:ins w:id="1743" w:author="陈施霖" w:date="2024-11-20T18:28:33Z">
        <w:r>
          <w:rPr>
            <w:rFonts w:hint="eastAsia"/>
            <w:color w:val="auto"/>
            <w:highlight w:val="none"/>
            <w:lang w:val="en-US" w:eastAsia="zh-CN"/>
          </w:rPr>
          <w:t>】</w:t>
        </w:r>
      </w:ins>
      <w:ins w:id="1744" w:author="陈施霖" w:date="2024-11-20T18:28:57Z">
        <w:r>
          <w:rPr>
            <w:rFonts w:hint="eastAsia"/>
            <w:color w:val="auto"/>
            <w:highlight w:val="none"/>
            <w:lang w:val="en-US" w:eastAsia="zh-CN"/>
          </w:rPr>
          <w:t>+</w:t>
        </w:r>
      </w:ins>
      <w:ins w:id="1745" w:author="陈施霖" w:date="2024-11-20T18:28:52Z">
        <w:r>
          <w:rPr>
            <w:rFonts w:hint="eastAsia"/>
            <w:color w:val="auto"/>
            <w:highlight w:val="none"/>
            <w:lang w:val="en-US" w:eastAsia="zh-CN"/>
          </w:rPr>
          <w:t>【1</w:t>
        </w:r>
      </w:ins>
      <w:ins w:id="1746" w:author="陈施霖" w:date="2024-11-20T18:28:52Z">
        <w:del w:id="1747" w:author="25年修订" w:date="2024-12-16T20:19:27Z">
          <w:r>
            <w:rPr>
              <w:rFonts w:hint="default"/>
              <w:color w:val="auto"/>
              <w:highlight w:val="none"/>
              <w:lang w:val="en-US" w:eastAsia="zh-CN"/>
            </w:rPr>
            <w:delText>7</w:delText>
          </w:r>
        </w:del>
      </w:ins>
      <w:ins w:id="1748" w:author="25年修订" w:date="2024-12-16T20:19:27Z">
        <w:r>
          <w:rPr>
            <w:rFonts w:hint="eastAsia"/>
            <w:color w:val="auto"/>
            <w:highlight w:val="none"/>
            <w:lang w:val="en-US" w:eastAsia="zh-CN"/>
          </w:rPr>
          <w:t>5</w:t>
        </w:r>
      </w:ins>
      <w:ins w:id="1749" w:author="陈施霖" w:date="2024-11-20T18:28:52Z">
        <w:r>
          <w:rPr>
            <w:rFonts w:hint="eastAsia"/>
            <w:color w:val="auto"/>
            <w:highlight w:val="none"/>
            <w:lang w:val="en-US" w:eastAsia="zh-CN"/>
          </w:rPr>
          <w:t>.a.</w:t>
        </w:r>
      </w:ins>
      <w:ins w:id="1750" w:author="陈施霖" w:date="2024-11-20T18:29:01Z">
        <w:r>
          <w:rPr>
            <w:rFonts w:hint="eastAsia"/>
            <w:color w:val="auto"/>
            <w:highlight w:val="none"/>
            <w:lang w:val="en-US" w:eastAsia="zh-CN"/>
          </w:rPr>
          <w:t>2</w:t>
        </w:r>
      </w:ins>
      <w:ins w:id="1751" w:author="陈施霖" w:date="2024-11-20T18:28:52Z">
        <w:r>
          <w:rPr>
            <w:rFonts w:hint="eastAsia"/>
            <w:color w:val="auto"/>
            <w:highlight w:val="none"/>
            <w:lang w:val="en-US" w:eastAsia="zh-CN"/>
          </w:rPr>
          <w:t>】</w:t>
        </w:r>
      </w:ins>
      <w:ins w:id="1752" w:author="陈施霖" w:date="2024-11-20T18:28:54Z">
        <w:r>
          <w:rPr>
            <w:rFonts w:hint="eastAsia"/>
            <w:color w:val="auto"/>
            <w:highlight w:val="none"/>
            <w:lang w:val="en-US" w:eastAsia="zh-CN"/>
          </w:rPr>
          <w:t>【1</w:t>
        </w:r>
      </w:ins>
      <w:ins w:id="1753" w:author="陈施霖" w:date="2024-11-20T18:28:54Z">
        <w:del w:id="1754" w:author="25年修订" w:date="2024-12-16T20:19:29Z">
          <w:r>
            <w:rPr>
              <w:rFonts w:hint="default"/>
              <w:color w:val="auto"/>
              <w:highlight w:val="none"/>
              <w:lang w:val="en-US" w:eastAsia="zh-CN"/>
            </w:rPr>
            <w:delText>7</w:delText>
          </w:r>
        </w:del>
      </w:ins>
      <w:ins w:id="1755" w:author="25年修订" w:date="2024-12-16T20:19:29Z">
        <w:r>
          <w:rPr>
            <w:rFonts w:hint="eastAsia"/>
            <w:color w:val="auto"/>
            <w:highlight w:val="none"/>
            <w:lang w:val="en-US" w:eastAsia="zh-CN"/>
          </w:rPr>
          <w:t>5</w:t>
        </w:r>
      </w:ins>
      <w:ins w:id="1756" w:author="陈施霖" w:date="2024-11-20T18:28:54Z">
        <w:r>
          <w:rPr>
            <w:rFonts w:hint="eastAsia"/>
            <w:color w:val="auto"/>
            <w:highlight w:val="none"/>
            <w:lang w:val="en-US" w:eastAsia="zh-CN"/>
          </w:rPr>
          <w:t>.a.</w:t>
        </w:r>
      </w:ins>
      <w:ins w:id="1757" w:author="陈施霖" w:date="2024-11-20T18:29:05Z">
        <w:r>
          <w:rPr>
            <w:rFonts w:hint="eastAsia"/>
            <w:color w:val="auto"/>
            <w:highlight w:val="none"/>
            <w:lang w:val="en-US" w:eastAsia="zh-CN"/>
          </w:rPr>
          <w:t>3</w:t>
        </w:r>
      </w:ins>
      <w:ins w:id="1758" w:author="陈施霖" w:date="2024-11-20T18:28:54Z">
        <w:r>
          <w:rPr>
            <w:rFonts w:hint="eastAsia"/>
            <w:color w:val="auto"/>
            <w:highlight w:val="none"/>
            <w:lang w:val="en-US" w:eastAsia="zh-CN"/>
          </w:rPr>
          <w:t>】</w:t>
        </w:r>
      </w:ins>
      <w:ins w:id="1759" w:author="陈施霖" w:date="2024-11-20T18:29:07Z">
        <w:r>
          <w:rPr>
            <w:rFonts w:hint="eastAsia"/>
            <w:color w:val="auto"/>
            <w:highlight w:val="none"/>
            <w:lang w:val="en-US" w:eastAsia="zh-CN"/>
          </w:rPr>
          <w:t>+</w:t>
        </w:r>
      </w:ins>
      <w:ins w:id="1760" w:author="陈施霖" w:date="2024-11-20T18:28:54Z">
        <w:r>
          <w:rPr>
            <w:rFonts w:hint="eastAsia"/>
            <w:color w:val="auto"/>
            <w:highlight w:val="none"/>
            <w:lang w:val="en-US" w:eastAsia="zh-CN"/>
          </w:rPr>
          <w:t>【1</w:t>
        </w:r>
      </w:ins>
      <w:ins w:id="1761" w:author="陈施霖" w:date="2024-11-20T18:28:54Z">
        <w:del w:id="1762" w:author="25年修订" w:date="2024-12-16T20:19:31Z">
          <w:r>
            <w:rPr>
              <w:rFonts w:hint="default"/>
              <w:color w:val="auto"/>
              <w:highlight w:val="none"/>
              <w:lang w:val="en-US" w:eastAsia="zh-CN"/>
            </w:rPr>
            <w:delText>7</w:delText>
          </w:r>
        </w:del>
      </w:ins>
      <w:ins w:id="1763" w:author="25年修订" w:date="2024-12-16T20:19:31Z">
        <w:r>
          <w:rPr>
            <w:rFonts w:hint="eastAsia"/>
            <w:color w:val="auto"/>
            <w:highlight w:val="none"/>
            <w:lang w:val="en-US" w:eastAsia="zh-CN"/>
          </w:rPr>
          <w:t>5</w:t>
        </w:r>
      </w:ins>
      <w:ins w:id="1764" w:author="陈施霖" w:date="2024-11-20T18:28:54Z">
        <w:r>
          <w:rPr>
            <w:rFonts w:hint="eastAsia"/>
            <w:color w:val="auto"/>
            <w:highlight w:val="none"/>
            <w:lang w:val="en-US" w:eastAsia="zh-CN"/>
          </w:rPr>
          <w:t>.a.</w:t>
        </w:r>
      </w:ins>
      <w:ins w:id="1765" w:author="陈施霖" w:date="2024-11-20T18:29:11Z">
        <w:r>
          <w:rPr>
            <w:rFonts w:hint="eastAsia"/>
            <w:color w:val="auto"/>
            <w:highlight w:val="none"/>
            <w:lang w:val="en-US" w:eastAsia="zh-CN"/>
          </w:rPr>
          <w:t>4</w:t>
        </w:r>
      </w:ins>
      <w:ins w:id="1766" w:author="陈施霖" w:date="2024-11-20T18:28:54Z">
        <w:r>
          <w:rPr>
            <w:rFonts w:hint="eastAsia"/>
            <w:color w:val="auto"/>
            <w:highlight w:val="none"/>
            <w:lang w:val="en-US" w:eastAsia="zh-CN"/>
          </w:rPr>
          <w:t>】</w:t>
        </w:r>
      </w:ins>
      <w:ins w:id="1767" w:author="陈施霖" w:date="2024-11-20T18:29:18Z">
        <w:r>
          <w:rPr>
            <w:rFonts w:hint="eastAsia"/>
            <w:color w:val="auto"/>
            <w:highlight w:val="none"/>
            <w:lang w:val="en-US" w:eastAsia="zh-CN"/>
          </w:rPr>
          <w:t>+</w:t>
        </w:r>
      </w:ins>
      <w:ins w:id="1768" w:author="陈施霖" w:date="2024-11-20T18:28:55Z">
        <w:r>
          <w:rPr>
            <w:rFonts w:hint="eastAsia"/>
            <w:color w:val="auto"/>
            <w:highlight w:val="none"/>
            <w:lang w:val="en-US" w:eastAsia="zh-CN"/>
          </w:rPr>
          <w:t>【1</w:t>
        </w:r>
      </w:ins>
      <w:ins w:id="1769" w:author="陈施霖" w:date="2024-11-20T18:28:55Z">
        <w:del w:id="1770" w:author="25年修订" w:date="2024-12-16T20:19:33Z">
          <w:r>
            <w:rPr>
              <w:rFonts w:hint="default"/>
              <w:color w:val="auto"/>
              <w:highlight w:val="none"/>
              <w:lang w:val="en-US" w:eastAsia="zh-CN"/>
            </w:rPr>
            <w:delText>7</w:delText>
          </w:r>
        </w:del>
      </w:ins>
      <w:ins w:id="1771" w:author="25年修订" w:date="2024-12-16T20:19:33Z">
        <w:r>
          <w:rPr>
            <w:rFonts w:hint="eastAsia"/>
            <w:color w:val="auto"/>
            <w:highlight w:val="none"/>
            <w:lang w:val="en-US" w:eastAsia="zh-CN"/>
          </w:rPr>
          <w:t>5</w:t>
        </w:r>
      </w:ins>
      <w:ins w:id="1772" w:author="陈施霖" w:date="2024-11-20T18:28:55Z">
        <w:r>
          <w:rPr>
            <w:rFonts w:hint="eastAsia"/>
            <w:color w:val="auto"/>
            <w:highlight w:val="none"/>
            <w:lang w:val="en-US" w:eastAsia="zh-CN"/>
          </w:rPr>
          <w:t>.a.</w:t>
        </w:r>
      </w:ins>
      <w:ins w:id="1773" w:author="陈施霖" w:date="2024-11-20T18:29:21Z">
        <w:r>
          <w:rPr>
            <w:rFonts w:hint="eastAsia"/>
            <w:color w:val="auto"/>
            <w:highlight w:val="none"/>
            <w:lang w:val="en-US" w:eastAsia="zh-CN"/>
          </w:rPr>
          <w:t>5</w:t>
        </w:r>
      </w:ins>
      <w:ins w:id="1774" w:author="陈施霖" w:date="2024-11-20T18:28:55Z">
        <w:r>
          <w:rPr>
            <w:rFonts w:hint="eastAsia"/>
            <w:color w:val="auto"/>
            <w:highlight w:val="none"/>
            <w:lang w:val="en-US" w:eastAsia="zh-CN"/>
          </w:rPr>
          <w:t>】</w:t>
        </w:r>
      </w:ins>
    </w:p>
    <w:p>
      <w:pPr>
        <w:spacing w:line="360" w:lineRule="auto"/>
        <w:rPr>
          <w:ins w:id="1775" w:author="陈施霖" w:date="2024-11-20T18:29:30Z"/>
          <w:rFonts w:hint="eastAsia"/>
          <w:color w:val="auto"/>
          <w:highlight w:val="none"/>
          <w:lang w:eastAsia="zh-CN"/>
        </w:rPr>
      </w:pPr>
      <w:ins w:id="1776" w:author="陈施霖" w:date="2024-11-20T18:29:30Z">
        <w:r>
          <w:rPr>
            <w:rFonts w:hint="eastAsia"/>
            <w:color w:val="auto"/>
            <w:highlight w:val="none"/>
            <w:lang w:eastAsia="zh-CN"/>
          </w:rPr>
          <w:t>【</w:t>
        </w:r>
      </w:ins>
      <w:ins w:id="1777" w:author="陈施霖" w:date="2024-11-20T18:29:30Z">
        <w:r>
          <w:rPr>
            <w:rFonts w:hint="eastAsia"/>
            <w:color w:val="auto"/>
            <w:highlight w:val="none"/>
            <w:lang w:val="en-US" w:eastAsia="zh-CN"/>
          </w:rPr>
          <w:t>1</w:t>
        </w:r>
      </w:ins>
      <w:ins w:id="1778" w:author="陈施霖" w:date="2024-11-20T18:29:30Z">
        <w:del w:id="1779" w:author="25年修订" w:date="2024-12-16T20:19:38Z">
          <w:r>
            <w:rPr>
              <w:rFonts w:hint="default"/>
              <w:color w:val="auto"/>
              <w:highlight w:val="none"/>
              <w:lang w:val="en-US" w:eastAsia="zh-CN"/>
            </w:rPr>
            <w:delText>7</w:delText>
          </w:r>
        </w:del>
      </w:ins>
      <w:ins w:id="1780" w:author="25年修订" w:date="2024-12-16T20:19:38Z">
        <w:r>
          <w:rPr>
            <w:rFonts w:hint="eastAsia"/>
            <w:color w:val="auto"/>
            <w:highlight w:val="none"/>
            <w:lang w:val="en-US" w:eastAsia="zh-CN"/>
          </w:rPr>
          <w:t>5</w:t>
        </w:r>
      </w:ins>
      <w:ins w:id="1781" w:author="陈施霖" w:date="2024-11-20T18:29:30Z">
        <w:r>
          <w:rPr>
            <w:rFonts w:hint="eastAsia"/>
            <w:color w:val="auto"/>
            <w:highlight w:val="none"/>
            <w:lang w:eastAsia="zh-CN"/>
          </w:rPr>
          <w:t>】</w:t>
        </w:r>
      </w:ins>
      <w:ins w:id="1782" w:author="陈施霖" w:date="2024-11-20T18:29:30Z">
        <w:r>
          <w:rPr>
            <w:rFonts w:hint="eastAsia"/>
            <w:color w:val="auto"/>
            <w:highlight w:val="none"/>
            <w:lang w:val="en-US" w:eastAsia="zh-CN"/>
          </w:rPr>
          <w:t>=【1</w:t>
        </w:r>
      </w:ins>
      <w:ins w:id="1783" w:author="陈施霖" w:date="2024-11-20T18:29:30Z">
        <w:del w:id="1784" w:author="25年修订" w:date="2024-12-16T20:19:43Z">
          <w:r>
            <w:rPr>
              <w:rFonts w:hint="default"/>
              <w:color w:val="auto"/>
              <w:highlight w:val="none"/>
              <w:lang w:val="en-US" w:eastAsia="zh-CN"/>
            </w:rPr>
            <w:delText>7</w:delText>
          </w:r>
        </w:del>
      </w:ins>
      <w:ins w:id="1785" w:author="25年修订" w:date="2024-12-16T20:19:43Z">
        <w:r>
          <w:rPr>
            <w:rFonts w:hint="eastAsia"/>
            <w:color w:val="auto"/>
            <w:highlight w:val="none"/>
            <w:lang w:val="en-US" w:eastAsia="zh-CN"/>
          </w:rPr>
          <w:t>5</w:t>
        </w:r>
      </w:ins>
      <w:ins w:id="1786" w:author="陈施霖" w:date="2024-11-20T18:29:30Z">
        <w:r>
          <w:rPr>
            <w:rFonts w:hint="eastAsia"/>
            <w:color w:val="auto"/>
            <w:highlight w:val="none"/>
            <w:lang w:val="en-US" w:eastAsia="zh-CN"/>
          </w:rPr>
          <w:t>.</w:t>
        </w:r>
      </w:ins>
      <w:ins w:id="1787" w:author="陈施霖" w:date="2024-11-20T18:29:37Z">
        <w:r>
          <w:rPr>
            <w:rFonts w:hint="eastAsia"/>
            <w:color w:val="auto"/>
            <w:highlight w:val="none"/>
            <w:lang w:val="en-US" w:eastAsia="zh-CN"/>
          </w:rPr>
          <w:t>b</w:t>
        </w:r>
      </w:ins>
      <w:ins w:id="1788" w:author="陈施霖" w:date="2024-11-20T18:29:30Z">
        <w:r>
          <w:rPr>
            <w:rFonts w:hint="eastAsia"/>
            <w:color w:val="auto"/>
            <w:highlight w:val="none"/>
            <w:lang w:val="en-US" w:eastAsia="zh-CN"/>
          </w:rPr>
          <w:t>.1】+【1</w:t>
        </w:r>
      </w:ins>
      <w:ins w:id="1789" w:author="陈施霖" w:date="2024-11-20T18:29:30Z">
        <w:del w:id="1790" w:author="25年修订" w:date="2024-12-16T20:19:45Z">
          <w:r>
            <w:rPr>
              <w:rFonts w:hint="default"/>
              <w:color w:val="auto"/>
              <w:highlight w:val="none"/>
              <w:lang w:val="en-US" w:eastAsia="zh-CN"/>
            </w:rPr>
            <w:delText>7</w:delText>
          </w:r>
        </w:del>
      </w:ins>
      <w:ins w:id="1791" w:author="25年修订" w:date="2024-12-16T20:19:45Z">
        <w:r>
          <w:rPr>
            <w:rFonts w:hint="eastAsia"/>
            <w:color w:val="auto"/>
            <w:highlight w:val="none"/>
            <w:lang w:val="en-US" w:eastAsia="zh-CN"/>
          </w:rPr>
          <w:t>5</w:t>
        </w:r>
      </w:ins>
      <w:ins w:id="1792" w:author="陈施霖" w:date="2024-11-20T18:29:30Z">
        <w:r>
          <w:rPr>
            <w:rFonts w:hint="eastAsia"/>
            <w:color w:val="auto"/>
            <w:highlight w:val="none"/>
            <w:lang w:val="en-US" w:eastAsia="zh-CN"/>
          </w:rPr>
          <w:t>.</w:t>
        </w:r>
      </w:ins>
      <w:ins w:id="1793" w:author="陈施霖" w:date="2024-11-20T18:29:40Z">
        <w:r>
          <w:rPr>
            <w:rFonts w:hint="eastAsia"/>
            <w:color w:val="auto"/>
            <w:highlight w:val="none"/>
            <w:lang w:val="en-US" w:eastAsia="zh-CN"/>
          </w:rPr>
          <w:t>b</w:t>
        </w:r>
      </w:ins>
      <w:ins w:id="1794" w:author="陈施霖" w:date="2024-11-20T18:29:30Z">
        <w:r>
          <w:rPr>
            <w:rFonts w:hint="eastAsia"/>
            <w:color w:val="auto"/>
            <w:highlight w:val="none"/>
            <w:lang w:val="en-US" w:eastAsia="zh-CN"/>
          </w:rPr>
          <w:t>.2】【1</w:t>
        </w:r>
      </w:ins>
      <w:ins w:id="1795" w:author="陈施霖" w:date="2024-11-20T18:29:30Z">
        <w:del w:id="1796" w:author="25年修订" w:date="2024-12-16T20:19:47Z">
          <w:r>
            <w:rPr>
              <w:rFonts w:hint="default"/>
              <w:color w:val="auto"/>
              <w:highlight w:val="none"/>
              <w:lang w:val="en-US" w:eastAsia="zh-CN"/>
            </w:rPr>
            <w:delText>7</w:delText>
          </w:r>
        </w:del>
      </w:ins>
      <w:ins w:id="1797" w:author="25年修订" w:date="2024-12-16T20:19:47Z">
        <w:r>
          <w:rPr>
            <w:rFonts w:hint="eastAsia"/>
            <w:color w:val="auto"/>
            <w:highlight w:val="none"/>
            <w:lang w:val="en-US" w:eastAsia="zh-CN"/>
          </w:rPr>
          <w:t>5</w:t>
        </w:r>
      </w:ins>
      <w:ins w:id="1798" w:author="陈施霖" w:date="2024-11-20T18:29:30Z">
        <w:r>
          <w:rPr>
            <w:rFonts w:hint="eastAsia"/>
            <w:color w:val="auto"/>
            <w:highlight w:val="none"/>
            <w:lang w:val="en-US" w:eastAsia="zh-CN"/>
          </w:rPr>
          <w:t>.</w:t>
        </w:r>
      </w:ins>
      <w:ins w:id="1799" w:author="陈施霖" w:date="2024-11-20T18:29:43Z">
        <w:r>
          <w:rPr>
            <w:rFonts w:hint="eastAsia"/>
            <w:color w:val="auto"/>
            <w:highlight w:val="none"/>
            <w:lang w:val="en-US" w:eastAsia="zh-CN"/>
          </w:rPr>
          <w:t>b</w:t>
        </w:r>
      </w:ins>
      <w:ins w:id="1800" w:author="陈施霖" w:date="2024-11-20T18:29:30Z">
        <w:r>
          <w:rPr>
            <w:rFonts w:hint="eastAsia"/>
            <w:color w:val="auto"/>
            <w:highlight w:val="none"/>
            <w:lang w:val="en-US" w:eastAsia="zh-CN"/>
          </w:rPr>
          <w:t>.3】+【1</w:t>
        </w:r>
      </w:ins>
      <w:ins w:id="1801" w:author="陈施霖" w:date="2024-11-20T18:29:30Z">
        <w:del w:id="1802" w:author="25年修订" w:date="2024-12-16T20:19:48Z">
          <w:r>
            <w:rPr>
              <w:rFonts w:hint="default"/>
              <w:color w:val="auto"/>
              <w:highlight w:val="none"/>
              <w:lang w:val="en-US" w:eastAsia="zh-CN"/>
            </w:rPr>
            <w:delText>7</w:delText>
          </w:r>
        </w:del>
      </w:ins>
      <w:ins w:id="1803" w:author="25年修订" w:date="2024-12-16T20:19:48Z">
        <w:r>
          <w:rPr>
            <w:rFonts w:hint="eastAsia"/>
            <w:color w:val="auto"/>
            <w:highlight w:val="none"/>
            <w:lang w:val="en-US" w:eastAsia="zh-CN"/>
          </w:rPr>
          <w:t>5</w:t>
        </w:r>
      </w:ins>
      <w:ins w:id="1804" w:author="陈施霖" w:date="2024-11-20T18:29:30Z">
        <w:r>
          <w:rPr>
            <w:rFonts w:hint="eastAsia"/>
            <w:color w:val="auto"/>
            <w:highlight w:val="none"/>
            <w:lang w:val="en-US" w:eastAsia="zh-CN"/>
          </w:rPr>
          <w:t>.</w:t>
        </w:r>
      </w:ins>
      <w:ins w:id="1805" w:author="陈施霖" w:date="2024-11-20T18:29:45Z">
        <w:r>
          <w:rPr>
            <w:rFonts w:hint="eastAsia"/>
            <w:color w:val="auto"/>
            <w:highlight w:val="none"/>
            <w:lang w:val="en-US" w:eastAsia="zh-CN"/>
          </w:rPr>
          <w:t>b</w:t>
        </w:r>
      </w:ins>
      <w:ins w:id="1806" w:author="陈施霖" w:date="2024-11-20T18:29:30Z">
        <w:r>
          <w:rPr>
            <w:rFonts w:hint="eastAsia"/>
            <w:color w:val="auto"/>
            <w:highlight w:val="none"/>
            <w:lang w:val="en-US" w:eastAsia="zh-CN"/>
          </w:rPr>
          <w:t>.4】+【1</w:t>
        </w:r>
      </w:ins>
      <w:ins w:id="1807" w:author="陈施霖" w:date="2024-11-20T18:29:30Z">
        <w:del w:id="1808" w:author="25年修订" w:date="2024-12-16T20:19:50Z">
          <w:r>
            <w:rPr>
              <w:rFonts w:hint="default"/>
              <w:color w:val="auto"/>
              <w:highlight w:val="none"/>
              <w:lang w:val="en-US" w:eastAsia="zh-CN"/>
            </w:rPr>
            <w:delText>7</w:delText>
          </w:r>
        </w:del>
      </w:ins>
      <w:ins w:id="1809" w:author="25年修订" w:date="2024-12-16T20:19:50Z">
        <w:r>
          <w:rPr>
            <w:rFonts w:hint="eastAsia"/>
            <w:color w:val="auto"/>
            <w:highlight w:val="none"/>
            <w:lang w:val="en-US" w:eastAsia="zh-CN"/>
          </w:rPr>
          <w:t>5</w:t>
        </w:r>
      </w:ins>
      <w:ins w:id="1810" w:author="陈施霖" w:date="2024-11-20T18:29:30Z">
        <w:r>
          <w:rPr>
            <w:rFonts w:hint="eastAsia"/>
            <w:color w:val="auto"/>
            <w:highlight w:val="none"/>
            <w:lang w:val="en-US" w:eastAsia="zh-CN"/>
          </w:rPr>
          <w:t>.</w:t>
        </w:r>
      </w:ins>
      <w:ins w:id="1811" w:author="陈施霖" w:date="2024-11-20T18:29:49Z">
        <w:r>
          <w:rPr>
            <w:rFonts w:hint="eastAsia"/>
            <w:color w:val="auto"/>
            <w:highlight w:val="none"/>
            <w:lang w:val="en-US" w:eastAsia="zh-CN"/>
          </w:rPr>
          <w:t>b</w:t>
        </w:r>
      </w:ins>
      <w:ins w:id="1812" w:author="陈施霖" w:date="2024-11-20T18:29:30Z">
        <w:r>
          <w:rPr>
            <w:rFonts w:hint="eastAsia"/>
            <w:color w:val="auto"/>
            <w:highlight w:val="none"/>
            <w:lang w:val="en-US" w:eastAsia="zh-CN"/>
          </w:rPr>
          <w:t>.5】</w:t>
        </w:r>
      </w:ins>
      <w:ins w:id="1813" w:author="陈施霖" w:date="2024-11-20T18:29:53Z">
        <w:r>
          <w:rPr>
            <w:rFonts w:hint="eastAsia"/>
            <w:color w:val="auto"/>
            <w:highlight w:val="none"/>
            <w:lang w:val="en-US" w:eastAsia="zh-CN"/>
          </w:rPr>
          <w:t>+【1</w:t>
        </w:r>
      </w:ins>
      <w:ins w:id="1814" w:author="陈施霖" w:date="2024-11-20T18:29:53Z">
        <w:del w:id="1815" w:author="25年修订" w:date="2024-12-16T20:19:51Z">
          <w:r>
            <w:rPr>
              <w:rFonts w:hint="default"/>
              <w:color w:val="auto"/>
              <w:highlight w:val="none"/>
              <w:lang w:val="en-US" w:eastAsia="zh-CN"/>
            </w:rPr>
            <w:delText>7</w:delText>
          </w:r>
        </w:del>
      </w:ins>
      <w:ins w:id="1816" w:author="25年修订" w:date="2024-12-16T20:19:51Z">
        <w:r>
          <w:rPr>
            <w:rFonts w:hint="eastAsia"/>
            <w:color w:val="auto"/>
            <w:highlight w:val="none"/>
            <w:lang w:val="en-US" w:eastAsia="zh-CN"/>
          </w:rPr>
          <w:t>5</w:t>
        </w:r>
      </w:ins>
      <w:ins w:id="1817" w:author="陈施霖" w:date="2024-11-20T18:29:53Z">
        <w:r>
          <w:rPr>
            <w:rFonts w:hint="eastAsia"/>
            <w:color w:val="auto"/>
            <w:highlight w:val="none"/>
            <w:lang w:val="en-US" w:eastAsia="zh-CN"/>
          </w:rPr>
          <w:t>.b.</w:t>
        </w:r>
      </w:ins>
      <w:ins w:id="1818" w:author="陈施霖" w:date="2024-11-20T18:29:55Z">
        <w:r>
          <w:rPr>
            <w:rFonts w:hint="eastAsia"/>
            <w:color w:val="auto"/>
            <w:highlight w:val="none"/>
            <w:lang w:val="en-US" w:eastAsia="zh-CN"/>
          </w:rPr>
          <w:t>6</w:t>
        </w:r>
      </w:ins>
      <w:ins w:id="1819" w:author="陈施霖" w:date="2024-11-20T18:29:53Z">
        <w:r>
          <w:rPr>
            <w:rFonts w:hint="eastAsia"/>
            <w:color w:val="auto"/>
            <w:highlight w:val="none"/>
            <w:lang w:val="en-US" w:eastAsia="zh-CN"/>
          </w:rPr>
          <w:t>】</w:t>
        </w:r>
      </w:ins>
    </w:p>
    <w:p>
      <w:pPr>
        <w:spacing w:line="360" w:lineRule="auto"/>
        <w:rPr>
          <w:ins w:id="1820" w:author="25年修订" w:date="2024-12-16T20:19:58Z"/>
          <w:rFonts w:hint="default"/>
          <w:color w:val="auto"/>
          <w:highlight w:val="none"/>
          <w:lang w:val="en-US" w:eastAsia="zh-CN"/>
        </w:rPr>
      </w:pPr>
      <w:ins w:id="1821" w:author="25年修订" w:date="2024-12-16T20:19:58Z">
        <w:r>
          <w:rPr>
            <w:rFonts w:hint="eastAsia"/>
            <w:color w:val="auto"/>
            <w:highlight w:val="none"/>
            <w:lang w:eastAsia="zh-CN"/>
          </w:rPr>
          <w:t>【</w:t>
        </w:r>
      </w:ins>
      <w:ins w:id="1822" w:author="25年修订" w:date="2024-12-16T20:19:58Z">
        <w:r>
          <w:rPr>
            <w:rFonts w:hint="eastAsia"/>
            <w:color w:val="auto"/>
            <w:highlight w:val="none"/>
            <w:lang w:val="en-US" w:eastAsia="zh-CN"/>
          </w:rPr>
          <w:t>16</w:t>
        </w:r>
      </w:ins>
      <w:ins w:id="1823" w:author="25年修订" w:date="2024-12-16T20:19:58Z">
        <w:r>
          <w:rPr>
            <w:rFonts w:hint="eastAsia"/>
            <w:color w:val="auto"/>
            <w:highlight w:val="none"/>
            <w:lang w:eastAsia="zh-CN"/>
          </w:rPr>
          <w:t>】</w:t>
        </w:r>
      </w:ins>
      <w:ins w:id="1824" w:author="25年修订" w:date="2024-12-16T20:19:58Z">
        <w:r>
          <w:rPr>
            <w:rFonts w:hint="eastAsia"/>
            <w:color w:val="auto"/>
            <w:highlight w:val="none"/>
            <w:lang w:val="en-US" w:eastAsia="zh-CN"/>
          </w:rPr>
          <w:t>≥【16.1】</w:t>
        </w:r>
      </w:ins>
      <w:ins w:id="1825" w:author="25年修订" w:date="2024-12-16T20:19:58Z">
        <w:r>
          <w:rPr>
            <w:rFonts w:hint="eastAsia" w:ascii="宋体" w:hAnsi="宋体"/>
            <w:szCs w:val="21"/>
            <w:highlight w:val="none"/>
            <w:lang w:val="en-US" w:eastAsia="zh-CN"/>
          </w:rPr>
          <w:t>，</w:t>
        </w:r>
      </w:ins>
      <w:ins w:id="1826" w:author="25年修订" w:date="2024-12-16T20:19:58Z">
        <w:r>
          <w:rPr>
            <w:rFonts w:hint="eastAsia"/>
            <w:color w:val="auto"/>
            <w:highlight w:val="none"/>
          </w:rPr>
          <w:t>适用于A-HI列</w:t>
        </w:r>
      </w:ins>
      <w:ins w:id="1827" w:author="25年修订" w:date="2024-12-16T20:19:58Z">
        <w:r>
          <w:rPr>
            <w:rFonts w:hint="eastAsia"/>
            <w:color w:val="auto"/>
            <w:highlight w:val="none"/>
            <w:lang w:eastAsia="zh-CN"/>
          </w:rPr>
          <w:t>；</w:t>
        </w:r>
      </w:ins>
    </w:p>
    <w:p>
      <w:pPr>
        <w:spacing w:line="360" w:lineRule="auto"/>
        <w:rPr>
          <w:ins w:id="1828" w:author="陈施霖" w:date="2024-11-20T18:29:28Z"/>
          <w:rFonts w:hint="eastAsia" w:ascii="Times New Roman" w:hAnsi="Times New Roman" w:eastAsia="宋体" w:cs="Times New Roman"/>
          <w:b/>
          <w:highlight w:val="none"/>
          <w:lang w:val="en-US" w:eastAsia="zh-CN"/>
        </w:rPr>
      </w:pPr>
    </w:p>
    <w:p>
      <w:pPr>
        <w:spacing w:line="360" w:lineRule="auto"/>
        <w:rPr>
          <w:ins w:id="1829" w:author="25年修订" w:date="2024-11-18T16:44:24Z"/>
          <w:rFonts w:hint="eastAsia" w:ascii="Times New Roman" w:hAnsi="Times New Roman" w:eastAsia="宋体" w:cs="Times New Roman"/>
          <w:b/>
          <w:highlight w:val="none"/>
          <w:lang w:val="en-US" w:eastAsia="zh-CN"/>
        </w:rPr>
      </w:pPr>
      <w:ins w:id="1830" w:author="25年修订" w:date="2024-11-18T16:44:24Z">
        <w:r>
          <w:rPr>
            <w:rFonts w:hint="eastAsia" w:ascii="Times New Roman" w:hAnsi="Times New Roman" w:eastAsia="宋体" w:cs="Times New Roman"/>
            <w:b/>
            <w:highlight w:val="none"/>
            <w:lang w:val="en-US" w:eastAsia="zh-CN"/>
          </w:rPr>
          <w:t xml:space="preserve">第IV部分 </w:t>
        </w:r>
      </w:ins>
      <w:ins w:id="1831" w:author="25年修订" w:date="2024-11-18T16:44:24Z">
        <w:r>
          <w:rPr>
            <w:rFonts w:hint="eastAsia" w:ascii="Times New Roman" w:hAnsi="Times New Roman" w:eastAsia="宋体" w:cs="Times New Roman"/>
            <w:b/>
            <w:sz w:val="21"/>
            <w:szCs w:val="24"/>
            <w:highlight w:val="none"/>
          </w:rPr>
          <w:t>境外机构财务情况明细表</w:t>
        </w:r>
      </w:ins>
      <w:ins w:id="1832" w:author="25年修订" w:date="2024-11-18T16:44:24Z">
        <w:r>
          <w:rPr>
            <w:rFonts w:hint="eastAsia" w:ascii="Times New Roman" w:hAnsi="Times New Roman" w:eastAsia="宋体" w:cs="Times New Roman"/>
            <w:b/>
            <w:highlight w:val="none"/>
            <w:lang w:val="en-US" w:eastAsia="zh-CN"/>
          </w:rPr>
          <w:t>：</w:t>
        </w:r>
      </w:ins>
    </w:p>
    <w:p>
      <w:pPr>
        <w:spacing w:line="360" w:lineRule="auto"/>
        <w:rPr>
          <w:ins w:id="1833" w:author="25年修订" w:date="2024-11-18T16:44:24Z"/>
          <w:rFonts w:hint="default"/>
          <w:color w:val="auto"/>
          <w:highlight w:val="none"/>
          <w:lang w:val="en-US" w:eastAsia="zh-CN"/>
        </w:rPr>
      </w:pPr>
      <w:ins w:id="1834" w:author="25年修订" w:date="2024-11-18T16:44:24Z">
        <w:r>
          <w:rPr>
            <w:rFonts w:hint="eastAsia"/>
            <w:color w:val="auto"/>
            <w:highlight w:val="none"/>
            <w:lang w:val="en-US" w:eastAsia="zh-CN"/>
          </w:rPr>
          <w:t>【不良贷款率】=【不良贷款余额】÷【</w:t>
        </w:r>
      </w:ins>
      <w:ins w:id="1835" w:author="25年修订" w:date="2024-12-16T20:20:28Z">
        <w:r>
          <w:rPr>
            <w:rFonts w:hint="eastAsia"/>
            <w:color w:val="auto"/>
            <w:highlight w:val="none"/>
            <w:lang w:val="en-US" w:eastAsia="zh-CN"/>
          </w:rPr>
          <w:t>各项贷款</w:t>
        </w:r>
      </w:ins>
      <w:ins w:id="1836" w:author="25年修订" w:date="2024-11-18T16:44:24Z">
        <w:r>
          <w:rPr>
            <w:rFonts w:hint="eastAsia"/>
            <w:color w:val="auto"/>
            <w:highlight w:val="none"/>
            <w:lang w:val="en-US" w:eastAsia="zh-CN"/>
          </w:rPr>
          <w:t>】</w:t>
        </w:r>
      </w:ins>
    </w:p>
    <w:p>
      <w:pPr>
        <w:spacing w:line="360" w:lineRule="auto"/>
        <w:rPr>
          <w:ins w:id="1837" w:author="中国银行" w:date="2024-11-18T16:49:55Z"/>
          <w:del w:id="1838" w:author="25年修订" w:date="2024-12-16T20:20:32Z"/>
          <w:rFonts w:hint="eastAsia" w:ascii="宋体" w:hAnsi="宋体"/>
          <w:szCs w:val="21"/>
          <w:highlight w:val="none"/>
          <w:lang w:val="en-US" w:eastAsia="zh-CN"/>
        </w:rPr>
      </w:pPr>
    </w:p>
    <w:p>
      <w:pPr>
        <w:spacing w:line="360" w:lineRule="auto"/>
        <w:rPr>
          <w:ins w:id="1839" w:author="25年修订" w:date="2024-11-18T16:44:24Z"/>
          <w:rFonts w:hint="eastAsia" w:ascii="宋体" w:hAnsi="宋体"/>
          <w:szCs w:val="21"/>
          <w:highlight w:val="none"/>
          <w:lang w:val="en-US" w:eastAsia="zh-CN"/>
        </w:rPr>
      </w:pPr>
    </w:p>
    <w:p>
      <w:pPr>
        <w:spacing w:line="360" w:lineRule="auto"/>
        <w:rPr>
          <w:rFonts w:hint="eastAsia"/>
          <w:highlight w:val="none"/>
        </w:rPr>
      </w:pPr>
      <w:r>
        <w:rPr>
          <w:rFonts w:hint="eastAsia"/>
          <w:highlight w:val="none"/>
        </w:rPr>
        <w:t>2．表间核对关系</w:t>
      </w:r>
    </w:p>
    <w:p>
      <w:pPr>
        <w:spacing w:line="360" w:lineRule="auto"/>
        <w:rPr>
          <w:ins w:id="1840" w:author="中国银行" w:date="2024-11-18T17:04:18Z"/>
          <w:del w:id="1841" w:author="25年修订" w:date="2024-12-16T20:21:28Z"/>
          <w:rFonts w:hint="eastAsia"/>
          <w:highlight w:val="none"/>
          <w:lang w:val="en-US" w:eastAsia="zh-CN"/>
        </w:rPr>
      </w:pPr>
      <w:ins w:id="1842" w:author="中国银行" w:date="2024-11-18T17:04:09Z">
        <w:del w:id="1843" w:author="25年修订" w:date="2024-12-16T20:21:28Z">
          <w:r>
            <w:rPr>
              <w:rFonts w:hint="eastAsia"/>
              <w:b/>
              <w:highlight w:val="none"/>
              <w:lang w:val="en-US" w:eastAsia="zh-CN"/>
            </w:rPr>
            <w:delText>第</w:delText>
          </w:r>
        </w:del>
      </w:ins>
      <w:ins w:id="1844" w:author="中国银行" w:date="2024-11-18T17:04:15Z">
        <w:del w:id="1845" w:author="25年修订" w:date="2024-12-16T20:21:28Z">
          <w:r>
            <w:rPr>
              <w:rFonts w:hint="eastAsia"/>
              <w:b/>
              <w:highlight w:val="none"/>
              <w:lang w:val="en-US" w:eastAsia="zh-CN"/>
            </w:rPr>
            <w:delText>I</w:delText>
          </w:r>
        </w:del>
      </w:ins>
      <w:ins w:id="1846" w:author="中国银行" w:date="2024-11-18T17:04:16Z">
        <w:del w:id="1847" w:author="25年修订" w:date="2024-12-16T20:21:28Z">
          <w:r>
            <w:rPr>
              <w:rFonts w:hint="eastAsia"/>
              <w:b/>
              <w:highlight w:val="none"/>
              <w:lang w:val="en-US" w:eastAsia="zh-CN"/>
            </w:rPr>
            <w:delText>部分</w:delText>
          </w:r>
        </w:del>
      </w:ins>
      <w:del w:id="1848" w:author="25年修订" w:date="2024-12-16T20:21:28Z">
        <w:r>
          <w:rPr>
            <w:rFonts w:hint="eastAsia"/>
            <w:b/>
            <w:highlight w:val="none"/>
            <w:lang w:val="en-US" w:eastAsia="zh-CN"/>
          </w:rPr>
          <w:delText xml:space="preserve"> </w:delText>
        </w:r>
      </w:del>
      <w:ins w:id="1849" w:author="中国银行" w:date="2024-11-18T18:02:08Z">
        <w:del w:id="1850" w:author="25年修订" w:date="2024-12-16T20:21:28Z">
          <w:r>
            <w:rPr>
              <w:rFonts w:hint="eastAsia"/>
              <w:b/>
              <w:highlight w:val="none"/>
              <w:lang w:val="en-US" w:eastAsia="zh-CN"/>
            </w:rPr>
            <w:delText>风险暴露统计表</w:delText>
          </w:r>
        </w:del>
      </w:ins>
      <w:ins w:id="1851" w:author="中国银行" w:date="2024-11-18T17:04:18Z">
        <w:del w:id="1852" w:author="25年修订" w:date="2024-12-16T20:21:28Z">
          <w:r>
            <w:rPr>
              <w:rFonts w:hint="eastAsia"/>
              <w:highlight w:val="none"/>
              <w:lang w:val="en-US" w:eastAsia="zh-CN"/>
            </w:rPr>
            <w:delText>：</w:delText>
          </w:r>
        </w:del>
      </w:ins>
    </w:p>
    <w:p>
      <w:pPr>
        <w:spacing w:line="360" w:lineRule="auto"/>
        <w:rPr>
          <w:ins w:id="1853" w:author="中国银行" w:date="2024-11-18T17:17:48Z"/>
          <w:rFonts w:hint="eastAsia"/>
          <w:highlight w:val="none"/>
        </w:rPr>
      </w:pPr>
      <w:ins w:id="1854" w:author="25年修订" w:date="2024-12-16T20:21:19Z">
        <w:r>
          <w:rPr>
            <w:rFonts w:hint="eastAsia"/>
            <w:highlight w:val="none"/>
            <w:lang w:val="en-US" w:eastAsia="zh-CN"/>
          </w:rPr>
          <w:t>G</w:t>
        </w:r>
      </w:ins>
      <w:ins w:id="1855" w:author="25年修订" w:date="2024-12-16T20:21:20Z">
        <w:r>
          <w:rPr>
            <w:rFonts w:hint="eastAsia"/>
            <w:highlight w:val="none"/>
            <w:lang w:val="en-US" w:eastAsia="zh-CN"/>
          </w:rPr>
          <w:t>51</w:t>
        </w:r>
      </w:ins>
      <w:ins w:id="1856" w:author="25年修订" w:date="2024-12-16T20:21:21Z">
        <w:r>
          <w:rPr>
            <w:rFonts w:hint="eastAsia"/>
            <w:highlight w:val="none"/>
            <w:lang w:val="en-US" w:eastAsia="zh-CN"/>
          </w:rPr>
          <w:t>_</w:t>
        </w:r>
      </w:ins>
      <w:ins w:id="1857" w:author="25年修订" w:date="2024-12-16T20:21:23Z">
        <w:r>
          <w:rPr>
            <w:rFonts w:hint="eastAsia"/>
            <w:highlight w:val="none"/>
            <w:lang w:val="en-US" w:eastAsia="zh-CN"/>
          </w:rPr>
          <w:t>I</w:t>
        </w:r>
      </w:ins>
      <w:r>
        <w:rPr>
          <w:rFonts w:hint="eastAsia"/>
          <w:highlight w:val="none"/>
        </w:rPr>
        <w:t>【</w:t>
      </w:r>
      <w:ins w:id="1858" w:author="25年修订" w:date="2024-11-18T16:44:24Z">
        <w:r>
          <w:rPr>
            <w:rFonts w:hint="eastAsia"/>
            <w:highlight w:val="none"/>
            <w:lang w:val="en-US" w:eastAsia="zh-CN"/>
          </w:rPr>
          <w:t>7.1</w:t>
        </w:r>
      </w:ins>
      <w:r>
        <w:rPr>
          <w:rFonts w:hint="eastAsia"/>
          <w:highlight w:val="none"/>
        </w:rPr>
        <w:t>.A】=</w:t>
      </w:r>
      <w:r>
        <w:rPr>
          <w:highlight w:val="none"/>
        </w:rPr>
        <w:t>G</w:t>
      </w:r>
      <w:r>
        <w:rPr>
          <w:rFonts w:hint="eastAsia"/>
          <w:highlight w:val="none"/>
        </w:rPr>
        <w:t>40_【3.A】（不适用外国银行分行）</w:t>
      </w:r>
    </w:p>
    <w:p>
      <w:pPr>
        <w:spacing w:line="360" w:lineRule="auto"/>
        <w:rPr>
          <w:rFonts w:hint="eastAsia"/>
          <w:highlight w:val="none"/>
        </w:rPr>
      </w:pPr>
    </w:p>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Tahoma">
    <w:altName w:val="DejaVu Sans"/>
    <w:panose1 w:val="020B0604030504040204"/>
    <w:charset w:val="00"/>
    <w:family w:val="swiss"/>
    <w:pitch w:val="default"/>
    <w:sig w:usb0="00000000" w:usb1="00000000" w:usb2="00000029" w:usb3="00000000" w:csb0="200101FF" w:csb1="2028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fldChar w:fldCharType="begin"/>
    </w:r>
    <w:r>
      <w:rPr>
        <w:rStyle w:val="12"/>
      </w:rPr>
      <w:instrText xml:space="preserve">PAGE  </w:instrText>
    </w:r>
    <w:r>
      <w:fldChar w:fldCharType="separate"/>
    </w:r>
    <w:r>
      <w:rPr>
        <w:rStyle w:val="12"/>
      </w:rPr>
      <w:t>11</w:t>
    </w:r>
    <w:r>
      <w:fldChar w:fldCharType="end"/>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fldChar w:fldCharType="begin"/>
    </w:r>
    <w:r>
      <w:rPr>
        <w:rStyle w:val="12"/>
      </w:rPr>
      <w:instrText xml:space="preserve">PAGE  </w:instrText>
    </w:r>
    <w:r>
      <w:fldChar w:fldCharType="separate"/>
    </w:r>
    <w: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633812"/>
    <w:multiLevelType w:val="singleLevel"/>
    <w:tmpl w:val="51633812"/>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25年修订">
    <w15:presenceInfo w15:providerId="None" w15:userId="25年修订"/>
  </w15:person>
  <w15:person w15:author="陈施霖">
    <w15:presenceInfo w15:providerId="None" w15:userId="陈施霖"/>
  </w15:person>
  <w15:person w15:author="周世杰">
    <w15:presenceInfo w15:providerId="None" w15:userId="周世杰"/>
  </w15:person>
  <w15:person w15:author="Administrator">
    <w15:presenceInfo w15:providerId="None" w15:userId="Administrator"/>
  </w15:person>
  <w15:person w15:author="孔新雅">
    <w15:presenceInfo w15:providerId="None" w15:userId="孔新雅"/>
  </w15:person>
  <w15:person w15:author="刘琦">
    <w15:presenceInfo w15:providerId="None" w15:userId="刘琦"/>
  </w15:person>
  <w15:person w15:author="中国银行">
    <w15:presenceInfo w15:providerId="None" w15:userId="中国银行"/>
  </w15:person>
  <w15:person w15:author="cbrc">
    <w15:presenceInfo w15:providerId="None" w15:userId="cbrc"/>
  </w15:person>
  <w15:person w15:author="5561930">
    <w15:presenceInfo w15:providerId="None" w15:userId="55619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hyphenationZone w:val="36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548B"/>
    <w:rsid w:val="00036D54"/>
    <w:rsid w:val="00037C67"/>
    <w:rsid w:val="00094259"/>
    <w:rsid w:val="000B4A89"/>
    <w:rsid w:val="000D5F0C"/>
    <w:rsid w:val="001037E3"/>
    <w:rsid w:val="001231DE"/>
    <w:rsid w:val="00155E26"/>
    <w:rsid w:val="0016017E"/>
    <w:rsid w:val="00165855"/>
    <w:rsid w:val="001919C4"/>
    <w:rsid w:val="001B36A0"/>
    <w:rsid w:val="001B781C"/>
    <w:rsid w:val="001D38FA"/>
    <w:rsid w:val="001F410F"/>
    <w:rsid w:val="00214300"/>
    <w:rsid w:val="002307C4"/>
    <w:rsid w:val="002647B8"/>
    <w:rsid w:val="002A01DC"/>
    <w:rsid w:val="002D43D6"/>
    <w:rsid w:val="002D4424"/>
    <w:rsid w:val="002D4A6C"/>
    <w:rsid w:val="002D74F0"/>
    <w:rsid w:val="002E7A9F"/>
    <w:rsid w:val="002F5296"/>
    <w:rsid w:val="00342FA3"/>
    <w:rsid w:val="00352EC1"/>
    <w:rsid w:val="003A0987"/>
    <w:rsid w:val="003E1815"/>
    <w:rsid w:val="00406FF2"/>
    <w:rsid w:val="00436F38"/>
    <w:rsid w:val="004459D3"/>
    <w:rsid w:val="0046073A"/>
    <w:rsid w:val="004640E0"/>
    <w:rsid w:val="00472A4E"/>
    <w:rsid w:val="00473164"/>
    <w:rsid w:val="004A4D6E"/>
    <w:rsid w:val="004B4298"/>
    <w:rsid w:val="004C42DE"/>
    <w:rsid w:val="004D11CE"/>
    <w:rsid w:val="00503600"/>
    <w:rsid w:val="0050710F"/>
    <w:rsid w:val="0051255B"/>
    <w:rsid w:val="00525E14"/>
    <w:rsid w:val="00542124"/>
    <w:rsid w:val="0056079B"/>
    <w:rsid w:val="005753BC"/>
    <w:rsid w:val="005868D9"/>
    <w:rsid w:val="005A2065"/>
    <w:rsid w:val="005A2682"/>
    <w:rsid w:val="005A3977"/>
    <w:rsid w:val="005A662F"/>
    <w:rsid w:val="005A6F07"/>
    <w:rsid w:val="005B3210"/>
    <w:rsid w:val="005D0BE5"/>
    <w:rsid w:val="005E3D11"/>
    <w:rsid w:val="005F0C3B"/>
    <w:rsid w:val="005F61CA"/>
    <w:rsid w:val="00606006"/>
    <w:rsid w:val="006123DB"/>
    <w:rsid w:val="006127C7"/>
    <w:rsid w:val="00615286"/>
    <w:rsid w:val="0062350A"/>
    <w:rsid w:val="00694268"/>
    <w:rsid w:val="006C3B1B"/>
    <w:rsid w:val="006C5815"/>
    <w:rsid w:val="006D0A62"/>
    <w:rsid w:val="00715E24"/>
    <w:rsid w:val="00727347"/>
    <w:rsid w:val="00735ECD"/>
    <w:rsid w:val="00742A41"/>
    <w:rsid w:val="007668D4"/>
    <w:rsid w:val="007711D7"/>
    <w:rsid w:val="007A3C03"/>
    <w:rsid w:val="007B0871"/>
    <w:rsid w:val="007D49CB"/>
    <w:rsid w:val="0080392C"/>
    <w:rsid w:val="00816D82"/>
    <w:rsid w:val="008446F6"/>
    <w:rsid w:val="00846600"/>
    <w:rsid w:val="008506F9"/>
    <w:rsid w:val="00872F7D"/>
    <w:rsid w:val="00881E74"/>
    <w:rsid w:val="00882B2F"/>
    <w:rsid w:val="0088689B"/>
    <w:rsid w:val="00886C70"/>
    <w:rsid w:val="008973C2"/>
    <w:rsid w:val="008C3BFF"/>
    <w:rsid w:val="008D6440"/>
    <w:rsid w:val="00900C90"/>
    <w:rsid w:val="00904378"/>
    <w:rsid w:val="0090643C"/>
    <w:rsid w:val="009243AF"/>
    <w:rsid w:val="00925E5F"/>
    <w:rsid w:val="009848D5"/>
    <w:rsid w:val="00984C5A"/>
    <w:rsid w:val="00993E33"/>
    <w:rsid w:val="009B0EA7"/>
    <w:rsid w:val="009D7D01"/>
    <w:rsid w:val="009F79C8"/>
    <w:rsid w:val="00A0302C"/>
    <w:rsid w:val="00A31C75"/>
    <w:rsid w:val="00A36DA6"/>
    <w:rsid w:val="00A56F92"/>
    <w:rsid w:val="00A713CC"/>
    <w:rsid w:val="00A95D36"/>
    <w:rsid w:val="00AA0E55"/>
    <w:rsid w:val="00AC212D"/>
    <w:rsid w:val="00B270E0"/>
    <w:rsid w:val="00B46C3C"/>
    <w:rsid w:val="00B71A4F"/>
    <w:rsid w:val="00B8058B"/>
    <w:rsid w:val="00B9781D"/>
    <w:rsid w:val="00BF4206"/>
    <w:rsid w:val="00BF7214"/>
    <w:rsid w:val="00C02E31"/>
    <w:rsid w:val="00C06DCB"/>
    <w:rsid w:val="00C20C37"/>
    <w:rsid w:val="00C24130"/>
    <w:rsid w:val="00C273A9"/>
    <w:rsid w:val="00C313C1"/>
    <w:rsid w:val="00C36474"/>
    <w:rsid w:val="00C3731A"/>
    <w:rsid w:val="00C42AC8"/>
    <w:rsid w:val="00C64E69"/>
    <w:rsid w:val="00C76184"/>
    <w:rsid w:val="00C90F33"/>
    <w:rsid w:val="00CB526E"/>
    <w:rsid w:val="00CD189E"/>
    <w:rsid w:val="00CE62C2"/>
    <w:rsid w:val="00CE7073"/>
    <w:rsid w:val="00CF4BB5"/>
    <w:rsid w:val="00D11BA7"/>
    <w:rsid w:val="00D16639"/>
    <w:rsid w:val="00D27DFD"/>
    <w:rsid w:val="00D52A01"/>
    <w:rsid w:val="00D54340"/>
    <w:rsid w:val="00D76F83"/>
    <w:rsid w:val="00D947FF"/>
    <w:rsid w:val="00DD50E4"/>
    <w:rsid w:val="00DE37DF"/>
    <w:rsid w:val="00DE6D7A"/>
    <w:rsid w:val="00DF5A99"/>
    <w:rsid w:val="00E224D3"/>
    <w:rsid w:val="00E24225"/>
    <w:rsid w:val="00E3104D"/>
    <w:rsid w:val="00E42F00"/>
    <w:rsid w:val="00E64F0A"/>
    <w:rsid w:val="00EB0495"/>
    <w:rsid w:val="00ED7210"/>
    <w:rsid w:val="00EE4BDB"/>
    <w:rsid w:val="00EF02BD"/>
    <w:rsid w:val="00EF1B30"/>
    <w:rsid w:val="00EF28CF"/>
    <w:rsid w:val="00F300F9"/>
    <w:rsid w:val="00F51325"/>
    <w:rsid w:val="00F54DA7"/>
    <w:rsid w:val="00F83F40"/>
    <w:rsid w:val="00FA03DE"/>
    <w:rsid w:val="00FB127F"/>
    <w:rsid w:val="00FC518F"/>
    <w:rsid w:val="00FC5624"/>
    <w:rsid w:val="00FC5764"/>
    <w:rsid w:val="00FD0411"/>
    <w:rsid w:val="01B04F37"/>
    <w:rsid w:val="03481C98"/>
    <w:rsid w:val="062F49CB"/>
    <w:rsid w:val="06714667"/>
    <w:rsid w:val="06B10AB3"/>
    <w:rsid w:val="06E02A0B"/>
    <w:rsid w:val="08226E14"/>
    <w:rsid w:val="08E27D9B"/>
    <w:rsid w:val="0990337F"/>
    <w:rsid w:val="09935C7C"/>
    <w:rsid w:val="099D13FB"/>
    <w:rsid w:val="09BD1966"/>
    <w:rsid w:val="0BCA3494"/>
    <w:rsid w:val="0C2911BC"/>
    <w:rsid w:val="0CAA5073"/>
    <w:rsid w:val="0DF229EF"/>
    <w:rsid w:val="0E77198B"/>
    <w:rsid w:val="0E871FE6"/>
    <w:rsid w:val="0F4252FD"/>
    <w:rsid w:val="0FCC5A90"/>
    <w:rsid w:val="10056641"/>
    <w:rsid w:val="100C1435"/>
    <w:rsid w:val="10563DAF"/>
    <w:rsid w:val="106226C7"/>
    <w:rsid w:val="10E95A65"/>
    <w:rsid w:val="112E03A4"/>
    <w:rsid w:val="11374DC8"/>
    <w:rsid w:val="11586E4C"/>
    <w:rsid w:val="118141C5"/>
    <w:rsid w:val="11B4346F"/>
    <w:rsid w:val="11DC27A4"/>
    <w:rsid w:val="120B16B0"/>
    <w:rsid w:val="126B5812"/>
    <w:rsid w:val="13636415"/>
    <w:rsid w:val="142D152A"/>
    <w:rsid w:val="14DA02C0"/>
    <w:rsid w:val="14E01EC4"/>
    <w:rsid w:val="15A46B04"/>
    <w:rsid w:val="15EE84CA"/>
    <w:rsid w:val="16E96F30"/>
    <w:rsid w:val="178E4A6C"/>
    <w:rsid w:val="17BA7550"/>
    <w:rsid w:val="18C15EE0"/>
    <w:rsid w:val="19B66BAA"/>
    <w:rsid w:val="19CE4FD3"/>
    <w:rsid w:val="1A291CA1"/>
    <w:rsid w:val="1B4152DC"/>
    <w:rsid w:val="1B8FF0B7"/>
    <w:rsid w:val="1B9959AB"/>
    <w:rsid w:val="1BB742DE"/>
    <w:rsid w:val="1BCC2252"/>
    <w:rsid w:val="1C964CCC"/>
    <w:rsid w:val="1CE960BB"/>
    <w:rsid w:val="1DE3101B"/>
    <w:rsid w:val="1E7B05EF"/>
    <w:rsid w:val="1EBB7864"/>
    <w:rsid w:val="1F3A0E74"/>
    <w:rsid w:val="1F402911"/>
    <w:rsid w:val="1F867936"/>
    <w:rsid w:val="1FBFFD60"/>
    <w:rsid w:val="20120487"/>
    <w:rsid w:val="20D72941"/>
    <w:rsid w:val="20F44BDA"/>
    <w:rsid w:val="21393D64"/>
    <w:rsid w:val="2176458E"/>
    <w:rsid w:val="22384DF4"/>
    <w:rsid w:val="22600256"/>
    <w:rsid w:val="230279FC"/>
    <w:rsid w:val="237A0723"/>
    <w:rsid w:val="23DD7B46"/>
    <w:rsid w:val="2414216A"/>
    <w:rsid w:val="24764C99"/>
    <w:rsid w:val="25077C17"/>
    <w:rsid w:val="25963EB0"/>
    <w:rsid w:val="25F69C4E"/>
    <w:rsid w:val="27320D4C"/>
    <w:rsid w:val="276F6158"/>
    <w:rsid w:val="27B83CB2"/>
    <w:rsid w:val="27FA867C"/>
    <w:rsid w:val="284463BF"/>
    <w:rsid w:val="286605AE"/>
    <w:rsid w:val="287A47AC"/>
    <w:rsid w:val="29656A30"/>
    <w:rsid w:val="298662F9"/>
    <w:rsid w:val="2A7F3E7B"/>
    <w:rsid w:val="2B0927F2"/>
    <w:rsid w:val="2B2A709A"/>
    <w:rsid w:val="2BCDEC23"/>
    <w:rsid w:val="2BCF5A50"/>
    <w:rsid w:val="2BFB5489"/>
    <w:rsid w:val="2C37128D"/>
    <w:rsid w:val="2C7FC1ED"/>
    <w:rsid w:val="2CB223C4"/>
    <w:rsid w:val="2CE91246"/>
    <w:rsid w:val="2D0708E8"/>
    <w:rsid w:val="2D775114"/>
    <w:rsid w:val="2DF4659D"/>
    <w:rsid w:val="2DFF19B9"/>
    <w:rsid w:val="2F50DF1C"/>
    <w:rsid w:val="2FBF23A8"/>
    <w:rsid w:val="2FD3674B"/>
    <w:rsid w:val="2FE619D1"/>
    <w:rsid w:val="302F715E"/>
    <w:rsid w:val="307921EC"/>
    <w:rsid w:val="310E43CA"/>
    <w:rsid w:val="318664B7"/>
    <w:rsid w:val="32A90AED"/>
    <w:rsid w:val="32C973A1"/>
    <w:rsid w:val="334F2323"/>
    <w:rsid w:val="338F8C6C"/>
    <w:rsid w:val="33DC7ED8"/>
    <w:rsid w:val="33E84317"/>
    <w:rsid w:val="344924F5"/>
    <w:rsid w:val="34F557A8"/>
    <w:rsid w:val="351B94BF"/>
    <w:rsid w:val="355E397F"/>
    <w:rsid w:val="35982568"/>
    <w:rsid w:val="35BF6807"/>
    <w:rsid w:val="36090500"/>
    <w:rsid w:val="365FA8FB"/>
    <w:rsid w:val="36DF0882"/>
    <w:rsid w:val="36EE7787"/>
    <w:rsid w:val="36FD5CEC"/>
    <w:rsid w:val="37166FE7"/>
    <w:rsid w:val="375D4894"/>
    <w:rsid w:val="37844EDC"/>
    <w:rsid w:val="37CE3A42"/>
    <w:rsid w:val="37FF1B13"/>
    <w:rsid w:val="38103A76"/>
    <w:rsid w:val="387D68CD"/>
    <w:rsid w:val="38855BF0"/>
    <w:rsid w:val="391B27BA"/>
    <w:rsid w:val="39AB675A"/>
    <w:rsid w:val="3A8257E7"/>
    <w:rsid w:val="3AB61825"/>
    <w:rsid w:val="3AF7AB2C"/>
    <w:rsid w:val="3B63107D"/>
    <w:rsid w:val="3B7FDC44"/>
    <w:rsid w:val="3B846CF8"/>
    <w:rsid w:val="3B9727D5"/>
    <w:rsid w:val="3BA87C38"/>
    <w:rsid w:val="3BD01EA2"/>
    <w:rsid w:val="3BE5200D"/>
    <w:rsid w:val="3BFFD56F"/>
    <w:rsid w:val="3BFFF4BC"/>
    <w:rsid w:val="3CC21623"/>
    <w:rsid w:val="3CF23683"/>
    <w:rsid w:val="3DC129AD"/>
    <w:rsid w:val="3DEAFE4C"/>
    <w:rsid w:val="3DF670ED"/>
    <w:rsid w:val="3E23240C"/>
    <w:rsid w:val="3E5E6B6C"/>
    <w:rsid w:val="3E6547D4"/>
    <w:rsid w:val="3E9A534D"/>
    <w:rsid w:val="3EB103F9"/>
    <w:rsid w:val="3EBAA09A"/>
    <w:rsid w:val="3ED9AF3C"/>
    <w:rsid w:val="3EE32E85"/>
    <w:rsid w:val="3EFD91E5"/>
    <w:rsid w:val="3EFDE17A"/>
    <w:rsid w:val="3F0FC34F"/>
    <w:rsid w:val="3F1176CB"/>
    <w:rsid w:val="3F223E24"/>
    <w:rsid w:val="3F3BB6A4"/>
    <w:rsid w:val="3FBF5D94"/>
    <w:rsid w:val="3FBFAE10"/>
    <w:rsid w:val="3FD3A883"/>
    <w:rsid w:val="3FDB7E01"/>
    <w:rsid w:val="3FDBF06B"/>
    <w:rsid w:val="3FEF573A"/>
    <w:rsid w:val="3FEFBB6D"/>
    <w:rsid w:val="3FF23DBB"/>
    <w:rsid w:val="3FF7617D"/>
    <w:rsid w:val="3FFB5EED"/>
    <w:rsid w:val="3FFCA126"/>
    <w:rsid w:val="3FFF469A"/>
    <w:rsid w:val="40F0341A"/>
    <w:rsid w:val="412F10C8"/>
    <w:rsid w:val="41EA4FEF"/>
    <w:rsid w:val="43602F0B"/>
    <w:rsid w:val="44507CD3"/>
    <w:rsid w:val="44DC1567"/>
    <w:rsid w:val="45094178"/>
    <w:rsid w:val="45BE7A4E"/>
    <w:rsid w:val="45FC4943"/>
    <w:rsid w:val="45FF38FB"/>
    <w:rsid w:val="463926E2"/>
    <w:rsid w:val="465FA0B9"/>
    <w:rsid w:val="47531190"/>
    <w:rsid w:val="47EA5D33"/>
    <w:rsid w:val="48394D2A"/>
    <w:rsid w:val="48CC36A0"/>
    <w:rsid w:val="49912EC3"/>
    <w:rsid w:val="4AF702EF"/>
    <w:rsid w:val="4B1355B6"/>
    <w:rsid w:val="4BBC309D"/>
    <w:rsid w:val="4BBE0B74"/>
    <w:rsid w:val="4BDA76B4"/>
    <w:rsid w:val="4D3F4582"/>
    <w:rsid w:val="4D6A2FF6"/>
    <w:rsid w:val="4DA5B9F2"/>
    <w:rsid w:val="4DAF896C"/>
    <w:rsid w:val="4E6C5BD4"/>
    <w:rsid w:val="4ED25C7E"/>
    <w:rsid w:val="4F260E29"/>
    <w:rsid w:val="4F3007F7"/>
    <w:rsid w:val="4F3B89DF"/>
    <w:rsid w:val="4F67FBC5"/>
    <w:rsid w:val="4FB77F7D"/>
    <w:rsid w:val="4FB9DF6F"/>
    <w:rsid w:val="4FEF41F6"/>
    <w:rsid w:val="4FF3463A"/>
    <w:rsid w:val="4FF727C2"/>
    <w:rsid w:val="50480655"/>
    <w:rsid w:val="5048765F"/>
    <w:rsid w:val="505C422F"/>
    <w:rsid w:val="51112C00"/>
    <w:rsid w:val="51495B73"/>
    <w:rsid w:val="51547C64"/>
    <w:rsid w:val="52B753C1"/>
    <w:rsid w:val="545201A2"/>
    <w:rsid w:val="548D2EAD"/>
    <w:rsid w:val="549D6CE0"/>
    <w:rsid w:val="556F7D1A"/>
    <w:rsid w:val="55916340"/>
    <w:rsid w:val="55B74B61"/>
    <w:rsid w:val="55BA2106"/>
    <w:rsid w:val="55BD1919"/>
    <w:rsid w:val="5618186B"/>
    <w:rsid w:val="5728768E"/>
    <w:rsid w:val="578DBB0D"/>
    <w:rsid w:val="57DF2B6C"/>
    <w:rsid w:val="57EEE7B5"/>
    <w:rsid w:val="57EF035D"/>
    <w:rsid w:val="57F535E2"/>
    <w:rsid w:val="57FF1E9C"/>
    <w:rsid w:val="57FF5D24"/>
    <w:rsid w:val="57FF89B8"/>
    <w:rsid w:val="58561F9A"/>
    <w:rsid w:val="58E22EC6"/>
    <w:rsid w:val="58FDDFCD"/>
    <w:rsid w:val="59EF4A54"/>
    <w:rsid w:val="5A2709A7"/>
    <w:rsid w:val="5A2FAE00"/>
    <w:rsid w:val="5A450808"/>
    <w:rsid w:val="5AA87D3C"/>
    <w:rsid w:val="5B467169"/>
    <w:rsid w:val="5B87ACAE"/>
    <w:rsid w:val="5BB42B31"/>
    <w:rsid w:val="5BDD5EB7"/>
    <w:rsid w:val="5BDEA734"/>
    <w:rsid w:val="5CD7D753"/>
    <w:rsid w:val="5CEE7C31"/>
    <w:rsid w:val="5CFD3678"/>
    <w:rsid w:val="5D5F12F0"/>
    <w:rsid w:val="5DAF4F2F"/>
    <w:rsid w:val="5DDF27B8"/>
    <w:rsid w:val="5DF773BA"/>
    <w:rsid w:val="5DFD36C0"/>
    <w:rsid w:val="5E7FE2AB"/>
    <w:rsid w:val="5EFB5DDC"/>
    <w:rsid w:val="5F2EC9AC"/>
    <w:rsid w:val="5F33C5DC"/>
    <w:rsid w:val="5F3F1C26"/>
    <w:rsid w:val="5F3F3239"/>
    <w:rsid w:val="5F6C21FE"/>
    <w:rsid w:val="5F6C756B"/>
    <w:rsid w:val="5F7F7C3F"/>
    <w:rsid w:val="5FA04298"/>
    <w:rsid w:val="5FBF0741"/>
    <w:rsid w:val="5FDF2558"/>
    <w:rsid w:val="5FDF2D04"/>
    <w:rsid w:val="5FEAD41B"/>
    <w:rsid w:val="5FF93255"/>
    <w:rsid w:val="5FFDCEDC"/>
    <w:rsid w:val="5FFF93AB"/>
    <w:rsid w:val="61331ABE"/>
    <w:rsid w:val="61471C93"/>
    <w:rsid w:val="61795517"/>
    <w:rsid w:val="61AF82D7"/>
    <w:rsid w:val="61CF687F"/>
    <w:rsid w:val="61D23DEE"/>
    <w:rsid w:val="61D61D7B"/>
    <w:rsid w:val="629F2845"/>
    <w:rsid w:val="62A226F4"/>
    <w:rsid w:val="63A01BC2"/>
    <w:rsid w:val="63D619DB"/>
    <w:rsid w:val="63F9EF0D"/>
    <w:rsid w:val="65CC1BD8"/>
    <w:rsid w:val="66484B82"/>
    <w:rsid w:val="664E14A8"/>
    <w:rsid w:val="665E522E"/>
    <w:rsid w:val="667E72FA"/>
    <w:rsid w:val="66AF9A75"/>
    <w:rsid w:val="67FAF638"/>
    <w:rsid w:val="682D596B"/>
    <w:rsid w:val="68EE4E30"/>
    <w:rsid w:val="691722BE"/>
    <w:rsid w:val="6971A781"/>
    <w:rsid w:val="6995776A"/>
    <w:rsid w:val="69FFB3A8"/>
    <w:rsid w:val="6ABD96B7"/>
    <w:rsid w:val="6ABE0610"/>
    <w:rsid w:val="6BBF878F"/>
    <w:rsid w:val="6BF32771"/>
    <w:rsid w:val="6BFF11BF"/>
    <w:rsid w:val="6C242DE8"/>
    <w:rsid w:val="6CD58E79"/>
    <w:rsid w:val="6CDD24D9"/>
    <w:rsid w:val="6CF5D7C4"/>
    <w:rsid w:val="6D3B840E"/>
    <w:rsid w:val="6D741A8D"/>
    <w:rsid w:val="6D798E2A"/>
    <w:rsid w:val="6DFA18B9"/>
    <w:rsid w:val="6DFD3B62"/>
    <w:rsid w:val="6E1AEE30"/>
    <w:rsid w:val="6EAEC795"/>
    <w:rsid w:val="6EDA540C"/>
    <w:rsid w:val="6EE709B6"/>
    <w:rsid w:val="6F6AF1CF"/>
    <w:rsid w:val="6FB1C492"/>
    <w:rsid w:val="6FDD6495"/>
    <w:rsid w:val="6FF6885A"/>
    <w:rsid w:val="6FFE4155"/>
    <w:rsid w:val="701A1155"/>
    <w:rsid w:val="702D4B0A"/>
    <w:rsid w:val="705B5FC2"/>
    <w:rsid w:val="707B6702"/>
    <w:rsid w:val="70B86135"/>
    <w:rsid w:val="70FB87A0"/>
    <w:rsid w:val="716D508A"/>
    <w:rsid w:val="71FB66B8"/>
    <w:rsid w:val="723260C2"/>
    <w:rsid w:val="725B1B8D"/>
    <w:rsid w:val="726E468E"/>
    <w:rsid w:val="72BFA9E1"/>
    <w:rsid w:val="72C77C78"/>
    <w:rsid w:val="735F3C33"/>
    <w:rsid w:val="739058E7"/>
    <w:rsid w:val="73B99FCD"/>
    <w:rsid w:val="73FBD63B"/>
    <w:rsid w:val="74DD7DF3"/>
    <w:rsid w:val="74FE1A2A"/>
    <w:rsid w:val="757DB4B5"/>
    <w:rsid w:val="75DE9693"/>
    <w:rsid w:val="75EFBB8C"/>
    <w:rsid w:val="761F0917"/>
    <w:rsid w:val="7672E02F"/>
    <w:rsid w:val="76852F5D"/>
    <w:rsid w:val="76E17EC6"/>
    <w:rsid w:val="76F6C0B8"/>
    <w:rsid w:val="76FE8BD1"/>
    <w:rsid w:val="77094631"/>
    <w:rsid w:val="777E0A7D"/>
    <w:rsid w:val="77B7E72D"/>
    <w:rsid w:val="77C81309"/>
    <w:rsid w:val="77DB8FC9"/>
    <w:rsid w:val="77DBB4D5"/>
    <w:rsid w:val="77EE33B3"/>
    <w:rsid w:val="77EF32D5"/>
    <w:rsid w:val="77EF7DA0"/>
    <w:rsid w:val="77EF9AC5"/>
    <w:rsid w:val="77F75209"/>
    <w:rsid w:val="77F9924C"/>
    <w:rsid w:val="77FA5634"/>
    <w:rsid w:val="77FC5ADE"/>
    <w:rsid w:val="77FF1AFF"/>
    <w:rsid w:val="77FF44D4"/>
    <w:rsid w:val="780305DD"/>
    <w:rsid w:val="781A0520"/>
    <w:rsid w:val="788D5460"/>
    <w:rsid w:val="78BD571D"/>
    <w:rsid w:val="78FA0817"/>
    <w:rsid w:val="79AF39E8"/>
    <w:rsid w:val="79BFC3F0"/>
    <w:rsid w:val="79CF8EAA"/>
    <w:rsid w:val="79FB9180"/>
    <w:rsid w:val="7AC5F572"/>
    <w:rsid w:val="7ACF55C0"/>
    <w:rsid w:val="7ADADF11"/>
    <w:rsid w:val="7ADE7B61"/>
    <w:rsid w:val="7B3FDB80"/>
    <w:rsid w:val="7B841076"/>
    <w:rsid w:val="7B96F4AA"/>
    <w:rsid w:val="7B99832C"/>
    <w:rsid w:val="7BE75D8E"/>
    <w:rsid w:val="7C5F2237"/>
    <w:rsid w:val="7C99137B"/>
    <w:rsid w:val="7CEBF069"/>
    <w:rsid w:val="7CFB142A"/>
    <w:rsid w:val="7CFBC79C"/>
    <w:rsid w:val="7D5B394E"/>
    <w:rsid w:val="7D7E0645"/>
    <w:rsid w:val="7D7E89D6"/>
    <w:rsid w:val="7DCEEE04"/>
    <w:rsid w:val="7DDDB717"/>
    <w:rsid w:val="7DFB065E"/>
    <w:rsid w:val="7DFD8FBE"/>
    <w:rsid w:val="7DFE7433"/>
    <w:rsid w:val="7E095757"/>
    <w:rsid w:val="7E3DEFF3"/>
    <w:rsid w:val="7E7D3BDD"/>
    <w:rsid w:val="7E7EC47D"/>
    <w:rsid w:val="7E9F2D97"/>
    <w:rsid w:val="7EAB1942"/>
    <w:rsid w:val="7EB3551C"/>
    <w:rsid w:val="7ED7B343"/>
    <w:rsid w:val="7EDDB6C3"/>
    <w:rsid w:val="7EEEEB60"/>
    <w:rsid w:val="7EEF99B1"/>
    <w:rsid w:val="7EEFBDF0"/>
    <w:rsid w:val="7EFA3B2A"/>
    <w:rsid w:val="7EFDC87D"/>
    <w:rsid w:val="7EFFD8F1"/>
    <w:rsid w:val="7F2F8486"/>
    <w:rsid w:val="7F5FA0E6"/>
    <w:rsid w:val="7F6D5CCA"/>
    <w:rsid w:val="7F7B44E2"/>
    <w:rsid w:val="7F7D8518"/>
    <w:rsid w:val="7F7F71DD"/>
    <w:rsid w:val="7F7FD467"/>
    <w:rsid w:val="7F95D0AC"/>
    <w:rsid w:val="7F99CD03"/>
    <w:rsid w:val="7FADED1F"/>
    <w:rsid w:val="7FB5078F"/>
    <w:rsid w:val="7FBA0FFD"/>
    <w:rsid w:val="7FBBE013"/>
    <w:rsid w:val="7FBC542F"/>
    <w:rsid w:val="7FBFBA08"/>
    <w:rsid w:val="7FDD0B60"/>
    <w:rsid w:val="7FDFCDEB"/>
    <w:rsid w:val="7FE9396C"/>
    <w:rsid w:val="7FEB2A28"/>
    <w:rsid w:val="7FEF46A2"/>
    <w:rsid w:val="7FF003E2"/>
    <w:rsid w:val="7FF7055B"/>
    <w:rsid w:val="7FF728BF"/>
    <w:rsid w:val="7FF78157"/>
    <w:rsid w:val="7FF90EC5"/>
    <w:rsid w:val="7FFB53CB"/>
    <w:rsid w:val="7FFF277E"/>
    <w:rsid w:val="7FFF710F"/>
    <w:rsid w:val="7FFFBA55"/>
    <w:rsid w:val="8EB36A05"/>
    <w:rsid w:val="8FFD2586"/>
    <w:rsid w:val="90FF533D"/>
    <w:rsid w:val="932B71D6"/>
    <w:rsid w:val="93A74932"/>
    <w:rsid w:val="947FB436"/>
    <w:rsid w:val="95B7DF5B"/>
    <w:rsid w:val="9B38389B"/>
    <w:rsid w:val="9E6F5F00"/>
    <w:rsid w:val="9F7F2BEC"/>
    <w:rsid w:val="A7DFC63B"/>
    <w:rsid w:val="A9CA7DDE"/>
    <w:rsid w:val="ABBC289E"/>
    <w:rsid w:val="AD9E6842"/>
    <w:rsid w:val="AF7EFB38"/>
    <w:rsid w:val="AFBF00DE"/>
    <w:rsid w:val="AFE4B0B5"/>
    <w:rsid w:val="AFFA269F"/>
    <w:rsid w:val="AFFBB97F"/>
    <w:rsid w:val="B0FBE1E3"/>
    <w:rsid w:val="B27F42CC"/>
    <w:rsid w:val="B3AFEFAD"/>
    <w:rsid w:val="B4D50903"/>
    <w:rsid w:val="B58D270C"/>
    <w:rsid w:val="B6C7ED11"/>
    <w:rsid w:val="B6E7C52D"/>
    <w:rsid w:val="B74ACB81"/>
    <w:rsid w:val="B7639987"/>
    <w:rsid w:val="B7A7ED22"/>
    <w:rsid w:val="B7AE81C6"/>
    <w:rsid w:val="B7F6E153"/>
    <w:rsid w:val="B7FF898A"/>
    <w:rsid w:val="B947316A"/>
    <w:rsid w:val="B9B7853C"/>
    <w:rsid w:val="B9FF1C75"/>
    <w:rsid w:val="BAED9509"/>
    <w:rsid w:val="BBA5B0D8"/>
    <w:rsid w:val="BBFB7370"/>
    <w:rsid w:val="BBFF6E72"/>
    <w:rsid w:val="BD7A2323"/>
    <w:rsid w:val="BDDFDF9E"/>
    <w:rsid w:val="BDE6651C"/>
    <w:rsid w:val="BED5DB26"/>
    <w:rsid w:val="BEDF61A5"/>
    <w:rsid w:val="BEEFF8EF"/>
    <w:rsid w:val="BEFC4488"/>
    <w:rsid w:val="BEFF628F"/>
    <w:rsid w:val="BF394643"/>
    <w:rsid w:val="BF7F46A8"/>
    <w:rsid w:val="BF7F634A"/>
    <w:rsid w:val="BFBBB491"/>
    <w:rsid w:val="BFBDBFC9"/>
    <w:rsid w:val="BFF3945E"/>
    <w:rsid w:val="BFF72E73"/>
    <w:rsid w:val="BFFE5F85"/>
    <w:rsid w:val="BFFEC922"/>
    <w:rsid w:val="C7B76243"/>
    <w:rsid w:val="C7DB6A63"/>
    <w:rsid w:val="C7FF1ACD"/>
    <w:rsid w:val="CA9759C8"/>
    <w:rsid w:val="CADBF8A7"/>
    <w:rsid w:val="CFBB8F2E"/>
    <w:rsid w:val="CFFE1A93"/>
    <w:rsid w:val="D0CF3535"/>
    <w:rsid w:val="D0FF84A2"/>
    <w:rsid w:val="D57F158D"/>
    <w:rsid w:val="D655A72D"/>
    <w:rsid w:val="D73714DB"/>
    <w:rsid w:val="D7876268"/>
    <w:rsid w:val="D7FB4727"/>
    <w:rsid w:val="D9FFBCD0"/>
    <w:rsid w:val="DA5E36B4"/>
    <w:rsid w:val="DAA95E62"/>
    <w:rsid w:val="DACBEC80"/>
    <w:rsid w:val="DBCEEC98"/>
    <w:rsid w:val="DBFB0101"/>
    <w:rsid w:val="DCAAB4AD"/>
    <w:rsid w:val="DCCD58D2"/>
    <w:rsid w:val="DDCE2C11"/>
    <w:rsid w:val="DDEB119C"/>
    <w:rsid w:val="DE1BF6AF"/>
    <w:rsid w:val="DE5F1E3F"/>
    <w:rsid w:val="DE6F4304"/>
    <w:rsid w:val="DE96484F"/>
    <w:rsid w:val="DEBF4C18"/>
    <w:rsid w:val="DF3B1416"/>
    <w:rsid w:val="DF5FCBD4"/>
    <w:rsid w:val="DFA9B14F"/>
    <w:rsid w:val="DFBBA015"/>
    <w:rsid w:val="DFCB95A7"/>
    <w:rsid w:val="DFCF1078"/>
    <w:rsid w:val="DFD9A11C"/>
    <w:rsid w:val="DFF1D80A"/>
    <w:rsid w:val="DFF9DBF6"/>
    <w:rsid w:val="E377530F"/>
    <w:rsid w:val="E5FF0CF4"/>
    <w:rsid w:val="E6F791E4"/>
    <w:rsid w:val="E76EB8B7"/>
    <w:rsid w:val="E76FF2E3"/>
    <w:rsid w:val="E77F260C"/>
    <w:rsid w:val="E9FE652C"/>
    <w:rsid w:val="EAB5FD25"/>
    <w:rsid w:val="EB6E773A"/>
    <w:rsid w:val="EB8D9069"/>
    <w:rsid w:val="EBABC88A"/>
    <w:rsid w:val="EBDC2FB4"/>
    <w:rsid w:val="EBDE39AC"/>
    <w:rsid w:val="EBDF230E"/>
    <w:rsid w:val="EBED7E26"/>
    <w:rsid w:val="EC52F042"/>
    <w:rsid w:val="EC7FE716"/>
    <w:rsid w:val="EDD77F80"/>
    <w:rsid w:val="EDED79D0"/>
    <w:rsid w:val="EDFFBF06"/>
    <w:rsid w:val="EEFB46A8"/>
    <w:rsid w:val="EEFF8335"/>
    <w:rsid w:val="EFB9A3E3"/>
    <w:rsid w:val="EFBFCF47"/>
    <w:rsid w:val="EFD52BD3"/>
    <w:rsid w:val="EFEBA912"/>
    <w:rsid w:val="EFF373AF"/>
    <w:rsid w:val="EFF384C3"/>
    <w:rsid w:val="EFFFF246"/>
    <w:rsid w:val="F2DFD922"/>
    <w:rsid w:val="F30FB5AB"/>
    <w:rsid w:val="F5EF2FB3"/>
    <w:rsid w:val="F67DC882"/>
    <w:rsid w:val="F6AB1D22"/>
    <w:rsid w:val="F6CA67B3"/>
    <w:rsid w:val="F6EEB0A7"/>
    <w:rsid w:val="F6FBBA4E"/>
    <w:rsid w:val="F739702D"/>
    <w:rsid w:val="F73B0E3B"/>
    <w:rsid w:val="F7AD8E76"/>
    <w:rsid w:val="F7BE4B2E"/>
    <w:rsid w:val="F7DD9C7A"/>
    <w:rsid w:val="F7F71E01"/>
    <w:rsid w:val="F7FF6D8E"/>
    <w:rsid w:val="F7FF91EA"/>
    <w:rsid w:val="F9EC7DBB"/>
    <w:rsid w:val="F9F7D00F"/>
    <w:rsid w:val="FA7FA30E"/>
    <w:rsid w:val="FABD9546"/>
    <w:rsid w:val="FADF5DB0"/>
    <w:rsid w:val="FB5B917E"/>
    <w:rsid w:val="FB72B6DD"/>
    <w:rsid w:val="FB771059"/>
    <w:rsid w:val="FB7BF746"/>
    <w:rsid w:val="FBB3265C"/>
    <w:rsid w:val="FBBE1BCC"/>
    <w:rsid w:val="FBBF5D26"/>
    <w:rsid w:val="FBCDE33C"/>
    <w:rsid w:val="FBDAD0B7"/>
    <w:rsid w:val="FBF6C736"/>
    <w:rsid w:val="FBFE162F"/>
    <w:rsid w:val="FBFF267B"/>
    <w:rsid w:val="FBFF8F59"/>
    <w:rsid w:val="FBFFED04"/>
    <w:rsid w:val="FCFD7DB0"/>
    <w:rsid w:val="FD3D3041"/>
    <w:rsid w:val="FDA5CD9A"/>
    <w:rsid w:val="FDB7F890"/>
    <w:rsid w:val="FDBF2548"/>
    <w:rsid w:val="FDCF9D68"/>
    <w:rsid w:val="FDEB6CF8"/>
    <w:rsid w:val="FDFAB95E"/>
    <w:rsid w:val="FDFFA63F"/>
    <w:rsid w:val="FE0F83E2"/>
    <w:rsid w:val="FE6DADAD"/>
    <w:rsid w:val="FE7E8562"/>
    <w:rsid w:val="FE8D88A8"/>
    <w:rsid w:val="FEC76231"/>
    <w:rsid w:val="FED39A0C"/>
    <w:rsid w:val="FEDFC2A6"/>
    <w:rsid w:val="FEE7789F"/>
    <w:rsid w:val="FEFC51EB"/>
    <w:rsid w:val="FF06AA5F"/>
    <w:rsid w:val="FF2BF059"/>
    <w:rsid w:val="FF526266"/>
    <w:rsid w:val="FF5B2E6E"/>
    <w:rsid w:val="FF696042"/>
    <w:rsid w:val="FF6A5023"/>
    <w:rsid w:val="FF6FFC15"/>
    <w:rsid w:val="FF73999D"/>
    <w:rsid w:val="FF77FCE3"/>
    <w:rsid w:val="FF7B5C4B"/>
    <w:rsid w:val="FF7E0E1F"/>
    <w:rsid w:val="FF7EF874"/>
    <w:rsid w:val="FF7FE176"/>
    <w:rsid w:val="FFA6B70E"/>
    <w:rsid w:val="FFAFDCD1"/>
    <w:rsid w:val="FFBD657E"/>
    <w:rsid w:val="FFC7F578"/>
    <w:rsid w:val="FFCF5F9C"/>
    <w:rsid w:val="FFD5A725"/>
    <w:rsid w:val="FFD8D8A6"/>
    <w:rsid w:val="FFDE9553"/>
    <w:rsid w:val="FFDF060E"/>
    <w:rsid w:val="FFEF2B85"/>
    <w:rsid w:val="FFF31CF3"/>
    <w:rsid w:val="FFF99DD4"/>
    <w:rsid w:val="FFFBDF68"/>
    <w:rsid w:val="FFFD92EE"/>
    <w:rsid w:val="FFFE79E9"/>
    <w:rsid w:val="FFFF6526"/>
    <w:rsid w:val="FFFFBDA9"/>
    <w:rsid w:val="FFFFD9F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link w:val="11"/>
    <w:semiHidden/>
    <w:qFormat/>
    <w:uiPriority w:val="0"/>
    <w:rPr>
      <w:rFonts w:ascii="Tahoma" w:hAnsi="Tahoma"/>
      <w:sz w:val="24"/>
      <w:szCs w:val="28"/>
    </w:rPr>
  </w:style>
  <w:style w:type="table" w:default="1" w:styleId="9">
    <w:name w:val="Normal Table"/>
    <w:semiHidden/>
    <w:qFormat/>
    <w:uiPriority w:val="0"/>
    <w:tblPr>
      <w:tblCellMar>
        <w:top w:w="0" w:type="dxa"/>
        <w:left w:w="108" w:type="dxa"/>
        <w:bottom w:w="0" w:type="dxa"/>
        <w:right w:w="108" w:type="dxa"/>
      </w:tblCellMar>
    </w:tblPr>
  </w:style>
  <w:style w:type="paragraph" w:styleId="2">
    <w:name w:val="Document Map"/>
    <w:basedOn w:val="1"/>
    <w:qFormat/>
    <w:uiPriority w:val="0"/>
    <w:pPr>
      <w:shd w:val="clear" w:color="auto" w:fill="000080"/>
    </w:pPr>
  </w:style>
  <w:style w:type="paragraph" w:styleId="3">
    <w:name w:val="annotation text"/>
    <w:basedOn w:val="1"/>
    <w:semiHidden/>
    <w:qFormat/>
    <w:uiPriority w:val="0"/>
    <w:pPr>
      <w:jc w:val="left"/>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8">
    <w:name w:val="annotation subject"/>
    <w:basedOn w:val="3"/>
    <w:next w:val="3"/>
    <w:semiHidden/>
    <w:qFormat/>
    <w:uiPriority w:val="0"/>
    <w:rPr>
      <w:b/>
      <w:bCs/>
    </w:rPr>
  </w:style>
  <w:style w:type="paragraph" w:customStyle="1" w:styleId="11">
    <w:name w:val="_Style 8"/>
    <w:basedOn w:val="2"/>
    <w:link w:val="10"/>
    <w:qFormat/>
    <w:uiPriority w:val="0"/>
    <w:pPr>
      <w:jc w:val="left"/>
    </w:pPr>
    <w:rPr>
      <w:rFonts w:ascii="Tahoma" w:hAnsi="Tahoma"/>
      <w:sz w:val="24"/>
      <w:szCs w:val="28"/>
    </w:rPr>
  </w:style>
  <w:style w:type="character" w:styleId="12">
    <w:name w:val="page number"/>
    <w:basedOn w:val="10"/>
    <w:qFormat/>
    <w:uiPriority w:val="0"/>
  </w:style>
  <w:style w:type="character" w:styleId="13">
    <w:name w:val="annotation reference"/>
    <w:semiHidden/>
    <w:qFormat/>
    <w:uiPriority w:val="0"/>
    <w:rPr>
      <w:rFonts w:ascii="Tahoma" w:hAnsi="Tahoma"/>
      <w:sz w:val="21"/>
      <w:szCs w:val="21"/>
    </w:rPr>
  </w:style>
  <w:style w:type="paragraph" w:customStyle="1" w:styleId="14">
    <w:name w:val="默认段落字体 Para Char Char Char Char Char Char Char Char Char1 Char Char Char Char Char Char Char Char Char Char Char Char Char Char Char Char Char Char Char Char Char Char Char Char Char Char Char Char Char Char Char"/>
    <w:basedOn w:val="2"/>
    <w:qFormat/>
    <w:uiPriority w:val="0"/>
    <w:pPr>
      <w:jc w:val="left"/>
    </w:pPr>
    <w:rPr>
      <w:rFonts w:ascii="Tahoma" w:hAnsi="Tahoma"/>
      <w:sz w:val="24"/>
      <w:szCs w:val="28"/>
    </w:rPr>
  </w:style>
  <w:style w:type="paragraph" w:customStyle="1" w:styleId="15">
    <w:name w:val="_Style 10"/>
    <w:basedOn w:val="2"/>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4521</Words>
  <Characters>5167</Characters>
  <Lines>94</Lines>
  <Paragraphs>26</Paragraphs>
  <TotalTime>13</TotalTime>
  <ScaleCrop>false</ScaleCrop>
  <LinksUpToDate>false</LinksUpToDate>
  <CharactersWithSpaces>5178</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2017-09-30T00:08:00Z</dcterms:created>
  <dc:creator>罗猛</dc:creator>
  <cp:lastModifiedBy>25年修订</cp:lastModifiedBy>
  <cp:lastPrinted>2017-09-25T18:46:00Z</cp:lastPrinted>
  <dcterms:modified xsi:type="dcterms:W3CDTF">2024-12-20T09:57:26Z</dcterms:modified>
  <dc:title>填报说明</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839059875B91424C9C31D0B492722DDB</vt:lpwstr>
  </property>
</Properties>
</file>