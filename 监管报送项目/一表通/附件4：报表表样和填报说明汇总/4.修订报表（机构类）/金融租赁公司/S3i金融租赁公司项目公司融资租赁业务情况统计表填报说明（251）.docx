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b/>
          <w:sz w:val="36"/>
          <w:szCs w:val="36"/>
        </w:rPr>
      </w:pPr>
      <w:r>
        <w:rPr>
          <w:rFonts w:hint="eastAsia" w:ascii="黑体" w:hAnsi="黑体" w:eastAsia="黑体"/>
          <w:b/>
          <w:sz w:val="36"/>
          <w:szCs w:val="36"/>
          <w:lang w:val="en-US" w:eastAsia="zh-CN"/>
        </w:rPr>
        <w:t>S3i</w:t>
      </w:r>
      <w:r>
        <w:rPr>
          <w:rFonts w:hint="eastAsia" w:ascii="黑体" w:hAnsi="黑体" w:eastAsia="黑体"/>
          <w:b/>
          <w:sz w:val="36"/>
          <w:szCs w:val="36"/>
        </w:rPr>
        <w:t>《金融租赁公司项目公司融资租赁业务情况统计表》填报说明</w:t>
      </w:r>
    </w:p>
    <w:p>
      <w:pPr>
        <w:rPr>
          <w:rFonts w:hint="eastAsia" w:ascii="黑体" w:hAnsi="黑体" w:eastAsia="黑体"/>
          <w:b/>
          <w:sz w:val="36"/>
          <w:szCs w:val="36"/>
        </w:rPr>
      </w:pPr>
    </w:p>
    <w:p>
      <w:pPr>
        <w:spacing w:line="440" w:lineRule="exact"/>
        <w:rPr>
          <w:rFonts w:hint="eastAsia" w:ascii="宋体" w:hAnsi="宋体"/>
          <w:b/>
          <w:szCs w:val="21"/>
        </w:rPr>
      </w:pPr>
      <w:r>
        <w:rPr>
          <w:rFonts w:hint="eastAsia" w:ascii="宋体" w:hAnsi="宋体"/>
          <w:szCs w:val="21"/>
        </w:rPr>
        <w:t xml:space="preserve">  </w:t>
      </w:r>
      <w:r>
        <w:rPr>
          <w:rFonts w:hint="eastAsia" w:ascii="宋体" w:hAnsi="宋体"/>
          <w:b/>
          <w:szCs w:val="21"/>
        </w:rPr>
        <w:t xml:space="preserve">  </w:t>
      </w:r>
      <w:r>
        <w:rPr>
          <w:rFonts w:ascii="宋体" w:hAnsi="宋体"/>
          <w:b/>
          <w:szCs w:val="21"/>
        </w:rPr>
        <w:t>第一部分：引言</w:t>
      </w:r>
    </w:p>
    <w:p>
      <w:pPr>
        <w:spacing w:line="440" w:lineRule="exact"/>
        <w:ind w:firstLine="420" w:firstLineChars="200"/>
        <w:rPr>
          <w:rFonts w:hint="eastAsia" w:ascii="宋体" w:hAnsi="宋体"/>
          <w:szCs w:val="21"/>
        </w:rPr>
      </w:pPr>
      <w:r>
        <w:rPr>
          <w:rFonts w:ascii="宋体" w:hAnsi="宋体"/>
          <w:szCs w:val="21"/>
        </w:rPr>
        <w:t>本表依据《</w:t>
      </w:r>
      <w:r>
        <w:rPr>
          <w:rFonts w:hint="eastAsia" w:ascii="宋体" w:hAnsi="宋体"/>
          <w:szCs w:val="21"/>
        </w:rPr>
        <w:t>中国银保监会办公厅关于印发金融租赁公司项目公司管理办法的通知</w:t>
      </w:r>
      <w:r>
        <w:rPr>
          <w:rFonts w:ascii="宋体" w:hAnsi="宋体"/>
          <w:szCs w:val="21"/>
        </w:rPr>
        <w:t>》</w:t>
      </w:r>
      <w:r>
        <w:rPr>
          <w:rFonts w:hint="eastAsia" w:ascii="宋体" w:hAnsi="宋体"/>
          <w:szCs w:val="21"/>
        </w:rPr>
        <w:t>（银保监办发〔2021〕143号）</w:t>
      </w:r>
      <w:r>
        <w:rPr>
          <w:rFonts w:ascii="宋体" w:hAnsi="宋体"/>
          <w:szCs w:val="21"/>
        </w:rPr>
        <w:t>及其他法律法规要求制定，旨在收集</w:t>
      </w:r>
      <w:r>
        <w:rPr>
          <w:rFonts w:hint="eastAsia" w:ascii="宋体" w:hAnsi="宋体"/>
          <w:szCs w:val="21"/>
        </w:rPr>
        <w:t>填报机构设立项目公司开展融资租赁业务的相关情况</w:t>
      </w:r>
      <w:r>
        <w:rPr>
          <w:rFonts w:ascii="宋体" w:hAnsi="宋体"/>
          <w:szCs w:val="21"/>
        </w:rPr>
        <w:t>数据</w:t>
      </w:r>
      <w:r>
        <w:rPr>
          <w:rFonts w:hint="eastAsia" w:ascii="宋体" w:hAnsi="宋体"/>
          <w:szCs w:val="21"/>
        </w:rPr>
        <w:t>，</w:t>
      </w:r>
      <w:r>
        <w:rPr>
          <w:rFonts w:ascii="宋体" w:hAnsi="宋体"/>
          <w:szCs w:val="21"/>
        </w:rPr>
        <w:t>用于对填报机构</w:t>
      </w:r>
      <w:r>
        <w:rPr>
          <w:rFonts w:hint="eastAsia" w:ascii="宋体" w:hAnsi="宋体"/>
          <w:szCs w:val="21"/>
        </w:rPr>
        <w:t>设立项目公司开展</w:t>
      </w:r>
      <w:r>
        <w:rPr>
          <w:rFonts w:hint="eastAsia" w:ascii="宋体" w:hAnsi="宋体"/>
          <w:szCs w:val="21"/>
          <w:lang w:eastAsia="zh-CN"/>
        </w:rPr>
        <w:t>融资租赁</w:t>
      </w:r>
      <w:r>
        <w:rPr>
          <w:rFonts w:hint="eastAsia" w:ascii="宋体" w:hAnsi="宋体"/>
          <w:szCs w:val="21"/>
        </w:rPr>
        <w:t>业务进行</w:t>
      </w:r>
      <w:r>
        <w:rPr>
          <w:rFonts w:ascii="宋体" w:hAnsi="宋体"/>
          <w:szCs w:val="21"/>
        </w:rPr>
        <w:t>分析</w:t>
      </w:r>
      <w:r>
        <w:rPr>
          <w:rFonts w:hint="eastAsia" w:ascii="宋体" w:hAnsi="宋体"/>
          <w:szCs w:val="21"/>
        </w:rPr>
        <w:t>和</w:t>
      </w:r>
      <w:r>
        <w:rPr>
          <w:rFonts w:ascii="宋体" w:hAnsi="宋体"/>
          <w:szCs w:val="21"/>
        </w:rPr>
        <w:t>评价。</w:t>
      </w:r>
      <w:r>
        <w:rPr>
          <w:rFonts w:hint="eastAsia" w:ascii="宋体" w:hAnsi="宋体"/>
          <w:szCs w:val="21"/>
        </w:rPr>
        <w:t>本表主要包括三个部分</w:t>
      </w:r>
      <w:r>
        <w:rPr>
          <w:rFonts w:hint="eastAsia" w:ascii="宋体" w:hAnsi="宋体"/>
          <w:szCs w:val="21"/>
          <w:lang w:eastAsia="zh-CN"/>
        </w:rPr>
        <w:t>，第I部分：项目公司设立、转受让及关闭情况；第II部分：项目公司开展融资租赁业务情况；第III部分：管理型项目公司情况。</w:t>
      </w:r>
    </w:p>
    <w:p>
      <w:pPr>
        <w:rPr>
          <w:rFonts w:hint="eastAsia" w:ascii="宋体" w:hAnsi="宋体"/>
          <w:b/>
          <w:szCs w:val="21"/>
        </w:rPr>
      </w:pPr>
      <w:r>
        <w:rPr>
          <w:rFonts w:hint="eastAsia" w:ascii="宋体" w:hAnsi="宋体"/>
          <w:b/>
          <w:szCs w:val="21"/>
        </w:rPr>
        <w:t xml:space="preserve">    </w:t>
      </w:r>
      <w:r>
        <w:rPr>
          <w:rFonts w:ascii="宋体" w:hAnsi="宋体"/>
          <w:b/>
          <w:szCs w:val="21"/>
        </w:rPr>
        <w:t>第二部分：一般说明</w:t>
      </w:r>
    </w:p>
    <w:p>
      <w:pPr>
        <w:numPr>
          <w:ilvl w:val="0"/>
          <w:numId w:val="1"/>
        </w:numPr>
        <w:spacing w:line="440" w:lineRule="exact"/>
        <w:ind w:firstLine="420" w:firstLineChars="200"/>
        <w:rPr>
          <w:rFonts w:hint="eastAsia" w:ascii="宋体" w:hAnsi="宋体"/>
          <w:szCs w:val="21"/>
        </w:rPr>
      </w:pPr>
      <w:r>
        <w:rPr>
          <w:rFonts w:ascii="宋体" w:hAnsi="宋体"/>
          <w:bCs/>
          <w:szCs w:val="21"/>
        </w:rPr>
        <w:t>报表名称：</w:t>
      </w:r>
      <w:r>
        <w:rPr>
          <w:rFonts w:hint="eastAsia" w:ascii="宋体" w:hAnsi="宋体"/>
          <w:szCs w:val="21"/>
        </w:rPr>
        <w:t>金融租赁公司项目公司融资租赁业务情况统计表</w:t>
      </w:r>
    </w:p>
    <w:p>
      <w:pPr>
        <w:numPr>
          <w:ilvl w:val="0"/>
          <w:numId w:val="1"/>
        </w:numPr>
        <w:spacing w:line="440" w:lineRule="exact"/>
        <w:ind w:firstLine="420" w:firstLineChars="200"/>
        <w:rPr>
          <w:rFonts w:hint="eastAsia" w:ascii="宋体" w:hAnsi="宋体"/>
          <w:szCs w:val="21"/>
        </w:rPr>
      </w:pPr>
      <w:r>
        <w:rPr>
          <w:rFonts w:hint="eastAsia" w:ascii="宋体" w:hAnsi="宋体"/>
          <w:szCs w:val="21"/>
          <w:lang w:eastAsia="zh-CN"/>
        </w:rPr>
        <w:t>报表编码：</w:t>
      </w:r>
      <w:ins w:id="0" w:author="CBIRC" w:date="2024-12-12T19:04:50Z">
        <w:r>
          <w:rPr>
            <w:rFonts w:hint="eastAsia" w:ascii="宋体" w:hAnsi="宋体"/>
            <w:szCs w:val="21"/>
            <w:lang w:eastAsia="zh-CN"/>
          </w:rPr>
          <w:t>金</w:t>
        </w:r>
      </w:ins>
      <w:ins w:id="1" w:author="CBIRC" w:date="2024-12-12T19:04:51Z">
        <w:r>
          <w:rPr>
            <w:rFonts w:hint="eastAsia" w:ascii="宋体" w:hAnsi="宋体"/>
            <w:szCs w:val="21"/>
            <w:lang w:eastAsia="zh-CN"/>
          </w:rPr>
          <w:t>监</w:t>
        </w:r>
      </w:ins>
      <w:ins w:id="2" w:author="CBIRC" w:date="2024-12-12T19:04:52Z">
        <w:r>
          <w:rPr>
            <w:rFonts w:hint="eastAsia" w:ascii="宋体" w:hAnsi="宋体"/>
            <w:szCs w:val="21"/>
            <w:lang w:eastAsia="zh-CN"/>
          </w:rPr>
          <w:t>统</w:t>
        </w:r>
      </w:ins>
      <w:ins w:id="3" w:author="CBIRC" w:date="2024-12-12T19:04:55Z">
        <w:r>
          <w:rPr>
            <w:rFonts w:hint="eastAsia" w:ascii="宋体" w:hAnsi="宋体"/>
            <w:szCs w:val="21"/>
            <w:lang w:val="en-US" w:eastAsia="zh-CN"/>
          </w:rPr>
          <w:t>S</w:t>
        </w:r>
      </w:ins>
      <w:ins w:id="4" w:author="CBIRC" w:date="2024-12-12T19:04:56Z">
        <w:r>
          <w:rPr>
            <w:rFonts w:hint="eastAsia" w:ascii="宋体" w:hAnsi="宋体"/>
            <w:szCs w:val="21"/>
            <w:lang w:val="en-US" w:eastAsia="zh-CN"/>
          </w:rPr>
          <w:t>3</w:t>
        </w:r>
      </w:ins>
      <w:ins w:id="5" w:author="CBIRC" w:date="2024-12-12T19:04:57Z">
        <w:r>
          <w:rPr>
            <w:rFonts w:hint="eastAsia" w:ascii="宋体" w:hAnsi="宋体"/>
            <w:szCs w:val="21"/>
            <w:lang w:val="en-US" w:eastAsia="zh-CN"/>
          </w:rPr>
          <w:t>i</w:t>
        </w:r>
      </w:ins>
      <w:bookmarkStart w:id="0" w:name="_GoBack"/>
      <w:bookmarkEnd w:id="0"/>
    </w:p>
    <w:p>
      <w:pPr>
        <w:numPr>
          <w:ilvl w:val="0"/>
          <w:numId w:val="1"/>
        </w:numPr>
        <w:spacing w:line="440" w:lineRule="exact"/>
        <w:ind w:firstLine="420" w:firstLineChars="200"/>
        <w:rPr>
          <w:rFonts w:hint="eastAsia" w:ascii="宋体" w:hAnsi="宋体"/>
          <w:szCs w:val="21"/>
        </w:rPr>
      </w:pPr>
      <w:r>
        <w:rPr>
          <w:rFonts w:hint="eastAsia" w:ascii="宋体" w:hAnsi="宋体"/>
          <w:szCs w:val="21"/>
          <w:lang w:eastAsia="zh-CN"/>
        </w:rPr>
        <w:t>填报机构：金融租赁公司</w:t>
      </w:r>
    </w:p>
    <w:p>
      <w:pPr>
        <w:numPr>
          <w:ilvl w:val="0"/>
          <w:numId w:val="1"/>
        </w:numPr>
        <w:spacing w:line="440" w:lineRule="exact"/>
        <w:ind w:firstLine="420" w:firstLineChars="200"/>
        <w:rPr>
          <w:rFonts w:hint="eastAsia" w:ascii="宋体" w:hAnsi="宋体"/>
          <w:szCs w:val="21"/>
          <w:shd w:val="clear" w:color="auto" w:fill="auto"/>
        </w:rPr>
      </w:pPr>
      <w:r>
        <w:rPr>
          <w:rFonts w:hint="eastAsia" w:ascii="宋体" w:hAnsi="宋体"/>
          <w:szCs w:val="21"/>
          <w:shd w:val="clear" w:color="auto" w:fill="auto"/>
          <w:lang w:eastAsia="zh-CN"/>
        </w:rPr>
        <w:t>报送口径、频度及时间：合并汇总数据</w:t>
      </w:r>
      <w:ins w:id="6" w:author="崔松涛" w:date="2024-12-12T17:10:50Z">
        <w:r>
          <w:rPr>
            <w:rFonts w:hint="eastAsia" w:ascii="宋体" w:hAnsi="宋体"/>
            <w:szCs w:val="21"/>
            <w:shd w:val="clear" w:color="auto" w:fill="auto"/>
            <w:lang w:eastAsia="zh-CN"/>
          </w:rPr>
          <w:t>，</w:t>
        </w:r>
      </w:ins>
      <w:ins w:id="7" w:author="崔松涛" w:date="2024-12-12T17:10:51Z">
        <w:r>
          <w:rPr>
            <w:rFonts w:hint="eastAsia"/>
            <w:lang w:eastAsia="zh-CN"/>
          </w:rPr>
          <w:t>季后</w:t>
        </w:r>
      </w:ins>
      <w:ins w:id="8" w:author="崔松涛" w:date="2024-12-12T17:10:51Z">
        <w:r>
          <w:rPr>
            <w:rFonts w:hint="eastAsia"/>
            <w:lang w:val="en-US" w:eastAsia="zh-CN"/>
          </w:rPr>
          <w:t>40日</w:t>
        </w:r>
      </w:ins>
    </w:p>
    <w:p>
      <w:pPr>
        <w:numPr>
          <w:ilvl w:val="0"/>
          <w:numId w:val="1"/>
        </w:numPr>
        <w:spacing w:line="440" w:lineRule="exact"/>
        <w:ind w:firstLine="420" w:firstLineChars="200"/>
        <w:rPr>
          <w:rFonts w:hint="eastAsia" w:ascii="宋体" w:hAnsi="宋体"/>
          <w:szCs w:val="21"/>
          <w:shd w:val="clear" w:color="auto" w:fill="auto"/>
        </w:rPr>
      </w:pPr>
      <w:r>
        <w:rPr>
          <w:rFonts w:hint="eastAsia" w:ascii="宋体" w:hAnsi="宋体"/>
          <w:szCs w:val="21"/>
          <w:shd w:val="clear" w:color="auto" w:fill="auto"/>
          <w:lang w:val="en-US" w:eastAsia="zh-CN"/>
        </w:rPr>
        <w:t>报送方式：以电子报表形式报送</w:t>
      </w:r>
    </w:p>
    <w:p>
      <w:pPr>
        <w:numPr>
          <w:ilvl w:val="0"/>
          <w:numId w:val="1"/>
        </w:numPr>
        <w:spacing w:line="440" w:lineRule="exact"/>
        <w:ind w:firstLine="420" w:firstLineChars="200"/>
        <w:rPr>
          <w:rFonts w:hint="eastAsia" w:ascii="宋体" w:hAnsi="宋体"/>
          <w:szCs w:val="21"/>
          <w:shd w:val="clear" w:color="auto" w:fill="auto"/>
        </w:rPr>
      </w:pPr>
      <w:r>
        <w:rPr>
          <w:rFonts w:hint="eastAsia" w:ascii="宋体" w:hAnsi="宋体"/>
          <w:szCs w:val="21"/>
          <w:shd w:val="clear" w:color="auto" w:fill="auto"/>
          <w:lang w:val="en-US" w:eastAsia="zh-CN"/>
        </w:rPr>
        <w:t>数据单位：万元</w:t>
      </w:r>
    </w:p>
    <w:p>
      <w:pPr>
        <w:numPr>
          <w:ilvl w:val="0"/>
          <w:numId w:val="1"/>
        </w:numPr>
        <w:spacing w:line="440" w:lineRule="exact"/>
        <w:ind w:firstLine="420" w:firstLineChars="200"/>
        <w:rPr>
          <w:rFonts w:hint="eastAsia" w:ascii="宋体" w:hAnsi="宋体"/>
          <w:szCs w:val="21"/>
          <w:shd w:val="clear" w:color="auto" w:fill="auto"/>
        </w:rPr>
      </w:pPr>
      <w:r>
        <w:rPr>
          <w:rFonts w:hint="eastAsia" w:ascii="宋体" w:hAnsi="宋体"/>
          <w:szCs w:val="21"/>
          <w:shd w:val="clear" w:color="auto" w:fill="auto"/>
          <w:lang w:eastAsia="zh-CN"/>
        </w:rPr>
        <w:t>四舍五入要求：保留两位小数</w:t>
      </w:r>
    </w:p>
    <w:p>
      <w:pPr>
        <w:numPr>
          <w:ilvl w:val="0"/>
          <w:numId w:val="1"/>
        </w:numPr>
        <w:spacing w:line="440" w:lineRule="exact"/>
        <w:ind w:firstLine="420" w:firstLineChars="200"/>
        <w:rPr>
          <w:rFonts w:hint="eastAsia" w:ascii="宋体" w:hAnsi="宋体"/>
          <w:szCs w:val="21"/>
        </w:rPr>
      </w:pPr>
      <w:r>
        <w:rPr>
          <w:rFonts w:hint="eastAsia" w:ascii="宋体" w:hAnsi="宋体"/>
          <w:szCs w:val="21"/>
          <w:shd w:val="clear" w:color="auto" w:fill="auto"/>
          <w:lang w:val="en-US" w:eastAsia="zh-CN"/>
        </w:rPr>
        <w:t>金融租赁公司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rPr>
          <w:rFonts w:hint="eastAsia" w:ascii="宋体" w:hAnsi="宋体"/>
          <w:b/>
          <w:szCs w:val="21"/>
        </w:rPr>
      </w:pPr>
    </w:p>
    <w:p>
      <w:pPr>
        <w:spacing w:line="440" w:lineRule="exact"/>
        <w:ind w:firstLine="421"/>
        <w:rPr>
          <w:rFonts w:ascii="宋体" w:hAnsi="宋体"/>
          <w:b/>
          <w:szCs w:val="21"/>
        </w:rPr>
      </w:pPr>
      <w:r>
        <w:rPr>
          <w:rFonts w:ascii="宋体" w:hAnsi="宋体"/>
          <w:b/>
          <w:szCs w:val="21"/>
        </w:rPr>
        <w:t>第三部分：具体说明</w:t>
      </w:r>
    </w:p>
    <w:p>
      <w:pPr>
        <w:spacing w:line="440" w:lineRule="exact"/>
        <w:ind w:firstLine="421"/>
        <w:rPr>
          <w:rFonts w:hint="eastAsia" w:ascii="宋体" w:hAnsi="宋体" w:eastAsia="宋体"/>
          <w:b/>
          <w:szCs w:val="21"/>
          <w:lang w:eastAsia="zh-CN"/>
        </w:rPr>
      </w:pPr>
      <w:r>
        <w:rPr>
          <w:rFonts w:hint="eastAsia" w:ascii="宋体" w:hAnsi="宋体" w:eastAsia="宋体"/>
          <w:b/>
          <w:szCs w:val="21"/>
          <w:lang w:eastAsia="zh-CN"/>
        </w:rPr>
        <w:t>第I部分：项目公司设立</w:t>
      </w:r>
      <w:r>
        <w:rPr>
          <w:rFonts w:hint="eastAsia" w:ascii="宋体" w:hAnsi="宋体"/>
          <w:b/>
          <w:szCs w:val="21"/>
          <w:lang w:eastAsia="zh-CN"/>
        </w:rPr>
        <w:t>、转受让及</w:t>
      </w:r>
      <w:r>
        <w:rPr>
          <w:rFonts w:hint="eastAsia" w:ascii="宋体" w:hAnsi="宋体" w:eastAsia="宋体"/>
          <w:b/>
          <w:szCs w:val="21"/>
          <w:lang w:eastAsia="zh-CN"/>
        </w:rPr>
        <w:t>关闭情况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w:t>
      </w:r>
      <w:r>
        <w:rPr>
          <w:rFonts w:hint="eastAsia" w:ascii="宋体" w:hAnsi="宋体"/>
          <w:bCs/>
          <w:szCs w:val="21"/>
          <w:lang w:eastAsia="zh-CN"/>
        </w:rPr>
        <w:t>金融租赁公司直接设立、转受让及关闭项目公司情况</w:t>
      </w:r>
      <w:r>
        <w:rPr>
          <w:rFonts w:hint="eastAsia" w:ascii="宋体" w:hAnsi="宋体"/>
          <w:bCs/>
          <w:szCs w:val="21"/>
        </w:rPr>
        <w:t>]:本项目反映金融租赁公司</w:t>
      </w:r>
      <w:r>
        <w:rPr>
          <w:rFonts w:hint="eastAsia" w:ascii="宋体" w:hAnsi="宋体"/>
          <w:bCs/>
          <w:szCs w:val="21"/>
          <w:lang w:eastAsia="zh-CN"/>
        </w:rPr>
        <w:t>依照相关法律法规直接设立、转受让及关闭境内项目公司情况。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1.1期初存续项目公司数量</w:t>
      </w:r>
      <w:r>
        <w:rPr>
          <w:rFonts w:hint="eastAsia" w:ascii="宋体" w:hAnsi="宋体"/>
          <w:bCs/>
          <w:szCs w:val="21"/>
        </w:rPr>
        <w:t>]</w:t>
      </w:r>
      <w:r>
        <w:rPr>
          <w:rFonts w:hint="eastAsia" w:ascii="宋体" w:hAnsi="宋体"/>
          <w:bCs/>
          <w:szCs w:val="21"/>
          <w:lang w:val="en-US" w:eastAsia="zh-CN"/>
        </w:rPr>
        <w:t>:</w:t>
      </w:r>
      <w:r>
        <w:rPr>
          <w:rFonts w:hint="eastAsia" w:ascii="宋体" w:hAnsi="宋体"/>
          <w:bCs/>
          <w:szCs w:val="21"/>
        </w:rPr>
        <w:t>本项目反映</w:t>
      </w:r>
      <w:r>
        <w:rPr>
          <w:rFonts w:hint="eastAsia" w:ascii="宋体" w:hAnsi="宋体"/>
          <w:bCs/>
          <w:szCs w:val="21"/>
          <w:lang w:eastAsia="zh-CN"/>
        </w:rPr>
        <w:t>此次报告期初</w:t>
      </w:r>
      <w:r>
        <w:rPr>
          <w:rFonts w:hint="eastAsia" w:ascii="宋体" w:hAnsi="宋体"/>
          <w:bCs/>
          <w:szCs w:val="21"/>
        </w:rPr>
        <w:t>金融租赁公司</w:t>
      </w:r>
      <w:r>
        <w:rPr>
          <w:rFonts w:hint="eastAsia" w:ascii="宋体" w:hAnsi="宋体"/>
          <w:bCs/>
          <w:szCs w:val="21"/>
          <w:lang w:eastAsia="zh-CN"/>
        </w:rPr>
        <w:t>直接设立项目公司存续情况。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1.2本期新设项目公司数量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报告期末期间内金融租赁公司新</w:t>
      </w:r>
      <w:r>
        <w:rPr>
          <w:rFonts w:hint="eastAsia" w:ascii="宋体" w:hAnsi="宋体"/>
          <w:bCs/>
          <w:szCs w:val="21"/>
          <w:lang w:eastAsia="zh-CN"/>
        </w:rPr>
        <w:t>设项目公司情况。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1.3本期转让项目公司数量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直接设立的项目公司转让情况。转让时间节点以实际控制权转让时间为准。</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1.4本期受让项目公司数量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受让项目公司情况。受让时间节点以受让实际控制权时间为准。</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1.5本期关闭项目公司数量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直接设立的项目公司关闭情况。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1.6期末存续项目公司数量</w:t>
      </w:r>
      <w:r>
        <w:rPr>
          <w:rFonts w:hint="eastAsia" w:ascii="宋体" w:hAnsi="宋体"/>
          <w:bCs/>
          <w:szCs w:val="21"/>
        </w:rPr>
        <w:t>]</w:t>
      </w:r>
      <w:r>
        <w:rPr>
          <w:rFonts w:hint="eastAsia" w:ascii="宋体" w:hAnsi="宋体"/>
          <w:bCs/>
          <w:szCs w:val="21"/>
          <w:lang w:val="en-US" w:eastAsia="zh-CN"/>
        </w:rPr>
        <w:t>:</w:t>
      </w:r>
      <w:r>
        <w:rPr>
          <w:rFonts w:hint="eastAsia" w:ascii="宋体" w:hAnsi="宋体"/>
          <w:bCs/>
          <w:szCs w:val="21"/>
        </w:rPr>
        <w:t>本项目反映报告期末金融租赁公司</w:t>
      </w:r>
      <w:r>
        <w:rPr>
          <w:rFonts w:hint="eastAsia" w:ascii="宋体" w:hAnsi="宋体"/>
          <w:bCs/>
          <w:szCs w:val="21"/>
          <w:lang w:eastAsia="zh-CN"/>
        </w:rPr>
        <w:t>直接设立项目公司存续情况。按“境内保税地区”“自由贸易试验区 ”“自由贸易港”“其他境内地区”“境外地区”等地点别分别列示，以上子项为平行（互不包含）关系。</w:t>
      </w:r>
    </w:p>
    <w:p>
      <w:pPr>
        <w:spacing w:line="440" w:lineRule="exact"/>
        <w:ind w:firstLine="420" w:firstLineChars="200"/>
        <w:rPr>
          <w:rFonts w:hint="eastAsia" w:ascii="宋体" w:hAnsi="宋体"/>
          <w:bCs/>
          <w:szCs w:val="21"/>
          <w:lang w:eastAsia="zh-CN"/>
        </w:rPr>
      </w:pP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2.专业子公司设立、转受让及关闭项目公司情况</w:t>
      </w:r>
      <w:r>
        <w:rPr>
          <w:rFonts w:hint="eastAsia" w:ascii="宋体" w:hAnsi="宋体"/>
          <w:bCs/>
          <w:szCs w:val="21"/>
        </w:rPr>
        <w:t>]:本项目反映</w:t>
      </w:r>
      <w:r>
        <w:rPr>
          <w:rFonts w:hint="eastAsia" w:ascii="宋体" w:hAnsi="宋体"/>
          <w:bCs/>
          <w:szCs w:val="21"/>
          <w:lang w:eastAsia="zh-CN"/>
        </w:rPr>
        <w:t>金融租赁公司专业子公司依照相关法律法规设立的项目公司情况。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2.1期初存续项目公司数量</w:t>
      </w:r>
      <w:r>
        <w:rPr>
          <w:rFonts w:hint="eastAsia" w:ascii="宋体" w:hAnsi="宋体"/>
          <w:bCs/>
          <w:szCs w:val="21"/>
        </w:rPr>
        <w:t>]</w:t>
      </w:r>
      <w:r>
        <w:rPr>
          <w:rFonts w:hint="eastAsia" w:ascii="宋体" w:hAnsi="宋体"/>
          <w:bCs/>
          <w:szCs w:val="21"/>
          <w:lang w:eastAsia="zh-CN"/>
        </w:rPr>
        <w:t>本项目反映此次报告期初</w:t>
      </w:r>
      <w:r>
        <w:rPr>
          <w:rFonts w:hint="eastAsia" w:ascii="宋体" w:hAnsi="宋体"/>
          <w:bCs/>
          <w:szCs w:val="21"/>
        </w:rPr>
        <w:t>金融租赁公司</w:t>
      </w:r>
      <w:r>
        <w:rPr>
          <w:rFonts w:hint="eastAsia" w:ascii="宋体" w:hAnsi="宋体"/>
          <w:bCs/>
          <w:szCs w:val="21"/>
          <w:lang w:eastAsia="zh-CN"/>
        </w:rPr>
        <w:t>专业子公司项目公司新设情况，并按“境内地区”“境外地区 ”等地点分别列示。</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2.2本期新设项目公司数量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专业子公司项目公司新设情况，并按“境内地区”“境外地区 ”等地点分别列示。</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2.3本期转让项目公司数量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专业子公司项目公司转让情况，并按“境内地区”“境外地区 ”等地点分别列示。转让时间节点以实际控制权转让时间为准。</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2.4本期受让项目公司数量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专业子公司项目公司受让情况，并按“境内地区”“境外地区 ”等地点分别列示。受让时间节点以受让实际控制权时间为准。</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2.5本期关闭项目公司数量</w:t>
      </w:r>
      <w:r>
        <w:rPr>
          <w:rFonts w:hint="eastAsia" w:ascii="宋体" w:hAnsi="宋体"/>
          <w:bCs/>
          <w:szCs w:val="21"/>
        </w:rPr>
        <w:t>]</w:t>
      </w:r>
      <w:r>
        <w:rPr>
          <w:rFonts w:hint="eastAsia" w:ascii="宋体" w:hAnsi="宋体"/>
          <w:bCs/>
          <w:szCs w:val="21"/>
          <w:lang w:eastAsia="zh-CN"/>
        </w:rPr>
        <w:t>本项目反映上期报告期末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报告期末期间内金融租赁公司</w:t>
      </w:r>
      <w:r>
        <w:rPr>
          <w:rFonts w:hint="eastAsia" w:ascii="宋体" w:hAnsi="宋体"/>
          <w:bCs/>
          <w:szCs w:val="21"/>
          <w:lang w:eastAsia="zh-CN"/>
        </w:rPr>
        <w:t>专业子公司项目公司关闭情况，并按“境内地区”“境外地区 ”等地点分别列示。</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2.6期末存续项目公司数量</w:t>
      </w:r>
      <w:r>
        <w:rPr>
          <w:rFonts w:hint="eastAsia" w:ascii="宋体" w:hAnsi="宋体"/>
          <w:bCs/>
          <w:szCs w:val="21"/>
        </w:rPr>
        <w:t>]</w:t>
      </w:r>
      <w:r>
        <w:rPr>
          <w:rFonts w:hint="eastAsia" w:ascii="宋体" w:hAnsi="宋体"/>
          <w:bCs/>
          <w:szCs w:val="21"/>
          <w:lang w:val="en-US" w:eastAsia="zh-CN"/>
        </w:rPr>
        <w:t>:</w:t>
      </w:r>
      <w:r>
        <w:rPr>
          <w:rFonts w:hint="eastAsia" w:ascii="宋体" w:hAnsi="宋体"/>
          <w:bCs/>
          <w:szCs w:val="21"/>
        </w:rPr>
        <w:t>本项目反映报告期末</w:t>
      </w:r>
      <w:r>
        <w:rPr>
          <w:rFonts w:hint="eastAsia" w:ascii="宋体" w:hAnsi="宋体"/>
          <w:bCs/>
          <w:szCs w:val="21"/>
          <w:lang w:eastAsia="zh-CN"/>
        </w:rPr>
        <w:t>金融租赁公司专业子公司设立项目公司存续情况。</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2.6.1境内地区存续项目公司数量</w:t>
      </w:r>
      <w:r>
        <w:rPr>
          <w:rFonts w:hint="eastAsia" w:ascii="宋体" w:hAnsi="宋体"/>
          <w:bCs/>
          <w:szCs w:val="21"/>
        </w:rPr>
        <w:t>]</w:t>
      </w:r>
      <w:r>
        <w:rPr>
          <w:rFonts w:hint="eastAsia" w:ascii="宋体" w:hAnsi="宋体"/>
          <w:bCs/>
          <w:szCs w:val="21"/>
          <w:lang w:val="en-US" w:eastAsia="zh-CN"/>
        </w:rPr>
        <w:t>:</w:t>
      </w:r>
      <w:r>
        <w:rPr>
          <w:rFonts w:hint="eastAsia" w:ascii="宋体" w:hAnsi="宋体"/>
          <w:bCs/>
          <w:szCs w:val="21"/>
        </w:rPr>
        <w:t>本项目反映报告期末</w:t>
      </w:r>
      <w:r>
        <w:rPr>
          <w:rFonts w:hint="eastAsia" w:ascii="宋体" w:hAnsi="宋体"/>
          <w:bCs/>
          <w:szCs w:val="21"/>
          <w:lang w:eastAsia="zh-CN"/>
        </w:rPr>
        <w:t>金融租赁公司专业子公司在境内地区设立项目公司存续情况。按“境内保税地区”“自由贸易试验区 ”“自由贸易港”“其他境内地区”等地点分别列示，以上四个子项为平行（互不包含）关系。</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2.6.2境外地区存续项目公司数量</w:t>
      </w:r>
      <w:r>
        <w:rPr>
          <w:rFonts w:hint="eastAsia" w:ascii="宋体" w:hAnsi="宋体"/>
          <w:bCs/>
          <w:szCs w:val="21"/>
        </w:rPr>
        <w:t>]</w:t>
      </w:r>
      <w:r>
        <w:rPr>
          <w:rFonts w:hint="eastAsia" w:ascii="宋体" w:hAnsi="宋体"/>
          <w:bCs/>
          <w:szCs w:val="21"/>
          <w:lang w:val="en-US" w:eastAsia="zh-CN"/>
        </w:rPr>
        <w:t>:</w:t>
      </w:r>
      <w:r>
        <w:rPr>
          <w:rFonts w:hint="eastAsia" w:ascii="宋体" w:hAnsi="宋体"/>
          <w:bCs/>
          <w:szCs w:val="21"/>
        </w:rPr>
        <w:t>本项目反映报告期末</w:t>
      </w:r>
      <w:r>
        <w:rPr>
          <w:rFonts w:hint="eastAsia" w:ascii="宋体" w:hAnsi="宋体"/>
          <w:bCs/>
          <w:szCs w:val="21"/>
          <w:lang w:eastAsia="zh-CN"/>
        </w:rPr>
        <w:t>金融租赁公司专业子公司在境外地区设立项目公司存续情况。</w:t>
      </w:r>
    </w:p>
    <w:p>
      <w:pPr>
        <w:spacing w:line="440" w:lineRule="exact"/>
        <w:ind w:firstLine="420" w:firstLineChars="200"/>
        <w:rPr>
          <w:rFonts w:hint="eastAsia" w:ascii="宋体" w:hAnsi="宋体"/>
          <w:bCs/>
          <w:szCs w:val="21"/>
          <w:lang w:eastAsia="zh-CN"/>
        </w:rPr>
      </w:pPr>
    </w:p>
    <w:p>
      <w:pPr>
        <w:spacing w:line="440" w:lineRule="exact"/>
        <w:ind w:firstLine="420" w:firstLineChars="200"/>
        <w:rPr>
          <w:rFonts w:hint="eastAsia" w:ascii="宋体" w:hAnsi="宋体"/>
          <w:bCs/>
          <w:szCs w:val="21"/>
          <w:lang w:eastAsia="zh-CN"/>
        </w:rPr>
      </w:pPr>
    </w:p>
    <w:p>
      <w:pPr>
        <w:spacing w:line="440" w:lineRule="exact"/>
        <w:ind w:firstLine="422" w:firstLineChars="200"/>
        <w:rPr>
          <w:rFonts w:hint="eastAsia" w:ascii="宋体" w:hAnsi="宋体" w:eastAsia="宋体"/>
          <w:b/>
          <w:szCs w:val="21"/>
          <w:lang w:eastAsia="zh-CN"/>
        </w:rPr>
      </w:pPr>
      <w:r>
        <w:rPr>
          <w:rFonts w:hint="eastAsia" w:ascii="宋体" w:hAnsi="宋体" w:eastAsia="宋体"/>
          <w:b/>
          <w:szCs w:val="21"/>
          <w:lang w:eastAsia="zh-CN"/>
        </w:rPr>
        <w:t>第II部分：项目公司开展融资租赁业务情况</w:t>
      </w:r>
    </w:p>
    <w:p>
      <w:pPr>
        <w:spacing w:line="440" w:lineRule="exact"/>
        <w:ind w:firstLine="420" w:firstLineChars="200"/>
        <w:rPr>
          <w:rFonts w:hint="eastAsia" w:ascii="宋体" w:hAnsi="宋体"/>
          <w:bCs/>
          <w:szCs w:val="21"/>
          <w:lang w:eastAsia="zh-CN"/>
        </w:rPr>
      </w:pPr>
      <w:r>
        <w:rPr>
          <w:rFonts w:hint="eastAsia" w:ascii="宋体" w:hAnsi="宋体"/>
          <w:bCs/>
          <w:szCs w:val="21"/>
          <w:highlight w:val="none"/>
        </w:rPr>
        <w:t>[A</w:t>
      </w:r>
      <w:r>
        <w:rPr>
          <w:rFonts w:hint="eastAsia" w:ascii="宋体" w:hAnsi="宋体"/>
          <w:bCs/>
          <w:szCs w:val="21"/>
          <w:highlight w:val="none"/>
          <w:lang w:val="en-US" w:eastAsia="zh-CN"/>
        </w:rPr>
        <w:t>.租赁物类别</w:t>
      </w:r>
      <w:r>
        <w:rPr>
          <w:rFonts w:hint="eastAsia" w:ascii="宋体" w:hAnsi="宋体"/>
          <w:bCs/>
          <w:szCs w:val="21"/>
          <w:highlight w:val="none"/>
        </w:rPr>
        <w:t>]:</w:t>
      </w:r>
      <w:r>
        <w:rPr>
          <w:rFonts w:hint="eastAsia" w:ascii="宋体" w:hAnsi="宋体"/>
          <w:bCs/>
          <w:szCs w:val="21"/>
        </w:rPr>
        <w:t>本项目反映金融租赁公司</w:t>
      </w:r>
      <w:r>
        <w:rPr>
          <w:rFonts w:hint="eastAsia" w:ascii="宋体" w:hAnsi="宋体"/>
          <w:bCs/>
          <w:szCs w:val="21"/>
          <w:lang w:eastAsia="zh-CN"/>
        </w:rPr>
        <w:t>、金融租赁公司专业子公司设立</w:t>
      </w:r>
      <w:r>
        <w:rPr>
          <w:rFonts w:hint="eastAsia" w:ascii="宋体" w:hAnsi="宋体"/>
          <w:bCs/>
          <w:szCs w:val="21"/>
        </w:rPr>
        <w:t>项目公司开展</w:t>
      </w:r>
      <w:r>
        <w:rPr>
          <w:rFonts w:hint="eastAsia" w:ascii="宋体" w:hAnsi="宋体"/>
          <w:bCs/>
          <w:szCs w:val="21"/>
          <w:lang w:eastAsia="zh-CN"/>
        </w:rPr>
        <w:t>融资</w:t>
      </w:r>
      <w:r>
        <w:rPr>
          <w:rFonts w:hint="eastAsia" w:ascii="宋体" w:hAnsi="宋体"/>
          <w:bCs/>
          <w:szCs w:val="21"/>
        </w:rPr>
        <w:t>租赁业务的租赁物</w:t>
      </w:r>
      <w:r>
        <w:rPr>
          <w:rFonts w:hint="eastAsia" w:ascii="宋体" w:hAnsi="宋体"/>
          <w:bCs/>
          <w:szCs w:val="21"/>
          <w:lang w:eastAsia="zh-CN"/>
        </w:rPr>
        <w:t>类别，按金融租赁公司、金融租赁公司专业子公司可开展融资租赁业务的租赁物类别划分，划分标准按照</w:t>
      </w:r>
      <w:r>
        <w:rPr>
          <w:rFonts w:ascii="宋体" w:hAnsi="宋体"/>
          <w:szCs w:val="21"/>
        </w:rPr>
        <w:t>《</w:t>
      </w:r>
      <w:r>
        <w:rPr>
          <w:rFonts w:hint="eastAsia" w:ascii="宋体" w:hAnsi="宋体"/>
          <w:szCs w:val="21"/>
        </w:rPr>
        <w:t>中国银保监会办公厅关于印发金融租赁公司项目公司管理办法的通知</w:t>
      </w:r>
      <w:r>
        <w:rPr>
          <w:rFonts w:ascii="宋体" w:hAnsi="宋体"/>
          <w:szCs w:val="21"/>
        </w:rPr>
        <w:t>》</w:t>
      </w:r>
      <w:r>
        <w:rPr>
          <w:rFonts w:hint="eastAsia" w:ascii="宋体" w:hAnsi="宋体"/>
          <w:szCs w:val="21"/>
          <w:lang w:eastAsia="zh-CN"/>
        </w:rPr>
        <w:t>和《中国银监会办公厅关于印发金融租赁公司专业子公司管理暂行规定的通知》规定执行。</w:t>
      </w:r>
    </w:p>
    <w:p>
      <w:pPr>
        <w:spacing w:line="440" w:lineRule="exact"/>
        <w:ind w:firstLine="420" w:firstLineChars="200"/>
        <w:rPr>
          <w:rFonts w:hint="eastAsia" w:ascii="宋体" w:hAnsi="宋体"/>
          <w:bCs/>
          <w:szCs w:val="21"/>
          <w:highlight w:val="none"/>
        </w:rPr>
      </w:pPr>
      <w:r>
        <w:rPr>
          <w:rFonts w:hint="eastAsia" w:ascii="宋体" w:hAnsi="宋体"/>
          <w:bCs/>
          <w:szCs w:val="21"/>
          <w:highlight w:val="none"/>
        </w:rPr>
        <w:t>[</w:t>
      </w:r>
      <w:r>
        <w:rPr>
          <w:rFonts w:hint="eastAsia" w:ascii="宋体" w:hAnsi="宋体"/>
          <w:bCs/>
          <w:szCs w:val="21"/>
          <w:highlight w:val="none"/>
          <w:lang w:val="en-US" w:eastAsia="zh-CN"/>
        </w:rPr>
        <w:t>B.</w:t>
      </w:r>
      <w:r>
        <w:rPr>
          <w:rFonts w:hint="eastAsia" w:ascii="宋体" w:hAnsi="宋体"/>
          <w:bCs/>
          <w:szCs w:val="21"/>
          <w:highlight w:val="none"/>
        </w:rPr>
        <w:t>租赁资产</w:t>
      </w:r>
      <w:r>
        <w:rPr>
          <w:rFonts w:hint="eastAsia" w:ascii="宋体" w:hAnsi="宋体"/>
          <w:bCs/>
          <w:szCs w:val="21"/>
          <w:highlight w:val="none"/>
          <w:lang w:eastAsia="zh-CN"/>
        </w:rPr>
        <w:t>余额</w:t>
      </w:r>
      <w:r>
        <w:rPr>
          <w:rFonts w:hint="eastAsia" w:ascii="宋体" w:hAnsi="宋体"/>
          <w:bCs/>
          <w:szCs w:val="21"/>
          <w:highlight w:val="none"/>
        </w:rPr>
        <w:t>]:本项目反映融资租赁、经营租赁之和。</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C.</w:t>
      </w:r>
      <w:r>
        <w:rPr>
          <w:rFonts w:hint="eastAsia" w:ascii="宋体" w:hAnsi="宋体"/>
          <w:bCs/>
          <w:szCs w:val="21"/>
        </w:rPr>
        <w:t>数量（架，艘，套，台，辆）]：本项目反映金融租赁公司</w:t>
      </w:r>
      <w:r>
        <w:rPr>
          <w:rFonts w:hint="eastAsia" w:ascii="宋体" w:hAnsi="宋体"/>
          <w:bCs/>
          <w:szCs w:val="21"/>
          <w:lang w:eastAsia="zh-CN"/>
        </w:rPr>
        <w:t>、金融租赁公司专业子公司设立</w:t>
      </w:r>
      <w:r>
        <w:rPr>
          <w:rFonts w:hint="eastAsia" w:ascii="宋体" w:hAnsi="宋体"/>
          <w:bCs/>
          <w:szCs w:val="21"/>
        </w:rPr>
        <w:t>项目公司开展</w:t>
      </w:r>
      <w:r>
        <w:rPr>
          <w:rFonts w:hint="eastAsia" w:ascii="宋体" w:hAnsi="宋体"/>
          <w:bCs/>
          <w:szCs w:val="21"/>
          <w:lang w:eastAsia="zh-CN"/>
        </w:rPr>
        <w:t>融资</w:t>
      </w:r>
      <w:r>
        <w:rPr>
          <w:rFonts w:hint="eastAsia" w:ascii="宋体" w:hAnsi="宋体"/>
          <w:bCs/>
          <w:szCs w:val="21"/>
        </w:rPr>
        <w:t>租赁业务的租赁物</w:t>
      </w:r>
      <w:r>
        <w:rPr>
          <w:rFonts w:hint="eastAsia" w:ascii="宋体" w:hAnsi="宋体"/>
          <w:bCs/>
          <w:szCs w:val="21"/>
          <w:lang w:eastAsia="zh-CN"/>
        </w:rPr>
        <w:t>数量。</w:t>
      </w:r>
    </w:p>
    <w:p>
      <w:pPr>
        <w:spacing w:line="380" w:lineRule="exact"/>
        <w:ind w:firstLine="420"/>
        <w:rPr>
          <w:rFonts w:hint="eastAsia" w:ascii="宋体" w:hAnsi="宋体"/>
          <w:bCs/>
          <w:szCs w:val="21"/>
        </w:rPr>
      </w:pPr>
      <w:r>
        <w:rPr>
          <w:rFonts w:hint="eastAsia" w:ascii="宋体" w:hAnsi="宋体"/>
          <w:bCs/>
          <w:szCs w:val="21"/>
        </w:rPr>
        <w:t>[租赁方式</w:t>
      </w:r>
      <w:r>
        <w:rPr>
          <w:rFonts w:hint="eastAsia" w:ascii="宋体" w:hAnsi="宋体"/>
          <w:bCs/>
          <w:szCs w:val="21"/>
          <w:lang w:val="en-US" w:eastAsia="zh-CN"/>
        </w:rPr>
        <w:t xml:space="preserve"> D</w:t>
      </w:r>
      <w:r>
        <w:rPr>
          <w:rFonts w:hint="eastAsia" w:ascii="宋体" w:hAnsi="宋体"/>
          <w:bCs/>
          <w:szCs w:val="21"/>
        </w:rPr>
        <w:t>.</w:t>
      </w:r>
      <w:r>
        <w:rPr>
          <w:rFonts w:hint="eastAsia" w:ascii="宋体" w:hAnsi="宋体"/>
          <w:bCs/>
          <w:szCs w:val="21"/>
          <w:lang w:eastAsia="zh-CN"/>
        </w:rPr>
        <w:t>直租</w:t>
      </w:r>
      <w:r>
        <w:rPr>
          <w:rFonts w:hint="eastAsia" w:ascii="宋体" w:hAnsi="宋体"/>
          <w:bCs/>
          <w:szCs w:val="21"/>
          <w:lang w:val="en-US" w:eastAsia="zh-CN"/>
        </w:rPr>
        <w:t xml:space="preserve"> E.回租</w:t>
      </w:r>
      <w:r>
        <w:rPr>
          <w:rFonts w:hint="eastAsia" w:ascii="宋体" w:hAnsi="宋体"/>
          <w:bCs/>
          <w:szCs w:val="21"/>
        </w:rPr>
        <w:t>]: 本项目反映金融租赁公司</w:t>
      </w:r>
      <w:r>
        <w:rPr>
          <w:rFonts w:hint="eastAsia" w:ascii="宋体" w:hAnsi="宋体"/>
          <w:bCs/>
          <w:szCs w:val="21"/>
          <w:lang w:eastAsia="zh-CN"/>
        </w:rPr>
        <w:t>、金融租赁公司专业子公司</w:t>
      </w:r>
      <w:r>
        <w:rPr>
          <w:rFonts w:hint="eastAsia" w:ascii="宋体" w:hAnsi="宋体"/>
          <w:bCs/>
          <w:szCs w:val="21"/>
        </w:rPr>
        <w:t>设立项目公司开展租赁业务的方式，按照直租或回租进行划分，范围及划分标准按照《企业会计准则第21号--—租赁》和《</w:t>
      </w:r>
      <w:r>
        <w:rPr>
          <w:rFonts w:hint="eastAsia" w:ascii="宋体" w:hAnsi="宋体"/>
          <w:bCs/>
        </w:rPr>
        <w:t>金融租赁公司管理办法</w:t>
      </w:r>
      <w:r>
        <w:rPr>
          <w:rFonts w:hint="eastAsia" w:ascii="宋体" w:hAnsi="宋体"/>
          <w:bCs/>
          <w:szCs w:val="21"/>
        </w:rPr>
        <w:t>》要求执行。对项目公司已设立，但尚未注入租赁物资产，租赁方式不能确定的，不填列此项。</w:t>
      </w:r>
    </w:p>
    <w:p>
      <w:pPr>
        <w:spacing w:line="380" w:lineRule="exact"/>
        <w:ind w:firstLine="420"/>
        <w:rPr>
          <w:rFonts w:hint="eastAsia" w:ascii="宋体" w:hAnsi="宋体"/>
          <w:bCs/>
          <w:szCs w:val="21"/>
        </w:rPr>
      </w:pPr>
      <w:r>
        <w:rPr>
          <w:rFonts w:hint="eastAsia" w:ascii="宋体" w:hAnsi="宋体"/>
          <w:bCs/>
          <w:szCs w:val="21"/>
        </w:rPr>
        <w:t>[租赁性质</w:t>
      </w:r>
      <w:r>
        <w:rPr>
          <w:rFonts w:hint="eastAsia" w:ascii="宋体" w:hAnsi="宋体"/>
          <w:bCs/>
          <w:szCs w:val="21"/>
          <w:lang w:val="en-US" w:eastAsia="zh-CN"/>
        </w:rPr>
        <w:t xml:space="preserve"> F.融资租赁 </w:t>
      </w:r>
      <w:r>
        <w:rPr>
          <w:rFonts w:hint="eastAsia" w:ascii="宋体" w:hAnsi="宋体"/>
          <w:bCs/>
          <w:szCs w:val="21"/>
        </w:rPr>
        <w:t>G.</w:t>
      </w:r>
      <w:r>
        <w:rPr>
          <w:rFonts w:hint="eastAsia" w:ascii="宋体" w:hAnsi="宋体"/>
          <w:bCs/>
          <w:szCs w:val="21"/>
          <w:lang w:eastAsia="zh-CN"/>
        </w:rPr>
        <w:t>经营租赁</w:t>
      </w:r>
      <w:r>
        <w:rPr>
          <w:rFonts w:hint="eastAsia" w:ascii="宋体" w:hAnsi="宋体"/>
          <w:bCs/>
          <w:szCs w:val="21"/>
        </w:rPr>
        <w:t>]: 本项目反映金融租赁公司</w:t>
      </w:r>
      <w:r>
        <w:rPr>
          <w:rFonts w:hint="eastAsia" w:ascii="宋体" w:hAnsi="宋体"/>
          <w:bCs/>
          <w:szCs w:val="21"/>
          <w:lang w:eastAsia="zh-CN"/>
        </w:rPr>
        <w:t>、金融租赁公司专业子公司</w:t>
      </w:r>
      <w:r>
        <w:rPr>
          <w:rFonts w:hint="eastAsia" w:ascii="宋体" w:hAnsi="宋体"/>
          <w:bCs/>
          <w:szCs w:val="21"/>
        </w:rPr>
        <w:t>设立项目公司开展租赁业务的性质，按照融资租赁或经营租赁进行划分，范围及划分标准按照《企业会计准则第21号--—租赁》要求执行。对项目公司已设立，但尚未注入租赁物资产，租赁性质不能确定的，不填列此项。</w:t>
      </w:r>
    </w:p>
    <w:p>
      <w:pPr>
        <w:spacing w:line="380" w:lineRule="exact"/>
        <w:ind w:firstLine="420"/>
        <w:rPr>
          <w:rFonts w:hint="eastAsia" w:ascii="宋体" w:hAnsi="宋体"/>
          <w:bCs/>
          <w:szCs w:val="21"/>
        </w:rPr>
      </w:pPr>
    </w:p>
    <w:p>
      <w:pPr>
        <w:spacing w:line="440" w:lineRule="exact"/>
        <w:ind w:firstLine="422" w:firstLineChars="200"/>
        <w:rPr>
          <w:rFonts w:hint="default" w:ascii="宋体" w:hAnsi="宋体" w:eastAsia="宋体"/>
          <w:b/>
          <w:szCs w:val="21"/>
          <w:lang w:val="en-US" w:eastAsia="zh-CN"/>
        </w:rPr>
      </w:pPr>
      <w:r>
        <w:rPr>
          <w:rFonts w:hint="eastAsia" w:ascii="宋体" w:hAnsi="宋体" w:eastAsia="宋体"/>
          <w:b/>
          <w:szCs w:val="21"/>
          <w:lang w:eastAsia="zh-CN"/>
        </w:rPr>
        <w:t>第III部分：管理型项目公司情况</w:t>
      </w:r>
      <w:r>
        <w:rPr>
          <w:rFonts w:hint="eastAsia" w:ascii="宋体" w:hAnsi="宋体"/>
          <w:b/>
          <w:szCs w:val="21"/>
          <w:lang w:val="en-US" w:eastAsia="zh-CN"/>
        </w:rPr>
        <w:t xml:space="preserve"> </w:t>
      </w:r>
    </w:p>
    <w:p>
      <w:pPr>
        <w:spacing w:line="440" w:lineRule="exact"/>
        <w:ind w:firstLine="420" w:firstLineChars="200"/>
        <w:rPr>
          <w:rFonts w:hint="eastAsia" w:ascii="宋体" w:hAnsi="宋体"/>
          <w:bCs/>
          <w:szCs w:val="21"/>
          <w:lang w:val="en-US" w:eastAsia="zh-CN"/>
        </w:rPr>
      </w:pPr>
      <w:r>
        <w:rPr>
          <w:rFonts w:hint="eastAsia" w:ascii="宋体" w:hAnsi="宋体"/>
          <w:bCs/>
          <w:szCs w:val="21"/>
        </w:rPr>
        <w:t>[A.</w:t>
      </w:r>
      <w:r>
        <w:rPr>
          <w:rFonts w:hint="eastAsia" w:ascii="宋体" w:hAnsi="宋体"/>
          <w:bCs/>
          <w:szCs w:val="21"/>
          <w:lang w:eastAsia="zh-CN"/>
        </w:rPr>
        <w:t>管理型</w:t>
      </w:r>
      <w:r>
        <w:rPr>
          <w:rFonts w:hint="eastAsia" w:ascii="宋体" w:hAnsi="宋体"/>
          <w:bCs/>
          <w:szCs w:val="21"/>
        </w:rPr>
        <w:t>项目公司名称]:本项目反映金融租赁公司</w:t>
      </w:r>
      <w:r>
        <w:rPr>
          <w:rFonts w:hint="eastAsia" w:ascii="宋体" w:hAnsi="宋体"/>
          <w:bCs/>
          <w:szCs w:val="21"/>
          <w:lang w:eastAsia="zh-CN"/>
        </w:rPr>
        <w:t>专业子公司在境外设立的管理型项目公司名称。</w:t>
      </w:r>
      <w:r>
        <w:rPr>
          <w:rFonts w:hint="eastAsia" w:ascii="宋体" w:hAnsi="宋体"/>
          <w:bCs/>
          <w:szCs w:val="21"/>
          <w:lang w:val="en-US" w:eastAsia="zh-CN"/>
        </w:rPr>
        <w:t xml:space="preserve"> </w:t>
      </w:r>
    </w:p>
    <w:p>
      <w:pPr>
        <w:spacing w:line="380" w:lineRule="exact"/>
        <w:ind w:firstLine="420"/>
        <w:rPr>
          <w:rFonts w:hint="eastAsia" w:ascii="宋体" w:hAnsi="宋体"/>
          <w:bCs/>
          <w:szCs w:val="21"/>
        </w:rPr>
      </w:pPr>
      <w:r>
        <w:rPr>
          <w:rFonts w:hint="eastAsia" w:ascii="宋体" w:hAnsi="宋体"/>
          <w:bCs/>
          <w:szCs w:val="21"/>
        </w:rPr>
        <w:t>[</w:t>
      </w:r>
      <w:r>
        <w:rPr>
          <w:rFonts w:hint="eastAsia" w:ascii="宋体" w:hAnsi="宋体"/>
          <w:bCs/>
          <w:szCs w:val="21"/>
          <w:lang w:val="en-US" w:eastAsia="zh-CN"/>
        </w:rPr>
        <w:t>B</w:t>
      </w:r>
      <w:r>
        <w:rPr>
          <w:rFonts w:hint="eastAsia" w:ascii="宋体" w:hAnsi="宋体"/>
          <w:bCs/>
          <w:szCs w:val="21"/>
        </w:rPr>
        <w:t>.注册</w:t>
      </w:r>
      <w:r>
        <w:rPr>
          <w:rFonts w:hint="eastAsia" w:ascii="宋体" w:hAnsi="宋体"/>
          <w:bCs/>
          <w:szCs w:val="21"/>
          <w:lang w:eastAsia="zh-CN"/>
        </w:rPr>
        <w:t>地点</w:t>
      </w:r>
      <w:r>
        <w:rPr>
          <w:rFonts w:hint="eastAsia" w:ascii="宋体" w:hAnsi="宋体"/>
          <w:bCs/>
          <w:szCs w:val="21"/>
        </w:rPr>
        <w:t>]</w:t>
      </w:r>
      <w:r>
        <w:rPr>
          <w:rFonts w:hint="eastAsia" w:ascii="宋体" w:hAnsi="宋体"/>
          <w:bCs/>
          <w:szCs w:val="21"/>
          <w:lang w:eastAsia="zh-CN"/>
        </w:rPr>
        <w:t>：</w:t>
      </w:r>
      <w:r>
        <w:rPr>
          <w:rFonts w:hint="eastAsia" w:ascii="宋体" w:hAnsi="宋体"/>
          <w:bCs/>
          <w:szCs w:val="21"/>
        </w:rPr>
        <w:t>本项目反映</w:t>
      </w:r>
      <w:r>
        <w:rPr>
          <w:rFonts w:hint="eastAsia" w:ascii="宋体" w:hAnsi="宋体"/>
          <w:bCs/>
          <w:szCs w:val="21"/>
          <w:lang w:eastAsia="zh-CN"/>
        </w:rPr>
        <w:t>管理型项目公司注册地点</w:t>
      </w:r>
      <w:r>
        <w:rPr>
          <w:rFonts w:hint="eastAsia" w:ascii="宋体" w:hAnsi="宋体"/>
          <w:bCs/>
          <w:szCs w:val="21"/>
        </w:rPr>
        <w:t>。</w:t>
      </w:r>
    </w:p>
    <w:p>
      <w:pPr>
        <w:spacing w:line="440" w:lineRule="exact"/>
        <w:ind w:firstLine="420" w:firstLineChars="200"/>
        <w:rPr>
          <w:rFonts w:hint="eastAsia" w:ascii="宋体" w:hAnsi="宋体"/>
          <w:bCs/>
          <w:szCs w:val="21"/>
          <w:lang w:eastAsia="zh-CN"/>
        </w:rPr>
      </w:pPr>
      <w:r>
        <w:rPr>
          <w:rFonts w:hint="eastAsia" w:ascii="宋体" w:hAnsi="宋体"/>
          <w:bCs/>
          <w:szCs w:val="21"/>
        </w:rPr>
        <w:t>[</w:t>
      </w:r>
      <w:r>
        <w:rPr>
          <w:rFonts w:hint="eastAsia" w:ascii="宋体" w:hAnsi="宋体"/>
          <w:bCs/>
          <w:szCs w:val="21"/>
          <w:lang w:val="en-US" w:eastAsia="zh-CN"/>
        </w:rPr>
        <w:t>C.</w:t>
      </w:r>
      <w:r>
        <w:rPr>
          <w:rFonts w:hint="eastAsia" w:ascii="宋体" w:hAnsi="宋体"/>
          <w:bCs/>
          <w:szCs w:val="21"/>
          <w:lang w:eastAsia="zh-CN"/>
        </w:rPr>
        <w:t>具体功能</w:t>
      </w:r>
      <w:r>
        <w:rPr>
          <w:rFonts w:hint="eastAsia" w:ascii="宋体" w:hAnsi="宋体"/>
          <w:bCs/>
          <w:szCs w:val="21"/>
        </w:rPr>
        <w:t>]</w:t>
      </w:r>
      <w:r>
        <w:rPr>
          <w:rFonts w:hint="eastAsia" w:ascii="宋体" w:hAnsi="宋体"/>
          <w:bCs/>
          <w:szCs w:val="21"/>
          <w:lang w:eastAsia="zh-CN"/>
        </w:rPr>
        <w:t>：</w:t>
      </w:r>
      <w:r>
        <w:rPr>
          <w:rFonts w:hint="eastAsia" w:ascii="宋体" w:hAnsi="宋体"/>
          <w:bCs/>
          <w:szCs w:val="21"/>
        </w:rPr>
        <w:t>本项目反映</w:t>
      </w:r>
      <w:r>
        <w:rPr>
          <w:rFonts w:hint="eastAsia" w:ascii="宋体" w:hAnsi="宋体"/>
          <w:bCs/>
          <w:szCs w:val="21"/>
          <w:lang w:eastAsia="zh-CN"/>
        </w:rPr>
        <w:t>管理型项目公司具体功能类型，按照投资管理功能、融资管理功能或兼具两种功能填列。</w:t>
      </w:r>
    </w:p>
    <w:p>
      <w:pPr>
        <w:spacing w:line="380" w:lineRule="exact"/>
        <w:ind w:firstLine="420"/>
        <w:rPr>
          <w:rFonts w:hint="eastAsia" w:ascii="宋体" w:hAnsi="宋体"/>
          <w:bCs/>
          <w:szCs w:val="21"/>
        </w:rPr>
      </w:pPr>
      <w:r>
        <w:rPr>
          <w:rFonts w:hint="eastAsia" w:ascii="宋体" w:hAnsi="宋体"/>
          <w:bCs/>
          <w:szCs w:val="21"/>
        </w:rPr>
        <w:t>[</w:t>
      </w:r>
      <w:r>
        <w:rPr>
          <w:rFonts w:hint="eastAsia" w:ascii="宋体" w:hAnsi="宋体"/>
          <w:bCs/>
          <w:szCs w:val="21"/>
          <w:lang w:val="en-US" w:eastAsia="zh-CN"/>
        </w:rPr>
        <w:t>D</w:t>
      </w:r>
      <w:r>
        <w:rPr>
          <w:rFonts w:hint="eastAsia" w:ascii="宋体" w:hAnsi="宋体"/>
          <w:bCs/>
          <w:szCs w:val="21"/>
        </w:rPr>
        <w:t>.</w:t>
      </w:r>
      <w:r>
        <w:rPr>
          <w:rFonts w:hint="eastAsia" w:ascii="宋体" w:hAnsi="宋体"/>
          <w:bCs/>
          <w:szCs w:val="21"/>
          <w:lang w:eastAsia="zh-CN"/>
        </w:rPr>
        <w:t>投资管理项目公司数量</w:t>
      </w:r>
      <w:r>
        <w:rPr>
          <w:rFonts w:hint="eastAsia" w:ascii="宋体" w:hAnsi="宋体"/>
          <w:bCs/>
          <w:szCs w:val="21"/>
        </w:rPr>
        <w:t>]</w:t>
      </w:r>
      <w:r>
        <w:rPr>
          <w:rFonts w:hint="eastAsia" w:ascii="宋体" w:hAnsi="宋体"/>
          <w:bCs/>
          <w:szCs w:val="21"/>
          <w:lang w:eastAsia="zh-CN"/>
        </w:rPr>
        <w:t>：</w:t>
      </w:r>
      <w:r>
        <w:rPr>
          <w:rFonts w:hint="eastAsia" w:ascii="宋体" w:hAnsi="宋体"/>
          <w:bCs/>
          <w:szCs w:val="21"/>
        </w:rPr>
        <w:t>本项目反映</w:t>
      </w:r>
      <w:r>
        <w:rPr>
          <w:rFonts w:hint="eastAsia" w:ascii="宋体" w:hAnsi="宋体"/>
          <w:bCs/>
          <w:szCs w:val="21"/>
          <w:lang w:eastAsia="zh-CN"/>
        </w:rPr>
        <w:t>具有投资管理功能的管理型项目公司项下投资管理的项目公司数量</w:t>
      </w:r>
      <w:r>
        <w:rPr>
          <w:rFonts w:hint="eastAsia" w:ascii="宋体" w:hAnsi="宋体"/>
          <w:bCs/>
          <w:szCs w:val="21"/>
        </w:rPr>
        <w:t>。</w:t>
      </w:r>
    </w:p>
    <w:p>
      <w:pPr>
        <w:spacing w:line="380" w:lineRule="exact"/>
        <w:ind w:firstLine="420"/>
        <w:rPr>
          <w:rFonts w:hint="eastAsia" w:ascii="宋体" w:hAnsi="宋体"/>
          <w:bCs/>
          <w:szCs w:val="21"/>
        </w:rPr>
      </w:pPr>
      <w:r>
        <w:rPr>
          <w:rFonts w:hint="eastAsia" w:ascii="宋体" w:hAnsi="宋体"/>
          <w:bCs/>
          <w:szCs w:val="21"/>
        </w:rPr>
        <w:t>[</w:t>
      </w:r>
      <w:r>
        <w:rPr>
          <w:rFonts w:hint="eastAsia" w:ascii="宋体" w:hAnsi="宋体"/>
          <w:bCs/>
          <w:szCs w:val="21"/>
          <w:lang w:val="en-US" w:eastAsia="zh-CN"/>
        </w:rPr>
        <w:t>E</w:t>
      </w:r>
      <w:r>
        <w:rPr>
          <w:rFonts w:hint="eastAsia" w:ascii="宋体" w:hAnsi="宋体"/>
          <w:bCs/>
          <w:szCs w:val="21"/>
        </w:rPr>
        <w:t>.</w:t>
      </w:r>
      <w:r>
        <w:rPr>
          <w:rFonts w:hint="eastAsia" w:ascii="宋体" w:hAnsi="宋体"/>
          <w:bCs/>
          <w:szCs w:val="21"/>
          <w:lang w:eastAsia="zh-CN"/>
        </w:rPr>
        <w:t>期内债券发行金额</w:t>
      </w:r>
      <w:r>
        <w:rPr>
          <w:rFonts w:hint="eastAsia" w:ascii="宋体" w:hAnsi="宋体"/>
          <w:bCs/>
          <w:szCs w:val="21"/>
        </w:rPr>
        <w:t>]</w:t>
      </w:r>
      <w:r>
        <w:rPr>
          <w:rFonts w:hint="eastAsia" w:ascii="宋体" w:hAnsi="宋体"/>
          <w:bCs/>
          <w:szCs w:val="21"/>
          <w:lang w:eastAsia="zh-CN"/>
        </w:rPr>
        <w:t>：</w:t>
      </w:r>
      <w:r>
        <w:rPr>
          <w:rFonts w:hint="eastAsia" w:ascii="宋体" w:hAnsi="宋体"/>
          <w:bCs/>
          <w:szCs w:val="21"/>
        </w:rPr>
        <w:t>本项目反映</w:t>
      </w:r>
      <w:r>
        <w:rPr>
          <w:rFonts w:hint="eastAsia" w:ascii="宋体" w:hAnsi="宋体"/>
          <w:bCs/>
          <w:szCs w:val="21"/>
          <w:lang w:eastAsia="zh-CN"/>
        </w:rPr>
        <w:t>上期报告期末</w:t>
      </w:r>
      <w:r>
        <w:rPr>
          <w:rFonts w:hint="eastAsia" w:ascii="宋体" w:hAnsi="宋体"/>
          <w:bCs/>
          <w:szCs w:val="21"/>
        </w:rPr>
        <w:t>至</w:t>
      </w:r>
      <w:r>
        <w:rPr>
          <w:rFonts w:hint="eastAsia" w:ascii="宋体" w:hAnsi="宋体"/>
          <w:bCs/>
          <w:szCs w:val="21"/>
          <w:lang w:eastAsia="zh-CN"/>
        </w:rPr>
        <w:t>此次</w:t>
      </w:r>
      <w:r>
        <w:rPr>
          <w:rFonts w:hint="eastAsia" w:ascii="宋体" w:hAnsi="宋体"/>
          <w:bCs/>
          <w:szCs w:val="21"/>
        </w:rPr>
        <w:t>报告期末期间内</w:t>
      </w:r>
      <w:r>
        <w:rPr>
          <w:rFonts w:hint="eastAsia" w:ascii="宋体" w:hAnsi="宋体"/>
          <w:bCs/>
          <w:szCs w:val="21"/>
          <w:lang w:eastAsia="zh-CN"/>
        </w:rPr>
        <w:t>管理型项目公司债券发行金额</w:t>
      </w:r>
      <w:r>
        <w:rPr>
          <w:rFonts w:hint="eastAsia" w:ascii="宋体" w:hAnsi="宋体"/>
          <w:bCs/>
          <w:szCs w:val="21"/>
        </w:rPr>
        <w:t>。</w:t>
      </w:r>
    </w:p>
    <w:p>
      <w:pPr>
        <w:spacing w:line="440" w:lineRule="exact"/>
        <w:ind w:firstLine="420" w:firstLineChars="200"/>
        <w:rPr>
          <w:rFonts w:hint="eastAsia" w:ascii="宋体" w:hAnsi="宋体"/>
          <w:bCs/>
          <w:szCs w:val="21"/>
          <w:lang w:eastAsia="zh-CN"/>
        </w:rPr>
      </w:pPr>
      <w:r>
        <w:rPr>
          <w:rFonts w:hint="eastAsia" w:ascii="宋体" w:hAnsi="宋体"/>
          <w:szCs w:val="21"/>
        </w:rPr>
        <w:t>[</w:t>
      </w:r>
      <w:r>
        <w:rPr>
          <w:rFonts w:hint="eastAsia" w:ascii="宋体" w:hAnsi="宋体"/>
          <w:szCs w:val="21"/>
          <w:lang w:val="en-US" w:eastAsia="zh-CN"/>
        </w:rPr>
        <w:t>F</w:t>
      </w:r>
      <w:r>
        <w:rPr>
          <w:rFonts w:ascii="宋体" w:hAnsi="宋体"/>
          <w:szCs w:val="21"/>
        </w:rPr>
        <w:t>.</w:t>
      </w:r>
      <w:r>
        <w:rPr>
          <w:rFonts w:hint="eastAsia" w:ascii="宋体" w:hAnsi="宋体"/>
          <w:szCs w:val="21"/>
        </w:rPr>
        <w:t>应付</w:t>
      </w:r>
      <w:r>
        <w:rPr>
          <w:rFonts w:ascii="宋体" w:hAnsi="宋体"/>
          <w:szCs w:val="21"/>
        </w:rPr>
        <w:t>债券</w:t>
      </w:r>
      <w:r>
        <w:rPr>
          <w:rFonts w:hint="eastAsia" w:ascii="宋体" w:hAnsi="宋体"/>
          <w:szCs w:val="21"/>
          <w:lang w:eastAsia="zh-CN"/>
        </w:rPr>
        <w:t>余额</w:t>
      </w:r>
      <w:r>
        <w:rPr>
          <w:rFonts w:hint="eastAsia" w:ascii="宋体" w:hAnsi="宋体"/>
          <w:szCs w:val="21"/>
        </w:rPr>
        <w:t>]</w:t>
      </w:r>
      <w:r>
        <w:rPr>
          <w:rFonts w:hint="eastAsia" w:ascii="宋体" w:hAnsi="宋体"/>
          <w:szCs w:val="21"/>
          <w:lang w:eastAsia="zh-CN"/>
        </w:rPr>
        <w:t>：</w:t>
      </w:r>
      <w:r>
        <w:rPr>
          <w:rFonts w:ascii="宋体" w:hAnsi="宋体"/>
          <w:szCs w:val="21"/>
        </w:rPr>
        <w:t>本项目反映</w:t>
      </w:r>
      <w:r>
        <w:rPr>
          <w:rFonts w:hint="eastAsia" w:ascii="宋体" w:hAnsi="宋体"/>
          <w:szCs w:val="21"/>
          <w:lang w:eastAsia="zh-CN"/>
        </w:rPr>
        <w:t>管理型项目公司</w:t>
      </w:r>
      <w:r>
        <w:rPr>
          <w:rFonts w:ascii="宋体" w:hAnsi="宋体"/>
          <w:szCs w:val="21"/>
        </w:rPr>
        <w:t>实际发行债券</w:t>
      </w:r>
      <w:r>
        <w:rPr>
          <w:rFonts w:hint="eastAsia" w:ascii="宋体" w:hAnsi="宋体"/>
          <w:szCs w:val="21"/>
        </w:rPr>
        <w:t>本金及应付利息</w:t>
      </w:r>
      <w:r>
        <w:rPr>
          <w:rFonts w:ascii="宋体" w:hAnsi="宋体"/>
          <w:szCs w:val="21"/>
        </w:rPr>
        <w:t>。</w:t>
      </w:r>
    </w:p>
    <w:p/>
    <w:p/>
    <w:p>
      <w:pPr>
        <w:spacing w:line="360" w:lineRule="auto"/>
        <w:ind w:firstLine="422" w:firstLineChars="200"/>
        <w:rPr>
          <w:rFonts w:hint="eastAsia" w:ascii="宋体" w:hAnsi="宋体"/>
          <w:b/>
          <w:szCs w:val="21"/>
        </w:rPr>
      </w:pPr>
      <w:r>
        <w:rPr>
          <w:rFonts w:hint="eastAsia" w:ascii="宋体" w:hAnsi="宋体"/>
          <w:b/>
          <w:szCs w:val="21"/>
        </w:rPr>
        <w:t>第四部分：校验关系</w:t>
      </w:r>
    </w:p>
    <w:p>
      <w:pPr>
        <w:spacing w:line="440" w:lineRule="exact"/>
        <w:ind w:firstLine="421"/>
        <w:rPr>
          <w:rFonts w:hint="eastAsia" w:ascii="宋体" w:hAnsi="宋体"/>
          <w:b/>
          <w:szCs w:val="21"/>
        </w:rPr>
      </w:pPr>
      <w:r>
        <w:rPr>
          <w:rFonts w:hint="eastAsia" w:ascii="宋体" w:hAnsi="宋体" w:eastAsia="宋体"/>
          <w:b/>
          <w:szCs w:val="21"/>
          <w:lang w:eastAsia="zh-CN"/>
        </w:rPr>
        <w:t>第I部分：项目公司设立</w:t>
      </w:r>
      <w:r>
        <w:rPr>
          <w:rFonts w:hint="eastAsia" w:ascii="宋体" w:hAnsi="宋体"/>
          <w:b/>
          <w:szCs w:val="21"/>
          <w:lang w:eastAsia="zh-CN"/>
        </w:rPr>
        <w:t>、转受让及</w:t>
      </w:r>
      <w:r>
        <w:rPr>
          <w:rFonts w:hint="eastAsia" w:ascii="宋体" w:hAnsi="宋体" w:eastAsia="宋体"/>
          <w:b/>
          <w:szCs w:val="21"/>
          <w:lang w:eastAsia="zh-CN"/>
        </w:rPr>
        <w:t>关闭情况</w:t>
      </w:r>
    </w:p>
    <w:p>
      <w:pPr>
        <w:pStyle w:val="2"/>
        <w:numPr>
          <w:ilvl w:val="0"/>
          <w:numId w:val="2"/>
        </w:numPr>
        <w:snapToGrid w:val="0"/>
        <w:spacing w:after="0"/>
        <w:ind w:firstLineChars="0"/>
        <w:rPr>
          <w:rFonts w:ascii="宋体" w:hAnsi="宋体" w:eastAsia="宋体"/>
          <w:color w:val="000000"/>
          <w:sz w:val="21"/>
          <w:szCs w:val="21"/>
        </w:rPr>
      </w:pPr>
      <w:r>
        <w:rPr>
          <w:rFonts w:ascii="宋体" w:hAnsi="宋体" w:eastAsia="宋体"/>
          <w:color w:val="000000"/>
          <w:sz w:val="21"/>
          <w:szCs w:val="21"/>
        </w:rPr>
        <w:t>[1.</w:t>
      </w:r>
      <w:r>
        <w:rPr>
          <w:rFonts w:hint="eastAsia" w:ascii="宋体" w:hAnsi="宋体" w:eastAsia="宋体"/>
          <w:color w:val="000000"/>
          <w:sz w:val="21"/>
          <w:szCs w:val="21"/>
          <w:lang w:val="en-US" w:eastAsia="zh-CN"/>
        </w:rPr>
        <w:t>6</w:t>
      </w:r>
      <w:r>
        <w:rPr>
          <w:rFonts w:ascii="宋体" w:hAnsi="宋体" w:eastAsia="宋体"/>
          <w:color w:val="000000"/>
          <w:sz w:val="21"/>
          <w:szCs w:val="21"/>
        </w:rPr>
        <w:t>]=[1.1]+[1.2]</w:t>
      </w:r>
      <w:r>
        <w:rPr>
          <w:rFonts w:hint="eastAsia" w:ascii="宋体" w:hAnsi="宋体" w:eastAsia="宋体"/>
          <w:color w:val="000000"/>
          <w:sz w:val="21"/>
          <w:szCs w:val="21"/>
          <w:lang w:val="en-US" w:eastAsia="zh-CN"/>
        </w:rPr>
        <w:t>-[1.3]+[1.4]-[1.5]</w:t>
      </w:r>
      <w:r>
        <w:rPr>
          <w:rFonts w:ascii="宋体" w:hAnsi="宋体" w:eastAsia="宋体"/>
          <w:color w:val="000000"/>
          <w:sz w:val="21"/>
          <w:szCs w:val="21"/>
        </w:rPr>
        <w:tab/>
      </w:r>
    </w:p>
    <w:p>
      <w:pPr>
        <w:pStyle w:val="2"/>
        <w:numPr>
          <w:ilvl w:val="0"/>
          <w:numId w:val="2"/>
        </w:numPr>
        <w:snapToGrid w:val="0"/>
        <w:spacing w:after="0"/>
        <w:ind w:firstLineChars="0"/>
        <w:rPr>
          <w:rFonts w:ascii="宋体" w:hAnsi="宋体" w:eastAsia="宋体"/>
          <w:color w:val="000000"/>
          <w:sz w:val="21"/>
          <w:szCs w:val="21"/>
        </w:rPr>
      </w:pPr>
      <w:r>
        <w:rPr>
          <w:rFonts w:ascii="宋体" w:hAnsi="宋体" w:eastAsia="宋体"/>
          <w:color w:val="000000"/>
          <w:sz w:val="21"/>
          <w:szCs w:val="21"/>
        </w:rPr>
        <w:t>[</w:t>
      </w:r>
      <w:r>
        <w:rPr>
          <w:rFonts w:hint="eastAsia" w:ascii="宋体" w:hAnsi="宋体" w:eastAsia="宋体"/>
          <w:color w:val="000000"/>
          <w:sz w:val="21"/>
          <w:szCs w:val="21"/>
          <w:lang w:val="en-US" w:eastAsia="zh-CN"/>
        </w:rPr>
        <w:t>2</w:t>
      </w:r>
      <w:r>
        <w:rPr>
          <w:rFonts w:ascii="宋体" w:hAnsi="宋体" w:eastAsia="宋体"/>
          <w:color w:val="000000"/>
          <w:sz w:val="21"/>
          <w:szCs w:val="21"/>
        </w:rPr>
        <w:t>.</w:t>
      </w:r>
      <w:r>
        <w:rPr>
          <w:rFonts w:hint="eastAsia" w:ascii="宋体" w:hAnsi="宋体" w:eastAsia="宋体"/>
          <w:color w:val="000000"/>
          <w:sz w:val="21"/>
          <w:szCs w:val="21"/>
          <w:lang w:val="en-US" w:eastAsia="zh-CN"/>
        </w:rPr>
        <w:t>6</w:t>
      </w:r>
      <w:r>
        <w:rPr>
          <w:rFonts w:ascii="宋体" w:hAnsi="宋体" w:eastAsia="宋体"/>
          <w:color w:val="000000"/>
          <w:sz w:val="21"/>
          <w:szCs w:val="21"/>
        </w:rPr>
        <w:t>]=[</w:t>
      </w:r>
      <w:r>
        <w:rPr>
          <w:rFonts w:hint="eastAsia" w:ascii="宋体" w:hAnsi="宋体" w:eastAsia="宋体"/>
          <w:color w:val="000000"/>
          <w:sz w:val="21"/>
          <w:szCs w:val="21"/>
          <w:lang w:val="en-US" w:eastAsia="zh-CN"/>
        </w:rPr>
        <w:t>2</w:t>
      </w:r>
      <w:r>
        <w:rPr>
          <w:rFonts w:ascii="宋体" w:hAnsi="宋体" w:eastAsia="宋体"/>
          <w:color w:val="000000"/>
          <w:sz w:val="21"/>
          <w:szCs w:val="21"/>
        </w:rPr>
        <w:t>.1]+[</w:t>
      </w:r>
      <w:r>
        <w:rPr>
          <w:rFonts w:hint="eastAsia" w:ascii="宋体" w:hAnsi="宋体" w:eastAsia="宋体"/>
          <w:color w:val="000000"/>
          <w:sz w:val="21"/>
          <w:szCs w:val="21"/>
          <w:lang w:val="en-US" w:eastAsia="zh-CN"/>
        </w:rPr>
        <w:t>2</w:t>
      </w:r>
      <w:r>
        <w:rPr>
          <w:rFonts w:ascii="宋体" w:hAnsi="宋体" w:eastAsia="宋体"/>
          <w:color w:val="000000"/>
          <w:sz w:val="21"/>
          <w:szCs w:val="21"/>
        </w:rPr>
        <w:t>.2]</w:t>
      </w:r>
      <w:r>
        <w:rPr>
          <w:rFonts w:hint="eastAsia" w:ascii="宋体" w:hAnsi="宋体" w:eastAsia="宋体"/>
          <w:color w:val="000000"/>
          <w:sz w:val="21"/>
          <w:szCs w:val="21"/>
          <w:lang w:val="en-US" w:eastAsia="zh-CN"/>
        </w:rPr>
        <w:t>-[2.3]+[2.4]-[2.5]=[2.6.1]+[2.6.2]</w:t>
      </w:r>
      <w:r>
        <w:rPr>
          <w:rFonts w:ascii="宋体" w:hAnsi="宋体" w:eastAsia="宋体"/>
          <w:color w:val="000000"/>
          <w:sz w:val="21"/>
          <w:szCs w:val="21"/>
        </w:rPr>
        <w:tab/>
      </w:r>
    </w:p>
    <w:p>
      <w:pPr>
        <w:pStyle w:val="2"/>
        <w:widowControl w:val="0"/>
        <w:numPr>
          <w:ilvl w:val="0"/>
          <w:numId w:val="0"/>
        </w:numPr>
        <w:snapToGrid w:val="0"/>
        <w:spacing w:after="0" w:afterLines="0" w:line="360" w:lineRule="auto"/>
        <w:jc w:val="both"/>
        <w:rPr>
          <w:rFonts w:ascii="宋体" w:hAnsi="宋体" w:eastAsia="宋体"/>
          <w:color w:val="000000"/>
          <w:sz w:val="21"/>
          <w:szCs w:val="21"/>
        </w:rPr>
      </w:pPr>
    </w:p>
    <w:p>
      <w:pPr>
        <w:spacing w:line="440" w:lineRule="exact"/>
        <w:ind w:firstLine="422" w:firstLineChars="200"/>
        <w:rPr>
          <w:rFonts w:hint="eastAsia" w:ascii="宋体" w:hAnsi="宋体" w:eastAsia="宋体"/>
          <w:b/>
          <w:szCs w:val="21"/>
          <w:lang w:eastAsia="zh-CN"/>
        </w:rPr>
      </w:pPr>
      <w:r>
        <w:rPr>
          <w:rFonts w:hint="eastAsia" w:ascii="宋体" w:hAnsi="宋体" w:eastAsia="宋体"/>
          <w:b/>
          <w:szCs w:val="21"/>
          <w:lang w:eastAsia="zh-CN"/>
        </w:rPr>
        <w:t>第II部分：项目公司开展融资租赁业务情况</w:t>
      </w:r>
    </w:p>
    <w:p>
      <w:pPr>
        <w:pStyle w:val="2"/>
        <w:numPr>
          <w:ilvl w:val="0"/>
          <w:numId w:val="3"/>
        </w:numPr>
        <w:snapToGrid w:val="0"/>
        <w:spacing w:after="0"/>
        <w:ind w:firstLineChars="0"/>
        <w:rPr>
          <w:rFonts w:ascii="宋体" w:hAnsi="宋体" w:eastAsia="宋体"/>
          <w:color w:val="000000"/>
          <w:sz w:val="21"/>
          <w:szCs w:val="21"/>
        </w:rPr>
      </w:pPr>
      <w:r>
        <w:rPr>
          <w:rFonts w:ascii="宋体" w:hAnsi="宋体" w:eastAsia="宋体"/>
          <w:color w:val="000000"/>
          <w:sz w:val="21"/>
          <w:szCs w:val="21"/>
        </w:rPr>
        <w:t>[</w:t>
      </w:r>
      <w:r>
        <w:rPr>
          <w:rFonts w:hint="eastAsia" w:ascii="宋体" w:hAnsi="宋体" w:eastAsia="宋体"/>
          <w:color w:val="000000"/>
          <w:sz w:val="21"/>
          <w:szCs w:val="21"/>
          <w:lang w:val="en-US" w:eastAsia="zh-CN"/>
        </w:rPr>
        <w:t>B</w:t>
      </w:r>
      <w:r>
        <w:rPr>
          <w:rFonts w:ascii="宋体" w:hAnsi="宋体" w:eastAsia="宋体"/>
          <w:color w:val="000000"/>
          <w:sz w:val="21"/>
          <w:szCs w:val="21"/>
        </w:rPr>
        <w:t>]=[</w:t>
      </w:r>
      <w:r>
        <w:rPr>
          <w:rFonts w:hint="eastAsia" w:ascii="宋体" w:hAnsi="宋体" w:eastAsia="宋体"/>
          <w:color w:val="000000"/>
          <w:sz w:val="21"/>
          <w:szCs w:val="21"/>
          <w:lang w:val="en-US" w:eastAsia="zh-CN"/>
        </w:rPr>
        <w:t>D</w:t>
      </w:r>
      <w:r>
        <w:rPr>
          <w:rFonts w:ascii="宋体" w:hAnsi="宋体" w:eastAsia="宋体"/>
          <w:color w:val="000000"/>
          <w:sz w:val="21"/>
          <w:szCs w:val="21"/>
        </w:rPr>
        <w:t>]+[</w:t>
      </w:r>
      <w:r>
        <w:rPr>
          <w:rFonts w:hint="eastAsia" w:ascii="宋体" w:hAnsi="宋体" w:eastAsia="宋体"/>
          <w:color w:val="000000"/>
          <w:sz w:val="21"/>
          <w:szCs w:val="21"/>
          <w:lang w:val="en-US" w:eastAsia="zh-CN"/>
        </w:rPr>
        <w:t>E</w:t>
      </w:r>
      <w:r>
        <w:rPr>
          <w:rFonts w:ascii="宋体" w:hAnsi="宋体" w:eastAsia="宋体"/>
          <w:color w:val="000000"/>
          <w:sz w:val="21"/>
          <w:szCs w:val="21"/>
        </w:rPr>
        <w:t>]</w:t>
      </w:r>
      <w:r>
        <w:rPr>
          <w:rFonts w:hint="eastAsia" w:ascii="宋体" w:hAnsi="宋体" w:eastAsia="宋体"/>
          <w:color w:val="000000"/>
          <w:sz w:val="21"/>
          <w:szCs w:val="21"/>
          <w:lang w:val="en-US" w:eastAsia="zh-CN"/>
        </w:rPr>
        <w:t>=[F]+[G]</w:t>
      </w:r>
      <w:r>
        <w:rPr>
          <w:rFonts w:ascii="宋体" w:hAnsi="宋体" w:eastAsia="宋体"/>
          <w:color w:val="000000"/>
          <w:sz w:val="21"/>
          <w:szCs w:val="21"/>
        </w:rPr>
        <w:tab/>
      </w:r>
    </w:p>
    <w:p>
      <w:pPr>
        <w:pStyle w:val="2"/>
        <w:numPr>
          <w:ilvl w:val="0"/>
          <w:numId w:val="3"/>
        </w:numPr>
        <w:snapToGrid w:val="0"/>
        <w:spacing w:after="0"/>
        <w:ind w:firstLineChars="0"/>
        <w:rPr>
          <w:rFonts w:ascii="宋体" w:hAnsi="宋体" w:eastAsia="宋体"/>
          <w:color w:val="000000"/>
          <w:sz w:val="21"/>
          <w:szCs w:val="21"/>
        </w:rPr>
      </w:pPr>
      <w:r>
        <w:rPr>
          <w:rFonts w:ascii="宋体" w:hAnsi="宋体" w:eastAsia="宋体"/>
          <w:color w:val="000000"/>
          <w:sz w:val="21"/>
          <w:szCs w:val="21"/>
        </w:rPr>
        <w:t>[</w:t>
      </w:r>
      <w:r>
        <w:rPr>
          <w:rFonts w:hint="eastAsia" w:ascii="宋体" w:hAnsi="宋体" w:eastAsia="宋体"/>
          <w:color w:val="000000"/>
          <w:sz w:val="21"/>
          <w:szCs w:val="21"/>
          <w:lang w:val="en-US" w:eastAsia="zh-CN"/>
        </w:rPr>
        <w:t>1.8</w:t>
      </w:r>
      <w:r>
        <w:rPr>
          <w:rFonts w:ascii="宋体" w:hAnsi="宋体" w:eastAsia="宋体"/>
          <w:color w:val="000000"/>
          <w:sz w:val="21"/>
          <w:szCs w:val="21"/>
        </w:rPr>
        <w:t>]</w:t>
      </w:r>
      <w:r>
        <w:rPr>
          <w:rFonts w:hint="eastAsia" w:ascii="宋体" w:hAnsi="宋体" w:eastAsia="宋体"/>
          <w:color w:val="000000"/>
          <w:sz w:val="21"/>
          <w:szCs w:val="21"/>
        </w:rPr>
        <w:t>=[1.1]+[1.2]+[1.3]+[1.4]+[1.5]+[1.6]+[1.7]</w:t>
      </w:r>
    </w:p>
    <w:p>
      <w:pPr>
        <w:pStyle w:val="2"/>
        <w:numPr>
          <w:ilvl w:val="0"/>
          <w:numId w:val="3"/>
        </w:numPr>
        <w:snapToGrid w:val="0"/>
        <w:spacing w:after="0"/>
        <w:ind w:firstLineChars="0"/>
        <w:rPr>
          <w:rFonts w:ascii="宋体" w:hAnsi="宋体" w:eastAsia="宋体"/>
          <w:color w:val="000000"/>
          <w:sz w:val="21"/>
          <w:szCs w:val="21"/>
        </w:rPr>
      </w:pPr>
      <w:r>
        <w:rPr>
          <w:rFonts w:ascii="宋体" w:hAnsi="宋体" w:eastAsia="宋体"/>
          <w:color w:val="000000"/>
          <w:sz w:val="21"/>
          <w:szCs w:val="21"/>
        </w:rPr>
        <w:t>[</w:t>
      </w:r>
      <w:r>
        <w:rPr>
          <w:rFonts w:hint="eastAsia" w:ascii="宋体" w:hAnsi="宋体" w:eastAsia="宋体"/>
          <w:color w:val="000000"/>
          <w:sz w:val="21"/>
          <w:szCs w:val="21"/>
          <w:lang w:val="en-US" w:eastAsia="zh-CN"/>
        </w:rPr>
        <w:t>2.4</w:t>
      </w:r>
      <w:r>
        <w:rPr>
          <w:rFonts w:ascii="宋体" w:hAnsi="宋体" w:eastAsia="宋体"/>
          <w:color w:val="000000"/>
          <w:sz w:val="21"/>
          <w:szCs w:val="21"/>
        </w:rPr>
        <w:t>]=[</w:t>
      </w:r>
      <w:r>
        <w:rPr>
          <w:rFonts w:hint="eastAsia" w:ascii="宋体" w:hAnsi="宋体" w:eastAsia="宋体"/>
          <w:color w:val="000000"/>
          <w:sz w:val="21"/>
          <w:szCs w:val="21"/>
          <w:lang w:val="en-US" w:eastAsia="zh-CN"/>
        </w:rPr>
        <w:t>2.1</w:t>
      </w:r>
      <w:r>
        <w:rPr>
          <w:rFonts w:ascii="宋体" w:hAnsi="宋体" w:eastAsia="宋体"/>
          <w:color w:val="000000"/>
          <w:sz w:val="21"/>
          <w:szCs w:val="21"/>
        </w:rPr>
        <w:t>]+[</w:t>
      </w:r>
      <w:r>
        <w:rPr>
          <w:rFonts w:hint="eastAsia" w:ascii="宋体" w:hAnsi="宋体" w:eastAsia="宋体"/>
          <w:color w:val="000000"/>
          <w:sz w:val="21"/>
          <w:szCs w:val="21"/>
          <w:lang w:val="en-US" w:eastAsia="zh-CN"/>
        </w:rPr>
        <w:t>2.2</w:t>
      </w:r>
      <w:r>
        <w:rPr>
          <w:rFonts w:ascii="宋体" w:hAnsi="宋体" w:eastAsia="宋体"/>
          <w:color w:val="000000"/>
          <w:sz w:val="21"/>
          <w:szCs w:val="21"/>
        </w:rPr>
        <w:t>]</w:t>
      </w:r>
      <w:r>
        <w:rPr>
          <w:rFonts w:hint="eastAsia" w:ascii="宋体" w:hAnsi="宋体" w:eastAsia="宋体"/>
          <w:color w:val="000000"/>
          <w:sz w:val="21"/>
          <w:szCs w:val="21"/>
          <w:lang w:val="en-US" w:eastAsia="zh-CN"/>
        </w:rPr>
        <w:t>+[2.3]+[2.4]</w:t>
      </w:r>
    </w:p>
    <w:p>
      <w:pPr>
        <w:pStyle w:val="2"/>
        <w:widowControl w:val="0"/>
        <w:numPr>
          <w:ilvl w:val="0"/>
          <w:numId w:val="0"/>
        </w:numPr>
        <w:snapToGrid w:val="0"/>
        <w:spacing w:after="0" w:afterLines="0" w:line="360" w:lineRule="auto"/>
        <w:jc w:val="both"/>
        <w:rPr>
          <w:rFonts w:ascii="宋体" w:hAnsi="宋体" w:eastAsia="宋体"/>
          <w:color w:val="000000"/>
          <w:sz w:val="21"/>
          <w:szCs w:val="21"/>
        </w:rPr>
      </w:pPr>
    </w:p>
    <w:p>
      <w:pPr>
        <w:spacing w:line="360" w:lineRule="auto"/>
        <w:rPr>
          <w:rFonts w:hint="default" w:ascii="宋体" w:hAnsi="宋体" w:eastAsia="宋体"/>
          <w:b w:val="0"/>
          <w:bCs/>
          <w:szCs w:val="21"/>
          <w:lang w:val="en-US" w:eastAsia="zh-CN"/>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AC6B4"/>
    <w:multiLevelType w:val="multilevel"/>
    <w:tmpl w:val="3EFAC6B4"/>
    <w:lvl w:ilvl="0" w:tentative="0">
      <w:start w:val="1"/>
      <w:numFmt w:val="decimal"/>
      <w:lvlText w:val="%1)"/>
      <w:lvlJc w:val="left"/>
      <w:pPr>
        <w:ind w:left="840" w:hanging="420"/>
      </w:pPr>
      <w:rPr>
        <w:vertAlign w:val="baseline"/>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09174FA"/>
    <w:multiLevelType w:val="multilevel"/>
    <w:tmpl w:val="609174FA"/>
    <w:lvl w:ilvl="0" w:tentative="0">
      <w:start w:val="1"/>
      <w:numFmt w:val="decimal"/>
      <w:lvlText w:val="%1)"/>
      <w:lvlJc w:val="left"/>
      <w:pPr>
        <w:ind w:left="840" w:hanging="420"/>
      </w:pPr>
      <w:rPr>
        <w:vertAlign w:val="baseline"/>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6204EC1D"/>
    <w:multiLevelType w:val="singleLevel"/>
    <w:tmpl w:val="6204EC1D"/>
    <w:lvl w:ilvl="0" w:tentative="0">
      <w:start w:val="1"/>
      <w:numFmt w:val="decimal"/>
      <w:suff w:val="nothing"/>
      <w:lvlText w:val="%1．"/>
      <w:lvlJc w:val="left"/>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BIRC">
    <w15:presenceInfo w15:providerId="None" w15:userId="CBIRC"/>
  </w15:person>
  <w15:person w15:author="崔松涛">
    <w15:presenceInfo w15:providerId="None" w15:userId="崔松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81E39"/>
    <w:rsid w:val="005E599C"/>
    <w:rsid w:val="029E1CE8"/>
    <w:rsid w:val="0A520733"/>
    <w:rsid w:val="0ACF77FC"/>
    <w:rsid w:val="0B5D617C"/>
    <w:rsid w:val="0CB968EB"/>
    <w:rsid w:val="0E8E7B67"/>
    <w:rsid w:val="10D3067D"/>
    <w:rsid w:val="1269083E"/>
    <w:rsid w:val="171D02DA"/>
    <w:rsid w:val="1A181E39"/>
    <w:rsid w:val="20E16E0C"/>
    <w:rsid w:val="223F647E"/>
    <w:rsid w:val="2B7F05BD"/>
    <w:rsid w:val="2D162A2C"/>
    <w:rsid w:val="2F753723"/>
    <w:rsid w:val="30242554"/>
    <w:rsid w:val="375D1CBA"/>
    <w:rsid w:val="389B3DE0"/>
    <w:rsid w:val="3EAFF679"/>
    <w:rsid w:val="462D3E16"/>
    <w:rsid w:val="47F19C40"/>
    <w:rsid w:val="484F26F0"/>
    <w:rsid w:val="4C925E00"/>
    <w:rsid w:val="4E53388D"/>
    <w:rsid w:val="4F99357B"/>
    <w:rsid w:val="50EB59DC"/>
    <w:rsid w:val="51C938E9"/>
    <w:rsid w:val="524B123C"/>
    <w:rsid w:val="5A6A47F1"/>
    <w:rsid w:val="5D1454CF"/>
    <w:rsid w:val="5D1D324E"/>
    <w:rsid w:val="5D3D33CA"/>
    <w:rsid w:val="5EAA16E6"/>
    <w:rsid w:val="5F7FAD07"/>
    <w:rsid w:val="69C87C81"/>
    <w:rsid w:val="69D16880"/>
    <w:rsid w:val="6F771291"/>
    <w:rsid w:val="763B6553"/>
    <w:rsid w:val="7794391C"/>
    <w:rsid w:val="7903640B"/>
    <w:rsid w:val="7B75741E"/>
    <w:rsid w:val="7D681A48"/>
    <w:rsid w:val="7F53C58F"/>
    <w:rsid w:val="7FB22542"/>
    <w:rsid w:val="7FCE3A7B"/>
    <w:rsid w:val="BFEB1BC1"/>
    <w:rsid w:val="CA5EAA7F"/>
    <w:rsid w:val="DD6FEC2F"/>
    <w:rsid w:val="DF7D6465"/>
    <w:rsid w:val="DFF1433D"/>
    <w:rsid w:val="ED93B2CE"/>
    <w:rsid w:val="FC7F7782"/>
    <w:rsid w:val="FCDAC62B"/>
    <w:rsid w:val="FE0F09D8"/>
    <w:rsid w:val="FFFD3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after="100" w:afterLines="0" w:line="360" w:lineRule="auto"/>
      <w:ind w:firstLine="600" w:firstLineChars="200"/>
    </w:pPr>
    <w:rPr>
      <w:rFonts w:ascii="仿宋_GB2312" w:eastAsia="仿宋_GB2312"/>
      <w:sz w:val="3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2022-02-01T01:28:00Z</dcterms:created>
  <dc:creator>崔松涛</dc:creator>
  <cp:lastModifiedBy>CBIRC</cp:lastModifiedBy>
  <dcterms:modified xsi:type="dcterms:W3CDTF">2024-12-16T03:06:09Z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y fmtid="{D5CDD505-2E9C-101B-9397-08002B2CF9AE}" pid="3" name="ICV">
    <vt:lpwstr>2678C1725B6AC4DF337BB466246DFF43</vt:lpwstr>
  </property>
</Properties>
</file>