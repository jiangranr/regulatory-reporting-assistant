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rPr>
          <w:rFonts w:hint="eastAsia" w:ascii="宋体" w:hAnsi="宋体" w:eastAsia="宋体" w:cs="宋体"/>
          <w:sz w:val="21"/>
          <w:szCs w:val="21"/>
          <w:highlight w:val="none"/>
        </w:rPr>
      </w:pPr>
      <w:bookmarkStart w:id="0" w:name="_Hlt116895510"/>
      <w:bookmarkEnd w:id="0"/>
      <w:bookmarkStart w:id="1" w:name="_Toc134945582"/>
      <w:bookmarkStart w:id="2" w:name="_Hlt127259617"/>
    </w:p>
    <w:p>
      <w:pPr>
        <w:pStyle w:val="2"/>
        <w:ind w:firstLine="211" w:firstLineChars="100"/>
        <w:rPr>
          <w:rFonts w:hint="eastAsia" w:ascii="宋体" w:hAnsi="宋体" w:eastAsia="宋体" w:cs="宋体"/>
          <w:sz w:val="21"/>
          <w:szCs w:val="21"/>
          <w:highlight w:val="none"/>
        </w:rPr>
      </w:pPr>
      <w:r>
        <w:rPr>
          <w:rFonts w:hint="eastAsia" w:ascii="宋体" w:hAnsi="宋体" w:eastAsia="宋体" w:cs="宋体"/>
          <w:sz w:val="21"/>
          <w:szCs w:val="21"/>
          <w:highlight w:val="none"/>
        </w:rPr>
        <w:t>S47《新型农村金融机构经营情况统计表》填报说明</w:t>
      </w:r>
      <w:bookmarkEnd w:id="1"/>
    </w:p>
    <w:p>
      <w:pPr>
        <w:jc w:val="center"/>
        <w:rPr>
          <w:rFonts w:hint="eastAsia" w:ascii="宋体" w:hAnsi="宋体" w:eastAsia="宋体" w:cs="宋体"/>
          <w:b/>
          <w:bCs/>
          <w:szCs w:val="21"/>
          <w:highlight w:val="none"/>
        </w:rPr>
      </w:pPr>
    </w:p>
    <w:p>
      <w:pPr>
        <w:spacing w:line="336" w:lineRule="auto"/>
        <w:rPr>
          <w:rFonts w:hint="eastAsia" w:ascii="宋体" w:hAnsi="宋体" w:eastAsia="宋体" w:cs="宋体"/>
          <w:b/>
          <w:sz w:val="21"/>
          <w:szCs w:val="21"/>
          <w:highlight w:val="none"/>
        </w:rPr>
        <w:pPrChange w:id="0" w:author="王含" w:date="2023-11-02T17:15:00Z">
          <w:pPr>
            <w:spacing w:line="360" w:lineRule="auto"/>
          </w:pPr>
        </w:pPrChange>
      </w:pPr>
      <w:r>
        <w:rPr>
          <w:rFonts w:hint="eastAsia" w:ascii="宋体" w:hAnsi="宋体" w:eastAsia="宋体" w:cs="宋体"/>
          <w:b/>
          <w:sz w:val="21"/>
          <w:szCs w:val="21"/>
          <w:highlight w:val="none"/>
        </w:rPr>
        <w:t>第一部分：引言</w:t>
      </w:r>
    </w:p>
    <w:p>
      <w:pPr>
        <w:pStyle w:val="9"/>
        <w:spacing w:line="336" w:lineRule="auto"/>
        <w:ind w:firstLine="600"/>
        <w:rPr>
          <w:rFonts w:hint="eastAsia" w:ascii="宋体" w:hAnsi="宋体" w:eastAsia="宋体" w:cs="宋体"/>
          <w:color w:val="auto"/>
          <w:sz w:val="21"/>
          <w:szCs w:val="21"/>
          <w:highlight w:val="none"/>
        </w:rPr>
        <w:pPrChange w:id="1" w:author="王含" w:date="2023-11-02T17:15:00Z">
          <w:pPr>
            <w:pStyle w:val="9"/>
            <w:spacing w:line="360" w:lineRule="auto"/>
            <w:ind w:firstLine="600"/>
          </w:pPr>
        </w:pPrChange>
      </w:pPr>
      <w:r>
        <w:rPr>
          <w:rFonts w:hint="eastAsia" w:ascii="宋体" w:hAnsi="宋体" w:eastAsia="宋体" w:cs="宋体"/>
          <w:color w:val="auto"/>
          <w:sz w:val="21"/>
          <w:szCs w:val="21"/>
          <w:highlight w:val="none"/>
        </w:rPr>
        <w:t>本表反映新型农村金融机构股权结构、对外投资和存贷款经营情况等。</w:t>
      </w:r>
    </w:p>
    <w:p>
      <w:pPr>
        <w:spacing w:line="336" w:lineRule="auto"/>
        <w:rPr>
          <w:rFonts w:hint="eastAsia" w:ascii="宋体" w:hAnsi="宋体" w:eastAsia="宋体" w:cs="宋体"/>
          <w:b/>
          <w:sz w:val="21"/>
          <w:szCs w:val="21"/>
          <w:highlight w:val="none"/>
        </w:rPr>
        <w:pPrChange w:id="2" w:author="王含" w:date="2023-11-02T17:15:00Z">
          <w:pPr>
            <w:spacing w:line="360" w:lineRule="auto"/>
          </w:pPr>
        </w:pPrChange>
      </w:pPr>
      <w:r>
        <w:rPr>
          <w:rFonts w:hint="eastAsia" w:ascii="宋体" w:hAnsi="宋体" w:eastAsia="宋体" w:cs="宋体"/>
          <w:b/>
          <w:sz w:val="21"/>
          <w:szCs w:val="21"/>
          <w:highlight w:val="none"/>
        </w:rPr>
        <w:t>第二部分：一般说明</w:t>
      </w:r>
    </w:p>
    <w:p>
      <w:pPr>
        <w:pStyle w:val="9"/>
        <w:spacing w:line="336" w:lineRule="auto"/>
        <w:ind w:firstLine="600"/>
        <w:rPr>
          <w:rFonts w:hint="eastAsia" w:ascii="宋体" w:hAnsi="宋体" w:eastAsia="宋体" w:cs="宋体"/>
          <w:color w:val="auto"/>
          <w:sz w:val="21"/>
          <w:szCs w:val="21"/>
          <w:highlight w:val="none"/>
        </w:rPr>
        <w:pPrChange w:id="3" w:author="王含" w:date="2023-11-02T17:15:00Z">
          <w:pPr>
            <w:pStyle w:val="9"/>
            <w:spacing w:line="360" w:lineRule="auto"/>
            <w:ind w:firstLine="600"/>
          </w:pPr>
        </w:pPrChange>
      </w:pPr>
      <w:r>
        <w:rPr>
          <w:rFonts w:hint="eastAsia" w:ascii="宋体" w:hAnsi="宋体" w:eastAsia="宋体" w:cs="宋体"/>
          <w:color w:val="auto"/>
          <w:sz w:val="21"/>
          <w:szCs w:val="21"/>
          <w:highlight w:val="none"/>
        </w:rPr>
        <w:t>1．报表名称：新型农村金融机构经营情况统计表</w:t>
      </w:r>
    </w:p>
    <w:p>
      <w:pPr>
        <w:pStyle w:val="9"/>
        <w:spacing w:line="336" w:lineRule="auto"/>
        <w:ind w:firstLine="600"/>
        <w:rPr>
          <w:rFonts w:hint="default" w:ascii="宋体" w:hAnsi="宋体" w:eastAsia="宋体" w:cs="宋体"/>
          <w:color w:val="auto"/>
          <w:sz w:val="21"/>
          <w:szCs w:val="21"/>
          <w:highlight w:val="none"/>
          <w:lang w:val="en-US" w:eastAsia="zh-CN"/>
        </w:rPr>
        <w:pPrChange w:id="4" w:author="王含" w:date="2023-11-02T17:15:00Z">
          <w:pPr>
            <w:pStyle w:val="9"/>
            <w:spacing w:line="360" w:lineRule="auto"/>
            <w:ind w:firstLine="600"/>
          </w:pPr>
        </w:pPrChange>
      </w:pPr>
      <w:r>
        <w:rPr>
          <w:rFonts w:hint="eastAsia" w:ascii="宋体" w:hAnsi="宋体" w:eastAsia="宋体" w:cs="宋体"/>
          <w:color w:val="auto"/>
          <w:sz w:val="21"/>
          <w:szCs w:val="21"/>
          <w:highlight w:val="none"/>
        </w:rPr>
        <w:t>2．报表编码：</w:t>
      </w:r>
      <w:del w:id="5" w:author="CBIRC" w:date="2024-12-12T15:21:34Z">
        <w:r>
          <w:rPr>
            <w:rFonts w:hint="default" w:ascii="宋体" w:hAnsi="宋体" w:eastAsia="宋体" w:cs="宋体"/>
            <w:color w:val="auto"/>
            <w:sz w:val="21"/>
            <w:szCs w:val="21"/>
            <w:highlight w:val="none"/>
            <w:lang w:val="en-US" w:eastAsia="zh-CN"/>
          </w:rPr>
          <w:delText>待定</w:delText>
        </w:r>
      </w:del>
      <w:ins w:id="6" w:author="CBIRC" w:date="2024-12-12T15:21:37Z">
        <w:r>
          <w:rPr>
            <w:rFonts w:hint="eastAsia" w:ascii="宋体" w:hAnsi="宋体" w:eastAsia="宋体" w:cs="宋体"/>
            <w:color w:val="auto"/>
            <w:sz w:val="21"/>
            <w:szCs w:val="21"/>
            <w:highlight w:val="none"/>
            <w:lang w:val="en-US" w:eastAsia="zh-CN"/>
          </w:rPr>
          <w:t>金</w:t>
        </w:r>
      </w:ins>
      <w:ins w:id="7" w:author="CBIRC" w:date="2024-12-12T15:21:38Z">
        <w:r>
          <w:rPr>
            <w:rFonts w:hint="eastAsia" w:ascii="宋体" w:hAnsi="宋体" w:eastAsia="宋体" w:cs="宋体"/>
            <w:color w:val="auto"/>
            <w:sz w:val="21"/>
            <w:szCs w:val="21"/>
            <w:highlight w:val="none"/>
            <w:lang w:val="en-US" w:eastAsia="zh-CN"/>
          </w:rPr>
          <w:t>监统</w:t>
        </w:r>
      </w:ins>
      <w:ins w:id="8" w:author="CBIRC" w:date="2024-12-12T15:21:39Z">
        <w:r>
          <w:rPr>
            <w:rFonts w:hint="eastAsia" w:ascii="宋体" w:hAnsi="宋体" w:eastAsia="宋体" w:cs="宋体"/>
            <w:color w:val="auto"/>
            <w:sz w:val="21"/>
            <w:szCs w:val="21"/>
            <w:highlight w:val="none"/>
            <w:lang w:val="en-US" w:eastAsia="zh-CN"/>
          </w:rPr>
          <w:t>S</w:t>
        </w:r>
      </w:ins>
      <w:ins w:id="9" w:author="CBIRC" w:date="2024-12-12T15:21:40Z">
        <w:r>
          <w:rPr>
            <w:rFonts w:hint="eastAsia" w:ascii="宋体" w:hAnsi="宋体" w:eastAsia="宋体" w:cs="宋体"/>
            <w:color w:val="auto"/>
            <w:sz w:val="21"/>
            <w:szCs w:val="21"/>
            <w:highlight w:val="none"/>
            <w:lang w:val="en-US" w:eastAsia="zh-CN"/>
          </w:rPr>
          <w:t>47</w:t>
        </w:r>
      </w:ins>
      <w:bookmarkStart w:id="4" w:name="_GoBack"/>
      <w:bookmarkEnd w:id="4"/>
    </w:p>
    <w:p>
      <w:pPr>
        <w:pStyle w:val="9"/>
        <w:spacing w:line="336" w:lineRule="auto"/>
        <w:ind w:firstLine="600"/>
        <w:rPr>
          <w:rFonts w:hint="eastAsia" w:ascii="宋体" w:hAnsi="宋体" w:eastAsia="宋体" w:cs="宋体"/>
          <w:color w:val="auto"/>
          <w:sz w:val="21"/>
          <w:szCs w:val="21"/>
          <w:highlight w:val="none"/>
        </w:rPr>
        <w:pPrChange w:id="10" w:author="王含" w:date="2023-11-02T17:15:00Z">
          <w:pPr>
            <w:pStyle w:val="9"/>
            <w:spacing w:line="360" w:lineRule="auto"/>
            <w:ind w:firstLine="600"/>
          </w:pPr>
        </w:pPrChange>
      </w:pPr>
      <w:r>
        <w:rPr>
          <w:rFonts w:hint="eastAsia" w:ascii="宋体" w:hAnsi="宋体" w:eastAsia="宋体" w:cs="宋体"/>
          <w:color w:val="auto"/>
          <w:sz w:val="21"/>
          <w:szCs w:val="21"/>
          <w:highlight w:val="none"/>
        </w:rPr>
        <w:t>3．填报机构：新型农村金融机构（村镇银行、农村资金互助社、贷款公司）</w:t>
      </w:r>
    </w:p>
    <w:p>
      <w:pPr>
        <w:pStyle w:val="9"/>
        <w:spacing w:line="336" w:lineRule="auto"/>
        <w:ind w:firstLine="600"/>
        <w:rPr>
          <w:rFonts w:hint="eastAsia" w:ascii="宋体" w:hAnsi="宋体" w:eastAsia="宋体" w:cs="宋体"/>
          <w:color w:val="auto"/>
          <w:sz w:val="21"/>
          <w:szCs w:val="21"/>
          <w:highlight w:val="none"/>
        </w:rPr>
        <w:pPrChange w:id="11" w:author="王含" w:date="2023-11-02T17:15:00Z">
          <w:pPr>
            <w:pStyle w:val="9"/>
            <w:spacing w:line="360" w:lineRule="auto"/>
            <w:ind w:firstLine="600"/>
          </w:pPr>
        </w:pPrChange>
      </w:pPr>
      <w:r>
        <w:rPr>
          <w:rFonts w:hint="eastAsia" w:ascii="宋体" w:hAnsi="宋体" w:eastAsia="宋体" w:cs="宋体"/>
          <w:color w:val="auto"/>
          <w:sz w:val="21"/>
          <w:szCs w:val="21"/>
          <w:highlight w:val="none"/>
        </w:rPr>
        <w:t>4．报送口径、频度及时间：</w:t>
      </w:r>
      <w:r>
        <w:rPr>
          <w:rFonts w:hint="eastAsia" w:ascii="宋体" w:hAnsi="宋体" w:eastAsia="宋体" w:cs="宋体"/>
          <w:color w:val="auto"/>
          <w:sz w:val="21"/>
          <w:szCs w:val="21"/>
          <w:highlight w:val="none"/>
          <w:lang w:eastAsia="zh-CN"/>
        </w:rPr>
        <w:t>境内汇总口径（月报），报送时间为月报第一批次（月后</w:t>
      </w:r>
      <w:r>
        <w:rPr>
          <w:rFonts w:hint="eastAsia" w:ascii="宋体" w:hAnsi="宋体" w:eastAsia="宋体" w:cs="宋体"/>
          <w:color w:val="auto"/>
          <w:sz w:val="21"/>
          <w:szCs w:val="21"/>
          <w:highlight w:val="none"/>
          <w:lang w:val="en-US" w:eastAsia="zh-CN"/>
        </w:rPr>
        <w:t>6日</w:t>
      </w:r>
      <w:r>
        <w:rPr>
          <w:rFonts w:hint="eastAsia" w:ascii="宋体" w:hAnsi="宋体" w:eastAsia="宋体" w:cs="宋体"/>
          <w:color w:val="auto"/>
          <w:sz w:val="21"/>
          <w:szCs w:val="21"/>
          <w:highlight w:val="none"/>
          <w:lang w:eastAsia="zh-CN"/>
        </w:rPr>
        <w:t>）</w:t>
      </w:r>
    </w:p>
    <w:p>
      <w:pPr>
        <w:pStyle w:val="9"/>
        <w:spacing w:line="336" w:lineRule="auto"/>
        <w:ind w:firstLine="600"/>
        <w:rPr>
          <w:rFonts w:hint="eastAsia" w:ascii="宋体" w:hAnsi="宋体" w:eastAsia="宋体" w:cs="宋体"/>
          <w:color w:val="auto"/>
          <w:sz w:val="21"/>
          <w:szCs w:val="21"/>
          <w:highlight w:val="none"/>
        </w:rPr>
        <w:pPrChange w:id="12" w:author="王含" w:date="2023-11-02T17:15:00Z">
          <w:pPr>
            <w:pStyle w:val="9"/>
            <w:spacing w:line="360" w:lineRule="auto"/>
            <w:ind w:firstLine="600"/>
          </w:pPr>
        </w:pPrChange>
      </w:pPr>
      <w:r>
        <w:rPr>
          <w:rFonts w:hint="eastAsia" w:ascii="宋体" w:hAnsi="宋体" w:eastAsia="宋体" w:cs="宋体"/>
          <w:color w:val="auto"/>
          <w:sz w:val="21"/>
          <w:szCs w:val="21"/>
          <w:highlight w:val="none"/>
        </w:rPr>
        <w:t>5．报送方式：以电子报表形式报送</w:t>
      </w:r>
      <w:del w:id="13" w:author="Administrator" w:date="2023-12-18T11:37:00Z">
        <w:r>
          <w:rPr>
            <w:rFonts w:hint="eastAsia" w:ascii="宋体" w:hAnsi="宋体" w:eastAsia="宋体" w:cs="宋体"/>
            <w:color w:val="auto"/>
            <w:sz w:val="21"/>
            <w:szCs w:val="21"/>
            <w:highlight w:val="none"/>
          </w:rPr>
          <w:delText>银</w:delText>
        </w:r>
      </w:del>
      <w:del w:id="14" w:author="Administrator" w:date="2023-12-18T11:37:00Z">
        <w:r>
          <w:rPr>
            <w:rFonts w:hint="eastAsia" w:ascii="宋体" w:hAnsi="宋体" w:eastAsia="宋体" w:cs="宋体"/>
            <w:color w:val="auto"/>
            <w:sz w:val="21"/>
            <w:szCs w:val="21"/>
            <w:highlight w:val="none"/>
            <w:lang w:eastAsia="zh-CN"/>
          </w:rPr>
          <w:delText>保</w:delText>
        </w:r>
      </w:del>
      <w:del w:id="15" w:author="Administrator" w:date="2023-12-18T11:37:00Z">
        <w:r>
          <w:rPr>
            <w:rFonts w:hint="eastAsia" w:ascii="宋体" w:hAnsi="宋体" w:eastAsia="宋体" w:cs="宋体"/>
            <w:color w:val="auto"/>
            <w:sz w:val="21"/>
            <w:szCs w:val="21"/>
            <w:highlight w:val="none"/>
          </w:rPr>
          <w:delText>监会</w:delText>
        </w:r>
      </w:del>
      <w:ins w:id="16" w:author="Administrator" w:date="2023-12-18T11:37:00Z">
        <w:r>
          <w:rPr>
            <w:rFonts w:hint="eastAsia" w:ascii="宋体" w:hAnsi="宋体" w:eastAsia="宋体" w:cs="宋体"/>
            <w:color w:val="auto"/>
            <w:sz w:val="21"/>
            <w:szCs w:val="21"/>
            <w:highlight w:val="none"/>
            <w:lang w:eastAsia="zh-CN"/>
          </w:rPr>
          <w:t>国家金融监督管理总局</w:t>
        </w:r>
      </w:ins>
      <w:r>
        <w:rPr>
          <w:rFonts w:hint="eastAsia" w:ascii="宋体" w:hAnsi="宋体" w:eastAsia="宋体" w:cs="宋体"/>
          <w:color w:val="auto"/>
          <w:sz w:val="21"/>
          <w:szCs w:val="21"/>
          <w:highlight w:val="none"/>
        </w:rPr>
        <w:t>。</w:t>
      </w:r>
    </w:p>
    <w:p>
      <w:pPr>
        <w:pStyle w:val="9"/>
        <w:spacing w:line="336" w:lineRule="auto"/>
        <w:ind w:firstLine="600"/>
        <w:rPr>
          <w:rFonts w:hint="eastAsia" w:ascii="宋体" w:hAnsi="宋体" w:eastAsia="宋体" w:cs="宋体"/>
          <w:color w:val="auto"/>
          <w:sz w:val="21"/>
          <w:szCs w:val="21"/>
          <w:highlight w:val="none"/>
        </w:rPr>
        <w:pPrChange w:id="17" w:author="王含" w:date="2023-11-02T17:15:00Z">
          <w:pPr>
            <w:pStyle w:val="9"/>
            <w:spacing w:line="360" w:lineRule="auto"/>
            <w:ind w:firstLine="600"/>
          </w:pPr>
        </w:pPrChange>
      </w:pPr>
      <w:r>
        <w:rPr>
          <w:rFonts w:hint="eastAsia" w:ascii="宋体" w:hAnsi="宋体" w:eastAsia="宋体" w:cs="宋体"/>
          <w:color w:val="auto"/>
          <w:sz w:val="21"/>
          <w:szCs w:val="21"/>
          <w:highlight w:val="none"/>
        </w:rPr>
        <w:t>6．数据单位：万元、个、人、笔、户。</w:t>
      </w:r>
    </w:p>
    <w:p>
      <w:pPr>
        <w:pStyle w:val="9"/>
        <w:spacing w:line="336" w:lineRule="auto"/>
        <w:ind w:firstLine="600"/>
        <w:rPr>
          <w:rFonts w:hint="eastAsia" w:ascii="宋体" w:hAnsi="宋体" w:eastAsia="宋体" w:cs="宋体"/>
          <w:color w:val="auto"/>
          <w:sz w:val="21"/>
          <w:szCs w:val="21"/>
          <w:highlight w:val="none"/>
        </w:rPr>
        <w:pPrChange w:id="18" w:author="王含" w:date="2023-11-02T17:15:00Z">
          <w:pPr>
            <w:pStyle w:val="9"/>
            <w:spacing w:line="360" w:lineRule="auto"/>
            <w:ind w:firstLine="600"/>
          </w:pPr>
        </w:pPrChange>
      </w:pPr>
      <w:r>
        <w:rPr>
          <w:rFonts w:hint="eastAsia" w:ascii="宋体" w:hAnsi="宋体" w:eastAsia="宋体" w:cs="宋体"/>
          <w:color w:val="auto"/>
          <w:sz w:val="21"/>
          <w:szCs w:val="21"/>
          <w:highlight w:val="none"/>
        </w:rPr>
        <w:t>7．四舍五入要求：金额保留两位小数。</w:t>
      </w:r>
    </w:p>
    <w:p>
      <w:pPr>
        <w:spacing w:line="336" w:lineRule="auto"/>
        <w:ind w:firstLine="441" w:firstLineChars="210"/>
        <w:rPr>
          <w:rFonts w:hint="eastAsia" w:ascii="宋体" w:hAnsi="宋体" w:eastAsia="宋体" w:cs="宋体"/>
          <w:bCs/>
          <w:sz w:val="21"/>
          <w:szCs w:val="21"/>
          <w:highlight w:val="none"/>
        </w:rPr>
        <w:pPrChange w:id="19" w:author="王含" w:date="2023-11-02T17:15:00Z">
          <w:pPr>
            <w:spacing w:line="360" w:lineRule="auto"/>
            <w:ind w:firstLine="441" w:firstLineChars="210"/>
          </w:pPr>
        </w:pPrChange>
      </w:pPr>
      <w:r>
        <w:rPr>
          <w:rFonts w:hint="eastAsia" w:ascii="宋体" w:hAnsi="宋体" w:eastAsia="宋体" w:cs="宋体"/>
          <w:sz w:val="21"/>
          <w:szCs w:val="21"/>
          <w:highlight w:val="none"/>
        </w:rPr>
        <w:t>8．填报币种：本表要求以本外币合计人民币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336" w:lineRule="auto"/>
        <w:rPr>
          <w:rFonts w:hint="eastAsia" w:ascii="宋体" w:hAnsi="宋体" w:eastAsia="宋体" w:cs="宋体"/>
          <w:sz w:val="21"/>
          <w:szCs w:val="21"/>
          <w:highlight w:val="none"/>
        </w:rPr>
        <w:pPrChange w:id="20" w:author="王含" w:date="2023-11-02T17:15:00Z">
          <w:pPr>
            <w:spacing w:line="360" w:lineRule="auto"/>
          </w:pPr>
        </w:pPrChange>
      </w:pPr>
      <w:r>
        <w:rPr>
          <w:rFonts w:hint="eastAsia" w:ascii="宋体" w:hAnsi="宋体" w:eastAsia="宋体" w:cs="宋体"/>
          <w:b/>
          <w:sz w:val="21"/>
          <w:szCs w:val="21"/>
          <w:highlight w:val="none"/>
        </w:rPr>
        <w:t>第三部分：具体说明</w:t>
      </w:r>
    </w:p>
    <w:p>
      <w:pPr>
        <w:pStyle w:val="9"/>
        <w:spacing w:line="336" w:lineRule="auto"/>
        <w:ind w:firstLine="600"/>
        <w:rPr>
          <w:rFonts w:hint="eastAsia" w:ascii="宋体" w:hAnsi="宋体" w:eastAsia="宋体" w:cs="宋体"/>
          <w:color w:val="auto"/>
          <w:sz w:val="21"/>
          <w:szCs w:val="21"/>
          <w:highlight w:val="none"/>
        </w:rPr>
        <w:pPrChange w:id="21" w:author="王含" w:date="2023-11-02T17:15:00Z">
          <w:pPr>
            <w:pStyle w:val="9"/>
            <w:spacing w:line="360" w:lineRule="auto"/>
            <w:ind w:firstLine="600"/>
          </w:pPr>
        </w:pPrChange>
      </w:pPr>
      <w:r>
        <w:rPr>
          <w:rFonts w:hint="eastAsia" w:ascii="宋体" w:hAnsi="宋体" w:eastAsia="宋体" w:cs="宋体"/>
          <w:color w:val="auto"/>
          <w:sz w:val="21"/>
          <w:szCs w:val="21"/>
          <w:highlight w:val="none"/>
        </w:rPr>
        <w:t>本部分对《新型农村金融机构经营情况统计表》主要项目作出说明。</w:t>
      </w:r>
    </w:p>
    <w:p>
      <w:pPr>
        <w:pStyle w:val="9"/>
        <w:spacing w:line="336" w:lineRule="auto"/>
        <w:ind w:firstLine="602"/>
        <w:rPr>
          <w:rFonts w:hint="eastAsia" w:ascii="宋体" w:hAnsi="宋体" w:eastAsia="宋体" w:cs="宋体"/>
          <w:b/>
          <w:color w:val="auto"/>
          <w:sz w:val="21"/>
          <w:szCs w:val="21"/>
          <w:highlight w:val="none"/>
        </w:rPr>
        <w:pPrChange w:id="22" w:author="王含" w:date="2023-11-02T17:15:00Z">
          <w:pPr>
            <w:pStyle w:val="9"/>
            <w:spacing w:line="360" w:lineRule="auto"/>
            <w:ind w:firstLine="602"/>
          </w:pPr>
        </w:pPrChange>
      </w:pPr>
      <w:r>
        <w:rPr>
          <w:rFonts w:hint="eastAsia" w:ascii="宋体" w:hAnsi="宋体" w:eastAsia="宋体" w:cs="宋体"/>
          <w:b/>
          <w:color w:val="auto"/>
          <w:sz w:val="21"/>
          <w:szCs w:val="21"/>
          <w:highlight w:val="none"/>
        </w:rPr>
        <w:t>第I部分：经营情况</w:t>
      </w:r>
    </w:p>
    <w:p>
      <w:pPr>
        <w:pStyle w:val="9"/>
        <w:spacing w:line="336" w:lineRule="auto"/>
        <w:ind w:firstLine="600"/>
        <w:rPr>
          <w:rFonts w:hint="eastAsia" w:ascii="宋体" w:hAnsi="宋体" w:eastAsia="宋体" w:cs="宋体"/>
          <w:color w:val="auto"/>
          <w:sz w:val="21"/>
          <w:szCs w:val="21"/>
          <w:highlight w:val="none"/>
        </w:rPr>
        <w:pPrChange w:id="23" w:author="王含" w:date="2023-11-02T17:15:00Z">
          <w:pPr>
            <w:pStyle w:val="9"/>
            <w:spacing w:line="360" w:lineRule="auto"/>
            <w:ind w:firstLine="600"/>
          </w:pPr>
        </w:pPrChange>
      </w:pPr>
      <w:r>
        <w:rPr>
          <w:rFonts w:hint="eastAsia" w:ascii="宋体" w:hAnsi="宋体" w:eastAsia="宋体" w:cs="宋体"/>
          <w:color w:val="auto"/>
          <w:sz w:val="21"/>
          <w:szCs w:val="21"/>
          <w:highlight w:val="none"/>
        </w:rPr>
        <w:t>[1. 主发起行（总行）在</w:t>
      </w:r>
      <w:del w:id="24" w:author="CBIRC" w:date="2024-12-13T11:45:27Z">
        <w:r>
          <w:rPr>
            <w:rFonts w:hint="eastAsia" w:ascii="宋体" w:hAnsi="宋体" w:eastAsia="宋体" w:cs="宋体"/>
            <w:color w:val="auto"/>
            <w:sz w:val="21"/>
            <w:szCs w:val="21"/>
            <w:highlight w:val="none"/>
          </w:rPr>
          <w:delText>银</w:delText>
        </w:r>
      </w:del>
      <w:del w:id="25" w:author="CBIRC" w:date="2024-12-13T11:45:27Z">
        <w:r>
          <w:rPr>
            <w:rFonts w:hint="eastAsia" w:ascii="宋体" w:hAnsi="宋体" w:eastAsia="宋体" w:cs="宋体"/>
            <w:color w:val="auto"/>
            <w:sz w:val="21"/>
            <w:szCs w:val="21"/>
            <w:highlight w:val="none"/>
            <w:lang w:eastAsia="zh-CN"/>
          </w:rPr>
          <w:delText>保</w:delText>
        </w:r>
      </w:del>
      <w:del w:id="26" w:author="CBIRC" w:date="2024-12-13T11:45:27Z">
        <w:r>
          <w:rPr>
            <w:rFonts w:hint="eastAsia" w:ascii="宋体" w:hAnsi="宋体" w:eastAsia="宋体" w:cs="宋体"/>
            <w:color w:val="auto"/>
            <w:sz w:val="21"/>
            <w:szCs w:val="21"/>
            <w:highlight w:val="none"/>
          </w:rPr>
          <w:delText>监会</w:delText>
        </w:r>
      </w:del>
      <w:r>
        <w:rPr>
          <w:rFonts w:hint="eastAsia" w:ascii="宋体" w:hAnsi="宋体" w:eastAsia="宋体" w:cs="宋体"/>
          <w:color w:val="auto"/>
          <w:sz w:val="21"/>
          <w:szCs w:val="21"/>
          <w:highlight w:val="none"/>
        </w:rPr>
        <w:t>非现场监管信息系统编码]  指填报机构的主发起行（总行）通过</w:t>
      </w:r>
      <w:del w:id="27" w:author="Administrator" w:date="2023-12-18T11:37:00Z">
        <w:r>
          <w:rPr>
            <w:rFonts w:hint="eastAsia" w:ascii="宋体" w:hAnsi="宋体" w:eastAsia="宋体" w:cs="宋体"/>
            <w:color w:val="auto"/>
            <w:sz w:val="21"/>
            <w:szCs w:val="21"/>
            <w:highlight w:val="none"/>
          </w:rPr>
          <w:delText>银</w:delText>
        </w:r>
      </w:del>
      <w:del w:id="28" w:author="Administrator" w:date="2023-12-18T11:37:00Z">
        <w:r>
          <w:rPr>
            <w:rFonts w:hint="eastAsia" w:ascii="宋体" w:hAnsi="宋体" w:eastAsia="宋体" w:cs="宋体"/>
            <w:color w:val="auto"/>
            <w:sz w:val="21"/>
            <w:szCs w:val="21"/>
            <w:highlight w:val="none"/>
            <w:lang w:eastAsia="zh-CN"/>
          </w:rPr>
          <w:delText>保</w:delText>
        </w:r>
      </w:del>
      <w:del w:id="29" w:author="Administrator" w:date="2023-12-18T11:37:00Z">
        <w:r>
          <w:rPr>
            <w:rFonts w:hint="eastAsia" w:ascii="宋体" w:hAnsi="宋体" w:eastAsia="宋体" w:cs="宋体"/>
            <w:color w:val="auto"/>
            <w:sz w:val="21"/>
            <w:szCs w:val="21"/>
            <w:highlight w:val="none"/>
          </w:rPr>
          <w:delText>监会</w:delText>
        </w:r>
      </w:del>
      <w:ins w:id="30" w:author="Administrator" w:date="2023-12-18T11:37:00Z">
        <w:r>
          <w:rPr>
            <w:rFonts w:hint="eastAsia" w:ascii="宋体" w:hAnsi="宋体" w:eastAsia="宋体" w:cs="宋体"/>
            <w:color w:val="auto"/>
            <w:sz w:val="21"/>
            <w:szCs w:val="21"/>
            <w:highlight w:val="none"/>
            <w:lang w:eastAsia="zh-CN"/>
          </w:rPr>
          <w:t>国家</w:t>
        </w:r>
      </w:ins>
      <w:ins w:id="31" w:author="Administrator" w:date="2023-12-18T11:38:00Z">
        <w:r>
          <w:rPr>
            <w:rFonts w:hint="eastAsia" w:ascii="宋体" w:hAnsi="宋体" w:eastAsia="宋体" w:cs="宋体"/>
            <w:color w:val="auto"/>
            <w:sz w:val="21"/>
            <w:szCs w:val="21"/>
            <w:highlight w:val="none"/>
            <w:lang w:eastAsia="zh-CN"/>
          </w:rPr>
          <w:t>金融监督管理总局</w:t>
        </w:r>
      </w:ins>
      <w:r>
        <w:rPr>
          <w:rFonts w:hint="eastAsia" w:ascii="宋体" w:hAnsi="宋体" w:eastAsia="宋体" w:cs="宋体"/>
          <w:color w:val="auto"/>
          <w:sz w:val="21"/>
          <w:szCs w:val="21"/>
          <w:highlight w:val="none"/>
        </w:rPr>
        <w:t>非现场监管信息系统向监管机构上报非现场监管报表数据的机构编码，填入1A项。村镇银行和贷款公司填列，农村资金互助社不填列此项。（注：英文字母大写）</w:t>
      </w:r>
    </w:p>
    <w:p>
      <w:pPr>
        <w:pStyle w:val="9"/>
        <w:spacing w:line="336" w:lineRule="auto"/>
        <w:ind w:firstLine="600"/>
        <w:rPr>
          <w:rFonts w:hint="eastAsia" w:ascii="宋体" w:hAnsi="宋体" w:eastAsia="宋体" w:cs="宋体"/>
          <w:color w:val="auto"/>
          <w:sz w:val="21"/>
          <w:szCs w:val="21"/>
          <w:highlight w:val="none"/>
        </w:rPr>
        <w:pPrChange w:id="32" w:author="王含" w:date="2023-11-02T17:15:00Z">
          <w:pPr>
            <w:pStyle w:val="9"/>
            <w:spacing w:line="360" w:lineRule="auto"/>
            <w:ind w:firstLine="600"/>
          </w:pPr>
        </w:pPrChange>
      </w:pPr>
      <w:r>
        <w:rPr>
          <w:rFonts w:hint="eastAsia" w:ascii="宋体" w:hAnsi="宋体" w:eastAsia="宋体" w:cs="宋体"/>
          <w:color w:val="auto"/>
          <w:sz w:val="21"/>
          <w:szCs w:val="21"/>
          <w:highlight w:val="none"/>
        </w:rPr>
        <w:t>[2. 开业时间]  新型农村金融机构批复开业时间，以阿拉伯数字形式填报。例如监管机构批准A村镇银行于2009年3月15日开业，则该项填报20090315，中间无空格。</w:t>
      </w:r>
    </w:p>
    <w:p>
      <w:pPr>
        <w:pStyle w:val="9"/>
        <w:spacing w:line="336" w:lineRule="auto"/>
        <w:ind w:firstLine="600"/>
        <w:rPr>
          <w:rFonts w:hint="eastAsia" w:ascii="宋体" w:hAnsi="宋体" w:eastAsia="宋体" w:cs="宋体"/>
          <w:color w:val="auto"/>
          <w:sz w:val="21"/>
          <w:szCs w:val="21"/>
          <w:highlight w:val="none"/>
        </w:rPr>
        <w:pPrChange w:id="33" w:author="王含" w:date="2023-11-02T17:15:00Z">
          <w:pPr>
            <w:pStyle w:val="9"/>
            <w:spacing w:line="360" w:lineRule="auto"/>
            <w:ind w:firstLine="600"/>
          </w:pPr>
        </w:pPrChange>
      </w:pPr>
      <w:r>
        <w:rPr>
          <w:rFonts w:hint="eastAsia" w:ascii="宋体" w:hAnsi="宋体" w:eastAsia="宋体" w:cs="宋体"/>
          <w:color w:val="auto"/>
          <w:sz w:val="21"/>
          <w:szCs w:val="21"/>
          <w:highlight w:val="none"/>
        </w:rPr>
        <w:t>[3. 新型农村金融机构员工人数（人）]  是指新型农村金融机构签定了用工合同的所有员工的总和，包括协议工、办理了退休手续的人员。</w:t>
      </w:r>
    </w:p>
    <w:p>
      <w:pPr>
        <w:pStyle w:val="9"/>
        <w:spacing w:line="336" w:lineRule="auto"/>
        <w:ind w:firstLine="600"/>
        <w:rPr>
          <w:rFonts w:hint="eastAsia" w:ascii="宋体" w:hAnsi="宋体" w:eastAsia="宋体" w:cs="宋体"/>
          <w:color w:val="auto"/>
          <w:sz w:val="21"/>
          <w:szCs w:val="21"/>
          <w:highlight w:val="none"/>
        </w:rPr>
        <w:pPrChange w:id="34" w:author="王含" w:date="2023-11-02T17:15:00Z">
          <w:pPr>
            <w:pStyle w:val="9"/>
            <w:spacing w:line="360" w:lineRule="auto"/>
            <w:ind w:firstLine="600"/>
          </w:pPr>
        </w:pPrChange>
      </w:pPr>
      <w:r>
        <w:rPr>
          <w:rFonts w:hint="eastAsia" w:ascii="宋体" w:hAnsi="宋体" w:eastAsia="宋体" w:cs="宋体"/>
          <w:color w:val="auto"/>
          <w:sz w:val="21"/>
          <w:szCs w:val="21"/>
          <w:highlight w:val="none"/>
        </w:rPr>
        <w:t>[3.1 其中大专以上文化程度人数（人）]  是指新型农村金融机构员工中取得大专（含）以上文化程度人数。</w:t>
      </w:r>
    </w:p>
    <w:p>
      <w:pPr>
        <w:pStyle w:val="9"/>
        <w:spacing w:line="336" w:lineRule="auto"/>
        <w:ind w:firstLine="600"/>
        <w:rPr>
          <w:rFonts w:hint="eastAsia" w:ascii="宋体" w:hAnsi="宋体" w:eastAsia="宋体" w:cs="宋体"/>
          <w:color w:val="auto"/>
          <w:sz w:val="21"/>
          <w:szCs w:val="21"/>
          <w:highlight w:val="none"/>
        </w:rPr>
        <w:pPrChange w:id="35" w:author="王含" w:date="2023-11-02T17:15:00Z">
          <w:pPr>
            <w:pStyle w:val="9"/>
            <w:spacing w:line="360" w:lineRule="auto"/>
            <w:ind w:firstLine="600"/>
          </w:pPr>
        </w:pPrChange>
      </w:pPr>
      <w:r>
        <w:rPr>
          <w:rFonts w:hint="eastAsia" w:ascii="宋体" w:hAnsi="宋体" w:eastAsia="宋体" w:cs="宋体"/>
          <w:color w:val="auto"/>
          <w:sz w:val="21"/>
          <w:szCs w:val="21"/>
          <w:highlight w:val="none"/>
        </w:rPr>
        <w:t>[3.</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 xml:space="preserve"> 其中</w:t>
      </w:r>
      <w:r>
        <w:rPr>
          <w:rFonts w:hint="eastAsia" w:ascii="宋体" w:hAnsi="宋体" w:eastAsia="宋体" w:cs="宋体"/>
          <w:color w:val="auto"/>
          <w:sz w:val="21"/>
          <w:szCs w:val="21"/>
          <w:highlight w:val="none"/>
          <w:lang w:eastAsia="zh-CN"/>
        </w:rPr>
        <w:t>中共党员</w:t>
      </w:r>
      <w:r>
        <w:rPr>
          <w:rFonts w:hint="eastAsia" w:ascii="宋体" w:hAnsi="宋体" w:eastAsia="宋体" w:cs="宋体"/>
          <w:color w:val="auto"/>
          <w:sz w:val="21"/>
          <w:szCs w:val="21"/>
          <w:highlight w:val="none"/>
        </w:rPr>
        <w:t>人数（人）]  是指新型农村金融机构员工中</w:t>
      </w:r>
      <w:r>
        <w:rPr>
          <w:rFonts w:hint="eastAsia" w:ascii="宋体" w:hAnsi="宋体" w:eastAsia="宋体" w:cs="宋体"/>
          <w:color w:val="auto"/>
          <w:sz w:val="21"/>
          <w:szCs w:val="21"/>
          <w:highlight w:val="none"/>
          <w:lang w:eastAsia="zh-CN"/>
        </w:rPr>
        <w:t>中共党员且党组织关系在该机构所在党支部的人数（含预备党员）</w:t>
      </w:r>
      <w:r>
        <w:rPr>
          <w:rFonts w:hint="eastAsia" w:ascii="宋体" w:hAnsi="宋体" w:eastAsia="宋体" w:cs="宋体"/>
          <w:color w:val="auto"/>
          <w:sz w:val="21"/>
          <w:szCs w:val="21"/>
          <w:highlight w:val="none"/>
        </w:rPr>
        <w:t>。</w:t>
      </w:r>
    </w:p>
    <w:p>
      <w:pPr>
        <w:pStyle w:val="9"/>
        <w:spacing w:line="336" w:lineRule="auto"/>
        <w:ind w:firstLine="600"/>
        <w:rPr>
          <w:rFonts w:hint="eastAsia" w:ascii="宋体" w:hAnsi="宋体" w:eastAsia="宋体" w:cs="宋体"/>
          <w:color w:val="auto"/>
          <w:sz w:val="21"/>
          <w:szCs w:val="21"/>
          <w:highlight w:val="none"/>
        </w:rPr>
        <w:pPrChange w:id="36" w:author="王含" w:date="2023-11-02T17:15:00Z">
          <w:pPr>
            <w:pStyle w:val="9"/>
            <w:spacing w:line="360" w:lineRule="auto"/>
            <w:ind w:firstLine="600"/>
          </w:pPr>
        </w:pPrChange>
      </w:pPr>
      <w:r>
        <w:rPr>
          <w:rFonts w:hint="eastAsia" w:ascii="宋体" w:hAnsi="宋体" w:eastAsia="宋体" w:cs="宋体"/>
          <w:color w:val="auto"/>
          <w:sz w:val="21"/>
          <w:szCs w:val="21"/>
          <w:highlight w:val="none"/>
        </w:rPr>
        <w:t>[4. 新型农村金融机构分支机构设立数量] 指新型农村金融机构设立的分支机构个数（不含总行营业部，含支行、分理处等）。</w:t>
      </w:r>
    </w:p>
    <w:p>
      <w:pPr>
        <w:pStyle w:val="9"/>
        <w:spacing w:line="336" w:lineRule="auto"/>
        <w:ind w:firstLine="600"/>
        <w:rPr>
          <w:rFonts w:hint="eastAsia" w:ascii="宋体" w:hAnsi="宋体" w:eastAsia="宋体" w:cs="宋体"/>
          <w:color w:val="auto"/>
          <w:sz w:val="21"/>
          <w:szCs w:val="21"/>
          <w:highlight w:val="none"/>
          <w:u w:val="none"/>
        </w:rPr>
        <w:pPrChange w:id="37"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[4.1. 其中：除总行营业部以外的支行数量] 指新型农村金融机构设立的支行数量，不含总行营业部和分理处。</w:t>
      </w:r>
    </w:p>
    <w:p>
      <w:pPr>
        <w:pStyle w:val="9"/>
        <w:numPr>
          <w:ilvl w:val="0"/>
          <w:numId w:val="1"/>
        </w:numPr>
        <w:spacing w:line="336" w:lineRule="auto"/>
        <w:ind w:firstLine="600"/>
        <w:rPr>
          <w:rFonts w:hint="eastAsia" w:ascii="宋体" w:hAnsi="宋体" w:eastAsia="宋体" w:cs="宋体"/>
          <w:color w:val="auto"/>
          <w:sz w:val="21"/>
          <w:szCs w:val="21"/>
          <w:highlight w:val="none"/>
        </w:rPr>
        <w:pPrChange w:id="38" w:author="王含" w:date="2023-11-02T17:15:00Z">
          <w:pPr>
            <w:pStyle w:val="9"/>
            <w:numPr>
              <w:ilvl w:val="0"/>
              <w:numId w:val="1"/>
            </w:numPr>
            <w:spacing w:line="360" w:lineRule="auto"/>
            <w:ind w:firstLine="600"/>
          </w:pPr>
        </w:pPrChange>
      </w:pPr>
      <w:r>
        <w:rPr>
          <w:rFonts w:hint="eastAsia" w:ascii="宋体" w:hAnsi="宋体" w:eastAsia="宋体" w:cs="宋体"/>
          <w:color w:val="auto"/>
          <w:sz w:val="21"/>
          <w:szCs w:val="21"/>
          <w:highlight w:val="none"/>
        </w:rPr>
        <w:t>实收注册资本]  指新型农村金融机构的注册资本。</w:t>
      </w:r>
    </w:p>
    <w:p>
      <w:pPr>
        <w:pStyle w:val="9"/>
        <w:spacing w:line="336" w:lineRule="auto"/>
        <w:ind w:firstLine="600"/>
        <w:rPr>
          <w:rFonts w:hint="eastAsia" w:ascii="宋体" w:hAnsi="宋体" w:eastAsia="宋体" w:cs="宋体"/>
          <w:color w:val="auto"/>
          <w:sz w:val="21"/>
          <w:szCs w:val="21"/>
          <w:highlight w:val="none"/>
        </w:rPr>
        <w:pPrChange w:id="39" w:author="王含" w:date="2023-11-02T17:15:00Z">
          <w:pPr>
            <w:pStyle w:val="9"/>
            <w:spacing w:line="360" w:lineRule="auto"/>
            <w:ind w:firstLine="600"/>
          </w:pPr>
        </w:pPrChange>
      </w:pPr>
      <w:r>
        <w:rPr>
          <w:rFonts w:hint="eastAsia" w:ascii="宋体" w:hAnsi="宋体" w:eastAsia="宋体" w:cs="宋体"/>
          <w:color w:val="auto"/>
          <w:sz w:val="21"/>
          <w:szCs w:val="21"/>
          <w:highlight w:val="none"/>
        </w:rPr>
        <w:t>[5.</w:t>
      </w: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股东数量（人）</w:t>
      </w:r>
      <w:r>
        <w:rPr>
          <w:rFonts w:hint="eastAsia" w:ascii="宋体" w:hAnsi="宋体" w:eastAsia="宋体" w:cs="宋体"/>
          <w:color w:val="auto"/>
          <w:sz w:val="21"/>
          <w:szCs w:val="21"/>
          <w:highlight w:val="none"/>
        </w:rPr>
        <w:t>]  指新型农村金融机构法人及自然人股东总数。</w:t>
      </w:r>
    </w:p>
    <w:p>
      <w:pPr>
        <w:pStyle w:val="9"/>
        <w:spacing w:line="336" w:lineRule="auto"/>
        <w:ind w:firstLine="600"/>
        <w:rPr>
          <w:rFonts w:hint="eastAsia" w:ascii="宋体" w:hAnsi="宋体" w:eastAsia="宋体" w:cs="宋体"/>
          <w:color w:val="auto"/>
          <w:sz w:val="21"/>
          <w:szCs w:val="21"/>
          <w:highlight w:val="none"/>
        </w:rPr>
        <w:pPrChange w:id="40" w:author="王含" w:date="2023-11-02T17:15:00Z">
          <w:pPr>
            <w:pStyle w:val="9"/>
            <w:spacing w:line="360" w:lineRule="auto"/>
            <w:ind w:firstLine="600"/>
          </w:pPr>
        </w:pPrChange>
      </w:pPr>
      <w:r>
        <w:rPr>
          <w:rFonts w:hint="eastAsia" w:ascii="宋体" w:hAnsi="宋体" w:eastAsia="宋体" w:cs="宋体"/>
          <w:color w:val="auto"/>
          <w:sz w:val="21"/>
          <w:szCs w:val="21"/>
          <w:highlight w:val="none"/>
        </w:rPr>
        <w:t>[5.</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主发起行持股（万元）</w:t>
      </w:r>
      <w:r>
        <w:rPr>
          <w:rFonts w:hint="eastAsia" w:ascii="宋体" w:hAnsi="宋体" w:eastAsia="宋体" w:cs="宋体"/>
          <w:color w:val="auto"/>
          <w:sz w:val="21"/>
          <w:szCs w:val="21"/>
          <w:highlight w:val="none"/>
        </w:rPr>
        <w:t>]  指新型农村金融机构股份中由主发起行所持有的金额。</w:t>
      </w:r>
    </w:p>
    <w:p>
      <w:pPr>
        <w:pStyle w:val="9"/>
        <w:spacing w:line="336" w:lineRule="auto"/>
        <w:ind w:firstLine="600"/>
        <w:rPr>
          <w:rFonts w:hint="eastAsia" w:ascii="宋体" w:hAnsi="宋体" w:eastAsia="宋体" w:cs="宋体"/>
          <w:color w:val="auto"/>
          <w:sz w:val="21"/>
          <w:szCs w:val="21"/>
          <w:highlight w:val="none"/>
        </w:rPr>
        <w:pPrChange w:id="41" w:author="王含" w:date="2023-11-02T17:15:00Z">
          <w:pPr>
            <w:pStyle w:val="9"/>
            <w:spacing w:line="360" w:lineRule="auto"/>
            <w:ind w:firstLine="600"/>
          </w:pPr>
        </w:pPrChange>
      </w:pPr>
      <w:r>
        <w:rPr>
          <w:rFonts w:hint="eastAsia" w:ascii="宋体" w:hAnsi="宋体" w:eastAsia="宋体" w:cs="宋体"/>
          <w:color w:val="auto"/>
          <w:sz w:val="21"/>
          <w:szCs w:val="21"/>
          <w:highlight w:val="none"/>
        </w:rPr>
        <w:t>[6.1.1.1 境内银行股东数量]  向填报机构入股的境内银行机构数量。</w:t>
      </w:r>
    </w:p>
    <w:p>
      <w:pPr>
        <w:pStyle w:val="9"/>
        <w:spacing w:line="336" w:lineRule="auto"/>
        <w:ind w:firstLine="600"/>
        <w:rPr>
          <w:rFonts w:hint="eastAsia" w:ascii="宋体" w:hAnsi="宋体" w:eastAsia="宋体" w:cs="宋体"/>
          <w:color w:val="auto"/>
          <w:sz w:val="21"/>
          <w:szCs w:val="21"/>
          <w:highlight w:val="none"/>
        </w:rPr>
        <w:pPrChange w:id="42" w:author="王含" w:date="2023-11-02T17:15:00Z">
          <w:pPr>
            <w:pStyle w:val="9"/>
            <w:spacing w:line="360" w:lineRule="auto"/>
            <w:ind w:firstLine="600"/>
          </w:pPr>
        </w:pPrChange>
      </w:pPr>
      <w:r>
        <w:rPr>
          <w:rFonts w:hint="eastAsia" w:ascii="宋体" w:hAnsi="宋体" w:eastAsia="宋体" w:cs="宋体"/>
          <w:color w:val="auto"/>
          <w:sz w:val="21"/>
          <w:szCs w:val="21"/>
          <w:highlight w:val="none"/>
        </w:rPr>
        <w:t>[6.1.1.2 境内银行持股金额]  填报机构所有境内银行机构股东持股金额之和。</w:t>
      </w:r>
    </w:p>
    <w:p>
      <w:pPr>
        <w:pStyle w:val="9"/>
        <w:spacing w:line="336" w:lineRule="auto"/>
        <w:ind w:firstLine="600"/>
        <w:rPr>
          <w:rFonts w:hint="eastAsia" w:ascii="宋体" w:hAnsi="宋体" w:eastAsia="宋体" w:cs="宋体"/>
          <w:color w:val="auto"/>
          <w:sz w:val="21"/>
          <w:szCs w:val="21"/>
          <w:highlight w:val="none"/>
        </w:rPr>
        <w:pPrChange w:id="43" w:author="王含" w:date="2023-11-02T17:15:00Z">
          <w:pPr>
            <w:pStyle w:val="9"/>
            <w:spacing w:line="360" w:lineRule="auto"/>
            <w:ind w:firstLine="600"/>
          </w:pPr>
        </w:pPrChange>
      </w:pPr>
      <w:r>
        <w:rPr>
          <w:rFonts w:hint="eastAsia" w:ascii="宋体" w:hAnsi="宋体" w:eastAsia="宋体" w:cs="宋体"/>
          <w:color w:val="auto"/>
          <w:sz w:val="21"/>
          <w:szCs w:val="21"/>
          <w:highlight w:val="none"/>
        </w:rPr>
        <w:t>[6.1.1.2</w:t>
      </w: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其中民营资本</w:t>
      </w:r>
      <w:r>
        <w:rPr>
          <w:rFonts w:hint="eastAsia" w:ascii="宋体" w:hAnsi="宋体" w:eastAsia="宋体" w:cs="宋体"/>
          <w:color w:val="auto"/>
          <w:sz w:val="21"/>
          <w:szCs w:val="21"/>
          <w:highlight w:val="none"/>
          <w:lang w:val="en-US" w:eastAsia="zh-CN"/>
        </w:rPr>
        <w:t>（万元）</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指境内银行股东所持新型农村金融机构股份中民营资本占比。等于该境内银行中民营资本股份占比乘以境内银行所持新型农村金融机构股份。</w:t>
      </w:r>
    </w:p>
    <w:p>
      <w:pPr>
        <w:pStyle w:val="9"/>
        <w:spacing w:line="336" w:lineRule="auto"/>
        <w:ind w:firstLine="600"/>
        <w:rPr>
          <w:rFonts w:hint="eastAsia" w:ascii="宋体" w:hAnsi="宋体" w:eastAsia="宋体" w:cs="宋体"/>
          <w:color w:val="auto"/>
          <w:sz w:val="21"/>
          <w:szCs w:val="21"/>
          <w:highlight w:val="none"/>
        </w:rPr>
        <w:pPrChange w:id="44" w:author="王含" w:date="2023-11-02T17:15:00Z">
          <w:pPr>
            <w:pStyle w:val="9"/>
            <w:spacing w:line="360" w:lineRule="auto"/>
            <w:ind w:firstLine="600"/>
          </w:pPr>
        </w:pPrChange>
      </w:pPr>
      <w:r>
        <w:rPr>
          <w:rFonts w:hint="eastAsia" w:ascii="宋体" w:hAnsi="宋体" w:eastAsia="宋体" w:cs="宋体"/>
          <w:color w:val="auto"/>
          <w:sz w:val="21"/>
          <w:szCs w:val="21"/>
          <w:highlight w:val="none"/>
        </w:rPr>
        <w:t>[6.1.2.1 境外银行股东数量]  向填报机构入股的境外银行机构数量。</w:t>
      </w:r>
    </w:p>
    <w:p>
      <w:pPr>
        <w:pStyle w:val="9"/>
        <w:spacing w:line="336" w:lineRule="auto"/>
        <w:ind w:firstLine="600"/>
        <w:rPr>
          <w:rFonts w:hint="eastAsia" w:ascii="宋体" w:hAnsi="宋体" w:eastAsia="宋体" w:cs="宋体"/>
          <w:color w:val="auto"/>
          <w:sz w:val="21"/>
          <w:szCs w:val="21"/>
          <w:highlight w:val="none"/>
        </w:rPr>
        <w:pPrChange w:id="45" w:author="王含" w:date="2023-11-02T17:15:00Z">
          <w:pPr>
            <w:pStyle w:val="9"/>
            <w:spacing w:line="360" w:lineRule="auto"/>
            <w:ind w:firstLine="600"/>
          </w:pPr>
        </w:pPrChange>
      </w:pPr>
      <w:r>
        <w:rPr>
          <w:rFonts w:hint="eastAsia" w:ascii="宋体" w:hAnsi="宋体" w:eastAsia="宋体" w:cs="宋体"/>
          <w:color w:val="auto"/>
          <w:sz w:val="21"/>
          <w:szCs w:val="21"/>
          <w:highlight w:val="none"/>
        </w:rPr>
        <w:t>[6.1.2.2 境外银行持股金额]  填报机构所有境外银行机构股东持股金额之和。</w:t>
      </w:r>
    </w:p>
    <w:p>
      <w:pPr>
        <w:pStyle w:val="9"/>
        <w:spacing w:line="336" w:lineRule="auto"/>
        <w:ind w:firstLine="600"/>
        <w:rPr>
          <w:rFonts w:hint="eastAsia" w:ascii="宋体" w:hAnsi="宋体" w:eastAsia="宋体" w:cs="宋体"/>
          <w:color w:val="auto"/>
          <w:sz w:val="21"/>
          <w:szCs w:val="21"/>
          <w:highlight w:val="none"/>
        </w:rPr>
        <w:pPrChange w:id="46" w:author="王含" w:date="2023-11-02T17:15:00Z">
          <w:pPr>
            <w:pStyle w:val="9"/>
            <w:spacing w:line="360" w:lineRule="auto"/>
            <w:ind w:firstLine="600"/>
          </w:pPr>
        </w:pPrChange>
      </w:pPr>
      <w:r>
        <w:rPr>
          <w:rFonts w:hint="eastAsia" w:ascii="宋体" w:hAnsi="宋体" w:eastAsia="宋体" w:cs="宋体"/>
          <w:color w:val="auto"/>
          <w:sz w:val="21"/>
          <w:szCs w:val="21"/>
          <w:highlight w:val="none"/>
        </w:rPr>
        <w:t>[6.2.1.1 境内非银行金融机构股东数量]  向填报机构入股的境内非银行金融机构数量。</w:t>
      </w:r>
    </w:p>
    <w:p>
      <w:pPr>
        <w:pStyle w:val="9"/>
        <w:spacing w:line="336" w:lineRule="auto"/>
        <w:ind w:firstLine="600"/>
        <w:rPr>
          <w:rFonts w:hint="eastAsia" w:ascii="宋体" w:hAnsi="宋体" w:eastAsia="宋体" w:cs="宋体"/>
          <w:color w:val="auto"/>
          <w:sz w:val="21"/>
          <w:szCs w:val="21"/>
          <w:highlight w:val="none"/>
        </w:rPr>
        <w:pPrChange w:id="47" w:author="王含" w:date="2023-11-02T17:15:00Z">
          <w:pPr>
            <w:pStyle w:val="9"/>
            <w:spacing w:line="360" w:lineRule="auto"/>
            <w:ind w:firstLine="600"/>
          </w:pPr>
        </w:pPrChange>
      </w:pPr>
      <w:r>
        <w:rPr>
          <w:rFonts w:hint="eastAsia" w:ascii="宋体" w:hAnsi="宋体" w:eastAsia="宋体" w:cs="宋体"/>
          <w:color w:val="auto"/>
          <w:sz w:val="21"/>
          <w:szCs w:val="21"/>
          <w:highlight w:val="none"/>
        </w:rPr>
        <w:t>[6.2.1.2 境内非银行金融机构持股金额]  填报机构所有境内非银行金融机构股东持股金额之和。</w:t>
      </w:r>
    </w:p>
    <w:p>
      <w:pPr>
        <w:pStyle w:val="9"/>
        <w:spacing w:line="336" w:lineRule="auto"/>
        <w:ind w:firstLine="600"/>
        <w:rPr>
          <w:rFonts w:hint="eastAsia" w:ascii="宋体" w:hAnsi="宋体" w:eastAsia="宋体" w:cs="宋体"/>
          <w:color w:val="auto"/>
          <w:sz w:val="21"/>
          <w:szCs w:val="21"/>
          <w:highlight w:val="none"/>
        </w:rPr>
        <w:pPrChange w:id="48" w:author="王含" w:date="2023-11-02T17:15:00Z">
          <w:pPr>
            <w:pStyle w:val="9"/>
            <w:spacing w:line="360" w:lineRule="auto"/>
            <w:ind w:firstLine="600"/>
          </w:pPr>
        </w:pPrChange>
      </w:pPr>
      <w:r>
        <w:rPr>
          <w:rFonts w:hint="eastAsia" w:ascii="宋体" w:hAnsi="宋体" w:eastAsia="宋体" w:cs="宋体"/>
          <w:color w:val="auto"/>
          <w:sz w:val="21"/>
          <w:szCs w:val="21"/>
          <w:highlight w:val="none"/>
        </w:rPr>
        <w:t>[6.</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.1.2</w:t>
      </w: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其中民营资本</w:t>
      </w:r>
      <w:r>
        <w:rPr>
          <w:rFonts w:hint="eastAsia" w:ascii="宋体" w:hAnsi="宋体" w:eastAsia="宋体" w:cs="宋体"/>
          <w:color w:val="auto"/>
          <w:sz w:val="21"/>
          <w:szCs w:val="21"/>
          <w:highlight w:val="none"/>
          <w:lang w:val="en-US" w:eastAsia="zh-CN"/>
        </w:rPr>
        <w:t>（万元）</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指境内非银行金融机构所持新型农村金融机构股份中民营资本占比。等于该境内非银行金融机构中民营资本股份占比乘以境内非银行金融机构所持新型农村金融机构股份。</w:t>
      </w:r>
    </w:p>
    <w:p>
      <w:pPr>
        <w:pStyle w:val="9"/>
        <w:spacing w:line="336" w:lineRule="auto"/>
        <w:ind w:firstLine="600"/>
        <w:rPr>
          <w:rFonts w:hint="eastAsia" w:ascii="宋体" w:hAnsi="宋体" w:eastAsia="宋体" w:cs="宋体"/>
          <w:color w:val="auto"/>
          <w:sz w:val="21"/>
          <w:szCs w:val="21"/>
          <w:highlight w:val="none"/>
        </w:rPr>
        <w:pPrChange w:id="49" w:author="王含" w:date="2023-11-02T17:15:00Z">
          <w:pPr>
            <w:pStyle w:val="9"/>
            <w:spacing w:line="360" w:lineRule="auto"/>
            <w:ind w:firstLine="600"/>
          </w:pPr>
        </w:pPrChange>
      </w:pPr>
      <w:r>
        <w:rPr>
          <w:rFonts w:hint="eastAsia" w:ascii="宋体" w:hAnsi="宋体" w:eastAsia="宋体" w:cs="宋体"/>
          <w:color w:val="auto"/>
          <w:sz w:val="21"/>
          <w:szCs w:val="21"/>
          <w:highlight w:val="none"/>
        </w:rPr>
        <w:t>[6.2.2.1 境外非银行金融机构股东数量]  向填报机构入股的境外非银行金融机构数量。</w:t>
      </w:r>
    </w:p>
    <w:p>
      <w:pPr>
        <w:pStyle w:val="9"/>
        <w:spacing w:line="336" w:lineRule="auto"/>
        <w:ind w:firstLine="600"/>
        <w:rPr>
          <w:rFonts w:hint="eastAsia" w:ascii="宋体" w:hAnsi="宋体" w:eastAsia="宋体" w:cs="宋体"/>
          <w:color w:val="auto"/>
          <w:sz w:val="21"/>
          <w:szCs w:val="21"/>
          <w:highlight w:val="none"/>
        </w:rPr>
        <w:pPrChange w:id="50" w:author="王含" w:date="2023-11-02T17:15:00Z">
          <w:pPr>
            <w:pStyle w:val="9"/>
            <w:spacing w:line="360" w:lineRule="auto"/>
            <w:ind w:firstLine="600"/>
          </w:pPr>
        </w:pPrChange>
      </w:pPr>
      <w:r>
        <w:rPr>
          <w:rFonts w:hint="eastAsia" w:ascii="宋体" w:hAnsi="宋体" w:eastAsia="宋体" w:cs="宋体"/>
          <w:color w:val="auto"/>
          <w:sz w:val="21"/>
          <w:szCs w:val="21"/>
          <w:highlight w:val="none"/>
        </w:rPr>
        <w:t>[6.2.2.2 境外非银行金融机构持股金额]  填报机构所有境外非银行金融机构股东持股金额之和。</w:t>
      </w:r>
    </w:p>
    <w:p>
      <w:pPr>
        <w:pStyle w:val="9"/>
        <w:spacing w:line="336" w:lineRule="auto"/>
        <w:ind w:firstLine="600"/>
        <w:rPr>
          <w:rFonts w:hint="eastAsia" w:ascii="宋体" w:hAnsi="宋体" w:eastAsia="宋体" w:cs="宋体"/>
          <w:color w:val="auto"/>
          <w:sz w:val="21"/>
          <w:szCs w:val="21"/>
          <w:highlight w:val="none"/>
        </w:rPr>
        <w:pPrChange w:id="51" w:author="王含" w:date="2023-11-02T17:15:00Z">
          <w:pPr>
            <w:pStyle w:val="9"/>
            <w:spacing w:line="360" w:lineRule="auto"/>
            <w:ind w:firstLine="600"/>
          </w:pPr>
        </w:pPrChange>
      </w:pPr>
      <w:r>
        <w:rPr>
          <w:rFonts w:hint="eastAsia" w:ascii="宋体" w:hAnsi="宋体" w:eastAsia="宋体" w:cs="宋体"/>
          <w:color w:val="auto"/>
          <w:sz w:val="21"/>
          <w:szCs w:val="21"/>
          <w:highlight w:val="none"/>
        </w:rPr>
        <w:t>[6.3.1.1 国有企业数量]  向填报机构入股的国有企业数量。</w:t>
      </w:r>
    </w:p>
    <w:p>
      <w:pPr>
        <w:pStyle w:val="9"/>
        <w:spacing w:line="336" w:lineRule="auto"/>
        <w:ind w:firstLine="600"/>
        <w:rPr>
          <w:rFonts w:hint="eastAsia" w:ascii="宋体" w:hAnsi="宋体" w:eastAsia="宋体" w:cs="宋体"/>
          <w:color w:val="auto"/>
          <w:sz w:val="21"/>
          <w:szCs w:val="21"/>
          <w:highlight w:val="none"/>
        </w:rPr>
        <w:pPrChange w:id="52" w:author="王含" w:date="2023-11-02T17:15:00Z">
          <w:pPr>
            <w:pStyle w:val="9"/>
            <w:spacing w:line="360" w:lineRule="auto"/>
            <w:ind w:firstLine="600"/>
          </w:pPr>
        </w:pPrChange>
      </w:pPr>
      <w:r>
        <w:rPr>
          <w:rFonts w:hint="eastAsia" w:ascii="宋体" w:hAnsi="宋体" w:eastAsia="宋体" w:cs="宋体"/>
          <w:color w:val="auto"/>
          <w:sz w:val="21"/>
          <w:szCs w:val="21"/>
          <w:highlight w:val="none"/>
        </w:rPr>
        <w:t>[6.3.1.2 国有企业持股金额]  填报机构所有国有企业股东持股金额之和 。</w:t>
      </w:r>
    </w:p>
    <w:p>
      <w:pPr>
        <w:pStyle w:val="9"/>
        <w:spacing w:line="336" w:lineRule="auto"/>
        <w:ind w:firstLine="600"/>
        <w:rPr>
          <w:rFonts w:hint="eastAsia" w:ascii="宋体" w:hAnsi="宋体" w:eastAsia="宋体" w:cs="宋体"/>
          <w:color w:val="auto"/>
          <w:sz w:val="21"/>
          <w:szCs w:val="21"/>
          <w:highlight w:val="none"/>
          <w:lang w:eastAsia="zh-CN"/>
        </w:rPr>
        <w:pPrChange w:id="53" w:author="王含" w:date="2023-11-02T17:15:00Z">
          <w:pPr>
            <w:pStyle w:val="9"/>
            <w:spacing w:line="360" w:lineRule="auto"/>
            <w:ind w:firstLine="600"/>
          </w:pPr>
        </w:pPrChange>
      </w:pPr>
      <w:r>
        <w:rPr>
          <w:rFonts w:hint="eastAsia" w:ascii="宋体" w:hAnsi="宋体" w:eastAsia="宋体" w:cs="宋体"/>
          <w:color w:val="auto"/>
          <w:sz w:val="21"/>
          <w:szCs w:val="21"/>
          <w:highlight w:val="none"/>
        </w:rPr>
        <w:t>[6.3.1.2</w:t>
      </w:r>
      <w:r>
        <w:rPr>
          <w:rFonts w:hint="eastAsia" w:ascii="宋体" w:hAnsi="宋体" w:eastAsia="宋体" w:cs="宋体"/>
          <w:color w:val="auto"/>
          <w:sz w:val="21"/>
          <w:szCs w:val="21"/>
          <w:highlight w:val="none"/>
          <w:lang w:val="en-US" w:eastAsia="zh-CN"/>
        </w:rPr>
        <w:t>.1其中：民营资本（万元）</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eastAsia="zh-CN"/>
        </w:rPr>
        <w:t>指国有企业所持新型农村金融机构股份中民营资本占比。等于国有企业中民营资本股份占比乘以该国有企业所持新型农村金融机构股份。</w:t>
      </w:r>
    </w:p>
    <w:p>
      <w:pPr>
        <w:pStyle w:val="9"/>
        <w:spacing w:line="336" w:lineRule="auto"/>
        <w:ind w:firstLine="600"/>
        <w:rPr>
          <w:rFonts w:hint="eastAsia" w:ascii="宋体" w:hAnsi="宋体" w:eastAsia="宋体" w:cs="宋体"/>
          <w:color w:val="auto"/>
          <w:sz w:val="21"/>
          <w:szCs w:val="21"/>
          <w:highlight w:val="none"/>
        </w:rPr>
        <w:pPrChange w:id="54" w:author="王含" w:date="2023-11-02T17:15:00Z">
          <w:pPr>
            <w:pStyle w:val="9"/>
            <w:spacing w:line="360" w:lineRule="auto"/>
            <w:ind w:firstLine="600"/>
          </w:pPr>
        </w:pPrChange>
      </w:pPr>
      <w:r>
        <w:rPr>
          <w:rFonts w:hint="eastAsia" w:ascii="宋体" w:hAnsi="宋体" w:eastAsia="宋体" w:cs="宋体"/>
          <w:color w:val="auto"/>
          <w:sz w:val="21"/>
          <w:szCs w:val="21"/>
          <w:highlight w:val="none"/>
        </w:rPr>
        <w:t>[6.3.2.1 非国有企业数量]  向填报机构入股的非国有企业数量。</w:t>
      </w:r>
    </w:p>
    <w:p>
      <w:pPr>
        <w:pStyle w:val="9"/>
        <w:spacing w:line="336" w:lineRule="auto"/>
        <w:ind w:firstLine="600"/>
        <w:rPr>
          <w:rFonts w:hint="eastAsia" w:ascii="宋体" w:hAnsi="宋体" w:eastAsia="宋体" w:cs="宋体"/>
          <w:color w:val="auto"/>
          <w:sz w:val="21"/>
          <w:szCs w:val="21"/>
          <w:highlight w:val="none"/>
        </w:rPr>
        <w:pPrChange w:id="55" w:author="王含" w:date="2023-11-02T17:15:00Z">
          <w:pPr>
            <w:pStyle w:val="9"/>
            <w:spacing w:line="360" w:lineRule="auto"/>
            <w:ind w:firstLine="600"/>
          </w:pPr>
        </w:pPrChange>
      </w:pPr>
      <w:r>
        <w:rPr>
          <w:rFonts w:hint="eastAsia" w:ascii="宋体" w:hAnsi="宋体" w:eastAsia="宋体" w:cs="宋体"/>
          <w:color w:val="auto"/>
          <w:sz w:val="21"/>
          <w:szCs w:val="21"/>
          <w:highlight w:val="none"/>
        </w:rPr>
        <w:t>[6.3.2.2 非国有企业持股金额]  填报机构所有非国有企业股东持股金额之和。</w:t>
      </w:r>
    </w:p>
    <w:p>
      <w:pPr>
        <w:pStyle w:val="9"/>
        <w:spacing w:line="336" w:lineRule="auto"/>
        <w:ind w:firstLine="600"/>
        <w:rPr>
          <w:rFonts w:hint="eastAsia" w:ascii="宋体" w:hAnsi="宋体" w:eastAsia="宋体" w:cs="宋体"/>
          <w:color w:val="auto"/>
          <w:sz w:val="21"/>
          <w:szCs w:val="21"/>
          <w:highlight w:val="none"/>
        </w:rPr>
        <w:pPrChange w:id="56" w:author="王含" w:date="2023-11-02T17:15:00Z">
          <w:pPr>
            <w:pStyle w:val="9"/>
            <w:spacing w:line="360" w:lineRule="auto"/>
            <w:ind w:firstLine="600"/>
          </w:pPr>
        </w:pPrChange>
      </w:pPr>
      <w:r>
        <w:rPr>
          <w:rFonts w:hint="eastAsia" w:ascii="宋体" w:hAnsi="宋体" w:eastAsia="宋体" w:cs="宋体"/>
          <w:color w:val="auto"/>
          <w:sz w:val="21"/>
          <w:szCs w:val="21"/>
          <w:highlight w:val="none"/>
        </w:rPr>
        <w:t>[6.3.3.1 境外企业数量]  向填报机构入股的境外企业（包括港、澳、台企业和“三资”企业）数量。</w:t>
      </w:r>
    </w:p>
    <w:p>
      <w:pPr>
        <w:pStyle w:val="9"/>
        <w:spacing w:line="336" w:lineRule="auto"/>
        <w:ind w:firstLine="600"/>
        <w:rPr>
          <w:rFonts w:hint="eastAsia" w:ascii="宋体" w:hAnsi="宋体" w:eastAsia="宋体" w:cs="宋体"/>
          <w:color w:val="auto"/>
          <w:sz w:val="21"/>
          <w:szCs w:val="21"/>
          <w:highlight w:val="none"/>
        </w:rPr>
        <w:pPrChange w:id="57" w:author="王含" w:date="2023-11-02T17:15:00Z">
          <w:pPr>
            <w:pStyle w:val="9"/>
            <w:spacing w:line="360" w:lineRule="auto"/>
            <w:ind w:firstLine="600"/>
          </w:pPr>
        </w:pPrChange>
      </w:pPr>
      <w:r>
        <w:rPr>
          <w:rFonts w:hint="eastAsia" w:ascii="宋体" w:hAnsi="宋体" w:eastAsia="宋体" w:cs="宋体"/>
          <w:color w:val="auto"/>
          <w:sz w:val="21"/>
          <w:szCs w:val="21"/>
          <w:highlight w:val="none"/>
        </w:rPr>
        <w:t>[6.3.3.2 境外企业持股金额]  填报机构所有境外企业（包括港、澳、台企业和“三资”企业）股东持股金额之和。</w:t>
      </w:r>
    </w:p>
    <w:p>
      <w:pPr>
        <w:pStyle w:val="9"/>
        <w:spacing w:line="336" w:lineRule="auto"/>
        <w:ind w:firstLine="600"/>
        <w:rPr>
          <w:rFonts w:hint="eastAsia" w:ascii="宋体" w:hAnsi="宋体" w:eastAsia="宋体" w:cs="宋体"/>
          <w:color w:val="auto"/>
          <w:sz w:val="21"/>
          <w:szCs w:val="21"/>
          <w:highlight w:val="none"/>
        </w:rPr>
        <w:pPrChange w:id="58" w:author="王含" w:date="2023-11-02T17:15:00Z">
          <w:pPr>
            <w:pStyle w:val="9"/>
            <w:spacing w:line="360" w:lineRule="auto"/>
            <w:ind w:firstLine="600"/>
          </w:pPr>
        </w:pPrChange>
      </w:pPr>
      <w:r>
        <w:rPr>
          <w:rFonts w:hint="eastAsia" w:ascii="宋体" w:hAnsi="宋体" w:eastAsia="宋体" w:cs="宋体"/>
          <w:color w:val="auto"/>
          <w:sz w:val="21"/>
          <w:szCs w:val="21"/>
          <w:highlight w:val="none"/>
        </w:rPr>
        <w:t>[6.4.1.1 内部职工股东数量]  向填报机构入股的内部职工人数。</w:t>
      </w:r>
    </w:p>
    <w:p>
      <w:pPr>
        <w:pStyle w:val="9"/>
        <w:spacing w:line="336" w:lineRule="auto"/>
        <w:ind w:firstLine="600"/>
        <w:rPr>
          <w:rFonts w:hint="eastAsia" w:ascii="宋体" w:hAnsi="宋体" w:eastAsia="宋体" w:cs="宋体"/>
          <w:color w:val="auto"/>
          <w:sz w:val="21"/>
          <w:szCs w:val="21"/>
          <w:highlight w:val="none"/>
        </w:rPr>
        <w:pPrChange w:id="59" w:author="王含" w:date="2023-11-02T17:15:00Z">
          <w:pPr>
            <w:pStyle w:val="9"/>
            <w:spacing w:line="360" w:lineRule="auto"/>
            <w:ind w:firstLine="600"/>
          </w:pPr>
        </w:pPrChange>
      </w:pPr>
      <w:r>
        <w:rPr>
          <w:rFonts w:hint="eastAsia" w:ascii="宋体" w:hAnsi="宋体" w:eastAsia="宋体" w:cs="宋体"/>
          <w:color w:val="auto"/>
          <w:sz w:val="21"/>
          <w:szCs w:val="21"/>
          <w:highlight w:val="none"/>
        </w:rPr>
        <w:t>[6.4.1.2 内部职工股东持股金额]  填报机构所有内部职工股东持股金额之和。</w:t>
      </w:r>
    </w:p>
    <w:p>
      <w:pPr>
        <w:pStyle w:val="9"/>
        <w:spacing w:line="336" w:lineRule="auto"/>
        <w:ind w:firstLine="600"/>
        <w:rPr>
          <w:rFonts w:hint="eastAsia" w:ascii="宋体" w:hAnsi="宋体" w:eastAsia="宋体" w:cs="宋体"/>
          <w:color w:val="auto"/>
          <w:sz w:val="21"/>
          <w:szCs w:val="21"/>
          <w:highlight w:val="none"/>
        </w:rPr>
        <w:pPrChange w:id="60" w:author="王含" w:date="2023-11-02T17:15:00Z">
          <w:pPr>
            <w:pStyle w:val="9"/>
            <w:spacing w:line="360" w:lineRule="auto"/>
            <w:ind w:firstLine="600"/>
          </w:pPr>
        </w:pPrChange>
      </w:pPr>
      <w:r>
        <w:rPr>
          <w:rFonts w:hint="eastAsia" w:ascii="宋体" w:hAnsi="宋体" w:eastAsia="宋体" w:cs="宋体"/>
          <w:color w:val="auto"/>
          <w:sz w:val="21"/>
          <w:szCs w:val="21"/>
          <w:highlight w:val="none"/>
        </w:rPr>
        <w:t>[6.4.2.1. 社会自然人股东数量]  向填报机构入股的除内部职工股东外的其他自然人数量。</w:t>
      </w:r>
    </w:p>
    <w:p>
      <w:pPr>
        <w:pStyle w:val="9"/>
        <w:spacing w:line="336" w:lineRule="auto"/>
        <w:ind w:firstLine="600"/>
        <w:rPr>
          <w:rFonts w:hint="eastAsia" w:ascii="宋体" w:hAnsi="宋体" w:eastAsia="宋体" w:cs="宋体"/>
          <w:color w:val="auto"/>
          <w:sz w:val="21"/>
          <w:szCs w:val="21"/>
          <w:highlight w:val="none"/>
        </w:rPr>
        <w:pPrChange w:id="61" w:author="王含" w:date="2023-11-02T17:15:00Z">
          <w:pPr>
            <w:pStyle w:val="9"/>
            <w:spacing w:line="360" w:lineRule="auto"/>
            <w:ind w:firstLine="600"/>
          </w:pPr>
        </w:pPrChange>
      </w:pPr>
      <w:r>
        <w:rPr>
          <w:rFonts w:hint="eastAsia" w:ascii="宋体" w:hAnsi="宋体" w:eastAsia="宋体" w:cs="宋体"/>
          <w:color w:val="auto"/>
          <w:sz w:val="21"/>
          <w:szCs w:val="21"/>
          <w:highlight w:val="none"/>
        </w:rPr>
        <w:t>[6.4.2.2 社会自然人股东持股金额]  填报机构所有除内部职工股东外的其他自然人股东持股金额之和。</w:t>
      </w:r>
    </w:p>
    <w:p>
      <w:pPr>
        <w:pStyle w:val="9"/>
        <w:spacing w:line="336" w:lineRule="auto"/>
        <w:ind w:firstLine="600"/>
        <w:rPr>
          <w:rFonts w:hint="eastAsia" w:ascii="宋体" w:hAnsi="宋体" w:eastAsia="宋体" w:cs="宋体"/>
          <w:color w:val="auto"/>
          <w:sz w:val="21"/>
          <w:szCs w:val="21"/>
          <w:highlight w:val="none"/>
        </w:rPr>
        <w:pPrChange w:id="62" w:author="王含" w:date="2023-11-02T17:15:00Z">
          <w:pPr>
            <w:pStyle w:val="9"/>
            <w:spacing w:line="360" w:lineRule="auto"/>
            <w:ind w:firstLine="600"/>
          </w:pPr>
        </w:pPrChange>
      </w:pPr>
      <w:r>
        <w:rPr>
          <w:rFonts w:hint="eastAsia" w:ascii="宋体" w:hAnsi="宋体" w:eastAsia="宋体" w:cs="宋体"/>
          <w:color w:val="auto"/>
          <w:sz w:val="21"/>
          <w:szCs w:val="21"/>
          <w:highlight w:val="none"/>
        </w:rPr>
        <w:t>[7.1 各项存款余额]  是指截至报告期末新型农村金融机构吸收的单位和居民个人的存款余额。同G01[61.C]各项存款。</w:t>
      </w:r>
    </w:p>
    <w:p>
      <w:pPr>
        <w:pStyle w:val="9"/>
        <w:spacing w:line="336" w:lineRule="auto"/>
        <w:ind w:firstLine="600"/>
        <w:rPr>
          <w:rFonts w:hint="eastAsia" w:ascii="宋体" w:hAnsi="宋体" w:eastAsia="宋体" w:cs="宋体"/>
          <w:color w:val="auto"/>
          <w:sz w:val="21"/>
          <w:szCs w:val="21"/>
          <w:highlight w:val="none"/>
        </w:rPr>
        <w:pPrChange w:id="63" w:author="王含" w:date="2023-11-02T17:15:00Z">
          <w:pPr>
            <w:pStyle w:val="9"/>
            <w:spacing w:line="360" w:lineRule="auto"/>
            <w:ind w:firstLine="600"/>
          </w:pPr>
        </w:pPrChange>
      </w:pPr>
      <w:r>
        <w:rPr>
          <w:rFonts w:hint="eastAsia" w:ascii="宋体" w:hAnsi="宋体" w:eastAsia="宋体" w:cs="宋体"/>
          <w:color w:val="auto"/>
          <w:sz w:val="21"/>
          <w:szCs w:val="21"/>
          <w:highlight w:val="none"/>
        </w:rPr>
        <w:t>[7.2 成立以来累计办理存款笔数]  是指新型农村金融机构成立以来累计为存款客户办理存款的笔数之和。一个存款户如果多次向新型农村金融机构存款，应根据实际存款次数统计。</w:t>
      </w:r>
    </w:p>
    <w:p>
      <w:pPr>
        <w:pStyle w:val="9"/>
        <w:spacing w:line="336" w:lineRule="auto"/>
        <w:ind w:firstLine="600"/>
        <w:rPr>
          <w:rFonts w:hint="eastAsia" w:ascii="宋体" w:hAnsi="宋体" w:eastAsia="宋体" w:cs="宋体"/>
          <w:color w:val="auto"/>
          <w:sz w:val="21"/>
          <w:szCs w:val="21"/>
          <w:highlight w:val="none"/>
        </w:rPr>
        <w:pPrChange w:id="64" w:author="王含" w:date="2023-11-02T17:15:00Z">
          <w:pPr>
            <w:pStyle w:val="9"/>
            <w:spacing w:line="360" w:lineRule="auto"/>
            <w:ind w:firstLine="600"/>
          </w:pPr>
        </w:pPrChange>
      </w:pPr>
      <w:r>
        <w:rPr>
          <w:rFonts w:hint="eastAsia" w:ascii="宋体" w:hAnsi="宋体" w:eastAsia="宋体" w:cs="宋体"/>
          <w:color w:val="auto"/>
          <w:sz w:val="21"/>
          <w:szCs w:val="21"/>
          <w:highlight w:val="none"/>
        </w:rPr>
        <w:t>[7.3 成立以来累计办理存款户数]  是指新型农村金融机构成立以来累计为存款客户开立的存款账户数量的总和。一人（自然人或法人）开立多个存款账户应根据实际开立账户个数统计。</w:t>
      </w:r>
    </w:p>
    <w:p>
      <w:pPr>
        <w:pStyle w:val="9"/>
        <w:spacing w:line="336" w:lineRule="auto"/>
        <w:ind w:firstLine="600"/>
        <w:rPr>
          <w:rFonts w:hint="eastAsia" w:ascii="宋体" w:hAnsi="宋体" w:eastAsia="宋体" w:cs="宋体"/>
          <w:color w:val="auto"/>
          <w:sz w:val="21"/>
          <w:szCs w:val="21"/>
          <w:highlight w:val="none"/>
        </w:rPr>
        <w:pPrChange w:id="65" w:author="王含" w:date="2023-11-02T17:15:00Z">
          <w:pPr>
            <w:pStyle w:val="9"/>
            <w:spacing w:line="360" w:lineRule="auto"/>
            <w:ind w:firstLine="600"/>
          </w:pPr>
        </w:pPrChange>
      </w:pPr>
      <w:r>
        <w:rPr>
          <w:rFonts w:hint="eastAsia" w:ascii="宋体" w:hAnsi="宋体" w:eastAsia="宋体" w:cs="宋体"/>
          <w:color w:val="auto"/>
          <w:sz w:val="21"/>
          <w:szCs w:val="21"/>
          <w:highlight w:val="none"/>
        </w:rPr>
        <w:t>[7.4 法定存款准备金余额]  是指新型农村金融机构按照存款准备金率要求存放在中央银行的法定存款准备金额余额。</w:t>
      </w:r>
    </w:p>
    <w:p>
      <w:pPr>
        <w:pStyle w:val="9"/>
        <w:spacing w:line="336" w:lineRule="auto"/>
        <w:ind w:firstLine="600"/>
        <w:rPr>
          <w:rFonts w:hint="eastAsia" w:ascii="宋体" w:hAnsi="宋体" w:eastAsia="宋体" w:cs="宋体"/>
          <w:b w:val="0"/>
          <w:bCs w:val="0"/>
          <w:color w:val="auto"/>
          <w:sz w:val="21"/>
          <w:szCs w:val="21"/>
          <w:highlight w:val="none"/>
        </w:rPr>
        <w:pPrChange w:id="66" w:author="王含" w:date="2023-11-02T17:15:00Z">
          <w:pPr>
            <w:pStyle w:val="9"/>
            <w:spacing w:line="360" w:lineRule="auto"/>
            <w:ind w:firstLine="600"/>
          </w:pPr>
        </w:pPrChange>
      </w:pPr>
      <w:r>
        <w:rPr>
          <w:rFonts w:hint="eastAsia" w:ascii="宋体" w:hAnsi="宋体" w:eastAsia="宋体" w:cs="宋体"/>
          <w:b w:val="0"/>
          <w:bCs w:val="0"/>
          <w:color w:val="auto"/>
          <w:sz w:val="21"/>
          <w:szCs w:val="21"/>
          <w:highlight w:val="none"/>
        </w:rPr>
        <w:t>[7.5</w:t>
      </w:r>
      <w:r>
        <w:rPr>
          <w:rFonts w:hint="eastAsia" w:ascii="宋体" w:hAnsi="宋体" w:eastAsia="宋体" w:cs="宋体"/>
          <w:b w:val="0"/>
          <w:bCs w:val="0"/>
          <w:color w:val="auto"/>
          <w:sz w:val="21"/>
          <w:szCs w:val="21"/>
          <w:highlight w:val="none"/>
          <w:lang w:eastAsia="zh-CN"/>
        </w:rPr>
        <w:t>本年</w:t>
      </w:r>
      <w:r>
        <w:rPr>
          <w:rFonts w:hint="eastAsia" w:ascii="宋体" w:hAnsi="宋体" w:eastAsia="宋体" w:cs="宋体"/>
          <w:b w:val="0"/>
          <w:bCs w:val="0"/>
          <w:color w:val="auto"/>
          <w:sz w:val="21"/>
          <w:szCs w:val="21"/>
          <w:highlight w:val="none"/>
        </w:rPr>
        <w:t xml:space="preserve">新增可贷资金余额]  </w:t>
      </w:r>
      <w:r>
        <w:rPr>
          <w:rFonts w:hint="eastAsia" w:ascii="宋体" w:hAnsi="宋体" w:eastAsia="宋体" w:cs="宋体"/>
          <w:b w:val="0"/>
          <w:bCs w:val="0"/>
          <w:color w:val="auto"/>
          <w:sz w:val="21"/>
          <w:szCs w:val="21"/>
          <w:highlight w:val="none"/>
          <w:lang w:eastAsia="zh-CN"/>
        </w:rPr>
        <w:t>是指</w:t>
      </w:r>
      <w:r>
        <w:rPr>
          <w:rFonts w:hint="eastAsia" w:ascii="宋体" w:hAnsi="宋体" w:eastAsia="宋体" w:cs="宋体"/>
          <w:b w:val="0"/>
          <w:bCs w:val="0"/>
          <w:color w:val="auto"/>
          <w:sz w:val="21"/>
          <w:szCs w:val="21"/>
          <w:highlight w:val="none"/>
        </w:rPr>
        <w:t>填报机构按照《关于鼓励县域法人金融机构将新增存款一定比例用于当地贷款的考核办法（试行）》（银发﹝2010﹞262号）计算确定的新增可贷资金余额。</w:t>
      </w:r>
      <w:r>
        <w:rPr>
          <w:rFonts w:hint="eastAsia" w:ascii="宋体" w:hAnsi="宋体" w:eastAsia="宋体" w:cs="宋体"/>
          <w:b w:val="0"/>
          <w:bCs w:val="0"/>
          <w:color w:val="000000"/>
          <w:sz w:val="21"/>
          <w:szCs w:val="21"/>
          <w:highlight w:val="none"/>
        </w:rPr>
        <w:t>在计算</w:t>
      </w:r>
      <w:r>
        <w:rPr>
          <w:rFonts w:hint="eastAsia" w:ascii="宋体" w:hAnsi="宋体" w:eastAsia="宋体" w:cs="宋体"/>
          <w:b w:val="0"/>
          <w:bCs w:val="0"/>
          <w:color w:val="000000"/>
          <w:sz w:val="21"/>
          <w:szCs w:val="21"/>
          <w:highlight w:val="none"/>
          <w:lang w:eastAsia="zh-CN"/>
        </w:rPr>
        <w:t>新增可贷资金中的</w:t>
      </w:r>
      <w:r>
        <w:rPr>
          <w:rFonts w:hint="eastAsia" w:ascii="宋体" w:hAnsi="宋体" w:eastAsia="宋体" w:cs="宋体"/>
          <w:b w:val="0"/>
          <w:bCs w:val="0"/>
          <w:color w:val="000000"/>
          <w:sz w:val="21"/>
          <w:szCs w:val="21"/>
          <w:highlight w:val="none"/>
        </w:rPr>
        <w:t>“</w:t>
      </w:r>
      <w:r>
        <w:rPr>
          <w:rFonts w:hint="eastAsia" w:ascii="宋体" w:hAnsi="宋体" w:eastAsia="宋体" w:cs="宋体"/>
          <w:b w:val="0"/>
          <w:bCs w:val="0"/>
          <w:color w:val="000000"/>
          <w:sz w:val="21"/>
          <w:szCs w:val="21"/>
          <w:highlight w:val="none"/>
          <w:lang w:eastAsia="zh-CN"/>
        </w:rPr>
        <w:t>年度</w:t>
      </w:r>
      <w:r>
        <w:rPr>
          <w:rFonts w:hint="eastAsia" w:ascii="宋体" w:hAnsi="宋体" w:eastAsia="宋体" w:cs="宋体"/>
          <w:b w:val="0"/>
          <w:bCs w:val="0"/>
          <w:color w:val="000000"/>
          <w:sz w:val="21"/>
          <w:szCs w:val="21"/>
          <w:highlight w:val="none"/>
        </w:rPr>
        <w:t>新增存款”时，</w:t>
      </w:r>
      <w:r>
        <w:rPr>
          <w:rFonts w:hint="eastAsia" w:ascii="宋体" w:hAnsi="宋体" w:eastAsia="宋体" w:cs="宋体"/>
          <w:b w:val="0"/>
          <w:bCs w:val="0"/>
          <w:color w:val="000000"/>
          <w:sz w:val="21"/>
          <w:szCs w:val="21"/>
          <w:highlight w:val="none"/>
          <w:lang w:eastAsia="zh-CN"/>
        </w:rPr>
        <w:t>应</w:t>
      </w:r>
      <w:r>
        <w:rPr>
          <w:rFonts w:hint="eastAsia" w:ascii="宋体" w:hAnsi="宋体" w:eastAsia="宋体" w:cs="宋体"/>
          <w:b w:val="0"/>
          <w:bCs w:val="0"/>
          <w:color w:val="000000"/>
          <w:sz w:val="21"/>
          <w:szCs w:val="21"/>
          <w:highlight w:val="none"/>
        </w:rPr>
        <w:t>采用月平均余额</w:t>
      </w:r>
      <w:r>
        <w:rPr>
          <w:rFonts w:hint="eastAsia" w:ascii="宋体" w:hAnsi="宋体" w:eastAsia="宋体" w:cs="宋体"/>
          <w:b w:val="0"/>
          <w:bCs w:val="0"/>
          <w:color w:val="000000"/>
          <w:sz w:val="21"/>
          <w:szCs w:val="21"/>
          <w:highlight w:val="none"/>
          <w:lang w:eastAsia="zh-CN"/>
        </w:rPr>
        <w:t>口径，计算方式为当年月度各项存款平均余额减去上年月度各项存款平均余额</w:t>
      </w:r>
      <w:r>
        <w:rPr>
          <w:rFonts w:hint="eastAsia" w:ascii="宋体" w:hAnsi="宋体" w:eastAsia="宋体" w:cs="宋体"/>
          <w:b w:val="0"/>
          <w:bCs w:val="0"/>
          <w:color w:val="000000"/>
          <w:sz w:val="21"/>
          <w:szCs w:val="21"/>
          <w:highlight w:val="none"/>
        </w:rPr>
        <w:t>。</w:t>
      </w:r>
      <w:r>
        <w:rPr>
          <w:rFonts w:hint="eastAsia" w:ascii="宋体" w:hAnsi="宋体" w:eastAsia="宋体" w:cs="宋体"/>
          <w:b w:val="0"/>
          <w:bCs w:val="0"/>
          <w:color w:val="000000"/>
          <w:sz w:val="21"/>
          <w:szCs w:val="21"/>
          <w:highlight w:val="none"/>
          <w:lang w:eastAsia="zh-CN"/>
        </w:rPr>
        <w:t>月度各项存款平均余额由月末各项存款余额以时期平均数方法计算，如，</w:t>
      </w:r>
      <w:r>
        <w:rPr>
          <w:rFonts w:hint="eastAsia" w:ascii="宋体" w:hAnsi="宋体" w:eastAsia="宋体" w:cs="宋体"/>
          <w:b w:val="0"/>
          <w:bCs w:val="0"/>
          <w:color w:val="000000"/>
          <w:sz w:val="21"/>
          <w:szCs w:val="21"/>
          <w:highlight w:val="none"/>
          <w:lang w:val="en-US" w:eastAsia="zh-CN"/>
        </w:rPr>
        <w:t>3月</w:t>
      </w:r>
      <w:r>
        <w:rPr>
          <w:rFonts w:hint="eastAsia" w:ascii="宋体" w:hAnsi="宋体" w:eastAsia="宋体" w:cs="宋体"/>
          <w:b w:val="0"/>
          <w:bCs w:val="0"/>
          <w:color w:val="000000"/>
          <w:sz w:val="21"/>
          <w:szCs w:val="21"/>
          <w:highlight w:val="none"/>
          <w:lang w:eastAsia="zh-CN"/>
        </w:rPr>
        <w:t>份</w:t>
      </w:r>
      <w:r>
        <w:rPr>
          <w:rFonts w:hint="eastAsia" w:ascii="宋体" w:hAnsi="宋体" w:eastAsia="宋体" w:cs="宋体"/>
          <w:b w:val="0"/>
          <w:bCs w:val="0"/>
          <w:color w:val="000000"/>
          <w:sz w:val="21"/>
          <w:szCs w:val="21"/>
          <w:highlight w:val="none"/>
        </w:rPr>
        <w:t>各项存款平均余额计算公式为：</w:t>
      </w:r>
      <w:r>
        <w:rPr>
          <w:rFonts w:hint="eastAsia" w:ascii="宋体" w:hAnsi="宋体" w:eastAsia="宋体" w:cs="宋体"/>
          <w:b w:val="0"/>
          <w:bCs w:val="0"/>
          <w:color w:val="000000"/>
          <w:position w:val="-28"/>
          <w:sz w:val="21"/>
          <w:szCs w:val="21"/>
          <w:highlight w:val="none"/>
        </w:rPr>
        <w:object>
          <v:shape id="_x0000_i1025" o:spt="75" type="#_x0000_t75" style="height:34pt;width:139.95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color w:val="000000"/>
          <w:sz w:val="21"/>
          <w:szCs w:val="21"/>
          <w:highlight w:val="none"/>
        </w:rPr>
        <w:t>（其中</w:t>
      </w:r>
      <w:r>
        <w:rPr>
          <w:rFonts w:hint="eastAsia" w:ascii="宋体" w:hAnsi="宋体" w:eastAsia="宋体" w:cs="宋体"/>
          <w:b w:val="0"/>
          <w:bCs w:val="0"/>
          <w:color w:val="000000"/>
          <w:position w:val="-6"/>
          <w:sz w:val="21"/>
          <w:szCs w:val="21"/>
          <w:highlight w:val="none"/>
        </w:rPr>
        <w:object>
          <v:shape id="_x0000_i1026" o:spt="75" type="#_x0000_t75" style="height:13.95pt;width:18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宋体" w:hAnsi="宋体" w:eastAsia="宋体" w:cs="宋体"/>
          <w:b w:val="0"/>
          <w:bCs w:val="0"/>
          <w:color w:val="000000"/>
          <w:sz w:val="21"/>
          <w:szCs w:val="21"/>
          <w:highlight w:val="none"/>
        </w:rPr>
        <w:t>为上年12月31日各项存款</w:t>
      </w:r>
      <w:r>
        <w:rPr>
          <w:rFonts w:hint="eastAsia" w:ascii="宋体" w:hAnsi="宋体" w:eastAsia="宋体" w:cs="宋体"/>
          <w:b w:val="0"/>
          <w:bCs w:val="0"/>
          <w:color w:val="000000"/>
          <w:sz w:val="21"/>
          <w:szCs w:val="21"/>
          <w:highlight w:val="none"/>
          <w:lang w:eastAsia="zh-CN"/>
        </w:rPr>
        <w:t>余</w:t>
      </w:r>
      <w:r>
        <w:rPr>
          <w:rFonts w:hint="eastAsia" w:ascii="宋体" w:hAnsi="宋体" w:eastAsia="宋体" w:cs="宋体"/>
          <w:b w:val="0"/>
          <w:bCs w:val="0"/>
          <w:color w:val="000000"/>
          <w:sz w:val="21"/>
          <w:szCs w:val="21"/>
          <w:highlight w:val="none"/>
        </w:rPr>
        <w:t>额</w:t>
      </w:r>
      <w:r>
        <w:rPr>
          <w:rFonts w:hint="eastAsia" w:ascii="宋体" w:hAnsi="宋体" w:eastAsia="宋体" w:cs="宋体"/>
          <w:b w:val="0"/>
          <w:bCs w:val="0"/>
          <w:color w:val="000000"/>
          <w:sz w:val="21"/>
          <w:szCs w:val="21"/>
          <w:highlight w:val="none"/>
          <w:lang w:eastAsia="zh-CN"/>
        </w:rPr>
        <w:t>，</w:t>
      </w:r>
      <w:r>
        <w:rPr>
          <w:rFonts w:hint="eastAsia" w:ascii="宋体" w:hAnsi="宋体" w:eastAsia="宋体" w:cs="宋体"/>
          <w:b w:val="0"/>
          <w:bCs w:val="0"/>
          <w:color w:val="000000"/>
          <w:position w:val="-8"/>
          <w:sz w:val="21"/>
          <w:szCs w:val="21"/>
          <w:highlight w:val="none"/>
          <w:lang w:eastAsia="zh-CN"/>
        </w:rPr>
        <w:object>
          <v:shape id="_x0000_i1027" o:spt="75" type="#_x0000_t75" style="height:15pt;width:52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ascii="宋体" w:hAnsi="宋体" w:eastAsia="宋体" w:cs="宋体"/>
          <w:b w:val="0"/>
          <w:bCs w:val="0"/>
          <w:color w:val="000000"/>
          <w:sz w:val="21"/>
          <w:szCs w:val="21"/>
          <w:highlight w:val="none"/>
          <w:lang w:eastAsia="zh-CN"/>
        </w:rPr>
        <w:t>分别为</w:t>
      </w:r>
      <w:r>
        <w:rPr>
          <w:rFonts w:hint="eastAsia" w:ascii="宋体" w:hAnsi="宋体" w:eastAsia="宋体" w:cs="宋体"/>
          <w:b w:val="0"/>
          <w:bCs w:val="0"/>
          <w:color w:val="000000"/>
          <w:sz w:val="21"/>
          <w:szCs w:val="21"/>
          <w:highlight w:val="none"/>
          <w:lang w:val="en-US" w:eastAsia="zh-CN"/>
        </w:rPr>
        <w:t>1月、2月、3月末各项存款余额</w:t>
      </w:r>
      <w:r>
        <w:rPr>
          <w:rFonts w:hint="eastAsia" w:ascii="宋体" w:hAnsi="宋体" w:eastAsia="宋体" w:cs="宋体"/>
          <w:b w:val="0"/>
          <w:bCs w:val="0"/>
          <w:color w:val="000000"/>
          <w:sz w:val="21"/>
          <w:szCs w:val="21"/>
          <w:highlight w:val="none"/>
        </w:rPr>
        <w:t>）</w:t>
      </w:r>
      <w:r>
        <w:rPr>
          <w:rFonts w:hint="eastAsia" w:ascii="宋体" w:hAnsi="宋体" w:eastAsia="宋体" w:cs="宋体"/>
          <w:b w:val="0"/>
          <w:bCs w:val="0"/>
          <w:color w:val="000000"/>
          <w:sz w:val="21"/>
          <w:szCs w:val="21"/>
          <w:highlight w:val="none"/>
          <w:lang w:eastAsia="zh-CN"/>
        </w:rPr>
        <w:t>，其他各月末“各项存款平均余额”及“月度应缴法定存款准备金平均余额”计算方式同理。</w:t>
      </w:r>
    </w:p>
    <w:p>
      <w:pPr>
        <w:pStyle w:val="9"/>
        <w:spacing w:line="336" w:lineRule="auto"/>
        <w:ind w:firstLine="600"/>
        <w:rPr>
          <w:rFonts w:hint="eastAsia" w:ascii="宋体" w:hAnsi="宋体" w:eastAsia="宋体" w:cs="宋体"/>
          <w:color w:val="auto"/>
          <w:sz w:val="21"/>
          <w:szCs w:val="21"/>
          <w:highlight w:val="none"/>
        </w:rPr>
        <w:pPrChange w:id="67" w:author="王含" w:date="2023-11-02T17:15:00Z">
          <w:pPr>
            <w:pStyle w:val="9"/>
            <w:spacing w:line="360" w:lineRule="auto"/>
            <w:ind w:firstLine="600"/>
          </w:pPr>
        </w:pPrChange>
      </w:pPr>
      <w:r>
        <w:rPr>
          <w:rFonts w:hint="eastAsia" w:ascii="宋体" w:hAnsi="宋体" w:eastAsia="宋体" w:cs="宋体"/>
          <w:color w:val="auto"/>
          <w:sz w:val="21"/>
          <w:szCs w:val="21"/>
          <w:highlight w:val="none"/>
        </w:rPr>
        <w:t>[8.1 各项贷款余额]  是指截至报告期末新型农村金融机构对借款人融出货币资金形成的资产。主要包括贷款、贸易融资、票据融资、融资租赁、从非金融机构买入返售资产、透支、各项垫款等。同G01[62.C]各项贷款。</w:t>
      </w:r>
    </w:p>
    <w:p>
      <w:pPr>
        <w:pStyle w:val="9"/>
        <w:spacing w:line="336" w:lineRule="auto"/>
        <w:ind w:firstLine="600"/>
        <w:rPr>
          <w:rFonts w:hint="eastAsia" w:ascii="宋体" w:hAnsi="宋体" w:eastAsia="宋体" w:cs="宋体"/>
          <w:color w:val="auto"/>
          <w:sz w:val="21"/>
          <w:szCs w:val="21"/>
          <w:highlight w:val="none"/>
        </w:rPr>
        <w:pPrChange w:id="68" w:author="王含" w:date="2023-11-02T17:15:00Z">
          <w:pPr>
            <w:pStyle w:val="9"/>
            <w:spacing w:line="360" w:lineRule="auto"/>
            <w:ind w:firstLine="600"/>
          </w:pPr>
        </w:pPrChange>
      </w:pPr>
      <w:r>
        <w:rPr>
          <w:rFonts w:hint="eastAsia" w:ascii="宋体" w:hAnsi="宋体" w:eastAsia="宋体" w:cs="宋体"/>
          <w:color w:val="auto"/>
          <w:sz w:val="21"/>
          <w:szCs w:val="21"/>
          <w:highlight w:val="none"/>
        </w:rPr>
        <w:t>[8.1.1 其中100万元以下贷款余额] 是指截至报告期末新型农村金融机构各项贷款中，所有单户贷款余额在100万元（含）以下的客户的贷款余额合计。</w:t>
      </w:r>
    </w:p>
    <w:p>
      <w:pPr>
        <w:pStyle w:val="9"/>
        <w:spacing w:line="336" w:lineRule="auto"/>
        <w:ind w:firstLine="600"/>
        <w:rPr>
          <w:rFonts w:hint="eastAsia" w:ascii="宋体" w:hAnsi="宋体" w:eastAsia="宋体" w:cs="宋体"/>
          <w:sz w:val="21"/>
          <w:szCs w:val="21"/>
          <w:highlight w:val="none"/>
        </w:rPr>
        <w:pPrChange w:id="69" w:author="王含" w:date="2023-11-02T17:15:00Z">
          <w:pPr>
            <w:pStyle w:val="9"/>
            <w:spacing w:line="360" w:lineRule="auto"/>
            <w:ind w:firstLine="600"/>
          </w:pPr>
        </w:pPrChange>
      </w:pPr>
      <w:r>
        <w:rPr>
          <w:rFonts w:hint="eastAsia" w:ascii="宋体" w:hAnsi="宋体" w:eastAsia="宋体" w:cs="宋体"/>
          <w:sz w:val="21"/>
          <w:szCs w:val="21"/>
          <w:highlight w:val="none"/>
        </w:rPr>
        <w:t>[8.1.2 其中500万元以下贷款余额（包含100万元以下贷款）] 是指截至报告期末新型农村金融机构各项贷款中，所有单户贷款余额在500万元（含）以下客户的贷款余额合计。</w:t>
      </w:r>
    </w:p>
    <w:p>
      <w:pPr>
        <w:pStyle w:val="9"/>
        <w:spacing w:line="336" w:lineRule="auto"/>
        <w:ind w:firstLine="600"/>
        <w:rPr>
          <w:rFonts w:hint="eastAsia" w:ascii="宋体" w:hAnsi="宋体" w:eastAsia="宋体" w:cs="宋体"/>
          <w:color w:val="auto"/>
          <w:sz w:val="21"/>
          <w:szCs w:val="21"/>
          <w:highlight w:val="none"/>
        </w:rPr>
        <w:pPrChange w:id="70" w:author="王含" w:date="2023-11-02T17:15:00Z">
          <w:pPr>
            <w:pStyle w:val="9"/>
            <w:spacing w:line="360" w:lineRule="auto"/>
            <w:ind w:firstLine="600"/>
          </w:pPr>
        </w:pPrChange>
      </w:pPr>
      <w:r>
        <w:rPr>
          <w:rFonts w:hint="eastAsia" w:ascii="宋体" w:hAnsi="宋体" w:eastAsia="宋体" w:cs="宋体"/>
          <w:color w:val="auto"/>
          <w:sz w:val="21"/>
          <w:szCs w:val="21"/>
          <w:highlight w:val="none"/>
        </w:rPr>
        <w:t>[8.2 贷款户数]  是指截至报告期末仍在新型农村金融机构有贷款尚未还清的贷款客户（自然人或法人等）总个数。</w:t>
      </w:r>
    </w:p>
    <w:p>
      <w:pPr>
        <w:pStyle w:val="9"/>
        <w:spacing w:line="336" w:lineRule="auto"/>
        <w:ind w:firstLine="600"/>
        <w:rPr>
          <w:rFonts w:hint="eastAsia" w:ascii="宋体" w:hAnsi="宋体" w:eastAsia="宋体" w:cs="宋体"/>
          <w:color w:val="auto"/>
          <w:sz w:val="21"/>
          <w:szCs w:val="21"/>
          <w:highlight w:val="none"/>
        </w:rPr>
        <w:pPrChange w:id="71" w:author="王含" w:date="2023-11-02T17:15:00Z">
          <w:pPr>
            <w:pStyle w:val="9"/>
            <w:spacing w:line="360" w:lineRule="auto"/>
            <w:ind w:firstLine="600"/>
          </w:pPr>
        </w:pPrChange>
      </w:pPr>
      <w:r>
        <w:rPr>
          <w:rFonts w:hint="eastAsia" w:ascii="宋体" w:hAnsi="宋体" w:eastAsia="宋体" w:cs="宋体"/>
          <w:color w:val="auto"/>
          <w:sz w:val="21"/>
          <w:szCs w:val="21"/>
          <w:highlight w:val="none"/>
        </w:rPr>
        <w:t>[8.3 成立以来累计发生金额]  是指新型农村金融机构成立以来累计发放的贷款金额的总和。有些贷款可能在报告期末之前已经收回，不在贷款余额中反映，但仍需统计。</w:t>
      </w:r>
    </w:p>
    <w:p>
      <w:pPr>
        <w:pStyle w:val="9"/>
        <w:spacing w:line="336" w:lineRule="auto"/>
        <w:ind w:firstLine="600"/>
        <w:rPr>
          <w:rFonts w:hint="eastAsia" w:ascii="宋体" w:hAnsi="宋体" w:eastAsia="宋体" w:cs="宋体"/>
          <w:color w:val="auto"/>
          <w:sz w:val="21"/>
          <w:szCs w:val="21"/>
          <w:highlight w:val="none"/>
        </w:rPr>
        <w:pPrChange w:id="72" w:author="王含" w:date="2023-11-02T17:15:00Z">
          <w:pPr>
            <w:pStyle w:val="9"/>
            <w:spacing w:line="360" w:lineRule="auto"/>
            <w:ind w:firstLine="600"/>
          </w:pPr>
        </w:pPrChange>
      </w:pPr>
      <w:r>
        <w:rPr>
          <w:rFonts w:hint="eastAsia" w:ascii="宋体" w:hAnsi="宋体" w:eastAsia="宋体" w:cs="宋体"/>
          <w:color w:val="auto"/>
          <w:sz w:val="21"/>
          <w:szCs w:val="21"/>
          <w:highlight w:val="none"/>
        </w:rPr>
        <w:t>[8.4 成立以来累计贷款笔数]  是指新型农村金融机构成立以来累计发放的贷款笔数的总和。如向一个贷款户发放多笔贷款的，应根据实际办理笔数统计。</w:t>
      </w:r>
    </w:p>
    <w:p>
      <w:pPr>
        <w:pStyle w:val="9"/>
        <w:spacing w:line="336" w:lineRule="auto"/>
        <w:ind w:firstLine="600"/>
        <w:rPr>
          <w:rFonts w:hint="eastAsia" w:ascii="宋体" w:hAnsi="宋体" w:eastAsia="宋体" w:cs="宋体"/>
          <w:color w:val="auto"/>
          <w:sz w:val="21"/>
          <w:szCs w:val="21"/>
          <w:highlight w:val="none"/>
        </w:rPr>
        <w:pPrChange w:id="73" w:author="王含" w:date="2023-11-02T17:15:00Z">
          <w:pPr>
            <w:pStyle w:val="9"/>
            <w:spacing w:line="360" w:lineRule="auto"/>
            <w:ind w:firstLine="600"/>
          </w:pPr>
        </w:pPrChange>
      </w:pPr>
      <w:r>
        <w:rPr>
          <w:rFonts w:hint="eastAsia" w:ascii="宋体" w:hAnsi="宋体" w:eastAsia="宋体" w:cs="宋体"/>
          <w:color w:val="auto"/>
          <w:sz w:val="21"/>
          <w:szCs w:val="21"/>
          <w:highlight w:val="none"/>
        </w:rPr>
        <w:t>[8.5 成立以来累计贷款户数]  是指新型农村金融机构成立以来累计发放的贷款户数（自然人或法人等）的总和。有些贷款户可能在报告期末之前已经还清贷款销户，但仍需统计。对于前期已还清贷款销户，后期新型农村金融机构又发放贷款的客户，只统计一次，不重复统计。</w:t>
      </w:r>
    </w:p>
    <w:p>
      <w:pPr>
        <w:spacing w:line="336" w:lineRule="auto"/>
        <w:ind w:firstLine="420" w:firstLineChars="200"/>
        <w:rPr>
          <w:rFonts w:hint="eastAsia" w:ascii="宋体" w:hAnsi="宋体" w:eastAsia="宋体" w:cs="宋体"/>
          <w:color w:val="auto"/>
          <w:sz w:val="21"/>
          <w:szCs w:val="21"/>
          <w:highlight w:val="none"/>
        </w:rPr>
        <w:pPrChange w:id="74" w:author="王含" w:date="2023-11-02T17:15:00Z">
          <w:pPr>
            <w:spacing w:line="440" w:lineRule="exact"/>
            <w:ind w:firstLine="420" w:firstLineChars="200"/>
          </w:pPr>
        </w:pPrChange>
      </w:pPr>
      <w:r>
        <w:rPr>
          <w:rFonts w:hint="eastAsia" w:ascii="宋体" w:hAnsi="宋体" w:eastAsia="宋体" w:cs="宋体"/>
          <w:color w:val="auto"/>
          <w:sz w:val="21"/>
          <w:szCs w:val="21"/>
          <w:highlight w:val="none"/>
        </w:rPr>
        <w:t>[8.6 成立以来累计首放贷款金额]  是指新型农村金融机构成立以来，向</w:t>
      </w:r>
      <w:r>
        <w:rPr>
          <w:rFonts w:hint="eastAsia" w:ascii="宋体" w:hAnsi="宋体" w:eastAsia="宋体" w:cs="宋体"/>
          <w:color w:val="auto"/>
          <w:sz w:val="21"/>
          <w:szCs w:val="21"/>
          <w:highlight w:val="none"/>
          <w:lang w:eastAsia="zh-CN"/>
        </w:rPr>
        <w:t>首贷户</w:t>
      </w:r>
      <w:r>
        <w:rPr>
          <w:rFonts w:hint="eastAsia" w:ascii="宋体" w:hAnsi="宋体" w:eastAsia="宋体" w:cs="宋体"/>
          <w:color w:val="auto"/>
          <w:sz w:val="21"/>
          <w:szCs w:val="21"/>
          <w:highlight w:val="none"/>
        </w:rPr>
        <w:t>累计发放的贷款金额。</w:t>
      </w:r>
      <w:r>
        <w:rPr>
          <w:rFonts w:hint="eastAsia" w:ascii="宋体" w:hAnsi="宋体"/>
          <w:bCs/>
          <w:szCs w:val="21"/>
          <w:highlight w:val="none"/>
        </w:rPr>
        <w:t>首贷户指从银行业金融机构首次获得贷款的客户。判定首贷户的标准为填报机构向该客户首次发放贷款前，通过人行征信系统查询，该客户无征信记录。</w:t>
      </w:r>
      <w:r>
        <w:rPr>
          <w:rFonts w:hint="eastAsia" w:ascii="宋体" w:hAnsi="宋体" w:eastAsia="宋体" w:cs="宋体"/>
          <w:color w:val="auto"/>
          <w:sz w:val="21"/>
          <w:szCs w:val="21"/>
          <w:highlight w:val="none"/>
        </w:rPr>
        <w:t>有些贷款可能在报告期末之前已经收回，不在贷款余额中反映，但仍需统计。</w:t>
      </w:r>
    </w:p>
    <w:p>
      <w:pPr>
        <w:pStyle w:val="9"/>
        <w:spacing w:line="336" w:lineRule="auto"/>
        <w:ind w:firstLine="600"/>
        <w:rPr>
          <w:rFonts w:hint="eastAsia" w:ascii="宋体" w:hAnsi="宋体" w:eastAsia="宋体" w:cs="宋体"/>
          <w:color w:val="auto"/>
          <w:sz w:val="21"/>
          <w:szCs w:val="21"/>
          <w:highlight w:val="none"/>
        </w:rPr>
        <w:pPrChange w:id="75" w:author="王含" w:date="2023-11-02T17:15:00Z">
          <w:pPr>
            <w:pStyle w:val="9"/>
            <w:spacing w:line="360" w:lineRule="auto"/>
            <w:ind w:firstLine="600"/>
          </w:pPr>
        </w:pPrChange>
      </w:pPr>
      <w:r>
        <w:rPr>
          <w:rFonts w:hint="eastAsia" w:ascii="宋体" w:hAnsi="宋体" w:eastAsia="宋体" w:cs="宋体"/>
          <w:color w:val="auto"/>
          <w:sz w:val="21"/>
          <w:szCs w:val="21"/>
          <w:highlight w:val="none"/>
        </w:rPr>
        <w:t>[8.7 成立以来累计首放贷款笔数]  是指新型农村金融机构成立以来，向首</w:t>
      </w:r>
      <w:r>
        <w:rPr>
          <w:rFonts w:hint="eastAsia" w:ascii="宋体" w:hAnsi="宋体" w:eastAsia="宋体" w:cs="宋体"/>
          <w:color w:val="auto"/>
          <w:sz w:val="21"/>
          <w:szCs w:val="21"/>
          <w:highlight w:val="none"/>
          <w:lang w:eastAsia="zh-CN"/>
        </w:rPr>
        <w:t>贷</w:t>
      </w:r>
      <w:r>
        <w:rPr>
          <w:rFonts w:hint="eastAsia" w:ascii="宋体" w:hAnsi="宋体" w:eastAsia="宋体" w:cs="宋体"/>
          <w:color w:val="auto"/>
          <w:sz w:val="21"/>
          <w:szCs w:val="21"/>
          <w:highlight w:val="none"/>
        </w:rPr>
        <w:t>户累计发放的贷款笔数的总和。如向一个贷款户发放多笔贷款的，应根据实际办理笔数统计。</w:t>
      </w:r>
    </w:p>
    <w:p>
      <w:pPr>
        <w:pStyle w:val="9"/>
        <w:spacing w:line="336" w:lineRule="auto"/>
        <w:ind w:firstLine="600"/>
        <w:rPr>
          <w:rFonts w:hint="eastAsia" w:ascii="宋体" w:hAnsi="宋体" w:eastAsia="宋体" w:cs="宋体"/>
          <w:color w:val="auto"/>
          <w:sz w:val="21"/>
          <w:szCs w:val="21"/>
          <w:highlight w:val="none"/>
        </w:rPr>
        <w:pPrChange w:id="76" w:author="王含" w:date="2023-11-02T17:15:00Z">
          <w:pPr>
            <w:pStyle w:val="9"/>
            <w:spacing w:line="360" w:lineRule="auto"/>
            <w:ind w:firstLine="600"/>
          </w:pPr>
        </w:pPrChange>
      </w:pPr>
      <w:r>
        <w:rPr>
          <w:rFonts w:hint="eastAsia" w:ascii="宋体" w:hAnsi="宋体" w:eastAsia="宋体" w:cs="宋体"/>
          <w:color w:val="auto"/>
          <w:sz w:val="21"/>
          <w:szCs w:val="21"/>
          <w:highlight w:val="none"/>
        </w:rPr>
        <w:t>[8.8 成立以来累计首放贷款</w:t>
      </w:r>
      <w:r>
        <w:rPr>
          <w:rFonts w:hint="eastAsia" w:ascii="宋体" w:hAnsi="宋体" w:eastAsia="宋体" w:cs="宋体"/>
          <w:color w:val="auto"/>
          <w:sz w:val="21"/>
          <w:szCs w:val="21"/>
          <w:highlight w:val="none"/>
          <w:lang w:eastAsia="zh-CN"/>
        </w:rPr>
        <w:t>户</w:t>
      </w:r>
      <w:r>
        <w:rPr>
          <w:rFonts w:hint="eastAsia" w:ascii="宋体" w:hAnsi="宋体" w:eastAsia="宋体" w:cs="宋体"/>
          <w:color w:val="auto"/>
          <w:sz w:val="21"/>
          <w:szCs w:val="21"/>
          <w:highlight w:val="none"/>
        </w:rPr>
        <w:t>数]  是指新型农村金融机构成立以来，</w:t>
      </w:r>
      <w:r>
        <w:rPr>
          <w:rFonts w:hint="eastAsia" w:ascii="宋体" w:hAnsi="宋体" w:eastAsia="宋体" w:cs="宋体"/>
          <w:color w:val="auto"/>
          <w:sz w:val="21"/>
          <w:szCs w:val="21"/>
          <w:highlight w:val="none"/>
          <w:lang w:eastAsia="zh-CN"/>
        </w:rPr>
        <w:t>累计办理的</w:t>
      </w:r>
      <w:r>
        <w:rPr>
          <w:rFonts w:hint="eastAsia" w:ascii="宋体" w:hAnsi="宋体" w:eastAsia="宋体" w:cs="宋体"/>
          <w:color w:val="auto"/>
          <w:sz w:val="21"/>
          <w:szCs w:val="21"/>
          <w:highlight w:val="none"/>
        </w:rPr>
        <w:t>首贷</w:t>
      </w:r>
      <w:r>
        <w:rPr>
          <w:rFonts w:hint="eastAsia" w:ascii="宋体" w:hAnsi="宋体" w:eastAsia="宋体" w:cs="宋体"/>
          <w:color w:val="auto"/>
          <w:sz w:val="21"/>
          <w:szCs w:val="21"/>
          <w:highlight w:val="none"/>
          <w:lang w:eastAsia="zh-CN"/>
        </w:rPr>
        <w:t>户数</w:t>
      </w:r>
      <w:r>
        <w:rPr>
          <w:rFonts w:hint="eastAsia" w:ascii="宋体" w:hAnsi="宋体" w:eastAsia="宋体" w:cs="宋体"/>
          <w:color w:val="auto"/>
          <w:sz w:val="21"/>
          <w:szCs w:val="21"/>
          <w:highlight w:val="none"/>
        </w:rPr>
        <w:t>的总和。有些贷款户可能在报告期末之前已经还清贷款销户，但仍需统计。对于前期已还清贷款销户，后期新型农村金融机构又发放贷款的客户，只统计一次，不重复统计。</w:t>
      </w:r>
    </w:p>
    <w:p>
      <w:pPr>
        <w:pStyle w:val="9"/>
        <w:spacing w:line="336" w:lineRule="auto"/>
        <w:ind w:firstLine="600"/>
        <w:rPr>
          <w:rFonts w:hint="eastAsia" w:ascii="宋体" w:hAnsi="宋体" w:eastAsia="宋体" w:cs="宋体"/>
          <w:color w:val="auto"/>
          <w:sz w:val="21"/>
          <w:szCs w:val="21"/>
          <w:highlight w:val="none"/>
        </w:rPr>
        <w:pPrChange w:id="77" w:author="王含" w:date="2023-11-02T17:15:00Z">
          <w:pPr>
            <w:pStyle w:val="9"/>
            <w:spacing w:line="360" w:lineRule="auto"/>
            <w:ind w:firstLine="600"/>
          </w:pPr>
        </w:pPrChange>
      </w:pPr>
      <w:r>
        <w:rPr>
          <w:rFonts w:hint="eastAsia" w:ascii="宋体" w:hAnsi="宋体" w:eastAsia="宋体" w:cs="宋体"/>
          <w:color w:val="auto"/>
          <w:sz w:val="21"/>
          <w:szCs w:val="21"/>
          <w:highlight w:val="none"/>
        </w:rPr>
        <w:t>[8.9.1 小微型企业贷款余额]  按照《关于印发中小企业划型标准规定的通知》（工信部联企业[2011]300号）制定的新标准进行划分，新型农村金融机构向小型企业、微型企业、个体工商户和小微企业主发放的用于从事生产经营活动的各项贷款余额。与S63表中的小型企业贷款、微型企业贷款、个体工商户贷款和小微企业主贷款余额合计一致。本表以下小微型企业贷款均为此口径。</w:t>
      </w:r>
    </w:p>
    <w:p>
      <w:pPr>
        <w:pStyle w:val="9"/>
        <w:spacing w:line="336" w:lineRule="auto"/>
        <w:ind w:firstLine="600"/>
        <w:rPr>
          <w:rFonts w:hint="eastAsia" w:ascii="宋体" w:hAnsi="宋体" w:eastAsia="宋体" w:cs="宋体"/>
          <w:color w:val="auto"/>
          <w:sz w:val="21"/>
          <w:szCs w:val="21"/>
          <w:highlight w:val="none"/>
        </w:rPr>
        <w:pPrChange w:id="78" w:author="王含" w:date="2023-11-02T17:15:00Z">
          <w:pPr>
            <w:pStyle w:val="9"/>
            <w:spacing w:line="360" w:lineRule="auto"/>
            <w:ind w:firstLine="600"/>
          </w:pPr>
        </w:pPrChange>
      </w:pPr>
      <w:r>
        <w:rPr>
          <w:rFonts w:hint="eastAsia" w:ascii="宋体" w:hAnsi="宋体" w:eastAsia="宋体" w:cs="宋体"/>
          <w:color w:val="auto"/>
          <w:sz w:val="21"/>
          <w:szCs w:val="21"/>
          <w:highlight w:val="none"/>
        </w:rPr>
        <w:t>[8.9.1.1 其中100万元以下小微型企业贷款余额]  是指截至报告期末新型农村金融机构向小微型企业发放的贷款中，单户贷款余额在100万元（含）以下的所有小微型企业贷款余额合计。</w:t>
      </w:r>
    </w:p>
    <w:p>
      <w:pPr>
        <w:pStyle w:val="9"/>
        <w:spacing w:line="336" w:lineRule="auto"/>
        <w:ind w:firstLine="600"/>
        <w:rPr>
          <w:rFonts w:hint="eastAsia" w:ascii="宋体" w:hAnsi="宋体" w:eastAsia="宋体" w:cs="宋体"/>
          <w:color w:val="auto"/>
          <w:sz w:val="21"/>
          <w:szCs w:val="21"/>
          <w:highlight w:val="none"/>
        </w:rPr>
        <w:pPrChange w:id="79" w:author="王含" w:date="2023-11-02T17:15:00Z">
          <w:pPr>
            <w:pStyle w:val="9"/>
            <w:spacing w:line="360" w:lineRule="auto"/>
            <w:ind w:firstLine="600"/>
          </w:pPr>
        </w:pPrChange>
      </w:pPr>
      <w:r>
        <w:rPr>
          <w:rFonts w:hint="eastAsia" w:ascii="宋体" w:hAnsi="宋体" w:eastAsia="宋体" w:cs="宋体"/>
          <w:color w:val="auto"/>
          <w:sz w:val="21"/>
          <w:szCs w:val="21"/>
          <w:highlight w:val="none"/>
        </w:rPr>
        <w:t>[8.9.1.2 其中500万元以下小微型企业贷款余额]  是指截至报告期末新型农村金融机构向小微型企业发放的贷款中，单户贷款余额在500万元（含）以下的所有小微型企业贷款余额合计。</w:t>
      </w:r>
    </w:p>
    <w:p>
      <w:pPr>
        <w:pStyle w:val="9"/>
        <w:spacing w:line="336" w:lineRule="auto"/>
        <w:ind w:firstLine="600"/>
        <w:rPr>
          <w:rFonts w:hint="eastAsia" w:ascii="宋体" w:hAnsi="宋体" w:eastAsia="宋体" w:cs="宋体"/>
          <w:color w:val="auto"/>
          <w:sz w:val="21"/>
          <w:szCs w:val="21"/>
          <w:highlight w:val="none"/>
        </w:rPr>
        <w:pPrChange w:id="80" w:author="王含" w:date="2023-11-02T17:15:00Z">
          <w:pPr>
            <w:pStyle w:val="9"/>
            <w:spacing w:line="360" w:lineRule="auto"/>
            <w:ind w:firstLine="600"/>
          </w:pPr>
        </w:pPrChange>
      </w:pPr>
      <w:r>
        <w:rPr>
          <w:rFonts w:hint="eastAsia" w:ascii="宋体" w:hAnsi="宋体" w:eastAsia="宋体" w:cs="宋体"/>
          <w:color w:val="auto"/>
          <w:sz w:val="21"/>
          <w:szCs w:val="21"/>
          <w:highlight w:val="none"/>
        </w:rPr>
        <w:t>[8.9.1.3 其中小微型企业不良贷款余额]  是指截至报告期末新型农村金融机构向小微型企业发放的贷款中，不良贷款余额合计。</w:t>
      </w:r>
    </w:p>
    <w:p>
      <w:pPr>
        <w:pStyle w:val="9"/>
        <w:spacing w:line="336" w:lineRule="auto"/>
        <w:ind w:firstLine="600"/>
        <w:rPr>
          <w:rFonts w:hint="eastAsia" w:ascii="宋体" w:hAnsi="宋体" w:eastAsia="宋体" w:cs="宋体"/>
          <w:color w:val="auto"/>
          <w:sz w:val="21"/>
          <w:szCs w:val="21"/>
          <w:highlight w:val="none"/>
        </w:rPr>
        <w:pPrChange w:id="81" w:author="王含" w:date="2023-11-02T17:15:00Z">
          <w:pPr>
            <w:pStyle w:val="9"/>
            <w:spacing w:line="360" w:lineRule="auto"/>
            <w:ind w:firstLine="600"/>
          </w:pPr>
        </w:pPrChange>
      </w:pPr>
      <w:r>
        <w:rPr>
          <w:rFonts w:hint="eastAsia" w:ascii="宋体" w:hAnsi="宋体" w:eastAsia="宋体" w:cs="宋体"/>
          <w:color w:val="auto"/>
          <w:sz w:val="21"/>
          <w:szCs w:val="21"/>
          <w:highlight w:val="none"/>
        </w:rPr>
        <w:t>[8.9.2 小微型企业贷款户数]  是指截至报告期末仍在新型农村金融机构有贷款尚未还清的小微型企业贷款客户总个数。</w:t>
      </w:r>
    </w:p>
    <w:p>
      <w:pPr>
        <w:pStyle w:val="9"/>
        <w:spacing w:line="336" w:lineRule="auto"/>
        <w:ind w:firstLine="600"/>
        <w:rPr>
          <w:rFonts w:hint="eastAsia" w:ascii="宋体" w:hAnsi="宋体" w:eastAsia="宋体" w:cs="宋体"/>
          <w:color w:val="auto"/>
          <w:sz w:val="21"/>
          <w:szCs w:val="21"/>
          <w:highlight w:val="none"/>
        </w:rPr>
        <w:pPrChange w:id="82" w:author="王含" w:date="2023-11-02T17:15:00Z">
          <w:pPr>
            <w:pStyle w:val="9"/>
            <w:spacing w:line="360" w:lineRule="auto"/>
            <w:ind w:firstLine="600"/>
          </w:pPr>
        </w:pPrChange>
      </w:pPr>
      <w:r>
        <w:rPr>
          <w:rFonts w:hint="eastAsia" w:ascii="宋体" w:hAnsi="宋体" w:eastAsia="宋体" w:cs="宋体"/>
          <w:color w:val="auto"/>
          <w:sz w:val="21"/>
          <w:szCs w:val="21"/>
          <w:highlight w:val="none"/>
        </w:rPr>
        <w:t>[8.9.2.1 其中100万元以下小微型企业贷款户数]  是指截至报告期末仍在新型农村金融机构有贷款尚未还清的小微型企业贷款客户中单户贷款余额在100万元（含）以下的小微型企业贷款客户总个数。</w:t>
      </w:r>
    </w:p>
    <w:p>
      <w:pPr>
        <w:pStyle w:val="9"/>
        <w:spacing w:line="336" w:lineRule="auto"/>
        <w:ind w:firstLine="600"/>
        <w:rPr>
          <w:rFonts w:hint="eastAsia" w:ascii="宋体" w:hAnsi="宋体" w:eastAsia="宋体" w:cs="宋体"/>
          <w:color w:val="auto"/>
          <w:sz w:val="21"/>
          <w:szCs w:val="21"/>
          <w:highlight w:val="none"/>
        </w:rPr>
        <w:pPrChange w:id="83" w:author="王含" w:date="2023-11-02T17:15:00Z">
          <w:pPr>
            <w:pStyle w:val="9"/>
            <w:spacing w:line="360" w:lineRule="auto"/>
            <w:ind w:firstLine="600"/>
          </w:pPr>
        </w:pPrChange>
      </w:pPr>
      <w:r>
        <w:rPr>
          <w:rFonts w:hint="eastAsia" w:ascii="宋体" w:hAnsi="宋体" w:eastAsia="宋体" w:cs="宋体"/>
          <w:color w:val="auto"/>
          <w:sz w:val="21"/>
          <w:szCs w:val="21"/>
          <w:highlight w:val="none"/>
        </w:rPr>
        <w:t>[8.9.2.2 其中500万元以下小微型企业贷款户数]  是指截至报告期末仍在新型农村金融机构有贷款尚未还清的小微型企业贷款客户中单户贷款余额在500万元（含）以下的小微型企业贷款客户总个数。</w:t>
      </w:r>
    </w:p>
    <w:p>
      <w:pPr>
        <w:pStyle w:val="9"/>
        <w:spacing w:line="336" w:lineRule="auto"/>
        <w:ind w:firstLine="600"/>
        <w:rPr>
          <w:rFonts w:hint="eastAsia" w:ascii="宋体" w:hAnsi="宋体" w:eastAsia="宋体" w:cs="宋体"/>
          <w:color w:val="auto"/>
          <w:sz w:val="21"/>
          <w:szCs w:val="21"/>
          <w:highlight w:val="none"/>
        </w:rPr>
        <w:pPrChange w:id="84" w:author="王含" w:date="2023-11-02T17:15:00Z">
          <w:pPr>
            <w:pStyle w:val="9"/>
            <w:spacing w:line="360" w:lineRule="auto"/>
            <w:ind w:firstLine="600"/>
          </w:pPr>
        </w:pPrChange>
      </w:pPr>
      <w:r>
        <w:rPr>
          <w:rFonts w:hint="eastAsia" w:ascii="宋体" w:hAnsi="宋体" w:eastAsia="宋体" w:cs="宋体"/>
          <w:color w:val="auto"/>
          <w:sz w:val="21"/>
          <w:szCs w:val="21"/>
          <w:highlight w:val="none"/>
        </w:rPr>
        <w:t>[8.9.2.3 其中小微型企业不良贷款户数]  是指截至报告期末仍在新型农村金融机构有贷款尚未还清的小微型企业贷款客户中，产生不良贷款的小微型企业贷款客户总个数。</w:t>
      </w:r>
    </w:p>
    <w:p>
      <w:pPr>
        <w:pStyle w:val="9"/>
        <w:spacing w:line="336" w:lineRule="auto"/>
        <w:ind w:firstLine="600"/>
        <w:rPr>
          <w:rFonts w:hint="eastAsia" w:ascii="宋体" w:hAnsi="宋体" w:eastAsia="宋体" w:cs="宋体"/>
          <w:color w:val="auto"/>
          <w:sz w:val="21"/>
          <w:szCs w:val="21"/>
          <w:highlight w:val="none"/>
        </w:rPr>
        <w:pPrChange w:id="85" w:author="王含" w:date="2023-11-02T17:15:00Z">
          <w:pPr>
            <w:pStyle w:val="9"/>
            <w:spacing w:line="360" w:lineRule="auto"/>
            <w:ind w:firstLine="600"/>
          </w:pPr>
        </w:pPrChange>
      </w:pPr>
      <w:r>
        <w:rPr>
          <w:rFonts w:hint="eastAsia" w:ascii="宋体" w:hAnsi="宋体" w:eastAsia="宋体" w:cs="宋体"/>
          <w:color w:val="auto"/>
          <w:sz w:val="21"/>
          <w:szCs w:val="21"/>
          <w:highlight w:val="none"/>
        </w:rPr>
        <w:t>[8.9.3 成立以来小微型企业贷款累计发生金额]  是指新型农村金融机构成立以来累计向小微型企业发放的贷款金额的总和。有些贷款可能在报告期末之前已经收回，不在贷款余额中反映，但仍需统计。</w:t>
      </w:r>
    </w:p>
    <w:p>
      <w:pPr>
        <w:pStyle w:val="9"/>
        <w:spacing w:line="336" w:lineRule="auto"/>
        <w:ind w:firstLine="600"/>
        <w:rPr>
          <w:rFonts w:hint="eastAsia" w:ascii="宋体" w:hAnsi="宋体" w:eastAsia="宋体" w:cs="宋体"/>
          <w:color w:val="auto"/>
          <w:sz w:val="21"/>
          <w:szCs w:val="21"/>
          <w:highlight w:val="none"/>
        </w:rPr>
        <w:pPrChange w:id="86" w:author="王含" w:date="2023-11-02T17:15:00Z">
          <w:pPr>
            <w:pStyle w:val="9"/>
            <w:spacing w:line="360" w:lineRule="auto"/>
            <w:ind w:firstLine="600"/>
          </w:pPr>
        </w:pPrChange>
      </w:pPr>
      <w:r>
        <w:rPr>
          <w:rFonts w:hint="eastAsia" w:ascii="宋体" w:hAnsi="宋体" w:eastAsia="宋体" w:cs="宋体"/>
          <w:color w:val="auto"/>
          <w:sz w:val="21"/>
          <w:szCs w:val="21"/>
          <w:highlight w:val="none"/>
        </w:rPr>
        <w:t>[8.9.4 成立以来小微型企业贷款累计发生笔数]  是指新型农村金融机构成立以来累计向小微型企业发放的贷款笔数的总和。如向一个小微型企业发放多笔贷款的，应根据实际办理笔数统计。</w:t>
      </w:r>
    </w:p>
    <w:p>
      <w:pPr>
        <w:pStyle w:val="9"/>
        <w:spacing w:line="336" w:lineRule="auto"/>
        <w:ind w:firstLine="600"/>
        <w:rPr>
          <w:rFonts w:hint="eastAsia" w:ascii="宋体" w:hAnsi="宋体" w:eastAsia="宋体" w:cs="宋体"/>
          <w:color w:val="auto"/>
          <w:sz w:val="21"/>
          <w:szCs w:val="21"/>
          <w:highlight w:val="none"/>
        </w:rPr>
        <w:pPrChange w:id="87" w:author="王含" w:date="2023-11-02T17:15:00Z">
          <w:pPr>
            <w:pStyle w:val="9"/>
            <w:spacing w:line="360" w:lineRule="auto"/>
            <w:ind w:firstLine="600"/>
          </w:pPr>
        </w:pPrChange>
      </w:pPr>
      <w:r>
        <w:rPr>
          <w:rFonts w:hint="eastAsia" w:ascii="宋体" w:hAnsi="宋体" w:eastAsia="宋体" w:cs="宋体"/>
          <w:color w:val="auto"/>
          <w:sz w:val="21"/>
          <w:szCs w:val="21"/>
          <w:highlight w:val="none"/>
        </w:rPr>
        <w:t>[8.9.5 成立以来小微型企业贷款累计发放户数]  是指新型农村金融机构成立以来累计发放的小微型企业贷款户数的总和。有些贷款户可能在报告期末之前已经还清贷款销户，但仍需统计。对于前期已还清贷款销户，后期新型农村金融机构又发放贷款的客户，只统计一次，不重复统计。</w:t>
      </w:r>
    </w:p>
    <w:p>
      <w:pPr>
        <w:pStyle w:val="9"/>
        <w:spacing w:line="336" w:lineRule="auto"/>
        <w:ind w:firstLine="600"/>
        <w:jc w:val="both"/>
        <w:rPr>
          <w:rFonts w:hint="eastAsia" w:ascii="宋体" w:hAnsi="宋体" w:eastAsia="宋体" w:cs="宋体"/>
          <w:color w:val="auto"/>
          <w:sz w:val="21"/>
          <w:szCs w:val="21"/>
          <w:highlight w:val="none"/>
        </w:rPr>
        <w:pPrChange w:id="88" w:author="王含" w:date="2023-11-02T17:15:00Z">
          <w:pPr>
            <w:pStyle w:val="9"/>
            <w:spacing w:line="360" w:lineRule="auto"/>
            <w:ind w:firstLine="600"/>
            <w:jc w:val="both"/>
          </w:pPr>
        </w:pPrChange>
      </w:pPr>
      <w:r>
        <w:rPr>
          <w:rFonts w:hint="eastAsia" w:ascii="宋体" w:hAnsi="宋体" w:eastAsia="宋体" w:cs="宋体"/>
          <w:color w:val="auto"/>
          <w:sz w:val="21"/>
          <w:szCs w:val="21"/>
          <w:highlight w:val="none"/>
        </w:rPr>
        <w:t>[8.9.6 当年累计发放小微企业贷款额]  是指年初至报告期末，填报机构累计向客户发放的小微企业贷款金额。</w:t>
      </w:r>
    </w:p>
    <w:p>
      <w:pPr>
        <w:pStyle w:val="9"/>
        <w:spacing w:line="336" w:lineRule="auto"/>
        <w:ind w:firstLine="600"/>
        <w:jc w:val="both"/>
        <w:rPr>
          <w:rFonts w:hint="eastAsia" w:ascii="宋体" w:hAnsi="宋体" w:eastAsia="宋体" w:cs="宋体"/>
          <w:color w:val="auto"/>
          <w:sz w:val="21"/>
          <w:szCs w:val="21"/>
          <w:highlight w:val="none"/>
        </w:rPr>
        <w:pPrChange w:id="89" w:author="王含" w:date="2023-11-02T17:15:00Z">
          <w:pPr>
            <w:pStyle w:val="9"/>
            <w:spacing w:line="360" w:lineRule="auto"/>
            <w:ind w:firstLine="600"/>
            <w:jc w:val="both"/>
          </w:pPr>
        </w:pPrChange>
      </w:pPr>
      <w:r>
        <w:rPr>
          <w:rFonts w:hint="eastAsia" w:ascii="宋体" w:hAnsi="宋体" w:eastAsia="宋体" w:cs="宋体"/>
          <w:color w:val="auto"/>
          <w:sz w:val="21"/>
          <w:szCs w:val="21"/>
          <w:highlight w:val="none"/>
        </w:rPr>
        <w:t>[8.9.7 当年发放小微企业贷款年化利息收入]  是指当年累计发放贷款所获得的利息收入按年折算后的金额。例如：填报机构当年发放了一笔10万元的贷款，两个月该贷款产生了1000元的利息收入，则年化后的利息收入为0.1*12/2=0.6万元。</w:t>
      </w:r>
    </w:p>
    <w:p>
      <w:pPr>
        <w:pStyle w:val="9"/>
        <w:spacing w:line="336" w:lineRule="auto"/>
        <w:ind w:firstLine="600"/>
        <w:rPr>
          <w:rFonts w:hint="eastAsia" w:ascii="宋体" w:hAnsi="宋体" w:eastAsia="宋体" w:cs="宋体"/>
          <w:color w:val="auto"/>
          <w:sz w:val="21"/>
          <w:szCs w:val="21"/>
          <w:highlight w:val="none"/>
        </w:rPr>
        <w:pPrChange w:id="90"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[8.10.1 农户贷款余额]  是指截至报告期末新型农村金融机构向农户发放的各项贷款余额。贷款范围同[8.1各项贷款余额（万元）]。</w:t>
      </w:r>
    </w:p>
    <w:p>
      <w:pPr>
        <w:pStyle w:val="9"/>
        <w:spacing w:line="336" w:lineRule="auto"/>
        <w:ind w:firstLine="600"/>
        <w:rPr>
          <w:rFonts w:hint="eastAsia" w:ascii="宋体" w:hAnsi="宋体" w:eastAsia="宋体" w:cs="宋体"/>
          <w:color w:val="auto"/>
          <w:sz w:val="21"/>
          <w:szCs w:val="21"/>
          <w:highlight w:val="none"/>
        </w:rPr>
        <w:pPrChange w:id="91"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[8.10.1.1 其中100万元以下农户贷款余额]  是指截至报告期末新型农村金融机构农户贷款余额中，单户贷款余额在100万元（含）以下的所有农户贷款余额合计。</w:t>
      </w:r>
    </w:p>
    <w:p>
      <w:pPr>
        <w:pStyle w:val="9"/>
        <w:spacing w:line="336" w:lineRule="auto"/>
        <w:ind w:firstLine="600"/>
        <w:rPr>
          <w:rFonts w:hint="eastAsia" w:ascii="宋体" w:hAnsi="宋体" w:eastAsia="宋体" w:cs="宋体"/>
          <w:color w:val="auto"/>
          <w:sz w:val="21"/>
          <w:szCs w:val="21"/>
          <w:highlight w:val="none"/>
        </w:rPr>
        <w:pPrChange w:id="92"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[8.10.1.2 其中500万元以下农户贷款余额]  是指截至报告期末新型农村金融机构农户贷款余额中，单户贷款余额在500万元（含）以下的所有农户贷款余额合计。</w:t>
      </w:r>
    </w:p>
    <w:p>
      <w:pPr>
        <w:pStyle w:val="9"/>
        <w:spacing w:line="336" w:lineRule="auto"/>
        <w:ind w:firstLine="600"/>
        <w:rPr>
          <w:rFonts w:hint="eastAsia" w:ascii="宋体" w:hAnsi="宋体" w:eastAsia="宋体" w:cs="宋体"/>
          <w:color w:val="auto"/>
          <w:sz w:val="21"/>
          <w:szCs w:val="21"/>
          <w:highlight w:val="none"/>
        </w:rPr>
        <w:pPrChange w:id="93"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[8.10.1.3 其中农户不良贷款余额]  是指截至报告期末新型农村金融机构农户贷款余额中，不良贷款余额合计。</w:t>
      </w:r>
    </w:p>
    <w:p>
      <w:pPr>
        <w:pStyle w:val="9"/>
        <w:spacing w:line="336" w:lineRule="auto"/>
        <w:ind w:firstLine="600"/>
        <w:rPr>
          <w:rFonts w:hint="eastAsia" w:ascii="宋体" w:hAnsi="宋体" w:eastAsia="宋体" w:cs="宋体"/>
          <w:color w:val="auto"/>
          <w:sz w:val="21"/>
          <w:szCs w:val="21"/>
          <w:highlight w:val="none"/>
        </w:rPr>
        <w:pPrChange w:id="94"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[8.10.1.4 农户个体工商户和农户小微企业主贷款余额]  是指截至报告期末新型农村金融机构农户贷款余额中，贷款对象为农户中的个体工商户和小微企业主用于从事生产经营活动的贷款余额合计。</w:t>
      </w:r>
    </w:p>
    <w:p>
      <w:pPr>
        <w:pStyle w:val="9"/>
        <w:spacing w:line="336" w:lineRule="auto"/>
        <w:ind w:firstLine="600"/>
        <w:rPr>
          <w:rFonts w:hint="eastAsia" w:ascii="宋体" w:hAnsi="宋体" w:eastAsia="宋体" w:cs="宋体"/>
          <w:color w:val="auto"/>
          <w:sz w:val="21"/>
          <w:szCs w:val="21"/>
          <w:highlight w:val="none"/>
        </w:rPr>
        <w:pPrChange w:id="95"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[8.10.2 农户贷款户数]  是指截至报告期末仍在新型农村金融机构有贷款尚未还清的农户总个数。</w:t>
      </w:r>
    </w:p>
    <w:p>
      <w:pPr>
        <w:pStyle w:val="9"/>
        <w:spacing w:line="336" w:lineRule="auto"/>
        <w:ind w:firstLine="600"/>
        <w:rPr>
          <w:rFonts w:hint="eastAsia" w:ascii="宋体" w:hAnsi="宋体" w:eastAsia="宋体" w:cs="宋体"/>
          <w:color w:val="auto"/>
          <w:sz w:val="21"/>
          <w:szCs w:val="21"/>
          <w:highlight w:val="none"/>
        </w:rPr>
        <w:pPrChange w:id="96"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[8.10.2.1 其中100万元以下农户贷款户数]  是指截至报告期末仍在新型农村金融机构有贷款尚未还清的农户总数中单户贷款余额在100万元（含）以下的农户贷款客户总个数。</w:t>
      </w:r>
    </w:p>
    <w:p>
      <w:pPr>
        <w:pStyle w:val="9"/>
        <w:spacing w:line="336" w:lineRule="auto"/>
        <w:ind w:firstLine="600"/>
        <w:rPr>
          <w:rFonts w:hint="eastAsia" w:ascii="宋体" w:hAnsi="宋体" w:eastAsia="宋体" w:cs="宋体"/>
          <w:color w:val="auto"/>
          <w:sz w:val="21"/>
          <w:szCs w:val="21"/>
          <w:highlight w:val="none"/>
        </w:rPr>
        <w:pPrChange w:id="97"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[8.10.2.2 其中500万元以下农户贷款户数]  是指截至报告期末仍在新型农村金融机构有贷款尚未还清的农户总数中单户贷款余额在500万元（含）以下的农户贷款客户总个数。</w:t>
      </w:r>
    </w:p>
    <w:p>
      <w:pPr>
        <w:pStyle w:val="9"/>
        <w:spacing w:line="336" w:lineRule="auto"/>
        <w:ind w:firstLine="600"/>
        <w:rPr>
          <w:rFonts w:hint="eastAsia" w:ascii="宋体" w:hAnsi="宋体" w:eastAsia="宋体" w:cs="宋体"/>
          <w:color w:val="auto"/>
          <w:sz w:val="21"/>
          <w:szCs w:val="21"/>
          <w:highlight w:val="none"/>
        </w:rPr>
        <w:pPrChange w:id="98"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[8.10.2.3 其中农户贷款不良贷款户数]  是指截至报告期末仍在新型农村金融机构有贷款尚未还清的农户总数中，产生不良贷款的农户贷款客户总个数。</w:t>
      </w:r>
    </w:p>
    <w:p>
      <w:pPr>
        <w:pStyle w:val="9"/>
        <w:spacing w:line="336" w:lineRule="auto"/>
        <w:ind w:firstLine="600"/>
        <w:rPr>
          <w:rFonts w:hint="eastAsia" w:ascii="宋体" w:hAnsi="宋体" w:eastAsia="宋体" w:cs="宋体"/>
          <w:color w:val="auto"/>
          <w:sz w:val="21"/>
          <w:szCs w:val="21"/>
          <w:highlight w:val="none"/>
        </w:rPr>
        <w:pPrChange w:id="99"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[8.10.2.4 农户个体工商户和农户小微企业主贷款户数]  是指截至报告期末仍在新型农村金融机构有贷款尚未还清的农户总数中，贷款对象为农户中的贷款用于从事生产经营活动的个体工商户和小微企业主贷款客户总个数。</w:t>
      </w:r>
    </w:p>
    <w:p>
      <w:pPr>
        <w:pStyle w:val="9"/>
        <w:spacing w:line="336" w:lineRule="auto"/>
        <w:ind w:firstLine="600"/>
        <w:rPr>
          <w:rFonts w:hint="eastAsia" w:ascii="宋体" w:hAnsi="宋体" w:eastAsia="宋体" w:cs="宋体"/>
          <w:color w:val="auto"/>
          <w:sz w:val="21"/>
          <w:szCs w:val="21"/>
          <w:highlight w:val="none"/>
        </w:rPr>
        <w:pPrChange w:id="100"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[8.10.3 成立以来农户贷款累计发生金额]  是指新型农村金融机构成立以来累计向农户发放的贷款金额的总和。有些贷款可能在报告期末之前已经收回，不在贷款余额中反映，但仍需统计。</w:t>
      </w:r>
    </w:p>
    <w:p>
      <w:pPr>
        <w:pStyle w:val="9"/>
        <w:spacing w:line="336" w:lineRule="auto"/>
        <w:ind w:firstLine="600"/>
        <w:rPr>
          <w:rFonts w:hint="eastAsia" w:ascii="宋体" w:hAnsi="宋体" w:eastAsia="宋体" w:cs="宋体"/>
          <w:color w:val="auto"/>
          <w:sz w:val="21"/>
          <w:szCs w:val="21"/>
          <w:highlight w:val="none"/>
        </w:rPr>
        <w:pPrChange w:id="101"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[8.10.3.1 成立以来农户个体工商户和农户小微企业主贷款累计发生金额]  是指新型农村金融机构成立以来累计向农户发放的贷款金额的总和中，农户个体工商户和农户小微企业主贷款累计发生金额。有些贷款可能在报告期末之前已经收回，不在贷款余额中反映，但仍需统计。</w:t>
      </w:r>
    </w:p>
    <w:p>
      <w:pPr>
        <w:pStyle w:val="9"/>
        <w:spacing w:line="336" w:lineRule="auto"/>
        <w:ind w:firstLine="600"/>
        <w:rPr>
          <w:rFonts w:hint="eastAsia" w:ascii="宋体" w:hAnsi="宋体" w:eastAsia="宋体" w:cs="宋体"/>
          <w:color w:val="auto"/>
          <w:sz w:val="21"/>
          <w:szCs w:val="21"/>
          <w:highlight w:val="none"/>
        </w:rPr>
        <w:pPrChange w:id="102"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[8.10.4 成立以来农户贷款累计发生笔数]  是指新型农村金融机构成立以来累计向农户发放的贷款笔数的总和。如向一个农户发放多笔贷款的，应根据实际办理笔数统计。  </w:t>
      </w:r>
    </w:p>
    <w:p>
      <w:pPr>
        <w:pStyle w:val="9"/>
        <w:spacing w:line="336" w:lineRule="auto"/>
        <w:ind w:firstLine="600"/>
        <w:rPr>
          <w:rFonts w:hint="eastAsia" w:ascii="宋体" w:hAnsi="宋体" w:eastAsia="宋体" w:cs="宋体"/>
          <w:color w:val="auto"/>
          <w:sz w:val="21"/>
          <w:szCs w:val="21"/>
          <w:highlight w:val="none"/>
        </w:rPr>
        <w:pPrChange w:id="103"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[8.10.4.1 成立以来农户个体工商户和农户小微企业主贷款累计发生笔数]  是指新型农村金融机构成立以来累计向农户发放的贷款笔数的总和中，农户个体工商户和农户小微企业主贷款累计发生笔数。如向一个农户发放多笔贷款的，应根据实际办理笔数统计。</w:t>
      </w:r>
    </w:p>
    <w:p>
      <w:pPr>
        <w:pStyle w:val="9"/>
        <w:spacing w:line="336" w:lineRule="auto"/>
        <w:ind w:firstLine="600"/>
        <w:rPr>
          <w:rFonts w:hint="eastAsia" w:ascii="宋体" w:hAnsi="宋体" w:eastAsia="宋体" w:cs="宋体"/>
          <w:color w:val="auto"/>
          <w:sz w:val="21"/>
          <w:szCs w:val="21"/>
          <w:highlight w:val="none"/>
        </w:rPr>
        <w:pPrChange w:id="104"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 [8.10.5 成立以来农户贷款累计发放户数]  是指新型农村金融机构成立以来累计发放的农户贷款户数的总和。有些贷款户可能在报告期末之前已经还清贷款销户，但仍需统计。对于前期已还清贷款销户，后期新型农村金融机构又发放贷款的客户，只统计一次，不重复统计。</w:t>
      </w:r>
    </w:p>
    <w:p>
      <w:pPr>
        <w:pStyle w:val="9"/>
        <w:spacing w:line="336" w:lineRule="auto"/>
        <w:ind w:firstLine="600"/>
        <w:rPr>
          <w:rFonts w:hint="eastAsia" w:ascii="宋体" w:hAnsi="宋体" w:eastAsia="宋体" w:cs="宋体"/>
          <w:color w:val="auto"/>
          <w:sz w:val="21"/>
          <w:szCs w:val="21"/>
          <w:highlight w:val="none"/>
        </w:rPr>
        <w:pPrChange w:id="105" w:author="王含" w:date="2023-11-02T17:15:00Z">
          <w:pPr>
            <w:pStyle w:val="9"/>
            <w:spacing w:line="360" w:lineRule="auto"/>
            <w:ind w:firstLine="600"/>
          </w:pPr>
        </w:pPrChange>
      </w:pPr>
      <w:r>
        <w:rPr>
          <w:rFonts w:hint="eastAsia" w:ascii="宋体" w:hAnsi="宋体" w:eastAsia="宋体" w:cs="宋体"/>
          <w:color w:val="auto"/>
          <w:sz w:val="21"/>
          <w:szCs w:val="21"/>
          <w:highlight w:val="none"/>
        </w:rPr>
        <w:t>[8.10.5.1 成立以来农户个体工商户和农户小微企业主贷款累计发生户数]  是指新型农村金融机构成立以来累计发放的农户贷款户数的总和中，农户个体工商户和农户小微企业主贷款累计发放户数。有些贷款户可能在报告期末之前已经还清贷款销户，但仍需统计。对于前期已还清贷款销户，后期新型农村金融机构又发放贷款的客户，只统计一次，不重复统计。</w:t>
      </w:r>
    </w:p>
    <w:p>
      <w:pPr>
        <w:pStyle w:val="9"/>
        <w:spacing w:line="336" w:lineRule="auto"/>
        <w:ind w:firstLine="600"/>
        <w:rPr>
          <w:rFonts w:hint="eastAsia" w:ascii="宋体" w:hAnsi="宋体" w:eastAsia="宋体" w:cs="宋体"/>
          <w:color w:val="auto"/>
          <w:sz w:val="21"/>
          <w:szCs w:val="21"/>
          <w:highlight w:val="none"/>
        </w:rPr>
        <w:pPrChange w:id="106" w:author="王含" w:date="2023-11-02T17:15:00Z">
          <w:pPr>
            <w:pStyle w:val="9"/>
            <w:spacing w:line="360" w:lineRule="auto"/>
            <w:ind w:firstLine="600"/>
          </w:pPr>
        </w:pPrChange>
      </w:pPr>
      <w:r>
        <w:rPr>
          <w:rFonts w:hint="eastAsia" w:ascii="宋体" w:hAnsi="宋体" w:eastAsia="宋体" w:cs="宋体"/>
          <w:color w:val="auto"/>
          <w:sz w:val="21"/>
          <w:szCs w:val="21"/>
          <w:highlight w:val="none"/>
        </w:rPr>
        <w:t>[8.11 当地贷款]  是指填报机构贷放给县域（城区）各类经济主体并使用于</w:t>
      </w:r>
      <w:r>
        <w:rPr>
          <w:rFonts w:hint="eastAsia" w:ascii="宋体" w:hAnsi="宋体" w:eastAsia="宋体" w:cs="宋体"/>
          <w:color w:val="auto"/>
          <w:sz w:val="21"/>
          <w:szCs w:val="21"/>
          <w:highlight w:val="none"/>
          <w:lang w:eastAsia="zh-CN"/>
        </w:rPr>
        <w:t>经营区域</w:t>
      </w:r>
      <w:r>
        <w:rPr>
          <w:rFonts w:hint="eastAsia" w:ascii="宋体" w:hAnsi="宋体" w:eastAsia="宋体" w:cs="宋体"/>
          <w:color w:val="auto"/>
          <w:sz w:val="21"/>
          <w:szCs w:val="21"/>
          <w:highlight w:val="none"/>
        </w:rPr>
        <w:t>的贷款余额，不包括转贴现。</w:t>
      </w:r>
    </w:p>
    <w:p>
      <w:pPr>
        <w:snapToGrid w:val="0"/>
        <w:spacing w:line="336" w:lineRule="auto"/>
        <w:ind w:firstLine="415" w:firstLineChars="198"/>
        <w:rPr>
          <w:rFonts w:hint="eastAsia" w:ascii="宋体" w:hAnsi="宋体" w:eastAsia="宋体" w:cs="宋体"/>
          <w:kern w:val="0"/>
          <w:sz w:val="21"/>
          <w:szCs w:val="21"/>
          <w:highlight w:val="none"/>
        </w:rPr>
        <w:pPrChange w:id="107"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[8.11.1 </w:t>
      </w:r>
      <w:r>
        <w:rPr>
          <w:rFonts w:hint="eastAsia" w:ascii="宋体" w:hAnsi="宋体" w:eastAsia="宋体" w:cs="宋体"/>
          <w:kern w:val="0"/>
          <w:sz w:val="21"/>
          <w:szCs w:val="21"/>
          <w:highlight w:val="none"/>
        </w:rPr>
        <w:t>当地小微企业贷款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 xml:space="preserve"> 是指当地贷款中按照要求填报的S63《大中小微型企业贷款情况表》中的小型企业贷款、微型企业贷款、个体工商户贷款和小微企业主贷款之和。 </w:t>
      </w:r>
    </w:p>
    <w:p>
      <w:pPr>
        <w:snapToGrid w:val="0"/>
        <w:spacing w:line="336" w:lineRule="auto"/>
        <w:ind w:firstLine="415" w:firstLineChars="198"/>
        <w:rPr>
          <w:rFonts w:hint="eastAsia" w:ascii="宋体" w:hAnsi="宋体" w:eastAsia="宋体" w:cs="宋体"/>
          <w:kern w:val="0"/>
          <w:sz w:val="21"/>
          <w:szCs w:val="21"/>
          <w:highlight w:val="none"/>
        </w:rPr>
        <w:pPrChange w:id="108"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[8.11.2 </w:t>
      </w:r>
      <w:r>
        <w:rPr>
          <w:rFonts w:hint="eastAsia" w:ascii="宋体" w:hAnsi="宋体" w:eastAsia="宋体" w:cs="宋体"/>
          <w:kern w:val="0"/>
          <w:sz w:val="21"/>
          <w:szCs w:val="21"/>
          <w:highlight w:val="none"/>
        </w:rPr>
        <w:t>当地涉农贷款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是指发放在</w:t>
      </w:r>
      <w:r>
        <w:rPr>
          <w:rFonts w:hint="eastAsia" w:ascii="宋体" w:hAnsi="宋体" w:eastAsia="宋体" w:cs="宋体"/>
          <w:color w:val="auto"/>
          <w:sz w:val="21"/>
          <w:szCs w:val="21"/>
          <w:highlight w:val="none"/>
          <w:lang w:eastAsia="zh-CN"/>
        </w:rPr>
        <w:t>经营区域</w:t>
      </w:r>
      <w:r>
        <w:rPr>
          <w:rFonts w:hint="eastAsia" w:ascii="宋体" w:hAnsi="宋体" w:eastAsia="宋体" w:cs="宋体"/>
          <w:kern w:val="0"/>
          <w:sz w:val="21"/>
          <w:szCs w:val="21"/>
          <w:highlight w:val="none"/>
        </w:rPr>
        <w:t>的涉农贷款。</w:t>
      </w:r>
    </w:p>
    <w:p>
      <w:pPr>
        <w:snapToGrid w:val="0"/>
        <w:spacing w:line="336" w:lineRule="auto"/>
        <w:ind w:firstLine="415" w:firstLineChars="198"/>
        <w:rPr>
          <w:rFonts w:hint="eastAsia" w:ascii="宋体" w:hAnsi="宋体" w:eastAsia="宋体" w:cs="宋体"/>
          <w:kern w:val="0"/>
          <w:sz w:val="21"/>
          <w:szCs w:val="21"/>
          <w:highlight w:val="none"/>
        </w:rPr>
        <w:pPrChange w:id="109"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[8.11.3 </w:t>
      </w:r>
      <w:r>
        <w:rPr>
          <w:rFonts w:hint="eastAsia" w:ascii="宋体" w:hAnsi="宋体" w:eastAsia="宋体" w:cs="宋体"/>
          <w:kern w:val="0"/>
          <w:sz w:val="21"/>
          <w:szCs w:val="21"/>
          <w:highlight w:val="none"/>
        </w:rPr>
        <w:t>当地私人控股企业贷款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是指当地贷款中按照要求填报的S63</w:t>
      </w:r>
      <w:r>
        <w:rPr>
          <w:rFonts w:hint="eastAsia" w:ascii="宋体" w:hAnsi="宋体" w:eastAsia="宋体" w:cs="宋体"/>
          <w:kern w:val="0"/>
          <w:sz w:val="21"/>
          <w:szCs w:val="21"/>
          <w:highlight w:val="none"/>
          <w:lang w:val="en-US" w:eastAsia="zh-CN"/>
        </w:rPr>
        <w:t>_</w:t>
      </w:r>
      <w:r>
        <w:rPr>
          <w:rFonts w:hint="eastAsia" w:ascii="宋体" w:hAnsi="宋体" w:eastAsia="宋体" w:cs="宋体"/>
          <w:b w:val="0"/>
          <w:bCs w:val="0"/>
          <w:kern w:val="0"/>
          <w:sz w:val="21"/>
          <w:szCs w:val="21"/>
          <w:highlight w:val="none"/>
        </w:rPr>
        <w:t>Ⅲ</w:t>
      </w:r>
      <w:r>
        <w:rPr>
          <w:rFonts w:hint="eastAsia" w:ascii="宋体" w:hAnsi="宋体" w:eastAsia="宋体" w:cs="宋体"/>
          <w:kern w:val="0"/>
          <w:sz w:val="21"/>
          <w:szCs w:val="21"/>
          <w:highlight w:val="none"/>
        </w:rPr>
        <w:t>《</w:t>
      </w:r>
      <w:r>
        <w:rPr>
          <w:rFonts w:hint="eastAsia" w:ascii="宋体" w:hAnsi="宋体" w:eastAsia="宋体" w:cs="宋体"/>
          <w:kern w:val="0"/>
          <w:sz w:val="21"/>
          <w:szCs w:val="21"/>
          <w:highlight w:val="none"/>
          <w:lang w:eastAsia="zh-CN"/>
        </w:rPr>
        <w:t>各控股类型企业融资情况</w:t>
      </w:r>
      <w:r>
        <w:rPr>
          <w:rFonts w:hint="eastAsia" w:ascii="宋体" w:hAnsi="宋体" w:eastAsia="宋体" w:cs="宋体"/>
          <w:kern w:val="0"/>
          <w:sz w:val="21"/>
          <w:szCs w:val="21"/>
          <w:highlight w:val="none"/>
        </w:rPr>
        <w:t>表》中的私人控股企业贷款。</w:t>
      </w:r>
    </w:p>
    <w:p>
      <w:pPr>
        <w:snapToGrid w:val="0"/>
        <w:spacing w:line="336" w:lineRule="auto"/>
        <w:ind w:firstLine="415" w:firstLineChars="198"/>
        <w:rPr>
          <w:rFonts w:hint="eastAsia" w:ascii="宋体" w:hAnsi="宋体" w:eastAsia="宋体" w:cs="宋体"/>
          <w:kern w:val="0"/>
          <w:sz w:val="21"/>
          <w:szCs w:val="21"/>
          <w:highlight w:val="none"/>
        </w:rPr>
        <w:pPrChange w:id="110"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[8.11.4 </w:t>
      </w:r>
      <w:r>
        <w:rPr>
          <w:rFonts w:hint="eastAsia" w:ascii="宋体" w:hAnsi="宋体" w:eastAsia="宋体" w:cs="宋体"/>
          <w:kern w:val="0"/>
          <w:sz w:val="21"/>
          <w:szCs w:val="21"/>
          <w:highlight w:val="none"/>
        </w:rPr>
        <w:t>当地个人经营性贷款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是指填报机构当地贷款中按照要求填报的S63</w:t>
      </w:r>
      <w:r>
        <w:rPr>
          <w:rFonts w:hint="eastAsia" w:ascii="宋体" w:hAnsi="宋体" w:eastAsia="宋体" w:cs="宋体"/>
          <w:kern w:val="0"/>
          <w:sz w:val="21"/>
          <w:szCs w:val="21"/>
          <w:highlight w:val="none"/>
          <w:lang w:val="en-US" w:eastAsia="zh-CN"/>
        </w:rPr>
        <w:t>_</w:t>
      </w:r>
      <w:r>
        <w:rPr>
          <w:rFonts w:hint="eastAsia" w:ascii="宋体" w:hAnsi="宋体" w:eastAsia="宋体" w:cs="宋体"/>
          <w:b w:val="0"/>
          <w:bCs w:val="0"/>
          <w:kern w:val="0"/>
          <w:sz w:val="21"/>
          <w:szCs w:val="21"/>
          <w:highlight w:val="none"/>
        </w:rPr>
        <w:t>Ⅲ</w:t>
      </w:r>
      <w:r>
        <w:rPr>
          <w:rFonts w:hint="eastAsia" w:ascii="宋体" w:hAnsi="宋体" w:eastAsia="宋体" w:cs="宋体"/>
          <w:kern w:val="0"/>
          <w:sz w:val="21"/>
          <w:szCs w:val="21"/>
          <w:highlight w:val="none"/>
        </w:rPr>
        <w:t>《</w:t>
      </w:r>
      <w:r>
        <w:rPr>
          <w:rFonts w:hint="eastAsia" w:ascii="宋体" w:hAnsi="宋体" w:eastAsia="宋体" w:cs="宋体"/>
          <w:kern w:val="0"/>
          <w:sz w:val="21"/>
          <w:szCs w:val="21"/>
          <w:highlight w:val="none"/>
          <w:lang w:eastAsia="zh-CN"/>
        </w:rPr>
        <w:t>各控股类型企业融资情况</w:t>
      </w:r>
      <w:r>
        <w:rPr>
          <w:rFonts w:hint="eastAsia" w:ascii="宋体" w:hAnsi="宋体" w:eastAsia="宋体" w:cs="宋体"/>
          <w:kern w:val="0"/>
          <w:sz w:val="21"/>
          <w:szCs w:val="21"/>
          <w:highlight w:val="none"/>
        </w:rPr>
        <w:t>表》中的个人经营性贷款。</w:t>
      </w:r>
    </w:p>
    <w:p>
      <w:pPr>
        <w:snapToGrid w:val="0"/>
        <w:spacing w:line="336" w:lineRule="auto"/>
        <w:ind w:firstLine="415" w:firstLineChars="198"/>
        <w:rPr>
          <w:rFonts w:hint="eastAsia" w:ascii="宋体" w:hAnsi="宋体" w:cs="Arial"/>
          <w:color w:val="000000"/>
          <w:szCs w:val="21"/>
          <w:highlight w:val="none"/>
          <w:lang w:eastAsia="zh-CN"/>
        </w:rPr>
        <w:pPrChange w:id="111"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[8.11.5.</w:t>
      </w:r>
      <w:r>
        <w:rPr>
          <w:rFonts w:hint="eastAsia" w:ascii="宋体" w:hAnsi="宋体" w:eastAsia="宋体" w:cs="宋体"/>
          <w:sz w:val="21"/>
          <w:szCs w:val="21"/>
          <w:highlight w:val="none"/>
          <w:lang w:eastAsia="zh-CN"/>
        </w:rPr>
        <w:t>本年</w:t>
      </w:r>
      <w:r>
        <w:rPr>
          <w:rFonts w:hint="eastAsia" w:ascii="宋体" w:hAnsi="宋体" w:eastAsia="宋体" w:cs="宋体"/>
          <w:sz w:val="21"/>
          <w:szCs w:val="21"/>
          <w:highlight w:val="none"/>
        </w:rPr>
        <w:t xml:space="preserve">新增当地贷款余额] </w:t>
      </w:r>
      <w:r>
        <w:rPr>
          <w:rFonts w:hint="eastAsia" w:ascii="宋体" w:hAnsi="宋体" w:eastAsia="宋体" w:cs="宋体"/>
          <w:sz w:val="21"/>
          <w:szCs w:val="21"/>
          <w:highlight w:val="none"/>
          <w:lang w:eastAsia="zh-CN"/>
        </w:rPr>
        <w:t>是指</w:t>
      </w:r>
      <w:r>
        <w:rPr>
          <w:rFonts w:hint="eastAsia" w:ascii="宋体" w:hAnsi="宋体" w:cs="Arial"/>
          <w:color w:val="000000"/>
          <w:szCs w:val="21"/>
          <w:highlight w:val="none"/>
        </w:rPr>
        <w:t>填报机构</w:t>
      </w:r>
      <w:r>
        <w:rPr>
          <w:rFonts w:hint="eastAsia" w:ascii="宋体" w:hAnsi="宋体" w:cs="Arial"/>
          <w:color w:val="000000"/>
          <w:szCs w:val="21"/>
          <w:highlight w:val="none"/>
          <w:lang w:eastAsia="zh-CN"/>
        </w:rPr>
        <w:t>按照《关于鼓励县域法人金融机构将新增存款一定比例用于当地贷款的考核办法（试行）》（银发</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lang w:val="en-US" w:eastAsia="zh-CN"/>
        </w:rPr>
        <w:t>2010</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lang w:val="en-US" w:eastAsia="zh-CN"/>
        </w:rPr>
        <w:t>262号）规定，本年当地贷款月度平均余额与上年当地贷款月度平均余额的差额。</w:t>
      </w:r>
      <w:r>
        <w:rPr>
          <w:rFonts w:hint="eastAsia" w:ascii="宋体" w:hAnsi="宋体" w:cs="Arial"/>
          <w:color w:val="000000"/>
          <w:szCs w:val="21"/>
          <w:highlight w:val="none"/>
          <w:lang w:eastAsia="zh-CN"/>
        </w:rPr>
        <w:t>在计算本年当地贷款月度平均余额时，</w:t>
      </w:r>
      <w:r>
        <w:rPr>
          <w:rFonts w:hint="eastAsia" w:ascii="宋体" w:hAnsi="宋体" w:cs="Arial"/>
          <w:color w:val="000000"/>
          <w:szCs w:val="21"/>
          <w:highlight w:val="none"/>
        </w:rPr>
        <w:t>采用月平均余额</w:t>
      </w:r>
      <w:r>
        <w:rPr>
          <w:rFonts w:hint="eastAsia" w:ascii="宋体" w:hAnsi="宋体" w:cs="Arial"/>
          <w:color w:val="000000"/>
          <w:szCs w:val="21"/>
          <w:highlight w:val="none"/>
          <w:lang w:eastAsia="zh-CN"/>
        </w:rPr>
        <w:t>口径，计算方式与月度各项存款平均余额同理，参见</w:t>
      </w:r>
      <w:r>
        <w:rPr>
          <w:rFonts w:hint="eastAsia" w:ascii="宋体" w:hAnsi="宋体" w:eastAsia="宋体" w:cs="宋体"/>
          <w:color w:val="auto"/>
          <w:sz w:val="21"/>
          <w:szCs w:val="21"/>
          <w:highlight w:val="none"/>
        </w:rPr>
        <w:t>[7.5</w:t>
      </w:r>
      <w:r>
        <w:rPr>
          <w:rFonts w:hint="eastAsia" w:ascii="宋体" w:hAnsi="宋体" w:eastAsia="宋体" w:cs="宋体"/>
          <w:color w:val="auto"/>
          <w:sz w:val="21"/>
          <w:szCs w:val="21"/>
          <w:highlight w:val="none"/>
          <w:lang w:eastAsia="zh-CN"/>
        </w:rPr>
        <w:t>本年</w:t>
      </w:r>
      <w:r>
        <w:rPr>
          <w:rFonts w:hint="eastAsia" w:ascii="宋体" w:hAnsi="宋体" w:eastAsia="宋体" w:cs="宋体"/>
          <w:color w:val="auto"/>
          <w:sz w:val="21"/>
          <w:szCs w:val="21"/>
          <w:highlight w:val="none"/>
        </w:rPr>
        <w:t xml:space="preserve">新增可贷资金余额] </w:t>
      </w:r>
      <w:r>
        <w:rPr>
          <w:rFonts w:hint="eastAsia" w:ascii="宋体" w:hAnsi="宋体" w:eastAsia="宋体" w:cs="宋体"/>
          <w:color w:val="auto"/>
          <w:sz w:val="21"/>
          <w:szCs w:val="21"/>
          <w:highlight w:val="none"/>
          <w:lang w:eastAsia="zh-CN"/>
        </w:rPr>
        <w:t>项下</w:t>
      </w:r>
      <w:r>
        <w:rPr>
          <w:rFonts w:hint="eastAsia" w:ascii="宋体" w:hAnsi="宋体" w:cs="Arial"/>
          <w:color w:val="000000"/>
          <w:szCs w:val="21"/>
          <w:highlight w:val="none"/>
          <w:lang w:eastAsia="zh-CN"/>
        </w:rPr>
        <w:t>。</w:t>
      </w:r>
    </w:p>
    <w:p>
      <w:pPr>
        <w:pStyle w:val="9"/>
        <w:spacing w:line="336" w:lineRule="auto"/>
        <w:ind w:firstLine="600"/>
        <w:rPr>
          <w:rFonts w:hint="eastAsia" w:ascii="宋体" w:hAnsi="宋体" w:eastAsia="宋体" w:cs="宋体"/>
          <w:color w:val="auto"/>
          <w:sz w:val="21"/>
          <w:szCs w:val="21"/>
          <w:highlight w:val="yellow"/>
        </w:rPr>
        <w:pPrChange w:id="112" w:author="王含" w:date="2023-11-02T17:15:00Z">
          <w:pPr>
            <w:pStyle w:val="9"/>
            <w:spacing w:line="360" w:lineRule="auto"/>
            <w:ind w:firstLine="600"/>
          </w:pPr>
        </w:pPrChange>
      </w:pPr>
      <w:r>
        <w:rPr>
          <w:rFonts w:hint="eastAsia" w:ascii="宋体" w:hAnsi="宋体" w:eastAsia="宋体" w:cs="宋体"/>
          <w:color w:val="auto"/>
          <w:sz w:val="21"/>
          <w:szCs w:val="21"/>
          <w:highlight w:val="none"/>
        </w:rPr>
        <w:t>[8.12 异地贷款]  是指填报机构发放的除</w:t>
      </w:r>
      <w:r>
        <w:rPr>
          <w:rFonts w:hint="eastAsia" w:ascii="宋体" w:hAnsi="宋体" w:eastAsia="宋体" w:cs="宋体"/>
          <w:color w:val="auto"/>
          <w:sz w:val="21"/>
          <w:szCs w:val="21"/>
          <w:highlight w:val="none"/>
          <w:lang w:eastAsia="zh-CN"/>
        </w:rPr>
        <w:t>经营区域</w:t>
      </w:r>
      <w:r>
        <w:rPr>
          <w:rFonts w:hint="eastAsia" w:ascii="宋体" w:hAnsi="宋体" w:eastAsia="宋体" w:cs="宋体"/>
          <w:color w:val="auto"/>
          <w:sz w:val="21"/>
          <w:szCs w:val="21"/>
          <w:highlight w:val="none"/>
        </w:rPr>
        <w:t>贷款之外的其他贷款</w:t>
      </w:r>
      <w:r>
        <w:rPr>
          <w:rFonts w:hint="eastAsia" w:ascii="宋体" w:hAnsi="宋体" w:eastAsia="宋体" w:cs="宋体"/>
          <w:color w:val="auto"/>
          <w:sz w:val="21"/>
          <w:szCs w:val="21"/>
          <w:highlight w:val="yellow"/>
          <w:lang w:eastAsia="zh-CN"/>
        </w:rPr>
        <w:t>（含异地票据直贴和异地票据买断式转贴现）</w:t>
      </w:r>
      <w:r>
        <w:rPr>
          <w:rFonts w:hint="eastAsia" w:ascii="宋体" w:hAnsi="宋体" w:eastAsia="宋体" w:cs="宋体"/>
          <w:color w:val="auto"/>
          <w:sz w:val="21"/>
          <w:szCs w:val="21"/>
          <w:highlight w:val="yellow"/>
        </w:rPr>
        <w:t>。</w:t>
      </w:r>
    </w:p>
    <w:p>
      <w:pPr>
        <w:snapToGrid w:val="0"/>
        <w:spacing w:line="336" w:lineRule="auto"/>
        <w:ind w:firstLine="415" w:firstLineChars="198"/>
        <w:rPr>
          <w:rFonts w:hint="eastAsia" w:ascii="宋体" w:hAnsi="宋体" w:eastAsia="宋体" w:cs="宋体"/>
          <w:kern w:val="0"/>
          <w:sz w:val="21"/>
          <w:szCs w:val="21"/>
          <w:highlight w:val="none"/>
        </w:rPr>
        <w:pPrChange w:id="113"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[8.12.1 </w:t>
      </w:r>
      <w:r>
        <w:rPr>
          <w:rFonts w:hint="eastAsia" w:ascii="宋体" w:hAnsi="宋体" w:eastAsia="宋体" w:cs="宋体"/>
          <w:kern w:val="0"/>
          <w:sz w:val="21"/>
          <w:szCs w:val="21"/>
          <w:highlight w:val="none"/>
        </w:rPr>
        <w:t>异地小微企业贷款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 xml:space="preserve"> 是指异地贷款中按照要求填报的S63《大中小微型企业贷款情况表》中的小型企业贷款、微型企业贷款、个体工商户贷款和小微企业主贷款之和。 </w:t>
      </w:r>
    </w:p>
    <w:p>
      <w:pPr>
        <w:snapToGrid w:val="0"/>
        <w:spacing w:line="336" w:lineRule="auto"/>
        <w:ind w:firstLine="415" w:firstLineChars="198"/>
        <w:rPr>
          <w:rFonts w:hint="eastAsia" w:ascii="宋体" w:hAnsi="宋体" w:eastAsia="宋体" w:cs="宋体"/>
          <w:kern w:val="0"/>
          <w:sz w:val="21"/>
          <w:szCs w:val="21"/>
          <w:highlight w:val="none"/>
        </w:rPr>
        <w:pPrChange w:id="114"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[8.12.2 </w:t>
      </w:r>
      <w:r>
        <w:rPr>
          <w:rFonts w:hint="eastAsia" w:ascii="宋体" w:hAnsi="宋体" w:eastAsia="宋体" w:cs="宋体"/>
          <w:kern w:val="0"/>
          <w:sz w:val="21"/>
          <w:szCs w:val="21"/>
          <w:highlight w:val="none"/>
        </w:rPr>
        <w:t>异地涉农贷款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是指发放在</w:t>
      </w:r>
      <w:r>
        <w:rPr>
          <w:rFonts w:hint="eastAsia" w:ascii="宋体" w:hAnsi="宋体" w:eastAsia="宋体" w:cs="宋体"/>
          <w:kern w:val="0"/>
          <w:sz w:val="21"/>
          <w:szCs w:val="21"/>
          <w:highlight w:val="none"/>
          <w:lang w:eastAsia="zh-CN"/>
        </w:rPr>
        <w:t>经营区域以外</w:t>
      </w:r>
      <w:r>
        <w:rPr>
          <w:rFonts w:hint="eastAsia" w:ascii="宋体" w:hAnsi="宋体" w:eastAsia="宋体" w:cs="宋体"/>
          <w:kern w:val="0"/>
          <w:sz w:val="21"/>
          <w:szCs w:val="21"/>
          <w:highlight w:val="none"/>
        </w:rPr>
        <w:t>的涉农贷款。</w:t>
      </w:r>
    </w:p>
    <w:p>
      <w:pPr>
        <w:snapToGrid w:val="0"/>
        <w:spacing w:line="336" w:lineRule="auto"/>
        <w:ind w:firstLine="415" w:firstLineChars="198"/>
        <w:rPr>
          <w:rFonts w:hint="eastAsia" w:ascii="宋体" w:hAnsi="宋体" w:eastAsia="宋体" w:cs="宋体"/>
          <w:kern w:val="0"/>
          <w:sz w:val="21"/>
          <w:szCs w:val="21"/>
          <w:highlight w:val="none"/>
        </w:rPr>
        <w:pPrChange w:id="115"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[8.12.3 </w:t>
      </w:r>
      <w:r>
        <w:rPr>
          <w:rFonts w:hint="eastAsia" w:ascii="宋体" w:hAnsi="宋体" w:eastAsia="宋体" w:cs="宋体"/>
          <w:kern w:val="0"/>
          <w:sz w:val="21"/>
          <w:szCs w:val="21"/>
          <w:highlight w:val="none"/>
        </w:rPr>
        <w:t>异地私人控股企业贷款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是指异地贷款中按照要求填报的S63</w:t>
      </w:r>
      <w:r>
        <w:rPr>
          <w:rFonts w:hint="eastAsia" w:ascii="宋体" w:hAnsi="宋体" w:eastAsia="宋体" w:cs="宋体"/>
          <w:kern w:val="0"/>
          <w:sz w:val="21"/>
          <w:szCs w:val="21"/>
          <w:highlight w:val="none"/>
          <w:lang w:val="en-US" w:eastAsia="zh-CN"/>
        </w:rPr>
        <w:t>_</w:t>
      </w:r>
      <w:r>
        <w:rPr>
          <w:rFonts w:hint="eastAsia" w:ascii="宋体" w:hAnsi="宋体" w:eastAsia="宋体" w:cs="宋体"/>
          <w:b w:val="0"/>
          <w:bCs w:val="0"/>
          <w:kern w:val="0"/>
          <w:sz w:val="21"/>
          <w:szCs w:val="21"/>
          <w:highlight w:val="none"/>
        </w:rPr>
        <w:t>Ⅲ</w:t>
      </w:r>
      <w:r>
        <w:rPr>
          <w:rFonts w:hint="eastAsia" w:ascii="宋体" w:hAnsi="宋体" w:eastAsia="宋体" w:cs="宋体"/>
          <w:kern w:val="0"/>
          <w:sz w:val="21"/>
          <w:szCs w:val="21"/>
          <w:highlight w:val="none"/>
        </w:rPr>
        <w:t>《</w:t>
      </w:r>
      <w:r>
        <w:rPr>
          <w:rFonts w:hint="eastAsia" w:ascii="宋体" w:hAnsi="宋体" w:eastAsia="宋体" w:cs="宋体"/>
          <w:kern w:val="0"/>
          <w:sz w:val="21"/>
          <w:szCs w:val="21"/>
          <w:highlight w:val="none"/>
          <w:lang w:eastAsia="zh-CN"/>
        </w:rPr>
        <w:t>各控股类型企业融资情况</w:t>
      </w:r>
      <w:r>
        <w:rPr>
          <w:rFonts w:hint="eastAsia" w:ascii="宋体" w:hAnsi="宋体" w:eastAsia="宋体" w:cs="宋体"/>
          <w:kern w:val="0"/>
          <w:sz w:val="21"/>
          <w:szCs w:val="21"/>
          <w:highlight w:val="none"/>
        </w:rPr>
        <w:t>表》中的私人控股企业贷款。</w:t>
      </w:r>
    </w:p>
    <w:p>
      <w:pPr>
        <w:snapToGrid w:val="0"/>
        <w:spacing w:line="336" w:lineRule="auto"/>
        <w:ind w:firstLine="415" w:firstLineChars="198"/>
        <w:rPr>
          <w:rFonts w:hint="eastAsia" w:ascii="宋体" w:hAnsi="宋体" w:eastAsia="宋体" w:cs="宋体"/>
          <w:kern w:val="0"/>
          <w:sz w:val="21"/>
          <w:szCs w:val="21"/>
          <w:highlight w:val="none"/>
        </w:rPr>
        <w:pPrChange w:id="116"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 xml:space="preserve">[8.12.4 </w:t>
      </w:r>
      <w:r>
        <w:rPr>
          <w:rFonts w:hint="eastAsia" w:ascii="宋体" w:hAnsi="宋体" w:eastAsia="宋体" w:cs="宋体"/>
          <w:kern w:val="0"/>
          <w:sz w:val="21"/>
          <w:szCs w:val="21"/>
          <w:highlight w:val="none"/>
        </w:rPr>
        <w:t>异地个人经营性贷款</w:t>
      </w:r>
      <w:r>
        <w:rPr>
          <w:rFonts w:hint="eastAsia" w:ascii="宋体" w:hAnsi="宋体" w:eastAsia="宋体" w:cs="宋体"/>
          <w:sz w:val="21"/>
          <w:szCs w:val="21"/>
          <w:highlight w:val="none"/>
        </w:rPr>
        <w:t xml:space="preserve">]  </w:t>
      </w:r>
      <w:r>
        <w:rPr>
          <w:rFonts w:hint="eastAsia" w:ascii="宋体" w:hAnsi="宋体" w:eastAsia="宋体" w:cs="宋体"/>
          <w:kern w:val="0"/>
          <w:sz w:val="21"/>
          <w:szCs w:val="21"/>
          <w:highlight w:val="none"/>
        </w:rPr>
        <w:t>是指填报机构异地贷款中按照要求填报的S63</w:t>
      </w:r>
      <w:r>
        <w:rPr>
          <w:rFonts w:hint="eastAsia" w:ascii="宋体" w:hAnsi="宋体" w:eastAsia="宋体" w:cs="宋体"/>
          <w:kern w:val="0"/>
          <w:sz w:val="21"/>
          <w:szCs w:val="21"/>
          <w:highlight w:val="none"/>
          <w:lang w:val="en-US" w:eastAsia="zh-CN"/>
        </w:rPr>
        <w:t>_</w:t>
      </w:r>
      <w:r>
        <w:rPr>
          <w:rFonts w:hint="eastAsia" w:ascii="宋体" w:hAnsi="宋体" w:eastAsia="宋体" w:cs="宋体"/>
          <w:b w:val="0"/>
          <w:bCs w:val="0"/>
          <w:kern w:val="0"/>
          <w:sz w:val="21"/>
          <w:szCs w:val="21"/>
          <w:highlight w:val="none"/>
        </w:rPr>
        <w:t>Ⅲ</w:t>
      </w:r>
      <w:r>
        <w:rPr>
          <w:rFonts w:hint="eastAsia" w:ascii="宋体" w:hAnsi="宋体" w:eastAsia="宋体" w:cs="宋体"/>
          <w:kern w:val="0"/>
          <w:sz w:val="21"/>
          <w:szCs w:val="21"/>
          <w:highlight w:val="none"/>
        </w:rPr>
        <w:t>《</w:t>
      </w:r>
      <w:r>
        <w:rPr>
          <w:rFonts w:hint="eastAsia" w:ascii="宋体" w:hAnsi="宋体" w:eastAsia="宋体" w:cs="宋体"/>
          <w:kern w:val="0"/>
          <w:sz w:val="21"/>
          <w:szCs w:val="21"/>
          <w:highlight w:val="none"/>
          <w:lang w:eastAsia="zh-CN"/>
        </w:rPr>
        <w:t>各控股类型企业融资情况</w:t>
      </w:r>
      <w:r>
        <w:rPr>
          <w:rFonts w:hint="eastAsia" w:ascii="宋体" w:hAnsi="宋体" w:eastAsia="宋体" w:cs="宋体"/>
          <w:kern w:val="0"/>
          <w:sz w:val="21"/>
          <w:szCs w:val="21"/>
          <w:highlight w:val="none"/>
        </w:rPr>
        <w:t>表》中的个人经营性贷款。</w:t>
      </w:r>
    </w:p>
    <w:p>
      <w:pPr>
        <w:snapToGrid w:val="0"/>
        <w:spacing w:line="336" w:lineRule="auto"/>
        <w:ind w:firstLine="415" w:firstLineChars="198"/>
        <w:rPr>
          <w:rFonts w:hint="eastAsia" w:ascii="宋体" w:hAnsi="宋体" w:cs="Arial"/>
          <w:color w:val="000000"/>
          <w:szCs w:val="21"/>
          <w:highlight w:val="none"/>
          <w:lang w:eastAsia="zh-CN"/>
        </w:rPr>
        <w:pPrChange w:id="117"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[8.13.大额贷款</w:t>
      </w:r>
      <w:r>
        <w:rPr>
          <w:rFonts w:hint="eastAsia" w:ascii="宋体" w:hAnsi="宋体" w:eastAsia="宋体" w:cs="宋体"/>
          <w:sz w:val="21"/>
          <w:szCs w:val="21"/>
          <w:highlight w:val="none"/>
          <w:lang w:eastAsia="zh-CN"/>
        </w:rPr>
        <w:t>余额</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 xml:space="preserve"> 是指</w:t>
      </w:r>
      <w:r>
        <w:rPr>
          <w:rFonts w:hint="eastAsia" w:ascii="宋体" w:hAnsi="宋体" w:cs="Arial"/>
          <w:color w:val="000000"/>
          <w:szCs w:val="21"/>
          <w:highlight w:val="none"/>
        </w:rPr>
        <w:t>填报机构单户贷款超过（含）资本净额</w:t>
      </w:r>
      <w:r>
        <w:rPr>
          <w:rFonts w:hint="eastAsia" w:ascii="宋体" w:hAnsi="宋体" w:cs="Arial"/>
          <w:color w:val="000000"/>
          <w:szCs w:val="21"/>
          <w:highlight w:val="none"/>
          <w:lang w:val="en-US" w:eastAsia="zh-CN"/>
        </w:rPr>
        <w:t>5</w:t>
      </w:r>
      <w:r>
        <w:rPr>
          <w:rFonts w:hint="eastAsia" w:ascii="宋体" w:hAnsi="宋体" w:cs="Arial"/>
          <w:color w:val="000000"/>
          <w:szCs w:val="21"/>
          <w:highlight w:val="none"/>
        </w:rPr>
        <w:t>%或500万元人民币（孰低）的贷款</w:t>
      </w:r>
      <w:r>
        <w:rPr>
          <w:rFonts w:hint="eastAsia" w:ascii="宋体" w:hAnsi="宋体" w:cs="Arial"/>
          <w:color w:val="000000"/>
          <w:szCs w:val="21"/>
          <w:highlight w:val="none"/>
          <w:lang w:eastAsia="zh-CN"/>
        </w:rPr>
        <w:t>余额。资本净额为负的，全部贷款均需填报。</w:t>
      </w:r>
    </w:p>
    <w:p>
      <w:pPr>
        <w:snapToGrid w:val="0"/>
        <w:spacing w:line="336" w:lineRule="auto"/>
        <w:ind w:firstLine="415" w:firstLineChars="198"/>
        <w:rPr>
          <w:rFonts w:hint="eastAsia" w:ascii="宋体" w:hAnsi="宋体" w:eastAsia="宋体" w:cs="Arial"/>
          <w:color w:val="000000"/>
          <w:szCs w:val="21"/>
          <w:highlight w:val="none"/>
          <w:lang w:eastAsia="zh-CN"/>
        </w:rPr>
        <w:pPrChange w:id="118"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[8.13.1.其中：不良贷款</w:t>
      </w:r>
      <w:r>
        <w:rPr>
          <w:rFonts w:hint="eastAsia" w:ascii="宋体" w:hAnsi="宋体" w:eastAsia="宋体" w:cs="宋体"/>
          <w:sz w:val="21"/>
          <w:szCs w:val="21"/>
          <w:highlight w:val="none"/>
          <w:lang w:eastAsia="zh-CN"/>
        </w:rPr>
        <w:t>余额</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 xml:space="preserve"> 是指</w:t>
      </w:r>
      <w:r>
        <w:rPr>
          <w:rFonts w:hint="eastAsia" w:ascii="宋体" w:hAnsi="宋体" w:eastAsia="宋体" w:cs="Arial"/>
          <w:color w:val="000000"/>
          <w:szCs w:val="21"/>
          <w:highlight w:val="none"/>
          <w:lang w:eastAsia="zh-CN"/>
        </w:rPr>
        <w:t>大额贷款中的不良贷款。</w:t>
      </w:r>
    </w:p>
    <w:p>
      <w:pPr>
        <w:snapToGrid w:val="0"/>
        <w:spacing w:line="336" w:lineRule="auto"/>
        <w:ind w:firstLine="415" w:firstLineChars="198"/>
        <w:rPr>
          <w:rFonts w:hint="eastAsia" w:ascii="宋体" w:hAnsi="宋体" w:eastAsia="宋体" w:cs="宋体"/>
          <w:sz w:val="21"/>
          <w:szCs w:val="21"/>
          <w:highlight w:val="none"/>
          <w:lang w:val="en-US" w:eastAsia="zh-CN"/>
        </w:rPr>
        <w:pPrChange w:id="119" w:author="王含" w:date="2023-11-02T17:15:00Z">
          <w:pPr>
            <w:snapToGrid w:val="0"/>
            <w:spacing w:line="336" w:lineRule="auto"/>
            <w:ind w:firstLine="415" w:firstLineChars="198"/>
          </w:pPr>
        </w:pPrChange>
      </w:pPr>
      <w:r>
        <w:rPr>
          <w:rFonts w:hint="eastAsia" w:ascii="宋体" w:hAnsi="宋体" w:eastAsia="宋体" w:cs="宋体"/>
          <w:sz w:val="21"/>
          <w:szCs w:val="21"/>
          <w:highlight w:val="none"/>
          <w:lang w:val="en-US" w:eastAsia="zh-CN"/>
        </w:rPr>
        <w:t>[8.13.2.其中：逾期60天以上贷款余额] 是指填报机构报告期末，单户超过（含）资本净额5%或500万元人民币（孰低）的贷款中，本金或利息逾期时间超过60天的贷款余额。如果一笔贷款本金和利息都逾期，按逾期时间长的期限进行判断。</w:t>
      </w:r>
    </w:p>
    <w:p>
      <w:pPr>
        <w:snapToGrid w:val="0"/>
        <w:spacing w:line="336" w:lineRule="auto"/>
        <w:ind w:firstLine="415" w:firstLineChars="198"/>
        <w:rPr>
          <w:rFonts w:hint="eastAsia" w:ascii="宋体" w:hAnsi="宋体" w:eastAsia="宋体" w:cs="宋体"/>
          <w:sz w:val="21"/>
          <w:szCs w:val="21"/>
          <w:highlight w:val="none"/>
          <w:lang w:val="en-US" w:eastAsia="zh-CN"/>
        </w:rPr>
        <w:pPrChange w:id="120" w:author="王含" w:date="2023-11-02T17:15:00Z">
          <w:pPr>
            <w:snapToGrid w:val="0"/>
            <w:spacing w:line="336" w:lineRule="auto"/>
            <w:ind w:firstLine="415" w:firstLineChars="198"/>
          </w:pPr>
        </w:pPrChange>
      </w:pPr>
      <w:r>
        <w:rPr>
          <w:rFonts w:hint="eastAsia" w:ascii="宋体" w:hAnsi="宋体" w:eastAsia="宋体" w:cs="宋体"/>
          <w:sz w:val="21"/>
          <w:szCs w:val="21"/>
          <w:highlight w:val="none"/>
          <w:lang w:val="en-US" w:eastAsia="zh-CN"/>
        </w:rPr>
        <w:t>[8.13.3.其中：逾期90天以上贷款余额] 是指填报机构报告期末，单户超过（含）资本净额5%或500万元人民币（孰低）的贷款中，本金或利息逾期时间超过90天的贷款余额。如果一笔贷款本金和利息都逾期，按逾期时间长的期限进行判断。</w:t>
      </w:r>
    </w:p>
    <w:p>
      <w:pPr>
        <w:snapToGrid w:val="0"/>
        <w:spacing w:line="336" w:lineRule="auto"/>
        <w:ind w:firstLine="415" w:firstLineChars="198"/>
        <w:rPr>
          <w:rFonts w:hint="eastAsia" w:ascii="宋体" w:hAnsi="宋体" w:eastAsia="宋体" w:cs="宋体"/>
          <w:sz w:val="21"/>
          <w:szCs w:val="21"/>
          <w:highlight w:val="none"/>
        </w:rPr>
        <w:pPrChange w:id="121" w:author="王含" w:date="2023-11-02T17:15:00Z">
          <w:pPr>
            <w:snapToGrid w:val="0"/>
            <w:spacing w:line="336" w:lineRule="auto"/>
            <w:ind w:firstLine="415" w:firstLineChars="198"/>
          </w:pPr>
        </w:pPrChange>
      </w:pPr>
      <w:r>
        <w:rPr>
          <w:rFonts w:hint="eastAsia" w:ascii="宋体" w:hAnsi="宋体" w:eastAsia="宋体" w:cs="宋体"/>
          <w:sz w:val="21"/>
          <w:szCs w:val="21"/>
          <w:highlight w:val="none"/>
          <w:lang w:val="en-US" w:eastAsia="zh-CN"/>
        </w:rPr>
        <w:t>[8.13.4.其中：股东关联贷款余额] 是指填报机构单户超过（含）资本净额5%或500万元人民币（孰低）的贷款中，对股东、实际控制人、关联方、一致行动人、最终受益人等单个主体的贷款余额。</w:t>
      </w:r>
    </w:p>
    <w:p>
      <w:pPr>
        <w:snapToGrid w:val="0"/>
        <w:spacing w:line="336" w:lineRule="auto"/>
        <w:ind w:firstLine="415" w:firstLineChars="198"/>
        <w:rPr>
          <w:rFonts w:hint="eastAsia" w:ascii="宋体" w:hAnsi="宋体" w:cs="Arial"/>
          <w:color w:val="000000"/>
          <w:szCs w:val="21"/>
          <w:highlight w:val="none"/>
          <w:lang w:eastAsia="zh-CN"/>
        </w:rPr>
        <w:pPrChange w:id="122"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[8.1</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.大额贷款</w:t>
      </w:r>
      <w:r>
        <w:rPr>
          <w:rFonts w:hint="eastAsia" w:ascii="宋体" w:hAnsi="宋体" w:eastAsia="宋体" w:cs="宋体"/>
          <w:sz w:val="21"/>
          <w:szCs w:val="21"/>
          <w:highlight w:val="none"/>
          <w:lang w:eastAsia="zh-CN"/>
        </w:rPr>
        <w:t>户数</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 xml:space="preserve"> 是指</w:t>
      </w:r>
      <w:r>
        <w:rPr>
          <w:rFonts w:hint="eastAsia" w:ascii="宋体" w:hAnsi="宋体" w:cs="Arial"/>
          <w:color w:val="000000"/>
          <w:szCs w:val="21"/>
          <w:highlight w:val="none"/>
        </w:rPr>
        <w:t>填报机构单户贷款超过（含）资本净额</w:t>
      </w:r>
      <w:r>
        <w:rPr>
          <w:rFonts w:hint="eastAsia" w:ascii="宋体" w:hAnsi="宋体" w:cs="Arial"/>
          <w:color w:val="000000"/>
          <w:szCs w:val="21"/>
          <w:highlight w:val="none"/>
          <w:lang w:val="en-US" w:eastAsia="zh-CN"/>
        </w:rPr>
        <w:t>5</w:t>
      </w:r>
      <w:r>
        <w:rPr>
          <w:rFonts w:hint="eastAsia" w:ascii="宋体" w:hAnsi="宋体" w:cs="Arial"/>
          <w:color w:val="000000"/>
          <w:szCs w:val="21"/>
          <w:highlight w:val="none"/>
        </w:rPr>
        <w:t>%或500万元人民币（孰低）的</w:t>
      </w:r>
      <w:r>
        <w:rPr>
          <w:rFonts w:hint="eastAsia" w:ascii="宋体" w:hAnsi="宋体" w:cs="Arial"/>
          <w:color w:val="000000"/>
          <w:szCs w:val="21"/>
          <w:highlight w:val="none"/>
          <w:lang w:eastAsia="zh-CN"/>
        </w:rPr>
        <w:t>贷款户数。资本净额为负的，全部贷款户数均需填报。</w:t>
      </w:r>
    </w:p>
    <w:p>
      <w:pPr>
        <w:snapToGrid w:val="0"/>
        <w:spacing w:line="336" w:lineRule="auto"/>
        <w:ind w:firstLine="415" w:firstLineChars="198"/>
        <w:rPr>
          <w:rFonts w:hint="eastAsia" w:ascii="宋体" w:hAnsi="宋体" w:eastAsia="宋体" w:cs="Arial"/>
          <w:color w:val="000000"/>
          <w:szCs w:val="21"/>
          <w:highlight w:val="none"/>
          <w:lang w:eastAsia="zh-CN"/>
        </w:rPr>
        <w:pPrChange w:id="123" w:author="王含" w:date="2023-11-02T17:15:00Z">
          <w:pPr>
            <w:snapToGrid w:val="0"/>
            <w:spacing w:line="336" w:lineRule="auto"/>
            <w:ind w:firstLine="415" w:firstLineChars="198"/>
          </w:pPr>
        </w:pPrChange>
      </w:pPr>
      <w:r>
        <w:rPr>
          <w:rFonts w:hint="eastAsia" w:ascii="宋体" w:hAnsi="宋体" w:eastAsia="宋体" w:cs="宋体"/>
          <w:sz w:val="21"/>
          <w:szCs w:val="21"/>
          <w:highlight w:val="none"/>
        </w:rPr>
        <w:t>[8.1</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.1.其中：不良贷款</w:t>
      </w:r>
      <w:r>
        <w:rPr>
          <w:rFonts w:hint="eastAsia" w:ascii="宋体" w:hAnsi="宋体" w:eastAsia="宋体" w:cs="宋体"/>
          <w:sz w:val="21"/>
          <w:szCs w:val="21"/>
          <w:highlight w:val="none"/>
          <w:lang w:eastAsia="zh-CN"/>
        </w:rPr>
        <w:t>户数</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 xml:space="preserve"> 是指</w:t>
      </w:r>
      <w:r>
        <w:rPr>
          <w:rFonts w:hint="eastAsia" w:ascii="宋体" w:hAnsi="宋体" w:eastAsia="宋体" w:cs="Arial"/>
          <w:color w:val="000000"/>
          <w:szCs w:val="21"/>
          <w:highlight w:val="none"/>
          <w:lang w:eastAsia="zh-CN"/>
        </w:rPr>
        <w:t>大额贷款中的不良贷款户数。</w:t>
      </w:r>
    </w:p>
    <w:p>
      <w:pPr>
        <w:snapToGrid w:val="0"/>
        <w:spacing w:line="336" w:lineRule="auto"/>
        <w:ind w:firstLine="415" w:firstLineChars="198"/>
        <w:rPr>
          <w:rFonts w:hint="eastAsia" w:ascii="宋体" w:hAnsi="宋体" w:eastAsia="宋体" w:cs="Arial"/>
          <w:color w:val="000000"/>
          <w:szCs w:val="21"/>
          <w:highlight w:val="none"/>
          <w:lang w:eastAsia="zh-CN"/>
        </w:rPr>
        <w:pPrChange w:id="124" w:author="王含" w:date="2023-11-02T17:15:00Z">
          <w:pPr>
            <w:snapToGrid w:val="0"/>
            <w:spacing w:line="336" w:lineRule="auto"/>
            <w:ind w:firstLine="415" w:firstLineChars="198"/>
          </w:pPr>
        </w:pPrChange>
      </w:pPr>
      <w:r>
        <w:rPr>
          <w:rFonts w:hint="eastAsia" w:ascii="宋体" w:hAnsi="宋体" w:eastAsia="宋体" w:cs="Arial"/>
          <w:color w:val="000000"/>
          <w:sz w:val="21"/>
          <w:szCs w:val="21"/>
          <w:highlight w:val="none"/>
        </w:rPr>
        <w:t>[8.</w:t>
      </w:r>
      <w:r>
        <w:rPr>
          <w:rFonts w:hint="eastAsia" w:ascii="宋体" w:hAnsi="宋体" w:eastAsia="宋体" w:cs="Arial"/>
          <w:color w:val="000000"/>
          <w:sz w:val="21"/>
          <w:szCs w:val="21"/>
          <w:highlight w:val="none"/>
          <w:lang w:val="en-US" w:eastAsia="zh-CN"/>
        </w:rPr>
        <w:t>15</w:t>
      </w:r>
      <w:r>
        <w:rPr>
          <w:rFonts w:hint="eastAsia" w:ascii="宋体" w:hAnsi="宋体" w:eastAsia="宋体" w:cs="Arial"/>
          <w:color w:val="000000"/>
          <w:sz w:val="21"/>
          <w:szCs w:val="21"/>
          <w:highlight w:val="none"/>
        </w:rPr>
        <w:t>.</w:t>
      </w:r>
      <w:r>
        <w:rPr>
          <w:rFonts w:hint="eastAsia" w:ascii="宋体" w:hAnsi="宋体" w:eastAsia="宋体" w:cs="Arial"/>
          <w:color w:val="000000"/>
          <w:sz w:val="21"/>
          <w:szCs w:val="21"/>
          <w:highlight w:val="none"/>
          <w:lang w:eastAsia="zh-CN"/>
        </w:rPr>
        <w:t>股东贷款余额（万元）</w:t>
      </w:r>
      <w:r>
        <w:rPr>
          <w:rFonts w:hint="eastAsia" w:ascii="宋体" w:hAnsi="宋体" w:eastAsia="宋体" w:cs="Arial"/>
          <w:color w:val="000000"/>
          <w:sz w:val="21"/>
          <w:szCs w:val="21"/>
          <w:highlight w:val="none"/>
        </w:rPr>
        <w:t>]</w:t>
      </w:r>
      <w:r>
        <w:rPr>
          <w:rFonts w:hint="eastAsia" w:ascii="宋体" w:hAnsi="宋体" w:eastAsia="宋体" w:cs="Arial"/>
          <w:color w:val="000000"/>
          <w:sz w:val="21"/>
          <w:szCs w:val="21"/>
          <w:highlight w:val="none"/>
          <w:lang w:val="en-US" w:eastAsia="zh-CN"/>
        </w:rPr>
        <w:t xml:space="preserve"> 是指</w:t>
      </w:r>
      <w:r>
        <w:rPr>
          <w:rFonts w:hint="eastAsia" w:ascii="宋体" w:hAnsi="宋体" w:eastAsia="宋体" w:cs="Arial"/>
          <w:color w:val="000000"/>
          <w:szCs w:val="21"/>
          <w:highlight w:val="none"/>
        </w:rPr>
        <w:t>股东向所持股的新型农村金融机构贷款的金额总额</w:t>
      </w:r>
      <w:r>
        <w:rPr>
          <w:rFonts w:hint="eastAsia" w:ascii="宋体" w:hAnsi="宋体" w:eastAsia="宋体" w:cs="Arial"/>
          <w:color w:val="000000"/>
          <w:szCs w:val="21"/>
          <w:highlight w:val="none"/>
          <w:lang w:eastAsia="zh-CN"/>
        </w:rPr>
        <w:t>。</w:t>
      </w:r>
    </w:p>
    <w:p>
      <w:pPr>
        <w:snapToGrid w:val="0"/>
        <w:spacing w:line="336" w:lineRule="auto"/>
        <w:ind w:firstLine="415" w:firstLineChars="198"/>
        <w:rPr>
          <w:rFonts w:hint="eastAsia" w:ascii="宋体" w:hAnsi="宋体" w:eastAsia="宋体" w:cs="Arial"/>
          <w:color w:val="000000"/>
          <w:szCs w:val="21"/>
          <w:highlight w:val="none"/>
          <w:lang w:eastAsia="zh-CN"/>
        </w:rPr>
        <w:pPrChange w:id="125" w:author="王含" w:date="2023-11-02T17:15:00Z">
          <w:pPr>
            <w:snapToGrid w:val="0"/>
            <w:spacing w:line="336" w:lineRule="auto"/>
            <w:ind w:firstLine="415" w:firstLineChars="198"/>
          </w:pPr>
        </w:pPrChange>
      </w:pPr>
      <w:r>
        <w:rPr>
          <w:rFonts w:hint="eastAsia" w:ascii="宋体" w:hAnsi="宋体" w:eastAsia="宋体" w:cs="Arial"/>
          <w:color w:val="000000"/>
          <w:sz w:val="21"/>
          <w:szCs w:val="21"/>
          <w:highlight w:val="none"/>
        </w:rPr>
        <w:t>[8.</w:t>
      </w:r>
      <w:r>
        <w:rPr>
          <w:rFonts w:hint="eastAsia" w:ascii="宋体" w:hAnsi="宋体" w:eastAsia="宋体" w:cs="Arial"/>
          <w:color w:val="000000"/>
          <w:sz w:val="21"/>
          <w:szCs w:val="21"/>
          <w:highlight w:val="none"/>
          <w:lang w:val="en-US" w:eastAsia="zh-CN"/>
        </w:rPr>
        <w:t>15</w:t>
      </w:r>
      <w:r>
        <w:rPr>
          <w:rFonts w:hint="eastAsia" w:ascii="宋体" w:hAnsi="宋体" w:eastAsia="宋体" w:cs="Arial"/>
          <w:color w:val="000000"/>
          <w:sz w:val="21"/>
          <w:szCs w:val="21"/>
          <w:highlight w:val="none"/>
        </w:rPr>
        <w:t>.</w:t>
      </w:r>
      <w:r>
        <w:rPr>
          <w:rFonts w:hint="eastAsia" w:ascii="宋体" w:hAnsi="宋体" w:eastAsia="宋体" w:cs="Arial"/>
          <w:color w:val="000000"/>
          <w:sz w:val="21"/>
          <w:szCs w:val="21"/>
          <w:highlight w:val="none"/>
          <w:lang w:val="en-US" w:eastAsia="zh-CN"/>
        </w:rPr>
        <w:t>1.</w:t>
      </w:r>
      <w:r>
        <w:rPr>
          <w:rFonts w:hint="eastAsia" w:ascii="宋体" w:hAnsi="宋体" w:eastAsia="宋体" w:cs="Arial"/>
          <w:color w:val="000000"/>
          <w:sz w:val="21"/>
          <w:szCs w:val="21"/>
          <w:highlight w:val="none"/>
          <w:lang w:eastAsia="zh-CN"/>
        </w:rPr>
        <w:t>股东贷款数量（人）</w:t>
      </w:r>
      <w:r>
        <w:rPr>
          <w:rFonts w:hint="eastAsia" w:ascii="宋体" w:hAnsi="宋体" w:eastAsia="宋体" w:cs="Arial"/>
          <w:color w:val="000000"/>
          <w:sz w:val="21"/>
          <w:szCs w:val="21"/>
          <w:highlight w:val="none"/>
        </w:rPr>
        <w:t>]</w:t>
      </w:r>
      <w:r>
        <w:rPr>
          <w:rFonts w:hint="eastAsia" w:ascii="宋体" w:hAnsi="宋体" w:eastAsia="宋体" w:cs="Arial"/>
          <w:color w:val="000000"/>
          <w:sz w:val="21"/>
          <w:szCs w:val="21"/>
          <w:highlight w:val="none"/>
          <w:lang w:val="en-US" w:eastAsia="zh-CN"/>
        </w:rPr>
        <w:t xml:space="preserve"> 是指</w:t>
      </w:r>
      <w:r>
        <w:rPr>
          <w:rFonts w:hint="eastAsia" w:ascii="宋体" w:hAnsi="宋体" w:eastAsia="宋体" w:cs="Arial"/>
          <w:color w:val="000000"/>
          <w:szCs w:val="21"/>
          <w:highlight w:val="none"/>
        </w:rPr>
        <w:t>新型农村金融机构的股东中向所持股机构贷款的人数</w:t>
      </w:r>
      <w:r>
        <w:rPr>
          <w:rFonts w:hint="eastAsia" w:ascii="宋体" w:hAnsi="宋体" w:eastAsia="宋体" w:cs="Arial"/>
          <w:color w:val="000000"/>
          <w:szCs w:val="21"/>
          <w:highlight w:val="none"/>
          <w:lang w:eastAsia="zh-CN"/>
        </w:rPr>
        <w:t>。</w:t>
      </w:r>
    </w:p>
    <w:p>
      <w:pPr>
        <w:snapToGrid w:val="0"/>
        <w:spacing w:line="336" w:lineRule="auto"/>
        <w:ind w:firstLine="415" w:firstLineChars="198"/>
        <w:rPr>
          <w:rFonts w:hint="eastAsia" w:ascii="宋体" w:hAnsi="宋体" w:eastAsia="宋体" w:cs="Arial"/>
          <w:color w:val="000000"/>
          <w:szCs w:val="21"/>
          <w:highlight w:val="none"/>
          <w:lang w:eastAsia="zh-CN"/>
        </w:rPr>
        <w:pPrChange w:id="126" w:author="王含" w:date="2023-11-02T17:15:00Z">
          <w:pPr>
            <w:snapToGrid w:val="0"/>
            <w:spacing w:line="336" w:lineRule="auto"/>
            <w:ind w:firstLine="415" w:firstLineChars="198"/>
          </w:pPr>
        </w:pPrChange>
      </w:pPr>
      <w:r>
        <w:rPr>
          <w:rFonts w:hint="eastAsia" w:ascii="宋体" w:hAnsi="宋体" w:eastAsia="宋体" w:cs="Arial"/>
          <w:color w:val="000000"/>
          <w:sz w:val="21"/>
          <w:szCs w:val="21"/>
          <w:highlight w:val="none"/>
        </w:rPr>
        <w:t>[8.</w:t>
      </w:r>
      <w:r>
        <w:rPr>
          <w:rFonts w:hint="eastAsia" w:ascii="宋体" w:hAnsi="宋体" w:eastAsia="宋体" w:cs="Arial"/>
          <w:color w:val="000000"/>
          <w:sz w:val="21"/>
          <w:szCs w:val="21"/>
          <w:highlight w:val="none"/>
          <w:lang w:val="en-US" w:eastAsia="zh-CN"/>
        </w:rPr>
        <w:t>15</w:t>
      </w:r>
      <w:r>
        <w:rPr>
          <w:rFonts w:hint="eastAsia" w:ascii="宋体" w:hAnsi="宋体" w:eastAsia="宋体" w:cs="Arial"/>
          <w:color w:val="000000"/>
          <w:sz w:val="21"/>
          <w:szCs w:val="21"/>
          <w:highlight w:val="none"/>
        </w:rPr>
        <w:t>.</w:t>
      </w:r>
      <w:r>
        <w:rPr>
          <w:rFonts w:hint="eastAsia" w:ascii="宋体" w:hAnsi="宋体" w:eastAsia="宋体" w:cs="Arial"/>
          <w:color w:val="000000"/>
          <w:sz w:val="21"/>
          <w:szCs w:val="21"/>
          <w:highlight w:val="none"/>
          <w:lang w:val="en-US" w:eastAsia="zh-CN"/>
        </w:rPr>
        <w:t>2.</w:t>
      </w:r>
      <w:r>
        <w:rPr>
          <w:rFonts w:hint="eastAsia" w:ascii="宋体" w:hAnsi="宋体" w:eastAsia="宋体" w:cs="Arial"/>
          <w:color w:val="000000"/>
          <w:sz w:val="21"/>
          <w:szCs w:val="21"/>
          <w:highlight w:val="none"/>
          <w:lang w:eastAsia="zh-CN"/>
        </w:rPr>
        <w:t>贷款股东持股金额（万元）</w:t>
      </w:r>
      <w:r>
        <w:rPr>
          <w:rFonts w:hint="eastAsia" w:ascii="宋体" w:hAnsi="宋体" w:eastAsia="宋体" w:cs="Arial"/>
          <w:color w:val="000000"/>
          <w:sz w:val="21"/>
          <w:szCs w:val="21"/>
          <w:highlight w:val="none"/>
        </w:rPr>
        <w:t>]</w:t>
      </w:r>
      <w:r>
        <w:rPr>
          <w:rFonts w:hint="eastAsia" w:ascii="宋体" w:hAnsi="宋体" w:eastAsia="宋体" w:cs="Arial"/>
          <w:color w:val="000000"/>
          <w:sz w:val="21"/>
          <w:szCs w:val="21"/>
          <w:highlight w:val="none"/>
          <w:lang w:val="en-US" w:eastAsia="zh-CN"/>
        </w:rPr>
        <w:t xml:space="preserve"> 是指</w:t>
      </w:r>
      <w:r>
        <w:rPr>
          <w:rFonts w:hint="eastAsia" w:ascii="宋体" w:hAnsi="宋体" w:eastAsia="宋体" w:cs="Arial"/>
          <w:color w:val="000000"/>
          <w:szCs w:val="21"/>
          <w:highlight w:val="none"/>
        </w:rPr>
        <w:t>向所持股的新型农村金融机构贷款股东的持股金额</w:t>
      </w:r>
      <w:r>
        <w:rPr>
          <w:rFonts w:hint="eastAsia" w:ascii="宋体" w:hAnsi="宋体" w:eastAsia="宋体" w:cs="Arial"/>
          <w:color w:val="000000"/>
          <w:szCs w:val="21"/>
          <w:highlight w:val="none"/>
          <w:lang w:eastAsia="zh-CN"/>
        </w:rPr>
        <w:t>。</w:t>
      </w:r>
    </w:p>
    <w:p>
      <w:pPr>
        <w:pStyle w:val="9"/>
        <w:spacing w:line="336" w:lineRule="auto"/>
        <w:ind w:firstLine="600"/>
        <w:rPr>
          <w:rFonts w:hint="eastAsia" w:ascii="宋体" w:hAnsi="宋体" w:eastAsia="宋体" w:cs="宋体"/>
          <w:color w:val="auto"/>
          <w:sz w:val="21"/>
          <w:szCs w:val="21"/>
          <w:highlight w:val="none"/>
        </w:rPr>
        <w:pPrChange w:id="127" w:author="王含" w:date="2023-11-02T17:15:00Z">
          <w:pPr>
            <w:pStyle w:val="9"/>
            <w:spacing w:line="360" w:lineRule="auto"/>
            <w:ind w:firstLine="600"/>
          </w:pPr>
        </w:pPrChange>
      </w:pPr>
      <w:r>
        <w:rPr>
          <w:rFonts w:hint="eastAsia" w:ascii="宋体" w:hAnsi="宋体" w:eastAsia="宋体" w:cs="宋体"/>
          <w:color w:val="auto"/>
          <w:sz w:val="21"/>
          <w:szCs w:val="21"/>
          <w:highlight w:val="none"/>
        </w:rPr>
        <w:t>[9.1 存放同业款项]</w:t>
      </w:r>
      <w:bookmarkStart w:id="3" w:name="OLE_LINK1"/>
      <w:r>
        <w:rPr>
          <w:rFonts w:hint="eastAsia" w:ascii="宋体" w:hAnsi="宋体" w:eastAsia="宋体" w:cs="宋体"/>
          <w:color w:val="auto"/>
          <w:sz w:val="21"/>
          <w:szCs w:val="21"/>
          <w:highlight w:val="none"/>
        </w:rPr>
        <w:t xml:space="preserve">  是指截至报告期末填报机构存放于境内、境外银行和非银行金融机构的款项</w:t>
      </w:r>
      <w:bookmarkEnd w:id="3"/>
      <w:r>
        <w:rPr>
          <w:rFonts w:hint="eastAsia" w:ascii="宋体" w:hAnsi="宋体" w:eastAsia="宋体" w:cs="宋体"/>
          <w:color w:val="auto"/>
          <w:sz w:val="21"/>
          <w:szCs w:val="21"/>
          <w:highlight w:val="none"/>
        </w:rPr>
        <w:t>。统计口径同G01[4.C ]存放同业款项。</w:t>
      </w:r>
    </w:p>
    <w:p>
      <w:pPr>
        <w:pStyle w:val="9"/>
        <w:spacing w:line="336" w:lineRule="auto"/>
        <w:ind w:firstLine="600"/>
        <w:rPr>
          <w:rFonts w:hint="eastAsia" w:ascii="宋体" w:hAnsi="宋体" w:eastAsia="宋体" w:cs="宋体"/>
          <w:color w:val="auto"/>
          <w:sz w:val="21"/>
          <w:szCs w:val="21"/>
          <w:highlight w:val="none"/>
        </w:rPr>
        <w:pPrChange w:id="128" w:author="王含" w:date="2023-11-02T17:15:00Z">
          <w:pPr>
            <w:pStyle w:val="9"/>
            <w:spacing w:line="360" w:lineRule="auto"/>
            <w:ind w:firstLine="600"/>
          </w:pPr>
        </w:pPrChange>
      </w:pPr>
      <w:r>
        <w:rPr>
          <w:rFonts w:hint="eastAsia" w:ascii="宋体" w:hAnsi="宋体" w:eastAsia="宋体" w:cs="宋体"/>
          <w:color w:val="auto"/>
          <w:sz w:val="21"/>
          <w:szCs w:val="21"/>
          <w:highlight w:val="none"/>
        </w:rPr>
        <w:t>[9.1.1 其中存放主发起行款项] 是指截至报告期末填报机构存放于其主发起行的款项。</w:t>
      </w:r>
    </w:p>
    <w:p>
      <w:pPr>
        <w:pStyle w:val="9"/>
        <w:spacing w:line="336" w:lineRule="auto"/>
        <w:ind w:firstLine="600"/>
        <w:rPr>
          <w:rFonts w:hint="eastAsia" w:ascii="宋体" w:hAnsi="宋体" w:eastAsia="宋体" w:cs="宋体"/>
          <w:color w:val="auto"/>
          <w:sz w:val="21"/>
          <w:szCs w:val="21"/>
          <w:highlight w:val="none"/>
        </w:rPr>
        <w:pPrChange w:id="129" w:author="王含" w:date="2023-11-02T17:15:00Z">
          <w:pPr>
            <w:pStyle w:val="9"/>
            <w:spacing w:line="360" w:lineRule="auto"/>
            <w:ind w:firstLine="600"/>
          </w:pPr>
        </w:pPrChange>
      </w:pPr>
      <w:r>
        <w:rPr>
          <w:rFonts w:hint="eastAsia" w:ascii="宋体" w:hAnsi="宋体" w:eastAsia="宋体" w:cs="宋体"/>
          <w:color w:val="auto"/>
          <w:sz w:val="21"/>
          <w:szCs w:val="21"/>
          <w:highlight w:val="none"/>
        </w:rPr>
        <w:t>[9.1.2 其中：存放投资管理行款项] 是指截至报告期末填报机构存放于其所属的投资管理行的款项。</w:t>
      </w:r>
    </w:p>
    <w:p>
      <w:pPr>
        <w:pStyle w:val="9"/>
        <w:spacing w:line="336" w:lineRule="auto"/>
        <w:ind w:firstLine="600"/>
        <w:rPr>
          <w:rFonts w:hint="eastAsia" w:ascii="宋体" w:hAnsi="宋体" w:eastAsia="宋体" w:cs="宋体"/>
          <w:color w:val="auto"/>
          <w:sz w:val="21"/>
          <w:szCs w:val="21"/>
          <w:highlight w:val="none"/>
        </w:rPr>
        <w:pPrChange w:id="130" w:author="王含" w:date="2023-11-02T17:15:00Z">
          <w:pPr>
            <w:pStyle w:val="9"/>
            <w:spacing w:line="360" w:lineRule="auto"/>
            <w:ind w:firstLine="600"/>
          </w:pPr>
        </w:pPrChange>
      </w:pPr>
      <w:r>
        <w:rPr>
          <w:rFonts w:hint="eastAsia" w:ascii="宋体" w:hAnsi="宋体" w:eastAsia="宋体" w:cs="宋体"/>
          <w:color w:val="auto"/>
          <w:sz w:val="21"/>
          <w:szCs w:val="21"/>
          <w:highlight w:val="none"/>
        </w:rPr>
        <w:t>[9.2 同业存放款项]  是指截至报告期末填报机构吸收的境内、境外金融机构的存款。统计口径同G01[29.C]同业存放款项。</w:t>
      </w:r>
    </w:p>
    <w:p>
      <w:pPr>
        <w:pStyle w:val="9"/>
        <w:spacing w:line="336" w:lineRule="auto"/>
        <w:ind w:firstLine="600"/>
        <w:rPr>
          <w:rFonts w:hint="eastAsia" w:ascii="宋体" w:hAnsi="宋体" w:eastAsia="宋体" w:cs="宋体"/>
          <w:color w:val="auto"/>
          <w:sz w:val="21"/>
          <w:szCs w:val="21"/>
          <w:highlight w:val="none"/>
        </w:rPr>
        <w:pPrChange w:id="131" w:author="王含" w:date="2023-11-02T17:15:00Z">
          <w:pPr>
            <w:pStyle w:val="9"/>
            <w:spacing w:line="360" w:lineRule="auto"/>
            <w:ind w:firstLine="600"/>
          </w:pPr>
        </w:pPrChange>
      </w:pPr>
      <w:r>
        <w:rPr>
          <w:rFonts w:hint="eastAsia" w:ascii="宋体" w:hAnsi="宋体" w:eastAsia="宋体" w:cs="宋体"/>
          <w:color w:val="auto"/>
          <w:sz w:val="21"/>
          <w:szCs w:val="21"/>
          <w:highlight w:val="none"/>
        </w:rPr>
        <w:t>[9.2.1 其中主发起行存放款项]  是指截至报告期末填报机构主发起行存放于填报机构的存款。</w:t>
      </w:r>
    </w:p>
    <w:p>
      <w:pPr>
        <w:pStyle w:val="9"/>
        <w:spacing w:line="336" w:lineRule="auto"/>
        <w:ind w:firstLine="600"/>
        <w:rPr>
          <w:rFonts w:hint="eastAsia" w:ascii="宋体" w:hAnsi="宋体" w:eastAsia="宋体" w:cs="宋体"/>
          <w:color w:val="auto"/>
          <w:sz w:val="21"/>
          <w:szCs w:val="21"/>
          <w:highlight w:val="none"/>
        </w:rPr>
        <w:pPrChange w:id="132" w:author="王含" w:date="2023-11-02T17:15:00Z">
          <w:pPr>
            <w:pStyle w:val="9"/>
            <w:spacing w:line="360" w:lineRule="auto"/>
            <w:ind w:firstLine="600"/>
          </w:pPr>
        </w:pPrChange>
      </w:pPr>
      <w:r>
        <w:rPr>
          <w:rFonts w:hint="eastAsia" w:ascii="宋体" w:hAnsi="宋体" w:eastAsia="宋体" w:cs="宋体"/>
          <w:color w:val="auto"/>
          <w:sz w:val="21"/>
          <w:szCs w:val="21"/>
          <w:highlight w:val="none"/>
        </w:rPr>
        <w:t>[9.2.2 其中</w:t>
      </w:r>
      <w:r>
        <w:rPr>
          <w:rFonts w:hint="eastAsia" w:ascii="宋体" w:hAnsi="宋体" w:eastAsia="宋体" w:cs="宋体"/>
          <w:color w:val="auto"/>
          <w:sz w:val="21"/>
          <w:szCs w:val="21"/>
          <w:highlight w:val="none"/>
          <w:lang w:eastAsia="zh-CN"/>
        </w:rPr>
        <w:t>投资管理行</w:t>
      </w:r>
      <w:r>
        <w:rPr>
          <w:rFonts w:hint="eastAsia" w:ascii="宋体" w:hAnsi="宋体" w:eastAsia="宋体" w:cs="宋体"/>
          <w:color w:val="auto"/>
          <w:sz w:val="21"/>
          <w:szCs w:val="21"/>
          <w:highlight w:val="none"/>
        </w:rPr>
        <w:t>存放款项]  是指截至报告期末填报机构所属的投资管理行存放于填报机构的存款。</w:t>
      </w:r>
    </w:p>
    <w:p>
      <w:pPr>
        <w:pStyle w:val="9"/>
        <w:spacing w:line="336" w:lineRule="auto"/>
        <w:ind w:firstLine="600"/>
        <w:rPr>
          <w:rFonts w:hint="eastAsia" w:ascii="宋体" w:hAnsi="宋体" w:eastAsia="宋体" w:cs="宋体"/>
          <w:sz w:val="21"/>
          <w:szCs w:val="21"/>
          <w:highlight w:val="none"/>
        </w:rPr>
        <w:pPrChange w:id="133" w:author="王含" w:date="2023-11-02T17:15:00Z">
          <w:pPr>
            <w:pStyle w:val="9"/>
            <w:spacing w:line="360" w:lineRule="auto"/>
            <w:ind w:firstLine="600"/>
          </w:pPr>
        </w:pPrChange>
      </w:pPr>
      <w:r>
        <w:rPr>
          <w:rFonts w:hint="eastAsia" w:ascii="宋体" w:hAnsi="宋体" w:eastAsia="宋体" w:cs="宋体"/>
          <w:color w:val="auto"/>
          <w:sz w:val="21"/>
          <w:szCs w:val="21"/>
          <w:highlight w:val="none"/>
        </w:rPr>
        <w:t>[10. 计提资产减值损失后的利润总额]  反映利润总额减去（或加上）提取（或转回）的资产减值损失后的金额。本项目应根据“利润总额”减去“资产减值损失</w:t>
      </w:r>
      <w:r>
        <w:rPr>
          <w:rFonts w:hint="eastAsia" w:ascii="宋体" w:hAnsi="宋体" w:eastAsia="宋体" w:cs="宋体"/>
          <w:sz w:val="21"/>
          <w:szCs w:val="21"/>
          <w:highlight w:val="none"/>
        </w:rPr>
        <w:t>”项目的金额填列。统计口径同GO4[8.A]计提资产减值损失后的利润总额。</w:t>
      </w:r>
    </w:p>
    <w:p>
      <w:pPr>
        <w:pStyle w:val="9"/>
        <w:spacing w:line="336" w:lineRule="auto"/>
        <w:ind w:firstLine="600"/>
        <w:rPr>
          <w:rFonts w:hint="eastAsia" w:ascii="宋体" w:hAnsi="宋体" w:eastAsia="宋体" w:cs="宋体"/>
          <w:color w:val="auto"/>
          <w:sz w:val="21"/>
          <w:szCs w:val="21"/>
          <w:highlight w:val="none"/>
        </w:rPr>
        <w:pPrChange w:id="134" w:author="王含" w:date="2023-11-02T17:15:00Z">
          <w:pPr>
            <w:pStyle w:val="9"/>
            <w:spacing w:line="360" w:lineRule="auto"/>
            <w:ind w:firstLine="600"/>
          </w:pPr>
        </w:pPrChange>
      </w:pPr>
    </w:p>
    <w:p>
      <w:pPr>
        <w:pStyle w:val="9"/>
        <w:spacing w:line="336" w:lineRule="auto"/>
        <w:ind w:firstLine="602"/>
        <w:rPr>
          <w:rFonts w:hint="eastAsia" w:ascii="宋体" w:hAnsi="宋体" w:eastAsia="宋体" w:cs="宋体"/>
          <w:b/>
          <w:color w:val="auto"/>
          <w:kern w:val="2"/>
          <w:sz w:val="21"/>
          <w:szCs w:val="21"/>
          <w:highlight w:val="none"/>
        </w:rPr>
        <w:pPrChange w:id="135" w:author="王含" w:date="2023-11-02T17:15:00Z">
          <w:pPr>
            <w:pStyle w:val="9"/>
            <w:spacing w:line="360" w:lineRule="auto"/>
            <w:ind w:firstLine="602"/>
          </w:pPr>
        </w:pPrChange>
      </w:pPr>
      <w:r>
        <w:rPr>
          <w:rFonts w:hint="eastAsia" w:ascii="宋体" w:hAnsi="宋体" w:eastAsia="宋体" w:cs="宋体"/>
          <w:b/>
          <w:color w:val="auto"/>
          <w:kern w:val="2"/>
          <w:sz w:val="21"/>
          <w:szCs w:val="21"/>
          <w:highlight w:val="none"/>
        </w:rPr>
        <w:t>第II部分：补充数据</w:t>
      </w:r>
    </w:p>
    <w:p>
      <w:pPr>
        <w:pStyle w:val="9"/>
        <w:spacing w:line="336" w:lineRule="auto"/>
        <w:ind w:firstLine="600"/>
        <w:rPr>
          <w:rFonts w:hint="eastAsia" w:ascii="宋体" w:hAnsi="宋体" w:eastAsia="宋体" w:cs="宋体"/>
          <w:color w:val="auto"/>
          <w:kern w:val="2"/>
          <w:sz w:val="21"/>
          <w:szCs w:val="21"/>
          <w:highlight w:val="none"/>
        </w:rPr>
        <w:pPrChange w:id="136"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[11．各项贷款] </w:t>
      </w:r>
      <w:r>
        <w:rPr>
          <w:rFonts w:hint="eastAsia" w:ascii="宋体" w:hAnsi="宋体" w:eastAsia="宋体" w:cs="宋体"/>
          <w:sz w:val="21"/>
          <w:szCs w:val="21"/>
          <w:highlight w:val="none"/>
        </w:rPr>
        <w:t>是指截至报告期末</w:t>
      </w:r>
      <w:r>
        <w:rPr>
          <w:rFonts w:hint="eastAsia" w:ascii="宋体" w:hAnsi="宋体" w:eastAsia="宋体" w:cs="宋体"/>
          <w:color w:val="auto"/>
          <w:kern w:val="2"/>
          <w:sz w:val="21"/>
          <w:szCs w:val="21"/>
          <w:highlight w:val="none"/>
        </w:rPr>
        <w:t>填报机构对借款人融出货币资金形成的资产。主要包括贷款、贸易融资、票据融资、融资租赁、从非金融机构买入返售资产、透支、各项垫款等。同G01 [62.C] “各项贷款”。</w:t>
      </w:r>
    </w:p>
    <w:p>
      <w:pPr>
        <w:pStyle w:val="9"/>
        <w:spacing w:line="336" w:lineRule="auto"/>
        <w:ind w:firstLine="420" w:firstLineChars="200"/>
        <w:rPr>
          <w:ins w:id="138" w:author="贾玉叶" w:date="2024-10-31T16:59:22Z"/>
          <w:rFonts w:hint="eastAsia" w:ascii="宋体" w:hAnsi="宋体" w:eastAsia="宋体" w:cs="宋体"/>
          <w:color w:val="auto"/>
          <w:sz w:val="21"/>
          <w:szCs w:val="21"/>
          <w:highlight w:val="yellow"/>
        </w:rPr>
        <w:pPrChange w:id="137" w:author="王含" w:date="2023-11-02T17:15:00Z">
          <w:pPr>
            <w:ind w:firstLine="420" w:firstLineChars="200"/>
          </w:pPr>
        </w:pPrChange>
      </w:pPr>
      <w:r>
        <w:rPr>
          <w:rFonts w:hint="eastAsia" w:ascii="宋体" w:hAnsi="宋体" w:eastAsia="宋体" w:cs="宋体"/>
          <w:color w:val="auto"/>
          <w:sz w:val="21"/>
          <w:szCs w:val="21"/>
          <w:highlight w:val="yellow"/>
          <w:rPrChange w:id="139" w:author="贾玉叶" w:date="2024-10-31T16:48:28Z">
            <w:rPr>
              <w:rFonts w:hint="eastAsia" w:ascii="宋体" w:hAnsi="宋体" w:eastAsia="宋体" w:cs="宋体"/>
              <w:sz w:val="21"/>
              <w:szCs w:val="21"/>
              <w:highlight w:val="none"/>
            </w:rPr>
          </w:rPrChange>
        </w:rPr>
        <w:t xml:space="preserve">[11.1 涉农贷款] </w:t>
      </w:r>
      <w:ins w:id="140" w:author="贾玉叶" w:date="2024-10-31T17:04:22Z">
        <w:r>
          <w:rPr>
            <w:rFonts w:hint="eastAsia" w:ascii="宋体" w:hAnsi="宋体" w:eastAsia="宋体" w:cs="宋体"/>
            <w:color w:val="auto"/>
            <w:sz w:val="21"/>
            <w:szCs w:val="21"/>
            <w:highlight w:val="yellow"/>
            <w:lang w:eastAsia="zh-CN"/>
          </w:rPr>
          <w:t>本表</w:t>
        </w:r>
      </w:ins>
      <w:ins w:id="141" w:author="贾玉叶" w:date="2024-10-31T17:04:23Z">
        <w:r>
          <w:rPr>
            <w:rFonts w:hint="eastAsia" w:ascii="宋体" w:hAnsi="宋体" w:eastAsia="宋体" w:cs="宋体"/>
            <w:color w:val="auto"/>
            <w:sz w:val="21"/>
            <w:szCs w:val="21"/>
            <w:highlight w:val="yellow"/>
            <w:lang w:eastAsia="zh-CN"/>
          </w:rPr>
          <w:t>所有</w:t>
        </w:r>
      </w:ins>
      <w:ins w:id="142" w:author="贾玉叶" w:date="2024-10-31T16:48:21Z">
        <w:r>
          <w:rPr>
            <w:rFonts w:hint="eastAsia" w:ascii="宋体" w:hAnsi="宋体" w:eastAsia="宋体" w:cs="宋体"/>
            <w:color w:val="auto"/>
            <w:sz w:val="21"/>
            <w:szCs w:val="21"/>
            <w:highlight w:val="yellow"/>
            <w:rPrChange w:id="143" w:author="贾玉叶" w:date="2024-10-31T16:48:28Z">
              <w:rPr>
                <w:rFonts w:hint="eastAsia"/>
              </w:rPr>
            </w:rPrChange>
          </w:rPr>
          <w:t>涉农贷款</w:t>
        </w:r>
      </w:ins>
      <w:ins w:id="144" w:author="贾玉叶" w:date="2024-10-31T17:06:05Z">
        <w:r>
          <w:rPr>
            <w:rFonts w:hint="eastAsia" w:ascii="宋体" w:hAnsi="宋体" w:eastAsia="宋体" w:cs="宋体"/>
            <w:color w:val="auto"/>
            <w:sz w:val="21"/>
            <w:szCs w:val="21"/>
            <w:highlight w:val="yellow"/>
            <w:lang w:eastAsia="zh-CN"/>
          </w:rPr>
          <w:t>相关</w:t>
        </w:r>
      </w:ins>
      <w:ins w:id="145" w:author="贾玉叶" w:date="2024-10-31T17:06:51Z">
        <w:r>
          <w:rPr>
            <w:rFonts w:hint="eastAsia" w:ascii="宋体" w:hAnsi="宋体" w:eastAsia="宋体" w:cs="宋体"/>
            <w:color w:val="auto"/>
            <w:sz w:val="21"/>
            <w:szCs w:val="21"/>
            <w:highlight w:val="yellow"/>
            <w:lang w:eastAsia="zh-CN"/>
          </w:rPr>
          <w:t>统计</w:t>
        </w:r>
      </w:ins>
      <w:ins w:id="146" w:author="贾玉叶" w:date="2024-10-31T16:48:21Z">
        <w:r>
          <w:rPr>
            <w:rFonts w:hint="eastAsia" w:ascii="宋体" w:hAnsi="宋体" w:eastAsia="宋体" w:cs="宋体"/>
            <w:color w:val="auto"/>
            <w:sz w:val="21"/>
            <w:szCs w:val="21"/>
            <w:highlight w:val="yellow"/>
            <w:rPrChange w:id="147" w:author="贾玉叶" w:date="2024-10-31T16:48:28Z">
              <w:rPr>
                <w:rFonts w:hint="eastAsia"/>
              </w:rPr>
            </w:rPrChange>
          </w:rPr>
          <w:t>口径</w:t>
        </w:r>
      </w:ins>
      <w:ins w:id="148" w:author="贾玉叶" w:date="2024-10-31T17:06:22Z">
        <w:r>
          <w:rPr>
            <w:rFonts w:hint="eastAsia" w:ascii="宋体" w:hAnsi="宋体" w:eastAsia="宋体" w:cs="宋体"/>
            <w:color w:val="auto"/>
            <w:sz w:val="21"/>
            <w:szCs w:val="21"/>
            <w:highlight w:val="yellow"/>
            <w:lang w:eastAsia="zh-CN"/>
          </w:rPr>
          <w:t>，</w:t>
        </w:r>
      </w:ins>
      <w:ins w:id="149" w:author="贾玉叶" w:date="2024-10-31T16:48:21Z">
        <w:r>
          <w:rPr>
            <w:rFonts w:hint="eastAsia" w:ascii="宋体" w:hAnsi="宋体" w:eastAsia="宋体" w:cs="宋体"/>
            <w:color w:val="auto"/>
            <w:sz w:val="21"/>
            <w:szCs w:val="21"/>
            <w:highlight w:val="yellow"/>
            <w:rPrChange w:id="150" w:author="贾玉叶" w:date="2024-10-31T16:48:28Z">
              <w:rPr>
                <w:rFonts w:hint="eastAsia"/>
              </w:rPr>
            </w:rPrChange>
          </w:rPr>
          <w:t>与《中国人民银行关于2024年金融机构金融统计有关事项的通知》（银发〔2024〕1号）修订2024年涉农贷款部分指标后的统计口径保持一致。涉农贷款填报数应与填报机构报当地人民银行的涉农贷款数据保持一致。</w:t>
        </w:r>
      </w:ins>
    </w:p>
    <w:p>
      <w:pPr>
        <w:pStyle w:val="9"/>
        <w:spacing w:line="336" w:lineRule="auto"/>
        <w:ind w:firstLine="420" w:firstLineChars="200"/>
        <w:rPr>
          <w:ins w:id="152" w:author="贾玉叶" w:date="2024-10-31T16:59:24Z"/>
          <w:rFonts w:hint="eastAsia" w:ascii="宋体" w:hAnsi="宋体" w:eastAsia="宋体" w:cs="宋体"/>
          <w:color w:val="auto"/>
          <w:sz w:val="21"/>
          <w:szCs w:val="21"/>
          <w:highlight w:val="yellow"/>
          <w:rPrChange w:id="153" w:author="贾玉叶" w:date="2024-10-31T16:59:29Z">
            <w:rPr>
              <w:ins w:id="154" w:author="贾玉叶" w:date="2024-10-31T16:59:24Z"/>
              <w:rFonts w:hint="eastAsia"/>
            </w:rPr>
          </w:rPrChange>
        </w:rPr>
        <w:pPrChange w:id="151" w:author="王含" w:date="2023-11-02T17:15:00Z">
          <w:pPr>
            <w:ind w:firstLine="420" w:firstLineChars="200"/>
          </w:pPr>
        </w:pPrChange>
      </w:pPr>
      <w:ins w:id="155" w:author="贾玉叶" w:date="2024-10-31T16:59:24Z">
        <w:r>
          <w:rPr>
            <w:rFonts w:hint="eastAsia" w:ascii="宋体" w:hAnsi="宋体" w:eastAsia="宋体" w:cs="宋体"/>
            <w:color w:val="auto"/>
            <w:sz w:val="21"/>
            <w:szCs w:val="21"/>
            <w:highlight w:val="yellow"/>
            <w:rPrChange w:id="156" w:author="贾玉叶" w:date="2024-10-31T16:59:29Z">
              <w:rPr>
                <w:rFonts w:hint="eastAsia"/>
              </w:rPr>
            </w:rPrChange>
          </w:rPr>
          <w:t>根据《中国人民银行关于2024年金融机构金融统计有关事项的通知》（银发〔2024〕1号）：</w:t>
        </w:r>
      </w:ins>
    </w:p>
    <w:p>
      <w:pPr>
        <w:pStyle w:val="9"/>
        <w:spacing w:line="336" w:lineRule="auto"/>
        <w:ind w:firstLine="420" w:firstLineChars="200"/>
        <w:rPr>
          <w:ins w:id="158" w:author="贾玉叶" w:date="2024-10-31T16:59:24Z"/>
          <w:rFonts w:hint="eastAsia" w:ascii="宋体" w:hAnsi="宋体" w:eastAsia="宋体" w:cs="宋体"/>
          <w:color w:val="auto"/>
          <w:sz w:val="21"/>
          <w:szCs w:val="21"/>
          <w:highlight w:val="yellow"/>
          <w:rPrChange w:id="159" w:author="贾玉叶" w:date="2024-10-31T16:59:29Z">
            <w:rPr>
              <w:ins w:id="160" w:author="贾玉叶" w:date="2024-10-31T16:59:24Z"/>
              <w:rFonts w:hint="eastAsia"/>
            </w:rPr>
          </w:rPrChange>
        </w:rPr>
        <w:pPrChange w:id="157" w:author="王含" w:date="2023-11-02T17:15:00Z">
          <w:pPr>
            <w:ind w:firstLine="420" w:firstLineChars="200"/>
          </w:pPr>
        </w:pPrChange>
      </w:pPr>
      <w:ins w:id="161" w:author="贾玉叶" w:date="2024-10-31T16:59:24Z">
        <w:r>
          <w:rPr>
            <w:rFonts w:hint="eastAsia" w:ascii="宋体" w:hAnsi="宋体" w:eastAsia="宋体" w:cs="宋体"/>
            <w:color w:val="auto"/>
            <w:sz w:val="21"/>
            <w:szCs w:val="21"/>
            <w:highlight w:val="yellow"/>
            <w:rPrChange w:id="162" w:author="贾玉叶" w:date="2024-10-31T16:59:29Z">
              <w:rPr>
                <w:rFonts w:hint="eastAsia"/>
              </w:rPr>
            </w:rPrChange>
          </w:rPr>
          <w:t>城市区域：包括地级以上区域的城市行政区、市辖建制镇、县城城区、开发区。其中，县城城区是指县（自治县、县级市）人民政府驻地所在的乡、镇或街道。开发区是指由国务院或省、自治区、直辖市人民政府审批的经济技术开发区、高新技术开发区、海关特殊监管区域、边境/跨境经济合作区、经济开发区、工业园区、高新技术产业园区等各类开发区，包括最初由地市级及以下人民政府审批设立、后经国务院或省、自治区、直辖市人民政府审批扩区、调区、更名或升级等的各类开发区。</w:t>
        </w:r>
      </w:ins>
    </w:p>
    <w:p>
      <w:pPr>
        <w:pStyle w:val="9"/>
        <w:spacing w:line="336" w:lineRule="auto"/>
        <w:ind w:firstLine="420" w:firstLineChars="200"/>
        <w:rPr>
          <w:rFonts w:hint="eastAsia" w:ascii="宋体" w:hAnsi="宋体" w:eastAsia="宋体" w:cs="宋体"/>
          <w:color w:val="auto"/>
          <w:sz w:val="21"/>
          <w:szCs w:val="21"/>
          <w:highlight w:val="yellow"/>
          <w:rPrChange w:id="164" w:author="贾玉叶" w:date="2024-10-31T16:59:29Z">
            <w:rPr>
              <w:rFonts w:hint="eastAsia" w:ascii="宋体" w:hAnsi="宋体" w:eastAsia="宋体" w:cs="宋体"/>
              <w:sz w:val="21"/>
              <w:szCs w:val="21"/>
              <w:highlight w:val="none"/>
            </w:rPr>
          </w:rPrChange>
        </w:rPr>
        <w:pPrChange w:id="163" w:author="王含" w:date="2023-11-02T17:15:00Z">
          <w:pPr>
            <w:ind w:firstLine="420" w:firstLineChars="200"/>
          </w:pPr>
        </w:pPrChange>
      </w:pPr>
      <w:ins w:id="165" w:author="贾玉叶" w:date="2024-10-31T16:59:24Z">
        <w:r>
          <w:rPr>
            <w:rFonts w:hint="eastAsia" w:ascii="宋体" w:hAnsi="宋体" w:eastAsia="宋体" w:cs="宋体"/>
            <w:color w:val="auto"/>
            <w:sz w:val="21"/>
            <w:szCs w:val="21"/>
            <w:highlight w:val="yellow"/>
            <w:rPrChange w:id="166" w:author="贾玉叶" w:date="2024-10-31T16:59:29Z">
              <w:rPr>
                <w:rFonts w:hint="eastAsia"/>
              </w:rPr>
            </w:rPrChange>
          </w:rPr>
          <w:t>农村区域：指除城市区域以外的区域。</w:t>
        </w:r>
      </w:ins>
      <w:del w:id="167" w:author="贾玉叶" w:date="2024-10-31T16:48:21Z">
        <w:r>
          <w:rPr>
            <w:rFonts w:hint="eastAsia" w:ascii="宋体" w:hAnsi="宋体" w:eastAsia="宋体" w:cs="宋体"/>
            <w:color w:val="auto"/>
            <w:sz w:val="21"/>
            <w:szCs w:val="21"/>
            <w:highlight w:val="yellow"/>
            <w:rPrChange w:id="168" w:author="贾玉叶" w:date="2024-10-31T16:59:29Z">
              <w:rPr>
                <w:rFonts w:hint="eastAsia" w:ascii="宋体" w:hAnsi="宋体" w:eastAsia="宋体" w:cs="宋体"/>
                <w:sz w:val="21"/>
                <w:szCs w:val="21"/>
                <w:highlight w:val="none"/>
              </w:rPr>
            </w:rPrChange>
          </w:rPr>
          <w:delText>是指截至报告期末填报机构发放给农户、农村企业及各类经济组织的贷款余额，以及发放给注册地位于城市区域的企业和各类组织从事农、林、牧、渔业活动以及支持农业和农村经济发展的贷款余额。包括农户贷款、农村企业及各类经济组织贷款和城市企业及各类经济组织涉农贷款余额。涉农贷款填报数应与填报机构报当地人民银行的涉农贷款情况统计表（银统379表）中1A+1D所得数据保持一致。</w:delText>
        </w:r>
      </w:del>
    </w:p>
    <w:p>
      <w:pPr>
        <w:pStyle w:val="9"/>
        <w:spacing w:line="336" w:lineRule="auto"/>
        <w:ind w:firstLine="420" w:firstLineChars="200"/>
        <w:rPr>
          <w:rFonts w:hint="eastAsia" w:ascii="宋体" w:hAnsi="宋体" w:eastAsia="宋体" w:cs="宋体"/>
          <w:color w:val="auto"/>
          <w:sz w:val="21"/>
          <w:szCs w:val="21"/>
          <w:highlight w:val="none"/>
          <w:lang w:eastAsia="zh-CN"/>
          <w:rPrChange w:id="170" w:author="王含" w:date="2023-11-02T16:59:00Z">
            <w:rPr>
              <w:rFonts w:hint="eastAsia" w:ascii="宋体" w:hAnsi="宋体" w:eastAsia="宋体" w:cs="宋体"/>
              <w:szCs w:val="21"/>
              <w:highlight w:val="none"/>
              <w:lang w:eastAsia="zh-CN"/>
            </w:rPr>
          </w:rPrChange>
        </w:rPr>
        <w:pPrChange w:id="169" w:author="王含" w:date="2023-11-02T17:15:00Z">
          <w:pPr>
            <w:ind w:firstLine="420" w:firstLineChars="200"/>
          </w:pPr>
        </w:pPrChange>
      </w:pPr>
      <w:r>
        <w:rPr>
          <w:rFonts w:hint="eastAsia" w:ascii="宋体" w:hAnsi="宋体" w:eastAsia="宋体" w:cs="宋体"/>
          <w:color w:val="auto"/>
          <w:sz w:val="21"/>
          <w:szCs w:val="21"/>
          <w:highlight w:val="none"/>
          <w:rPrChange w:id="171" w:author="王含" w:date="2023-11-02T16:59:00Z">
            <w:rPr>
              <w:rFonts w:hint="eastAsia" w:ascii="宋体" w:hAnsi="宋体" w:eastAsia="宋体" w:cs="宋体"/>
              <w:sz w:val="21"/>
              <w:szCs w:val="21"/>
              <w:highlight w:val="none"/>
            </w:rPr>
          </w:rPrChange>
        </w:rPr>
        <w:t>[11.</w:t>
      </w:r>
      <w:r>
        <w:rPr>
          <w:rFonts w:hint="eastAsia" w:ascii="宋体" w:hAnsi="宋体" w:eastAsia="宋体" w:cs="宋体"/>
          <w:color w:val="auto"/>
          <w:sz w:val="21"/>
          <w:szCs w:val="21"/>
          <w:highlight w:val="none"/>
          <w:lang w:val="en-US" w:eastAsia="zh-CN"/>
          <w:rPrChange w:id="172" w:author="王含" w:date="2023-11-02T16:59:00Z">
            <w:rPr>
              <w:rFonts w:hint="eastAsia" w:ascii="宋体" w:hAnsi="宋体" w:eastAsia="宋体" w:cs="宋体"/>
              <w:sz w:val="21"/>
              <w:szCs w:val="21"/>
              <w:highlight w:val="none"/>
              <w:lang w:val="en-US" w:eastAsia="zh-CN"/>
            </w:rPr>
          </w:rPrChange>
        </w:rPr>
        <w:t>1.</w:t>
      </w:r>
      <w:r>
        <w:rPr>
          <w:rFonts w:hint="eastAsia" w:ascii="宋体" w:hAnsi="宋体" w:eastAsia="宋体" w:cs="宋体"/>
          <w:color w:val="auto"/>
          <w:sz w:val="21"/>
          <w:szCs w:val="21"/>
          <w:highlight w:val="none"/>
          <w:rPrChange w:id="173" w:author="王含" w:date="2023-11-02T16:59:00Z">
            <w:rPr>
              <w:rFonts w:hint="eastAsia" w:ascii="宋体" w:hAnsi="宋体" w:eastAsia="宋体" w:cs="宋体"/>
              <w:sz w:val="21"/>
              <w:szCs w:val="21"/>
              <w:highlight w:val="none"/>
            </w:rPr>
          </w:rPrChange>
        </w:rPr>
        <w:t>2</w:t>
      </w:r>
      <w:r>
        <w:rPr>
          <w:rFonts w:hint="eastAsia" w:ascii="宋体" w:hAnsi="宋体" w:eastAsia="宋体" w:cs="宋体"/>
          <w:color w:val="auto"/>
          <w:sz w:val="21"/>
          <w:szCs w:val="21"/>
          <w:highlight w:val="none"/>
          <w:lang w:val="en-US" w:eastAsia="zh-CN"/>
          <w:rPrChange w:id="174" w:author="王含" w:date="2023-11-02T16:59:00Z">
            <w:rPr>
              <w:rFonts w:hint="eastAsia" w:ascii="宋体" w:hAnsi="宋体" w:eastAsia="宋体" w:cs="宋体"/>
              <w:sz w:val="21"/>
              <w:szCs w:val="21"/>
              <w:highlight w:val="none"/>
              <w:lang w:val="en-US" w:eastAsia="zh-CN"/>
            </w:rPr>
          </w:rPrChange>
        </w:rPr>
        <w:t>.</w:t>
      </w:r>
      <w:r>
        <w:rPr>
          <w:rFonts w:hint="eastAsia" w:ascii="宋体" w:hAnsi="宋体" w:eastAsia="宋体" w:cs="宋体"/>
          <w:color w:val="auto"/>
          <w:sz w:val="21"/>
          <w:szCs w:val="21"/>
          <w:highlight w:val="none"/>
          <w:rPrChange w:id="175" w:author="王含" w:date="2023-11-02T16:59:00Z">
            <w:rPr>
              <w:rFonts w:hint="eastAsia" w:ascii="宋体" w:hAnsi="宋体" w:eastAsia="宋体" w:cs="宋体"/>
              <w:sz w:val="21"/>
              <w:szCs w:val="21"/>
              <w:highlight w:val="none"/>
            </w:rPr>
          </w:rPrChange>
        </w:rPr>
        <w:t xml:space="preserve"> </w:t>
      </w:r>
      <w:r>
        <w:rPr>
          <w:rFonts w:hint="eastAsia" w:ascii="宋体" w:hAnsi="宋体" w:eastAsia="宋体" w:cs="宋体"/>
          <w:color w:val="auto"/>
          <w:sz w:val="21"/>
          <w:szCs w:val="21"/>
          <w:highlight w:val="none"/>
          <w:lang w:eastAsia="zh-CN"/>
          <w:rPrChange w:id="176" w:author="王含" w:date="2023-11-02T16:59:00Z">
            <w:rPr>
              <w:rFonts w:hint="eastAsia" w:ascii="宋体" w:hAnsi="宋体" w:eastAsia="宋体" w:cs="宋体"/>
              <w:sz w:val="21"/>
              <w:szCs w:val="21"/>
              <w:highlight w:val="none"/>
              <w:lang w:eastAsia="zh-CN"/>
            </w:rPr>
          </w:rPrChange>
        </w:rPr>
        <w:t>不良</w:t>
      </w:r>
      <w:r>
        <w:rPr>
          <w:rFonts w:hint="eastAsia" w:ascii="宋体" w:hAnsi="宋体" w:eastAsia="宋体" w:cs="宋体"/>
          <w:color w:val="auto"/>
          <w:sz w:val="21"/>
          <w:szCs w:val="21"/>
          <w:highlight w:val="none"/>
          <w:rPrChange w:id="177" w:author="王含" w:date="2023-11-02T16:59:00Z">
            <w:rPr>
              <w:rFonts w:hint="eastAsia" w:ascii="宋体" w:hAnsi="宋体" w:eastAsia="宋体" w:cs="宋体"/>
              <w:sz w:val="21"/>
              <w:szCs w:val="21"/>
              <w:highlight w:val="none"/>
            </w:rPr>
          </w:rPrChange>
        </w:rPr>
        <w:t>贷款]  是指</w:t>
      </w:r>
      <w:r>
        <w:rPr>
          <w:rFonts w:hint="eastAsia" w:ascii="宋体" w:hAnsi="宋体" w:eastAsia="宋体" w:cs="宋体"/>
          <w:color w:val="auto"/>
          <w:sz w:val="21"/>
          <w:szCs w:val="21"/>
          <w:highlight w:val="none"/>
          <w:rPrChange w:id="178" w:author="王含" w:date="2023-11-02T16:59:00Z">
            <w:rPr>
              <w:rFonts w:hint="eastAsia" w:ascii="宋体" w:hAnsi="宋体" w:eastAsia="宋体" w:cs="宋体"/>
              <w:szCs w:val="21"/>
              <w:highlight w:val="none"/>
            </w:rPr>
          </w:rPrChange>
        </w:rPr>
        <w:t>报告期内填报机构相应贷款中贷款五级分类的次级类、可疑类和损失类贷款余额总和</w:t>
      </w:r>
      <w:r>
        <w:rPr>
          <w:rFonts w:hint="eastAsia" w:ascii="宋体" w:hAnsi="宋体" w:eastAsia="宋体" w:cs="宋体"/>
          <w:color w:val="auto"/>
          <w:sz w:val="21"/>
          <w:szCs w:val="21"/>
          <w:highlight w:val="none"/>
          <w:lang w:eastAsia="zh-CN"/>
          <w:rPrChange w:id="179" w:author="王含" w:date="2023-11-02T16:59:00Z">
            <w:rPr>
              <w:rFonts w:hint="eastAsia" w:ascii="宋体" w:hAnsi="宋体" w:eastAsia="宋体" w:cs="宋体"/>
              <w:szCs w:val="21"/>
              <w:highlight w:val="none"/>
              <w:lang w:eastAsia="zh-CN"/>
            </w:rPr>
          </w:rPrChange>
        </w:rPr>
        <w:t>。</w:t>
      </w:r>
    </w:p>
    <w:p>
      <w:pPr>
        <w:pStyle w:val="9"/>
        <w:spacing w:line="336" w:lineRule="auto"/>
        <w:ind w:firstLine="420" w:firstLineChars="200"/>
        <w:rPr>
          <w:rFonts w:hint="eastAsia" w:ascii="宋体" w:hAnsi="宋体" w:eastAsia="宋体" w:cs="宋体"/>
          <w:color w:val="auto"/>
          <w:sz w:val="21"/>
          <w:szCs w:val="21"/>
          <w:highlight w:val="none"/>
          <w:lang w:eastAsia="zh-CN"/>
          <w:rPrChange w:id="181" w:author="王含" w:date="2023-11-02T16:59:00Z">
            <w:rPr>
              <w:rFonts w:hint="eastAsia" w:ascii="宋体" w:hAnsi="宋体" w:eastAsia="宋体" w:cs="宋体"/>
              <w:szCs w:val="21"/>
              <w:highlight w:val="none"/>
              <w:lang w:eastAsia="zh-CN"/>
            </w:rPr>
          </w:rPrChange>
        </w:rPr>
        <w:pPrChange w:id="180" w:author="王含" w:date="2023-11-02T17:15:00Z">
          <w:pPr>
            <w:ind w:firstLine="420" w:firstLineChars="200"/>
          </w:pPr>
        </w:pPrChange>
      </w:pPr>
      <w:r>
        <w:rPr>
          <w:rFonts w:hint="eastAsia" w:ascii="宋体" w:hAnsi="宋体" w:eastAsia="宋体" w:cs="宋体"/>
          <w:color w:val="auto"/>
          <w:sz w:val="21"/>
          <w:szCs w:val="21"/>
          <w:highlight w:val="none"/>
          <w:rPrChange w:id="182" w:author="王含" w:date="2023-11-02T16:59:00Z">
            <w:rPr>
              <w:rFonts w:hint="eastAsia" w:ascii="宋体" w:hAnsi="宋体" w:eastAsia="宋体" w:cs="宋体"/>
              <w:sz w:val="21"/>
              <w:szCs w:val="21"/>
              <w:highlight w:val="none"/>
            </w:rPr>
          </w:rPrChange>
        </w:rPr>
        <w:t>[11.</w:t>
      </w:r>
      <w:r>
        <w:rPr>
          <w:rFonts w:hint="eastAsia" w:ascii="宋体" w:hAnsi="宋体" w:eastAsia="宋体" w:cs="宋体"/>
          <w:color w:val="auto"/>
          <w:sz w:val="21"/>
          <w:szCs w:val="21"/>
          <w:highlight w:val="none"/>
          <w:lang w:val="en-US" w:eastAsia="zh-CN"/>
          <w:rPrChange w:id="183" w:author="王含" w:date="2023-11-02T16:59:00Z">
            <w:rPr>
              <w:rFonts w:hint="eastAsia" w:ascii="宋体" w:hAnsi="宋体" w:eastAsia="宋体" w:cs="宋体"/>
              <w:sz w:val="21"/>
              <w:szCs w:val="21"/>
              <w:highlight w:val="none"/>
              <w:lang w:val="en-US" w:eastAsia="zh-CN"/>
            </w:rPr>
          </w:rPrChange>
        </w:rPr>
        <w:t>1.3.</w:t>
      </w:r>
      <w:r>
        <w:rPr>
          <w:rFonts w:hint="eastAsia" w:ascii="宋体" w:hAnsi="宋体" w:eastAsia="宋体" w:cs="宋体"/>
          <w:color w:val="auto"/>
          <w:sz w:val="21"/>
          <w:szCs w:val="21"/>
          <w:highlight w:val="none"/>
          <w:rPrChange w:id="184" w:author="王含" w:date="2023-11-02T16:59:00Z">
            <w:rPr>
              <w:rFonts w:hint="eastAsia" w:ascii="宋体" w:hAnsi="宋体" w:eastAsia="宋体" w:cs="宋体"/>
              <w:sz w:val="21"/>
              <w:szCs w:val="21"/>
              <w:highlight w:val="none"/>
            </w:rPr>
          </w:rPrChange>
        </w:rPr>
        <w:t xml:space="preserve"> </w:t>
      </w:r>
      <w:r>
        <w:rPr>
          <w:rFonts w:hint="eastAsia" w:ascii="宋体" w:hAnsi="宋体" w:eastAsia="宋体" w:cs="宋体"/>
          <w:color w:val="auto"/>
          <w:sz w:val="21"/>
          <w:szCs w:val="21"/>
          <w:highlight w:val="none"/>
          <w:lang w:eastAsia="zh-CN"/>
          <w:rPrChange w:id="185" w:author="王含" w:date="2023-11-02T16:59:00Z">
            <w:rPr>
              <w:rFonts w:hint="eastAsia" w:ascii="宋体" w:hAnsi="宋体" w:eastAsia="宋体" w:cs="宋体"/>
              <w:sz w:val="21"/>
              <w:szCs w:val="21"/>
              <w:highlight w:val="none"/>
              <w:lang w:eastAsia="zh-CN"/>
            </w:rPr>
          </w:rPrChange>
        </w:rPr>
        <w:t>涉农银（社）团贷款</w:t>
      </w:r>
      <w:r>
        <w:rPr>
          <w:rFonts w:hint="eastAsia" w:ascii="宋体" w:hAnsi="宋体" w:eastAsia="宋体" w:cs="宋体"/>
          <w:color w:val="auto"/>
          <w:sz w:val="21"/>
          <w:szCs w:val="21"/>
          <w:highlight w:val="none"/>
          <w:rPrChange w:id="186" w:author="王含" w:date="2023-11-02T16:59:00Z">
            <w:rPr>
              <w:rFonts w:hint="eastAsia" w:ascii="宋体" w:hAnsi="宋体" w:eastAsia="宋体" w:cs="宋体"/>
              <w:sz w:val="21"/>
              <w:szCs w:val="21"/>
              <w:highlight w:val="none"/>
            </w:rPr>
          </w:rPrChange>
        </w:rPr>
        <w:t>]  是指</w:t>
      </w:r>
      <w:r>
        <w:rPr>
          <w:rFonts w:hint="eastAsia" w:ascii="宋体" w:hAnsi="宋体" w:eastAsia="宋体" w:cs="宋体"/>
          <w:color w:val="auto"/>
          <w:sz w:val="21"/>
          <w:szCs w:val="21"/>
          <w:highlight w:val="none"/>
          <w:rPrChange w:id="187" w:author="王含" w:date="2023-11-02T16:59:00Z">
            <w:rPr>
              <w:rFonts w:hint="eastAsia" w:ascii="宋体" w:hAnsi="宋体" w:eastAsia="宋体" w:cs="宋体"/>
              <w:szCs w:val="21"/>
              <w:highlight w:val="none"/>
            </w:rPr>
          </w:rPrChange>
        </w:rPr>
        <w:t>填报机构与其他银行业金融机构或两家以上的农村合作金融机构采用同一借款合同，按商定的期限和条件向同一借款人共同发放的涉农贷款</w:t>
      </w:r>
      <w:r>
        <w:rPr>
          <w:rFonts w:hint="eastAsia" w:ascii="宋体" w:hAnsi="宋体" w:eastAsia="宋体" w:cs="宋体"/>
          <w:color w:val="auto"/>
          <w:sz w:val="21"/>
          <w:szCs w:val="21"/>
          <w:highlight w:val="none"/>
          <w:lang w:eastAsia="zh-CN"/>
          <w:rPrChange w:id="188" w:author="王含" w:date="2023-11-02T16:59:00Z">
            <w:rPr>
              <w:rFonts w:hint="eastAsia" w:ascii="宋体" w:hAnsi="宋体" w:eastAsia="宋体" w:cs="宋体"/>
              <w:szCs w:val="21"/>
              <w:highlight w:val="none"/>
              <w:lang w:eastAsia="zh-CN"/>
            </w:rPr>
          </w:rPrChange>
        </w:rPr>
        <w:t>。</w:t>
      </w:r>
    </w:p>
    <w:p>
      <w:pPr>
        <w:pStyle w:val="9"/>
        <w:spacing w:line="336" w:lineRule="auto"/>
        <w:ind w:firstLine="600"/>
        <w:rPr>
          <w:rFonts w:hint="eastAsia" w:ascii="宋体" w:hAnsi="宋体" w:eastAsia="宋体" w:cs="宋体"/>
          <w:color w:val="auto"/>
          <w:sz w:val="21"/>
          <w:szCs w:val="21"/>
          <w:highlight w:val="none"/>
        </w:rPr>
        <w:pPrChange w:id="189"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[11.2 信用贷款]  </w:t>
      </w:r>
      <w:r>
        <w:rPr>
          <w:rFonts w:hint="eastAsia" w:ascii="宋体" w:hAnsi="宋体" w:eastAsia="宋体" w:cs="宋体"/>
          <w:color w:val="auto"/>
          <w:sz w:val="21"/>
          <w:szCs w:val="21"/>
          <w:highlight w:val="none"/>
          <w:rPrChange w:id="190" w:author="王含" w:date="2023-11-02T16:59:00Z">
            <w:rPr>
              <w:rFonts w:hint="eastAsia" w:ascii="宋体" w:hAnsi="宋体" w:eastAsia="宋体" w:cs="宋体"/>
              <w:sz w:val="21"/>
              <w:szCs w:val="21"/>
              <w:highlight w:val="none"/>
            </w:rPr>
          </w:rPrChange>
        </w:rPr>
        <w:t>是指截至报告期末</w:t>
      </w:r>
      <w:r>
        <w:rPr>
          <w:rFonts w:hint="eastAsia" w:ascii="宋体" w:hAnsi="宋体" w:eastAsia="宋体" w:cs="宋体"/>
          <w:color w:val="auto"/>
          <w:sz w:val="21"/>
          <w:szCs w:val="21"/>
          <w:highlight w:val="none"/>
        </w:rPr>
        <w:t>填报机构发放的信用贷款余额。</w:t>
      </w:r>
    </w:p>
    <w:p>
      <w:pPr>
        <w:pStyle w:val="9"/>
        <w:spacing w:line="336" w:lineRule="auto"/>
        <w:ind w:firstLine="420" w:firstLineChars="200"/>
        <w:rPr>
          <w:rFonts w:hint="eastAsia" w:ascii="宋体" w:hAnsi="宋体" w:eastAsia="宋体" w:cs="宋体"/>
          <w:color w:val="auto"/>
          <w:sz w:val="21"/>
          <w:szCs w:val="21"/>
          <w:highlight w:val="none"/>
          <w:rPrChange w:id="192" w:author="王含" w:date="2023-11-02T16:59:00Z">
            <w:rPr>
              <w:rFonts w:hint="eastAsia" w:ascii="宋体" w:hAnsi="宋体" w:eastAsia="宋体" w:cs="宋体"/>
              <w:sz w:val="21"/>
              <w:szCs w:val="21"/>
              <w:highlight w:val="none"/>
            </w:rPr>
          </w:rPrChange>
        </w:rPr>
        <w:pPrChange w:id="191" w:author="王含" w:date="2023-11-02T17:15:00Z">
          <w:pPr>
            <w:ind w:firstLine="420" w:firstLineChars="200"/>
          </w:pPr>
        </w:pPrChange>
      </w:pPr>
      <w:r>
        <w:rPr>
          <w:rFonts w:hint="eastAsia" w:ascii="宋体" w:hAnsi="宋体" w:eastAsia="宋体" w:cs="宋体"/>
          <w:color w:val="auto"/>
          <w:sz w:val="21"/>
          <w:szCs w:val="21"/>
          <w:highlight w:val="none"/>
          <w:rPrChange w:id="193" w:author="王含" w:date="2023-11-02T16:59:00Z">
            <w:rPr>
              <w:rFonts w:hint="eastAsia" w:ascii="宋体" w:hAnsi="宋体" w:eastAsia="宋体" w:cs="宋体"/>
              <w:sz w:val="21"/>
              <w:szCs w:val="21"/>
              <w:highlight w:val="none"/>
            </w:rPr>
          </w:rPrChange>
        </w:rPr>
        <w:t>[11.2.1 其中农户小额信用贷款]  是指截至报告期末新型农村金融机构以农户自然人为贷款对象，基于农户的信誉，在核定的额度和期限内向农户发放的不需抵押、担保的贷款余额。农户小额信用贷款采取“一次核定、随用随贷、余额控制、周转使用”的办法，核定的具体额度，由新型农村金融机构根据当地农村经济状况、农户生产经营收入、信用社资金状况等具体确定。贷款期限根据生产经营活动的实际周期确定，贷款利率可按规定实行上浮。</w:t>
      </w:r>
    </w:p>
    <w:p>
      <w:pPr>
        <w:pStyle w:val="9"/>
        <w:spacing w:line="336" w:lineRule="auto"/>
        <w:ind w:firstLine="600"/>
        <w:rPr>
          <w:rFonts w:hint="eastAsia" w:ascii="宋体" w:hAnsi="宋体" w:eastAsia="宋体" w:cs="宋体"/>
          <w:color w:val="auto"/>
          <w:sz w:val="21"/>
          <w:szCs w:val="21"/>
          <w:highlight w:val="none"/>
        </w:rPr>
        <w:pPrChange w:id="194"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[11.3 保证贷款]  </w:t>
      </w:r>
      <w:r>
        <w:rPr>
          <w:rFonts w:hint="eastAsia" w:ascii="宋体" w:hAnsi="宋体" w:eastAsia="宋体" w:cs="宋体"/>
          <w:sz w:val="21"/>
          <w:szCs w:val="21"/>
          <w:highlight w:val="none"/>
        </w:rPr>
        <w:t>是指截至报告期末</w:t>
      </w:r>
      <w:r>
        <w:rPr>
          <w:rFonts w:hint="eastAsia" w:ascii="宋体" w:hAnsi="宋体" w:eastAsia="宋体" w:cs="宋体"/>
          <w:color w:val="auto"/>
          <w:sz w:val="21"/>
          <w:szCs w:val="21"/>
          <w:highlight w:val="none"/>
        </w:rPr>
        <w:t>填报机构发放的保证贷款余额。</w:t>
      </w:r>
    </w:p>
    <w:p>
      <w:pPr>
        <w:pStyle w:val="9"/>
        <w:spacing w:line="336" w:lineRule="auto"/>
        <w:ind w:firstLine="600"/>
        <w:rPr>
          <w:rFonts w:hint="eastAsia" w:ascii="宋体" w:hAnsi="宋体" w:eastAsia="宋体" w:cs="宋体"/>
          <w:color w:val="auto"/>
          <w:sz w:val="21"/>
          <w:szCs w:val="21"/>
          <w:highlight w:val="none"/>
        </w:rPr>
        <w:pPrChange w:id="195"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[11.4 抵押贷款]  </w:t>
      </w:r>
      <w:r>
        <w:rPr>
          <w:rFonts w:hint="eastAsia" w:ascii="宋体" w:hAnsi="宋体" w:eastAsia="宋体" w:cs="宋体"/>
          <w:sz w:val="21"/>
          <w:szCs w:val="21"/>
          <w:highlight w:val="none"/>
        </w:rPr>
        <w:t>是指截至报告期末</w:t>
      </w:r>
      <w:r>
        <w:rPr>
          <w:rFonts w:hint="eastAsia" w:ascii="宋体" w:hAnsi="宋体" w:eastAsia="宋体" w:cs="宋体"/>
          <w:color w:val="auto"/>
          <w:sz w:val="21"/>
          <w:szCs w:val="21"/>
          <w:highlight w:val="none"/>
        </w:rPr>
        <w:t>填报机构发放的抵押贷款余额。</w:t>
      </w:r>
    </w:p>
    <w:p>
      <w:pPr>
        <w:pStyle w:val="9"/>
        <w:spacing w:line="336" w:lineRule="auto"/>
        <w:ind w:firstLine="600"/>
        <w:rPr>
          <w:rFonts w:hint="eastAsia" w:ascii="宋体" w:hAnsi="宋体" w:eastAsia="宋体" w:cs="宋体"/>
          <w:color w:val="auto"/>
          <w:sz w:val="21"/>
          <w:szCs w:val="21"/>
          <w:highlight w:val="none"/>
        </w:rPr>
        <w:pPrChange w:id="196"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[11.5 质押贷款]  </w:t>
      </w:r>
      <w:r>
        <w:rPr>
          <w:rFonts w:hint="eastAsia" w:ascii="宋体" w:hAnsi="宋体" w:eastAsia="宋体" w:cs="宋体"/>
          <w:sz w:val="21"/>
          <w:szCs w:val="21"/>
          <w:highlight w:val="none"/>
        </w:rPr>
        <w:t>是指截至报告期末</w:t>
      </w:r>
      <w:r>
        <w:rPr>
          <w:rFonts w:hint="eastAsia" w:ascii="宋体" w:hAnsi="宋体" w:eastAsia="宋体" w:cs="宋体"/>
          <w:color w:val="auto"/>
          <w:sz w:val="21"/>
          <w:szCs w:val="21"/>
          <w:highlight w:val="none"/>
        </w:rPr>
        <w:t>填报机构发放的质押贷款余额。</w:t>
      </w:r>
    </w:p>
    <w:p>
      <w:pPr>
        <w:pStyle w:val="9"/>
        <w:spacing w:line="336" w:lineRule="auto"/>
        <w:ind w:firstLine="600"/>
        <w:rPr>
          <w:rFonts w:hint="eastAsia" w:ascii="宋体" w:hAnsi="宋体" w:eastAsia="宋体" w:cs="宋体"/>
          <w:color w:val="auto"/>
          <w:sz w:val="21"/>
          <w:szCs w:val="21"/>
          <w:highlight w:val="none"/>
        </w:rPr>
        <w:pPrChange w:id="197"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[11.6 票据贴现和转贴现金额]  </w:t>
      </w:r>
      <w:r>
        <w:rPr>
          <w:rFonts w:hint="eastAsia" w:ascii="宋体" w:hAnsi="宋体" w:eastAsia="宋体" w:cs="宋体"/>
          <w:sz w:val="21"/>
          <w:szCs w:val="21"/>
          <w:highlight w:val="none"/>
        </w:rPr>
        <w:t>是指截至报告期末</w:t>
      </w:r>
      <w:r>
        <w:rPr>
          <w:rFonts w:hint="eastAsia" w:ascii="宋体" w:hAnsi="宋体" w:eastAsia="宋体" w:cs="宋体"/>
          <w:color w:val="auto"/>
          <w:sz w:val="21"/>
          <w:szCs w:val="21"/>
          <w:highlight w:val="none"/>
        </w:rPr>
        <w:t>填报机构对客户办理的票据贴现和对金融机构办理的买断式转贴现金额。在贴现、转贴现和再贴现业务处理中应按照“实质重于形式”的原则，若该项业务的风险已经完全转移到买入方，则买入方增加本科目余额，卖出方减少本科目余额；若该项业务的风险仍然在卖出方，则卖出方不得减少本项目余额，业务金额计入“卖出回购款项”项目，买入方计入“买入返售资产”项目中。</w:t>
      </w:r>
    </w:p>
    <w:p>
      <w:pPr>
        <w:pStyle w:val="9"/>
        <w:spacing w:line="336" w:lineRule="auto"/>
        <w:ind w:firstLine="600"/>
        <w:rPr>
          <w:rFonts w:hint="eastAsia" w:ascii="宋体" w:hAnsi="宋体" w:eastAsia="宋体" w:cs="宋体"/>
          <w:color w:val="auto"/>
          <w:sz w:val="21"/>
          <w:szCs w:val="21"/>
          <w:highlight w:val="none"/>
        </w:rPr>
        <w:pPrChange w:id="198" w:author="王含" w:date="2023-11-02T17:15:00Z">
          <w:pPr>
            <w:pStyle w:val="9"/>
            <w:spacing w:line="360" w:lineRule="auto"/>
            <w:ind w:firstLine="600"/>
          </w:pPr>
        </w:pPrChange>
      </w:pPr>
      <w:r>
        <w:rPr>
          <w:rFonts w:hint="eastAsia" w:ascii="宋体" w:hAnsi="宋体" w:eastAsia="宋体" w:cs="宋体"/>
          <w:color w:val="auto"/>
          <w:sz w:val="21"/>
          <w:szCs w:val="21"/>
          <w:highlight w:val="none"/>
        </w:rPr>
        <w:t xml:space="preserve">[11.7 信贷资产受让（从他行转入）]  </w:t>
      </w:r>
      <w:r>
        <w:rPr>
          <w:rFonts w:hint="eastAsia" w:ascii="宋体" w:hAnsi="宋体" w:eastAsia="宋体" w:cs="宋体"/>
          <w:sz w:val="21"/>
          <w:szCs w:val="21"/>
          <w:highlight w:val="none"/>
        </w:rPr>
        <w:t>是指截至报告期末</w:t>
      </w:r>
      <w:r>
        <w:rPr>
          <w:rFonts w:hint="eastAsia" w:ascii="宋体" w:hAnsi="宋体" w:eastAsia="宋体" w:cs="宋体"/>
          <w:color w:val="auto"/>
          <w:sz w:val="21"/>
          <w:szCs w:val="21"/>
          <w:highlight w:val="none"/>
        </w:rPr>
        <w:t>填报机构受让的其他金融机构出售的信贷资产并融出资金的余额。</w:t>
      </w:r>
    </w:p>
    <w:p>
      <w:pPr>
        <w:pStyle w:val="9"/>
        <w:spacing w:line="336" w:lineRule="auto"/>
        <w:ind w:firstLine="600"/>
        <w:rPr>
          <w:rFonts w:hint="eastAsia" w:ascii="宋体" w:hAnsi="宋体" w:eastAsia="宋体" w:cs="宋体"/>
          <w:kern w:val="2"/>
          <w:sz w:val="21"/>
          <w:szCs w:val="21"/>
          <w:highlight w:val="none"/>
        </w:rPr>
        <w:pPrChange w:id="199" w:author="王含" w:date="2023-11-02T17:15:00Z">
          <w:pPr>
            <w:pStyle w:val="9"/>
            <w:spacing w:line="360" w:lineRule="auto"/>
            <w:ind w:firstLine="600"/>
          </w:pPr>
        </w:pPrChange>
      </w:pPr>
      <w:r>
        <w:rPr>
          <w:rFonts w:hint="eastAsia" w:ascii="宋体" w:hAnsi="宋体" w:eastAsia="宋体" w:cs="宋体"/>
          <w:sz w:val="21"/>
          <w:szCs w:val="21"/>
          <w:highlight w:val="none"/>
        </w:rPr>
        <w:t>[11.</w:t>
      </w:r>
      <w:r>
        <w:rPr>
          <w:rFonts w:hint="eastAsia" w:ascii="宋体" w:hAnsi="宋体" w:eastAsia="宋体" w:cs="宋体"/>
          <w:sz w:val="21"/>
          <w:szCs w:val="21"/>
          <w:highlight w:val="none"/>
          <w:lang w:eastAsia="zh-CN"/>
        </w:rPr>
        <w:t>8</w:t>
      </w:r>
      <w:r>
        <w:rPr>
          <w:rFonts w:hint="eastAsia" w:ascii="宋体" w:hAnsi="宋体" w:eastAsia="宋体" w:cs="宋体"/>
          <w:sz w:val="21"/>
          <w:szCs w:val="21"/>
          <w:highlight w:val="none"/>
        </w:rPr>
        <w:t xml:space="preserve"> 房地产开发经营贷款] 是指截至报告期末</w:t>
      </w:r>
      <w:r>
        <w:rPr>
          <w:rFonts w:hint="eastAsia" w:ascii="宋体" w:hAnsi="宋体" w:eastAsia="宋体" w:cs="宋体"/>
          <w:kern w:val="2"/>
          <w:sz w:val="21"/>
          <w:szCs w:val="21"/>
          <w:highlight w:val="none"/>
        </w:rPr>
        <w:t>填报机构发放的房地产开发贷款余额，房地产经营开发包括房地产开发企业进行的房屋、基础设施建设等开发，以及转让房地产开发项目或者销售、出租房屋等活动。</w:t>
      </w:r>
    </w:p>
    <w:p>
      <w:pPr>
        <w:pStyle w:val="9"/>
        <w:spacing w:line="336" w:lineRule="auto"/>
        <w:ind w:firstLine="600"/>
        <w:rPr>
          <w:rFonts w:hint="eastAsia" w:ascii="宋体" w:hAnsi="宋体" w:eastAsia="宋体" w:cs="宋体"/>
          <w:kern w:val="2"/>
          <w:sz w:val="21"/>
          <w:szCs w:val="21"/>
          <w:highlight w:val="none"/>
        </w:rPr>
        <w:pPrChange w:id="200" w:author="王含" w:date="2023-11-02T17:15:00Z">
          <w:pPr>
            <w:pStyle w:val="9"/>
            <w:spacing w:line="360" w:lineRule="auto"/>
            <w:ind w:firstLine="600"/>
          </w:pPr>
        </w:pPrChange>
      </w:pPr>
      <w:r>
        <w:rPr>
          <w:rFonts w:hint="eastAsia" w:ascii="宋体" w:hAnsi="宋体" w:eastAsia="宋体" w:cs="宋体"/>
          <w:kern w:val="2"/>
          <w:sz w:val="21"/>
          <w:szCs w:val="21"/>
          <w:highlight w:val="none"/>
        </w:rPr>
        <w:t>[11.</w:t>
      </w:r>
      <w:r>
        <w:rPr>
          <w:rFonts w:hint="eastAsia" w:ascii="宋体" w:hAnsi="宋体" w:eastAsia="宋体" w:cs="宋体"/>
          <w:kern w:val="2"/>
          <w:sz w:val="21"/>
          <w:szCs w:val="21"/>
          <w:highlight w:val="none"/>
          <w:lang w:eastAsia="zh-CN"/>
        </w:rPr>
        <w:t>8</w:t>
      </w:r>
      <w:r>
        <w:rPr>
          <w:rFonts w:hint="eastAsia" w:ascii="宋体" w:hAnsi="宋体" w:eastAsia="宋体" w:cs="宋体"/>
          <w:kern w:val="2"/>
          <w:sz w:val="21"/>
          <w:szCs w:val="21"/>
          <w:highlight w:val="none"/>
        </w:rPr>
        <w:t>.1 其中：保障房项目贷款]  是指截至报告期末填报机构发放的房地产开发经营贷款中，保障房项目贷款余额。</w:t>
      </w:r>
    </w:p>
    <w:p>
      <w:pPr>
        <w:pStyle w:val="9"/>
        <w:spacing w:line="336" w:lineRule="auto"/>
        <w:ind w:firstLine="0" w:firstLineChars="0"/>
        <w:rPr>
          <w:rFonts w:hint="eastAsia" w:ascii="宋体" w:hAnsi="宋体" w:eastAsia="宋体" w:cs="宋体"/>
          <w:color w:val="auto"/>
          <w:kern w:val="2"/>
          <w:sz w:val="21"/>
          <w:szCs w:val="21"/>
          <w:highlight w:val="none"/>
        </w:rPr>
        <w:pPrChange w:id="201" w:author="王含" w:date="2023-11-02T17:15:00Z">
          <w:pPr>
            <w:pStyle w:val="9"/>
            <w:spacing w:line="360" w:lineRule="auto"/>
            <w:ind w:firstLine="0" w:firstLineChars="0"/>
          </w:pPr>
        </w:pPrChange>
      </w:pPr>
      <w:r>
        <w:rPr>
          <w:rFonts w:hint="eastAsia" w:ascii="宋体" w:hAnsi="宋体" w:eastAsia="宋体" w:cs="宋体"/>
          <w:color w:val="auto"/>
          <w:kern w:val="2"/>
          <w:sz w:val="21"/>
          <w:szCs w:val="21"/>
          <w:highlight w:val="none"/>
        </w:rPr>
        <w:t xml:space="preserve">    [12.1 自年初票据贴现科目借方累计发生额] 是指新型农村金融机构自本年初票据贴现科目借方累计发生金额。</w:t>
      </w:r>
    </w:p>
    <w:p>
      <w:pPr>
        <w:pStyle w:val="9"/>
        <w:spacing w:line="336" w:lineRule="auto"/>
        <w:ind w:firstLine="600"/>
        <w:rPr>
          <w:rFonts w:hint="eastAsia" w:ascii="宋体" w:hAnsi="宋体" w:eastAsia="宋体" w:cs="宋体"/>
          <w:color w:val="auto"/>
          <w:kern w:val="2"/>
          <w:sz w:val="21"/>
          <w:szCs w:val="21"/>
          <w:highlight w:val="none"/>
        </w:rPr>
        <w:pPrChange w:id="202"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[12.2 自年初票据转贴现科目借方累计发生额] 是指新型农村金融机构自本年初票据转贴现科目借方累计发生金额。</w:t>
      </w:r>
    </w:p>
    <w:p>
      <w:pPr>
        <w:pStyle w:val="9"/>
        <w:spacing w:line="336" w:lineRule="auto"/>
        <w:ind w:firstLine="600"/>
        <w:rPr>
          <w:rFonts w:hint="eastAsia" w:ascii="宋体" w:hAnsi="宋体" w:eastAsia="宋体" w:cs="宋体"/>
          <w:color w:val="auto"/>
          <w:kern w:val="2"/>
          <w:sz w:val="21"/>
          <w:szCs w:val="21"/>
          <w:highlight w:val="none"/>
        </w:rPr>
        <w:pPrChange w:id="203"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[12.3 自年初买入返售科目借方累计发生额] 是指新型农村金融机构自本年初买入返售科目借方累计发生金额。</w:t>
      </w:r>
    </w:p>
    <w:p>
      <w:pPr>
        <w:pStyle w:val="9"/>
        <w:spacing w:line="336" w:lineRule="auto"/>
        <w:ind w:firstLine="600"/>
        <w:rPr>
          <w:rFonts w:hint="eastAsia" w:ascii="宋体" w:hAnsi="宋体" w:eastAsia="宋体" w:cs="宋体"/>
          <w:color w:val="auto"/>
          <w:kern w:val="2"/>
          <w:sz w:val="21"/>
          <w:szCs w:val="21"/>
          <w:highlight w:val="none"/>
        </w:rPr>
        <w:pPrChange w:id="204"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[12.4 自年初卖出回购科目贷方累计发生额] 是指新型农村金融机构自本年初卖出回购科目贷方累计发生金额。</w:t>
      </w:r>
    </w:p>
    <w:p>
      <w:pPr>
        <w:pStyle w:val="9"/>
        <w:spacing w:line="336" w:lineRule="auto"/>
        <w:ind w:firstLine="600"/>
        <w:rPr>
          <w:rFonts w:hint="eastAsia" w:ascii="宋体" w:hAnsi="宋体" w:eastAsia="宋体" w:cs="宋体"/>
          <w:color w:val="auto"/>
          <w:kern w:val="2"/>
          <w:sz w:val="21"/>
          <w:szCs w:val="21"/>
          <w:highlight w:val="none"/>
        </w:rPr>
        <w:pPrChange w:id="205"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[12.5 自年初其他应付款科目贷方累计发生额] 是指新型农村金融机构自本年初其他应付款科目贷方累计发生金额。</w:t>
      </w:r>
    </w:p>
    <w:p>
      <w:pPr>
        <w:pStyle w:val="9"/>
        <w:spacing w:line="336" w:lineRule="auto"/>
        <w:ind w:firstLine="600"/>
        <w:rPr>
          <w:rFonts w:hint="eastAsia" w:ascii="宋体" w:hAnsi="宋体" w:eastAsia="宋体" w:cs="宋体"/>
          <w:color w:val="auto"/>
          <w:kern w:val="2"/>
          <w:sz w:val="21"/>
          <w:szCs w:val="21"/>
          <w:highlight w:val="none"/>
        </w:rPr>
        <w:pPrChange w:id="206"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[12.6 自年初存放同业科目借方累计发生额] 是指新型农村金融机构自本年初存放同业科目借方累计发生金额。</w:t>
      </w:r>
    </w:p>
    <w:p>
      <w:pPr>
        <w:pStyle w:val="9"/>
        <w:spacing w:line="336" w:lineRule="auto"/>
        <w:ind w:firstLine="600"/>
        <w:rPr>
          <w:rFonts w:hint="eastAsia" w:ascii="宋体" w:hAnsi="宋体" w:eastAsia="宋体" w:cs="宋体"/>
          <w:color w:val="auto"/>
          <w:kern w:val="2"/>
          <w:sz w:val="21"/>
          <w:szCs w:val="21"/>
          <w:highlight w:val="none"/>
        </w:rPr>
        <w:pPrChange w:id="207"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[12.7 自年初同业存放科目贷方累计发生额] 是指新型农村金融机构自本年初同业存放科目贷方累计发生金额。</w:t>
      </w:r>
    </w:p>
    <w:p>
      <w:pPr>
        <w:pStyle w:val="9"/>
        <w:spacing w:line="336" w:lineRule="auto"/>
        <w:ind w:firstLine="600"/>
        <w:rPr>
          <w:rFonts w:hint="eastAsia" w:ascii="宋体" w:hAnsi="宋体" w:eastAsia="宋体" w:cs="宋体"/>
          <w:color w:val="auto"/>
          <w:kern w:val="2"/>
          <w:sz w:val="21"/>
          <w:szCs w:val="21"/>
          <w:highlight w:val="none"/>
        </w:rPr>
        <w:pPrChange w:id="208"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[13. 借入支农再贷款] 是指截至报告期末填报机构借入的人民银行发放的支农再贷款余额。</w:t>
      </w:r>
    </w:p>
    <w:p>
      <w:pPr>
        <w:pStyle w:val="9"/>
        <w:spacing w:line="336" w:lineRule="auto"/>
        <w:ind w:firstLine="600"/>
        <w:rPr>
          <w:rFonts w:hint="eastAsia" w:ascii="宋体" w:hAnsi="宋体" w:eastAsia="宋体" w:cs="宋体"/>
          <w:kern w:val="2"/>
          <w:sz w:val="21"/>
          <w:szCs w:val="21"/>
          <w:highlight w:val="none"/>
        </w:rPr>
        <w:pPrChange w:id="209" w:author="王含" w:date="2023-11-02T17:15:00Z">
          <w:pPr>
            <w:pStyle w:val="9"/>
            <w:spacing w:line="360" w:lineRule="auto"/>
            <w:ind w:firstLine="600"/>
          </w:pPr>
        </w:pPrChange>
      </w:pPr>
      <w:r>
        <w:rPr>
          <w:rFonts w:hint="eastAsia" w:ascii="宋体" w:hAnsi="宋体" w:eastAsia="宋体" w:cs="宋体"/>
          <w:kern w:val="2"/>
          <w:sz w:val="21"/>
          <w:szCs w:val="21"/>
          <w:highlight w:val="none"/>
        </w:rPr>
        <w:t>[13.1借入扶贫再贷款] 是指截至报告期末填报机构借入的人民银行发放的扶贫再贷款余额。</w:t>
      </w:r>
    </w:p>
    <w:p>
      <w:pPr>
        <w:pStyle w:val="9"/>
        <w:spacing w:line="336" w:lineRule="auto"/>
        <w:ind w:firstLine="600"/>
        <w:rPr>
          <w:rFonts w:hint="eastAsia" w:ascii="宋体" w:hAnsi="宋体" w:eastAsia="宋体" w:cs="宋体"/>
          <w:color w:val="auto"/>
          <w:kern w:val="2"/>
          <w:sz w:val="21"/>
          <w:szCs w:val="21"/>
          <w:highlight w:val="none"/>
        </w:rPr>
        <w:pPrChange w:id="210"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[14. 借入支小再贷款] 是指截至报告期末填报机构借入的人民银行发放的支小再贷款余额。</w:t>
      </w:r>
    </w:p>
    <w:p>
      <w:pPr>
        <w:pStyle w:val="9"/>
        <w:spacing w:line="336" w:lineRule="auto"/>
        <w:ind w:firstLine="600"/>
        <w:rPr>
          <w:rFonts w:hint="eastAsia" w:ascii="宋体" w:hAnsi="宋体" w:eastAsia="宋体" w:cs="宋体"/>
          <w:color w:val="auto"/>
          <w:kern w:val="2"/>
          <w:sz w:val="21"/>
          <w:szCs w:val="21"/>
          <w:highlight w:val="none"/>
        </w:rPr>
        <w:pPrChange w:id="211"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[15.代销理财业务余额] 是指截至报告期末填报机构代销的理财产品业务余额。</w:t>
      </w:r>
    </w:p>
    <w:p>
      <w:pPr>
        <w:pStyle w:val="9"/>
        <w:spacing w:line="336" w:lineRule="auto"/>
        <w:ind w:firstLine="600"/>
        <w:rPr>
          <w:rFonts w:hint="eastAsia" w:ascii="宋体" w:hAnsi="宋体" w:eastAsia="宋体" w:cs="宋体"/>
          <w:color w:val="auto"/>
          <w:kern w:val="2"/>
          <w:sz w:val="21"/>
          <w:szCs w:val="21"/>
          <w:highlight w:val="none"/>
        </w:rPr>
        <w:pPrChange w:id="212"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[15.1其中：代销主发起行理财业务余额] 是指截至报告期末填报机构代销的、由其主发起行发行的理财产品业务余额。</w:t>
      </w:r>
    </w:p>
    <w:p>
      <w:pPr>
        <w:pStyle w:val="9"/>
        <w:spacing w:line="336" w:lineRule="auto"/>
        <w:ind w:firstLine="600"/>
        <w:rPr>
          <w:rFonts w:hint="eastAsia" w:ascii="宋体" w:hAnsi="宋体" w:eastAsia="宋体" w:cs="宋体"/>
          <w:color w:val="auto"/>
          <w:sz w:val="21"/>
          <w:szCs w:val="21"/>
          <w:highlight w:val="none"/>
        </w:rPr>
        <w:pPrChange w:id="213"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 xml:space="preserve">[16.代销理财业务累计发生额] </w:t>
      </w:r>
      <w:r>
        <w:rPr>
          <w:rFonts w:hint="eastAsia" w:ascii="宋体" w:hAnsi="宋体" w:eastAsia="宋体" w:cs="宋体"/>
          <w:color w:val="auto"/>
          <w:sz w:val="21"/>
          <w:szCs w:val="21"/>
          <w:highlight w:val="none"/>
        </w:rPr>
        <w:t>是指填报机构成立以来累计</w:t>
      </w:r>
      <w:r>
        <w:rPr>
          <w:rFonts w:hint="eastAsia" w:ascii="宋体" w:hAnsi="宋体" w:eastAsia="宋体" w:cs="宋体"/>
          <w:color w:val="auto"/>
          <w:kern w:val="2"/>
          <w:sz w:val="21"/>
          <w:szCs w:val="21"/>
          <w:highlight w:val="none"/>
        </w:rPr>
        <w:t>代销的理财产品金额的</w:t>
      </w:r>
      <w:r>
        <w:rPr>
          <w:rFonts w:hint="eastAsia" w:ascii="宋体" w:hAnsi="宋体" w:eastAsia="宋体" w:cs="宋体"/>
          <w:color w:val="auto"/>
          <w:sz w:val="21"/>
          <w:szCs w:val="21"/>
          <w:highlight w:val="none"/>
        </w:rPr>
        <w:t>总和。</w:t>
      </w:r>
    </w:p>
    <w:p>
      <w:pPr>
        <w:pStyle w:val="9"/>
        <w:spacing w:line="336" w:lineRule="auto"/>
        <w:ind w:firstLine="600"/>
        <w:rPr>
          <w:rFonts w:hint="eastAsia" w:ascii="宋体" w:hAnsi="宋体" w:eastAsia="宋体" w:cs="宋体"/>
          <w:color w:val="auto"/>
          <w:kern w:val="2"/>
          <w:sz w:val="21"/>
          <w:szCs w:val="21"/>
          <w:highlight w:val="none"/>
          <w:u w:val="none"/>
        </w:rPr>
        <w:pPrChange w:id="214" w:author="王含" w:date="2023-11-02T17:15:00Z">
          <w:pPr>
            <w:pStyle w:val="9"/>
            <w:spacing w:line="360" w:lineRule="auto"/>
            <w:ind w:firstLine="600"/>
          </w:pPr>
        </w:pPrChange>
      </w:pPr>
      <w:r>
        <w:rPr>
          <w:rFonts w:hint="eastAsia" w:ascii="宋体" w:hAnsi="宋体" w:eastAsia="宋体" w:cs="宋体"/>
          <w:color w:val="auto"/>
          <w:kern w:val="2"/>
          <w:sz w:val="21"/>
          <w:szCs w:val="21"/>
          <w:highlight w:val="none"/>
        </w:rPr>
        <w:t>[17. 上一年度评级级次] 是指截至报告期末填报机构上一年度监管评级级次</w:t>
      </w:r>
      <w:r>
        <w:rPr>
          <w:rFonts w:hint="eastAsia" w:ascii="宋体" w:hAnsi="宋体" w:eastAsia="宋体" w:cs="宋体"/>
          <w:color w:val="auto"/>
          <w:kern w:val="2"/>
          <w:sz w:val="21"/>
          <w:szCs w:val="21"/>
          <w:highlight w:val="none"/>
          <w:lang w:eastAsia="zh-CN"/>
        </w:rPr>
        <w:t>。</w:t>
      </w:r>
      <w:r>
        <w:rPr>
          <w:rFonts w:hint="eastAsia" w:ascii="宋体" w:hAnsi="宋体" w:eastAsia="宋体" w:cs="宋体"/>
          <w:color w:val="auto"/>
          <w:kern w:val="2"/>
          <w:sz w:val="21"/>
          <w:szCs w:val="21"/>
          <w:highlight w:val="none"/>
        </w:rPr>
        <w:t>2级、5级、6级分别填2、4、5、6；3A级填3.1， 3B 级填3.2，3C级填3.3；4A级填4.1， 4B 级填4.2，4C级填4.3；</w:t>
      </w:r>
      <w:r>
        <w:rPr>
          <w:rFonts w:hint="eastAsia" w:ascii="宋体" w:hAnsi="宋体" w:eastAsia="宋体" w:cs="宋体"/>
          <w:color w:val="000000"/>
          <w:kern w:val="2"/>
          <w:sz w:val="21"/>
          <w:szCs w:val="21"/>
          <w:highlight w:val="none"/>
          <w:u w:val="single"/>
        </w:rPr>
        <w:t>每年5月份</w:t>
      </w:r>
      <w:r>
        <w:rPr>
          <w:rFonts w:hint="eastAsia" w:ascii="宋体" w:hAnsi="宋体" w:eastAsia="宋体" w:cs="宋体"/>
          <w:color w:val="000000"/>
          <w:kern w:val="2"/>
          <w:sz w:val="21"/>
          <w:szCs w:val="21"/>
          <w:highlight w:val="none"/>
          <w:u w:val="single"/>
          <w:lang w:eastAsia="zh-CN"/>
        </w:rPr>
        <w:t>至次年</w:t>
      </w:r>
      <w:r>
        <w:rPr>
          <w:rFonts w:hint="eastAsia" w:ascii="宋体" w:hAnsi="宋体" w:eastAsia="宋体" w:cs="宋体"/>
          <w:color w:val="000000"/>
          <w:kern w:val="2"/>
          <w:sz w:val="21"/>
          <w:szCs w:val="21"/>
          <w:highlight w:val="none"/>
          <w:u w:val="single"/>
          <w:lang w:val="en-US" w:eastAsia="zh-CN"/>
        </w:rPr>
        <w:t>4</w:t>
      </w:r>
      <w:r>
        <w:rPr>
          <w:rFonts w:hint="eastAsia" w:ascii="宋体" w:hAnsi="宋体" w:eastAsia="宋体" w:cs="宋体"/>
          <w:color w:val="000000"/>
          <w:kern w:val="2"/>
          <w:sz w:val="21"/>
          <w:szCs w:val="21"/>
          <w:highlight w:val="none"/>
          <w:u w:val="single"/>
        </w:rPr>
        <w:t>月份的报表填报</w:t>
      </w:r>
      <w:r>
        <w:rPr>
          <w:rFonts w:hint="eastAsia" w:ascii="宋体" w:hAnsi="宋体" w:eastAsia="宋体" w:cs="宋体"/>
          <w:color w:val="000000"/>
          <w:kern w:val="2"/>
          <w:sz w:val="21"/>
          <w:szCs w:val="21"/>
          <w:highlight w:val="none"/>
          <w:u w:val="single"/>
          <w:lang w:eastAsia="zh-CN"/>
        </w:rPr>
        <w:t>上一年监管评级级次（如</w:t>
      </w:r>
      <w:r>
        <w:rPr>
          <w:rFonts w:hint="eastAsia" w:ascii="宋体" w:hAnsi="宋体" w:eastAsia="宋体" w:cs="宋体"/>
          <w:color w:val="000000"/>
          <w:kern w:val="2"/>
          <w:sz w:val="21"/>
          <w:szCs w:val="21"/>
          <w:highlight w:val="none"/>
          <w:u w:val="single"/>
          <w:lang w:val="en-US" w:eastAsia="zh-CN"/>
        </w:rPr>
        <w:t>2018年5月至2019年4月填报2017年监管评级级次，以此类推</w:t>
      </w:r>
      <w:r>
        <w:rPr>
          <w:rFonts w:hint="eastAsia" w:ascii="宋体" w:hAnsi="宋体" w:eastAsia="宋体" w:cs="宋体"/>
          <w:color w:val="000000"/>
          <w:kern w:val="2"/>
          <w:sz w:val="21"/>
          <w:szCs w:val="21"/>
          <w:highlight w:val="none"/>
          <w:u w:val="single"/>
          <w:lang w:eastAsia="zh-CN"/>
        </w:rPr>
        <w:t>）</w:t>
      </w:r>
      <w:r>
        <w:rPr>
          <w:rFonts w:hint="eastAsia" w:ascii="宋体" w:hAnsi="宋体" w:eastAsia="宋体" w:cs="宋体"/>
          <w:color w:val="000000"/>
          <w:kern w:val="2"/>
          <w:sz w:val="21"/>
          <w:szCs w:val="21"/>
          <w:highlight w:val="none"/>
          <w:u w:val="single"/>
        </w:rPr>
        <w:t>；</w:t>
      </w:r>
      <w:r>
        <w:rPr>
          <w:rFonts w:hint="eastAsia" w:ascii="宋体" w:hAnsi="宋体" w:eastAsia="宋体" w:cs="宋体"/>
          <w:color w:val="000000"/>
          <w:kern w:val="2"/>
          <w:sz w:val="21"/>
          <w:szCs w:val="21"/>
          <w:highlight w:val="none"/>
          <w:u w:val="none"/>
        </w:rPr>
        <w:t>无监管评级的填9。</w:t>
      </w:r>
    </w:p>
    <w:p>
      <w:pPr>
        <w:pStyle w:val="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line="336" w:lineRule="auto"/>
        <w:ind w:firstLine="600"/>
        <w:rPr>
          <w:rFonts w:hint="eastAsia" w:ascii="宋体" w:hAnsi="宋体" w:eastAsia="宋体" w:cs="宋体"/>
          <w:color w:val="auto"/>
          <w:kern w:val="0"/>
          <w:sz w:val="21"/>
          <w:szCs w:val="21"/>
          <w:highlight w:val="none"/>
        </w:rPr>
        <w:pPrChange w:id="215" w:author="王含" w:date="2023-11-02T17:15:00Z">
          <w:pPr>
            <w:pStyle w:val="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line="360" w:lineRule="auto"/>
            <w:ind w:firstLine="600"/>
          </w:pPr>
        </w:pPrChange>
      </w:pPr>
    </w:p>
    <w:p>
      <w:pPr>
        <w:pStyle w:val="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line="336" w:lineRule="auto"/>
        <w:ind w:firstLine="602"/>
        <w:rPr>
          <w:rFonts w:hint="eastAsia" w:ascii="宋体" w:hAnsi="宋体" w:eastAsia="宋体" w:cs="宋体"/>
          <w:b/>
          <w:color w:val="auto"/>
          <w:kern w:val="2"/>
          <w:sz w:val="21"/>
          <w:szCs w:val="21"/>
          <w:highlight w:val="none"/>
          <w:u w:val="none"/>
          <w:rPrChange w:id="217" w:author="王含" w:date="2023-11-02T17:01:00Z">
            <w:rPr>
              <w:rFonts w:hint="eastAsia" w:ascii="宋体" w:hAnsi="宋体" w:eastAsia="宋体" w:cs="宋体"/>
              <w:color w:val="auto"/>
              <w:sz w:val="21"/>
              <w:szCs w:val="21"/>
              <w:highlight w:val="none"/>
              <w:u w:val="none"/>
            </w:rPr>
          </w:rPrChange>
        </w:rPr>
        <w:pPrChange w:id="216" w:author="王含" w:date="2023-11-02T17:15:00Z">
          <w:pPr>
            <w:pStyle w:val="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line="360" w:lineRule="auto"/>
            <w:ind w:firstLine="600"/>
          </w:pPr>
        </w:pPrChange>
      </w:pPr>
      <w:r>
        <w:rPr>
          <w:rFonts w:hint="eastAsia" w:ascii="宋体" w:hAnsi="宋体" w:eastAsia="宋体" w:cs="宋体"/>
          <w:b/>
          <w:color w:val="auto"/>
          <w:kern w:val="2"/>
          <w:sz w:val="21"/>
          <w:szCs w:val="21"/>
          <w:highlight w:val="none"/>
          <w:u w:val="none"/>
          <w:rPrChange w:id="218" w:author="王含" w:date="2023-11-02T17:01:00Z">
            <w:rPr>
              <w:rFonts w:hint="eastAsia" w:ascii="宋体" w:hAnsi="宋体" w:eastAsia="宋体" w:cs="宋体"/>
              <w:color w:val="auto"/>
              <w:sz w:val="21"/>
              <w:szCs w:val="21"/>
              <w:highlight w:val="none"/>
              <w:u w:val="none"/>
            </w:rPr>
          </w:rPrChange>
        </w:rPr>
        <w:t>第III部分：同业业务数据</w:t>
      </w:r>
    </w:p>
    <w:p>
      <w:pPr>
        <w:pStyle w:val="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line="336" w:lineRule="auto"/>
        <w:ind w:firstLine="600"/>
        <w:rPr>
          <w:rFonts w:hint="eastAsia" w:ascii="宋体" w:hAnsi="宋体" w:eastAsia="宋体" w:cs="宋体"/>
          <w:color w:val="auto"/>
          <w:sz w:val="21"/>
          <w:szCs w:val="21"/>
          <w:highlight w:val="none"/>
          <w:u w:val="none"/>
        </w:rPr>
        <w:pPrChange w:id="219" w:author="王含" w:date="2023-11-02T17:15:00Z">
          <w:pPr>
            <w:pStyle w:val="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line="360" w:lineRule="auto"/>
            <w:ind w:firstLine="600"/>
          </w:pPr>
        </w:pPrChange>
      </w:pPr>
      <w:r>
        <w:rPr>
          <w:rFonts w:hint="eastAsia" w:ascii="宋体" w:hAnsi="宋体" w:eastAsia="宋体" w:cs="宋体"/>
          <w:color w:val="auto"/>
          <w:sz w:val="21"/>
          <w:szCs w:val="21"/>
          <w:highlight w:val="none"/>
          <w:u w:val="none"/>
        </w:rPr>
        <w:t>本部分数据仅村镇银行填报。</w:t>
      </w:r>
    </w:p>
    <w:p>
      <w:pPr>
        <w:pStyle w:val="9"/>
        <w:spacing w:line="336" w:lineRule="auto"/>
        <w:ind w:firstLine="600"/>
        <w:rPr>
          <w:rFonts w:hint="eastAsia" w:ascii="宋体" w:hAnsi="宋体" w:eastAsia="宋体" w:cs="宋体"/>
          <w:color w:val="auto"/>
          <w:sz w:val="21"/>
          <w:szCs w:val="21"/>
          <w:highlight w:val="none"/>
          <w:u w:val="none"/>
        </w:rPr>
        <w:pPrChange w:id="220"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[18. 存放同业款项]  是指截至报告期末填报机构存放于境内、境外银行和非银行金融机构的款项。统计口径同G01[4.C ]存放同业款项。</w:t>
      </w:r>
    </w:p>
    <w:p>
      <w:pPr>
        <w:pStyle w:val="9"/>
        <w:spacing w:line="336" w:lineRule="auto"/>
        <w:ind w:firstLine="600"/>
        <w:rPr>
          <w:rFonts w:hint="eastAsia" w:ascii="宋体" w:hAnsi="宋体" w:eastAsia="宋体" w:cs="宋体"/>
          <w:color w:val="auto"/>
          <w:sz w:val="21"/>
          <w:szCs w:val="21"/>
          <w:highlight w:val="none"/>
          <w:u w:val="none"/>
        </w:rPr>
        <w:pPrChange w:id="221"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[18.1其中：存放主发起行款项] 是指截至报告期末填报机构存放于其主发起行的款项。</w:t>
      </w:r>
    </w:p>
    <w:p>
      <w:pPr>
        <w:pStyle w:val="9"/>
        <w:spacing w:line="336" w:lineRule="auto"/>
        <w:ind w:firstLine="600"/>
        <w:rPr>
          <w:rFonts w:hint="eastAsia" w:ascii="宋体" w:hAnsi="宋体" w:eastAsia="宋体" w:cs="宋体"/>
          <w:color w:val="auto"/>
          <w:sz w:val="21"/>
          <w:szCs w:val="21"/>
          <w:highlight w:val="none"/>
          <w:u w:val="none"/>
        </w:rPr>
        <w:pPrChange w:id="222"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[18.2 其中：存放主发起行以外的银行业金融机构款项] 是指截至报告期末填报机构存放于其主发起行以外的银行业金融机构款项。本项目根据主发起行以外的银行业金融机构是否与填报机构处于相同的省份，按照“存放主发起行以外的省内银行业金融机构款项”、“存放主发起行以外的省外银行业金融机构款项”分别列示，并分别按“存放大型银行款项（包括：国家开发银行、中国进出口银行、中国农业发展银行、中国工商银行、中国农业银行、中国银行、中国建设银行、交通银行、邮政储蓄银行）”、“存放股份制银行款项”、“存放城商行款项”、 “存放外资银行款项”、 “存放省联社款项”、“存放农商行、农合行款项”、 “存放农信社款项”、“存放村镇银行款项”列报。</w:t>
      </w:r>
    </w:p>
    <w:p>
      <w:pPr>
        <w:pStyle w:val="9"/>
        <w:spacing w:line="336" w:lineRule="auto"/>
        <w:ind w:firstLine="600"/>
        <w:rPr>
          <w:rFonts w:hint="eastAsia" w:ascii="宋体" w:hAnsi="宋体" w:eastAsia="宋体" w:cs="宋体"/>
          <w:color w:val="auto"/>
          <w:sz w:val="21"/>
          <w:szCs w:val="21"/>
          <w:highlight w:val="none"/>
          <w:u w:val="none"/>
        </w:rPr>
        <w:pPrChange w:id="223"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[18.3存放其他金融机构款项] 是指截至报告期末填报机构存放于除18.1、18.2以外的其他金融机构的款项。</w:t>
      </w:r>
    </w:p>
    <w:p>
      <w:pPr>
        <w:pStyle w:val="9"/>
        <w:spacing w:line="336" w:lineRule="auto"/>
        <w:ind w:firstLine="600"/>
        <w:rPr>
          <w:rFonts w:hint="eastAsia" w:ascii="宋体" w:hAnsi="宋体" w:eastAsia="宋体" w:cs="宋体"/>
          <w:color w:val="auto"/>
          <w:sz w:val="21"/>
          <w:szCs w:val="21"/>
          <w:highlight w:val="none"/>
          <w:u w:val="none"/>
        </w:rPr>
        <w:pPrChange w:id="224"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[19.同业存放款项]  是指截至报告期末填报机构吸收的境内、境外金融机构的款项。统计口径同G01[29.C]同业存放款项。</w:t>
      </w:r>
    </w:p>
    <w:p>
      <w:pPr>
        <w:pStyle w:val="9"/>
        <w:spacing w:line="336" w:lineRule="auto"/>
        <w:ind w:firstLine="600"/>
        <w:rPr>
          <w:rFonts w:hint="eastAsia" w:ascii="宋体" w:hAnsi="宋体" w:eastAsia="宋体" w:cs="宋体"/>
          <w:color w:val="auto"/>
          <w:sz w:val="21"/>
          <w:szCs w:val="21"/>
          <w:highlight w:val="none"/>
          <w:u w:val="none"/>
        </w:rPr>
        <w:pPrChange w:id="225"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[19.1. 其中主发起行存放款项]  是指截至报告期末填报机构主发起行存放于填报机构的款项。</w:t>
      </w:r>
    </w:p>
    <w:p>
      <w:pPr>
        <w:pStyle w:val="9"/>
        <w:spacing w:line="336" w:lineRule="auto"/>
        <w:ind w:firstLine="600"/>
        <w:rPr>
          <w:rFonts w:hint="eastAsia" w:ascii="宋体" w:hAnsi="宋体" w:eastAsia="宋体" w:cs="宋体"/>
          <w:color w:val="auto"/>
          <w:sz w:val="21"/>
          <w:szCs w:val="21"/>
          <w:highlight w:val="none"/>
          <w:u w:val="none"/>
        </w:rPr>
        <w:pPrChange w:id="226"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[19.2 其中：主发起行以外的银行业金融机构存放款项] 是指截至报告期末填报机构主发起行以外的银行业金融机构存放于填报机构的款项。本项目根据主发起行以外的银行业金融机构与填报机构是否处于相同的省份，按照“主发起行以外的省内银行业金融机构存放款项”、“主发起行以外的省外银行业金融机构存放款项”分别列示，并分别按“大型银行存放款项（包括：国家开发银行、中国进出口银行、中国农业发展银行、中国工商银行、中国农业银行、中国银行、中国建设银行、交通银行、邮政储蓄银行）”、“股份制银行存放款项”、“城商行存放款项”、 “外资银行存放款项”、 “省联社存放款项”、“农商行、农合行存放款项”、 “农信社存放款项”、“村镇银行存放款项”列报。</w:t>
      </w:r>
    </w:p>
    <w:p>
      <w:pPr>
        <w:pStyle w:val="9"/>
        <w:spacing w:line="336" w:lineRule="auto"/>
        <w:ind w:firstLine="600"/>
        <w:rPr>
          <w:rFonts w:hint="eastAsia" w:ascii="宋体" w:hAnsi="宋体" w:eastAsia="宋体" w:cs="宋体"/>
          <w:color w:val="auto"/>
          <w:sz w:val="21"/>
          <w:szCs w:val="21"/>
          <w:highlight w:val="none"/>
          <w:u w:val="none"/>
        </w:rPr>
        <w:pPrChange w:id="227" w:author="王含" w:date="2023-11-02T17:15:00Z">
          <w:pPr>
            <w:pStyle w:val="9"/>
            <w:spacing w:line="360" w:lineRule="auto"/>
            <w:ind w:firstLine="600"/>
          </w:pPr>
        </w:pPrChange>
      </w:pPr>
      <w:r>
        <w:rPr>
          <w:rFonts w:hint="eastAsia" w:ascii="宋体" w:hAnsi="宋体" w:eastAsia="宋体" w:cs="宋体"/>
          <w:color w:val="auto"/>
          <w:sz w:val="21"/>
          <w:szCs w:val="21"/>
          <w:highlight w:val="none"/>
          <w:u w:val="none"/>
        </w:rPr>
        <w:t>[19.</w:t>
      </w:r>
      <w:r>
        <w:rPr>
          <w:rFonts w:hint="eastAsia" w:ascii="宋体" w:hAnsi="宋体" w:eastAsia="宋体" w:cs="宋体"/>
          <w:color w:val="auto"/>
          <w:sz w:val="21"/>
          <w:szCs w:val="21"/>
          <w:highlight w:val="none"/>
          <w:u w:val="none"/>
          <w:lang w:val="en-US" w:eastAsia="zh-CN"/>
        </w:rPr>
        <w:t>3</w:t>
      </w:r>
      <w:r>
        <w:rPr>
          <w:rFonts w:hint="eastAsia" w:ascii="宋体" w:hAnsi="宋体" w:eastAsia="宋体" w:cs="宋体"/>
          <w:color w:val="auto"/>
          <w:sz w:val="21"/>
          <w:szCs w:val="21"/>
          <w:highlight w:val="none"/>
          <w:u w:val="none"/>
        </w:rPr>
        <w:t>其他金融机构存放款项] 是指截至报告期末除18.1、18.2以外的其他金融机构存放于填报机构的款项。</w:t>
      </w:r>
    </w:p>
    <w:p>
      <w:pPr>
        <w:pStyle w:val="9"/>
        <w:numPr>
          <w:ilvl w:val="0"/>
          <w:numId w:val="2"/>
        </w:numPr>
        <w:spacing w:line="336" w:lineRule="auto"/>
        <w:ind w:firstLine="600"/>
        <w:rPr>
          <w:rFonts w:hint="eastAsia" w:ascii="宋体" w:hAnsi="宋体" w:eastAsia="宋体" w:cs="宋体"/>
          <w:color w:val="auto"/>
          <w:sz w:val="21"/>
          <w:szCs w:val="21"/>
          <w:highlight w:val="none"/>
          <w:u w:val="none"/>
        </w:rPr>
        <w:pPrChange w:id="228" w:author="王含" w:date="2023-11-02T17:15:00Z">
          <w:pPr>
            <w:pStyle w:val="9"/>
            <w:numPr>
              <w:ilvl w:val="0"/>
              <w:numId w:val="2"/>
            </w:numPr>
            <w:spacing w:line="240" w:lineRule="auto"/>
            <w:ind w:firstLine="600"/>
          </w:pPr>
        </w:pPrChange>
      </w:pPr>
      <w:r>
        <w:rPr>
          <w:rFonts w:hint="eastAsia" w:ascii="宋体" w:hAnsi="宋体" w:eastAsia="宋体" w:cs="宋体"/>
          <w:color w:val="auto"/>
          <w:sz w:val="21"/>
          <w:szCs w:val="21"/>
          <w:highlight w:val="none"/>
          <w:u w:val="none"/>
        </w:rPr>
        <w:t>除主发起行和投资管理行以外同业单一客户最大风险暴露]是指大额风险暴露客户中除主发起行和投资管理行以外的最大单家同业单一客户的风险暴露情况。</w:t>
      </w:r>
    </w:p>
    <w:p>
      <w:pPr>
        <w:pStyle w:val="9"/>
        <w:spacing w:line="336" w:lineRule="auto"/>
        <w:ind w:firstLine="0" w:firstLineChars="0"/>
        <w:rPr>
          <w:rFonts w:hint="eastAsia" w:ascii="宋体" w:hAnsi="宋体" w:eastAsia="宋体" w:cs="宋体"/>
          <w:b/>
          <w:color w:val="auto"/>
          <w:sz w:val="21"/>
          <w:szCs w:val="21"/>
          <w:highlight w:val="none"/>
        </w:rPr>
        <w:pPrChange w:id="229" w:author="王含" w:date="2023-11-02T17:15:00Z">
          <w:pPr>
            <w:pStyle w:val="9"/>
            <w:spacing w:line="240" w:lineRule="auto"/>
            <w:ind w:firstLine="0" w:firstLineChars="0"/>
          </w:pPr>
        </w:pPrChange>
      </w:pPr>
    </w:p>
    <w:p>
      <w:pPr>
        <w:pStyle w:val="9"/>
        <w:spacing w:line="336" w:lineRule="auto"/>
        <w:ind w:firstLine="602" w:firstLineChars="0"/>
        <w:rPr>
          <w:rFonts w:hint="eastAsia" w:ascii="宋体" w:hAnsi="宋体" w:eastAsia="宋体" w:cs="宋体"/>
          <w:b/>
          <w:color w:val="auto"/>
          <w:kern w:val="2"/>
          <w:sz w:val="21"/>
          <w:szCs w:val="21"/>
          <w:highlight w:val="none"/>
          <w:rPrChange w:id="231" w:author="王含" w:date="2023-11-02T17:05:00Z">
            <w:rPr>
              <w:rFonts w:hint="eastAsia" w:ascii="宋体" w:hAnsi="宋体" w:eastAsia="宋体" w:cs="宋体"/>
              <w:b/>
              <w:color w:val="auto"/>
              <w:sz w:val="21"/>
              <w:szCs w:val="21"/>
              <w:highlight w:val="none"/>
            </w:rPr>
          </w:rPrChange>
        </w:rPr>
        <w:pPrChange w:id="230" w:author="王含" w:date="2023-11-02T17:15:00Z">
          <w:pPr>
            <w:pStyle w:val="9"/>
            <w:spacing w:line="240" w:lineRule="auto"/>
            <w:ind w:firstLine="0" w:firstLineChars="0"/>
          </w:pPr>
        </w:pPrChange>
      </w:pPr>
      <w:r>
        <w:rPr>
          <w:rFonts w:hint="eastAsia" w:ascii="宋体" w:hAnsi="宋体" w:eastAsia="宋体" w:cs="宋体"/>
          <w:b/>
          <w:color w:val="auto"/>
          <w:kern w:val="2"/>
          <w:sz w:val="21"/>
          <w:szCs w:val="21"/>
          <w:highlight w:val="none"/>
          <w:rPrChange w:id="232" w:author="王含" w:date="2023-11-02T17:05:00Z">
            <w:rPr>
              <w:rFonts w:hint="eastAsia" w:ascii="宋体" w:hAnsi="宋体" w:eastAsia="宋体" w:cs="宋体"/>
              <w:b/>
              <w:color w:val="auto"/>
              <w:sz w:val="21"/>
              <w:szCs w:val="21"/>
              <w:highlight w:val="none"/>
            </w:rPr>
          </w:rPrChange>
        </w:rPr>
        <w:t>第Ⅳ部分：信用工程数据</w:t>
      </w:r>
    </w:p>
    <w:p>
      <w:pPr>
        <w:pStyle w:val="9"/>
        <w:spacing w:line="336" w:lineRule="auto"/>
        <w:ind w:firstLine="600" w:firstLineChars="0"/>
        <w:rPr>
          <w:del w:id="234" w:author="王含" w:date="2023-11-02T17:05:00Z"/>
          <w:rFonts w:hint="eastAsia" w:ascii="宋体" w:hAnsi="宋体" w:eastAsia="宋体" w:cs="宋体"/>
          <w:b w:val="0"/>
          <w:color w:val="auto"/>
          <w:sz w:val="21"/>
          <w:szCs w:val="21"/>
          <w:highlight w:val="none"/>
        </w:rPr>
        <w:pPrChange w:id="233" w:author="王含" w:date="2023-11-02T17:15:00Z">
          <w:pPr>
            <w:pStyle w:val="9"/>
            <w:spacing w:line="360" w:lineRule="auto"/>
            <w:ind w:firstLine="600" w:firstLineChars="0"/>
          </w:pPr>
        </w:pPrChange>
      </w:pPr>
    </w:p>
    <w:p>
      <w:pPr>
        <w:pStyle w:val="9"/>
        <w:spacing w:line="336" w:lineRule="auto"/>
        <w:ind w:firstLine="600" w:firstLineChars="0"/>
        <w:rPr>
          <w:rFonts w:hint="eastAsia" w:ascii="宋体" w:hAnsi="宋体" w:eastAsia="宋体" w:cs="宋体"/>
          <w:color w:val="auto"/>
          <w:sz w:val="21"/>
          <w:szCs w:val="21"/>
          <w:highlight w:val="none"/>
          <w:lang w:eastAsia="zh-CN"/>
        </w:rPr>
        <w:pPrChange w:id="235" w:author="王含" w:date="2023-11-02T17:15:00Z">
          <w:pPr>
            <w:pStyle w:val="9"/>
            <w:spacing w:line="360" w:lineRule="auto"/>
            <w:ind w:firstLine="600" w:firstLineChars="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u w:val="none"/>
          <w:lang w:val="en-US" w:eastAsia="zh-CN"/>
        </w:rPr>
        <w:t>21</w:t>
      </w: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u w:val="none"/>
          <w:lang w:val="en-US" w:eastAsia="zh-CN"/>
        </w:rPr>
        <w:t xml:space="preserve">1 </w:t>
      </w:r>
      <w:r>
        <w:rPr>
          <w:rFonts w:hint="eastAsia" w:ascii="宋体" w:hAnsi="宋体" w:eastAsia="宋体" w:cs="宋体"/>
          <w:color w:val="auto"/>
          <w:sz w:val="21"/>
          <w:szCs w:val="21"/>
          <w:highlight w:val="none"/>
        </w:rPr>
        <w:t>辖内农户总数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填报机构服务区域内的农户总数</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36" w:author="王含" w:date="2023-11-02T17:15:00Z">
          <w:pPr>
            <w:pStyle w:val="9"/>
            <w:spacing w:line="360" w:lineRule="auto"/>
            <w:ind w:firstLine="600" w:firstLineChars="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21.1.1. 已建立经济档案的农户数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填报机构已经建立经济和信贷档案的农户数</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37" w:author="王含" w:date="2023-11-02T17:15:00Z">
          <w:pPr>
            <w:pStyle w:val="9"/>
            <w:spacing w:line="360" w:lineRule="auto"/>
            <w:ind w:firstLine="600" w:firstLineChars="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21.1.2. 有贷款农户数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报告期内填报机构以农户贷款名义发放所有自然人贷款的累计户数。同一农户获得多类农户贷款的情况，应计为一户，例如一农户同时获得了农户小额信用贷款和其他农户贷款，在计算户数时只计为一户</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38" w:author="王含" w:date="2023-11-02T17:15:00Z">
          <w:pPr>
            <w:pStyle w:val="9"/>
            <w:spacing w:line="360" w:lineRule="auto"/>
            <w:ind w:firstLine="600" w:firstLineChars="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u w:val="none"/>
          <w:lang w:val="en-US" w:eastAsia="zh-CN"/>
        </w:rPr>
        <w:t>21.1.3. 信用户户数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填填报机构按照《农户小额信用贷款管理指导意见》等办法被评定为信用户的农户数</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39" w:author="王含" w:date="2023-11-02T17:15:00Z">
          <w:pPr>
            <w:pStyle w:val="9"/>
            <w:spacing w:line="360" w:lineRule="auto"/>
            <w:ind w:firstLine="600" w:firstLineChars="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u w:val="none"/>
          <w:lang w:val="en-US" w:eastAsia="zh-CN"/>
        </w:rPr>
        <w:t>21.1.3.1. 有贷款的信用户户数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报告期内在填报机构有贷款的信用户户数。同一信用户获得多类农户贷款的情况，应计为一户</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b w:val="0"/>
          <w:color w:val="auto"/>
          <w:sz w:val="21"/>
          <w:szCs w:val="21"/>
          <w:highlight w:val="none"/>
          <w:lang w:eastAsia="zh-CN"/>
        </w:rPr>
        <w:pPrChange w:id="240" w:author="王含" w:date="2023-11-02T17:15:00Z">
          <w:pPr>
            <w:pStyle w:val="9"/>
            <w:spacing w:line="360" w:lineRule="auto"/>
            <w:ind w:firstLine="600" w:firstLineChars="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21.1.3.2. 有贷款的信用户贷款余额</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报告期末填报机构发放信用户贷款的余额</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b w:val="0"/>
          <w:color w:val="auto"/>
          <w:sz w:val="21"/>
          <w:szCs w:val="21"/>
          <w:highlight w:val="none"/>
          <w:lang w:eastAsia="zh-CN"/>
          <w:rPrChange w:id="242" w:author="王含" w:date="2023-11-02T16:59:00Z">
            <w:rPr>
              <w:rFonts w:hint="eastAsia" w:ascii="宋体" w:hAnsi="宋体" w:eastAsia="宋体" w:cs="宋体"/>
              <w:b/>
              <w:color w:val="auto"/>
              <w:sz w:val="21"/>
              <w:szCs w:val="21"/>
              <w:highlight w:val="none"/>
              <w:lang w:eastAsia="zh-CN"/>
            </w:rPr>
          </w:rPrChange>
        </w:rPr>
        <w:pPrChange w:id="241" w:author="王含" w:date="2023-11-02T17:15:00Z">
          <w:pPr>
            <w:pStyle w:val="9"/>
            <w:spacing w:line="240" w:lineRule="auto"/>
            <w:ind w:firstLine="420" w:firstLineChars="20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21.2. 辖内行政村（社区）数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填报机构服务区域内所有行政村（社区）数量</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43" w:author="王含" w:date="2023-11-02T17:15:00Z">
          <w:pPr>
            <w:pStyle w:val="9"/>
            <w:spacing w:line="240" w:lineRule="auto"/>
            <w:ind w:firstLine="420" w:firstLineChars="20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 xml:space="preserve"> 21.2.1 其中：信用村（社区）数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填填报机构服务区域内根据《农户小额信用贷款管理指导意见》等办法评定为信用村（社区）的数量</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44" w:author="王含" w:date="2023-11-02T17:15:00Z">
          <w:pPr>
            <w:pStyle w:val="9"/>
            <w:spacing w:line="240" w:lineRule="auto"/>
            <w:ind w:firstLine="420" w:firstLineChars="20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 xml:space="preserve"> 21.3.辖内乡镇（街道）数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填报机构服务区域内所有乡镇（街道）数量</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45" w:author="王含" w:date="2023-11-02T17:15:00Z">
          <w:pPr>
            <w:pStyle w:val="9"/>
            <w:spacing w:line="240" w:lineRule="auto"/>
            <w:ind w:firstLine="420" w:firstLineChars="20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 xml:space="preserve"> 21.3.1. 其中：信用乡镇（街道）数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填报机构在服务区域内根据《农户小额信用贷款管理指导意见》等办法评定为信用乡镇（街道）的数量</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46" w:author="王含" w:date="2023-11-02T17:15:00Z">
          <w:pPr>
            <w:pStyle w:val="9"/>
            <w:spacing w:line="240" w:lineRule="auto"/>
            <w:ind w:firstLine="420" w:firstLineChars="20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21.4. 农村区域网点总数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填报机构在农村区域设置的营业网点数</w:t>
      </w:r>
      <w:r>
        <w:rPr>
          <w:rFonts w:hint="eastAsia" w:ascii="宋体" w:hAnsi="宋体" w:eastAsia="宋体" w:cs="宋体"/>
          <w:color w:val="auto"/>
          <w:sz w:val="21"/>
          <w:szCs w:val="21"/>
          <w:highlight w:val="none"/>
          <w:lang w:eastAsia="zh-CN"/>
        </w:rPr>
        <w:t>。</w:t>
      </w:r>
    </w:p>
    <w:p>
      <w:pPr>
        <w:pStyle w:val="9"/>
        <w:spacing w:line="336" w:lineRule="auto"/>
        <w:ind w:firstLine="600" w:firstLineChars="0"/>
        <w:rPr>
          <w:rFonts w:hint="eastAsia" w:ascii="宋体" w:hAnsi="宋体" w:eastAsia="宋体" w:cs="宋体"/>
          <w:color w:val="auto"/>
          <w:sz w:val="21"/>
          <w:szCs w:val="21"/>
          <w:highlight w:val="none"/>
          <w:lang w:eastAsia="zh-CN"/>
        </w:rPr>
        <w:pPrChange w:id="247" w:author="王含" w:date="2023-11-02T17:15:00Z">
          <w:pPr>
            <w:pStyle w:val="9"/>
            <w:spacing w:line="240" w:lineRule="auto"/>
            <w:ind w:firstLine="420" w:firstLineChars="200"/>
          </w:pPr>
        </w:pPrChange>
      </w:pPr>
      <w:r>
        <w:rPr>
          <w:rFonts w:hint="eastAsia" w:ascii="宋体" w:hAnsi="宋体" w:eastAsia="宋体" w:cs="宋体"/>
          <w:color w:val="auto"/>
          <w:sz w:val="21"/>
          <w:szCs w:val="21"/>
          <w:highlight w:val="none"/>
          <w:u w:val="none"/>
        </w:rPr>
        <w:t>[</w:t>
      </w:r>
      <w:r>
        <w:rPr>
          <w:rFonts w:hint="eastAsia" w:ascii="宋体" w:hAnsi="宋体" w:eastAsia="宋体" w:cs="宋体"/>
          <w:color w:val="auto"/>
          <w:sz w:val="21"/>
          <w:szCs w:val="21"/>
          <w:highlight w:val="none"/>
        </w:rPr>
        <w:t>21.5. 无网点乡镇数</w:t>
      </w:r>
      <w:r>
        <w:rPr>
          <w:rFonts w:hint="eastAsia" w:ascii="宋体" w:hAnsi="宋体" w:eastAsia="宋体" w:cs="宋体"/>
          <w:color w:val="auto"/>
          <w:sz w:val="21"/>
          <w:szCs w:val="21"/>
          <w:highlight w:val="none"/>
          <w:u w:val="none"/>
        </w:rPr>
        <w:t>] 是指</w:t>
      </w:r>
      <w:r>
        <w:rPr>
          <w:rFonts w:hint="eastAsia" w:ascii="宋体" w:hAnsi="宋体" w:eastAsia="宋体" w:cs="宋体"/>
          <w:color w:val="auto"/>
          <w:sz w:val="21"/>
          <w:szCs w:val="21"/>
          <w:highlight w:val="none"/>
        </w:rPr>
        <w:t>填报机构所在行政区划内没有设立任何银行业金融机构营业网点的乡镇数量</w:t>
      </w:r>
      <w:r>
        <w:rPr>
          <w:rFonts w:hint="eastAsia" w:ascii="宋体" w:hAnsi="宋体" w:eastAsia="宋体" w:cs="宋体"/>
          <w:color w:val="auto"/>
          <w:sz w:val="21"/>
          <w:szCs w:val="21"/>
          <w:highlight w:val="none"/>
          <w:lang w:eastAsia="zh-CN"/>
        </w:rPr>
        <w:t>。</w:t>
      </w:r>
    </w:p>
    <w:p>
      <w:pPr>
        <w:pStyle w:val="9"/>
        <w:spacing w:line="336" w:lineRule="auto"/>
        <w:ind w:firstLine="0" w:firstLineChars="0"/>
        <w:rPr>
          <w:rFonts w:hint="eastAsia" w:ascii="宋体" w:hAnsi="宋体" w:eastAsia="宋体" w:cs="宋体"/>
          <w:color w:val="auto"/>
          <w:sz w:val="21"/>
          <w:szCs w:val="21"/>
          <w:highlight w:val="none"/>
        </w:rPr>
        <w:pPrChange w:id="248" w:author="王含" w:date="2023-11-02T17:15:00Z">
          <w:pPr>
            <w:pStyle w:val="9"/>
            <w:spacing w:line="240" w:lineRule="auto"/>
            <w:ind w:firstLine="0" w:firstLineChars="0"/>
          </w:pPr>
        </w:pPrChange>
      </w:pPr>
    </w:p>
    <w:p>
      <w:pPr>
        <w:spacing w:line="336" w:lineRule="auto"/>
        <w:ind w:firstLine="316" w:firstLineChars="150"/>
        <w:rPr>
          <w:rFonts w:hint="eastAsia" w:ascii="宋体" w:hAnsi="宋体" w:eastAsia="宋体" w:cs="宋体"/>
          <w:b/>
          <w:color w:val="auto"/>
          <w:sz w:val="21"/>
          <w:szCs w:val="21"/>
          <w:highlight w:val="none"/>
          <w:rPrChange w:id="250" w:author="王含" w:date="2023-11-02T17:06:00Z">
            <w:rPr>
              <w:rFonts w:hint="eastAsia" w:ascii="宋体" w:hAnsi="宋体" w:eastAsia="宋体" w:cs="宋体"/>
              <w:b/>
              <w:color w:val="auto"/>
              <w:sz w:val="21"/>
              <w:szCs w:val="21"/>
              <w:highlight w:val="none"/>
            </w:rPr>
          </w:rPrChange>
        </w:rPr>
        <w:pPrChange w:id="249" w:author="王含" w:date="2023-11-02T17:15:00Z">
          <w:pPr>
            <w:pStyle w:val="9"/>
            <w:spacing w:line="240" w:lineRule="auto"/>
            <w:ind w:firstLine="316" w:firstLineChars="150"/>
          </w:pPr>
        </w:pPrChange>
      </w:pPr>
      <w:r>
        <w:rPr>
          <w:rFonts w:hint="eastAsia" w:ascii="宋体" w:hAnsi="宋体" w:eastAsia="宋体" w:cs="宋体"/>
          <w:b/>
          <w:color w:val="auto"/>
          <w:sz w:val="21"/>
          <w:szCs w:val="21"/>
          <w:highlight w:val="none"/>
          <w:rPrChange w:id="251" w:author="王含" w:date="2023-11-02T17:06:00Z">
            <w:rPr>
              <w:rFonts w:hint="eastAsia" w:ascii="宋体" w:hAnsi="宋体" w:eastAsia="宋体" w:cs="宋体"/>
              <w:b/>
              <w:color w:val="auto"/>
              <w:sz w:val="21"/>
              <w:szCs w:val="21"/>
              <w:highlight w:val="none"/>
            </w:rPr>
          </w:rPrChange>
        </w:rPr>
        <w:t>第四部分：核对关系</w:t>
      </w:r>
    </w:p>
    <w:p>
      <w:pPr>
        <w:pStyle w:val="9"/>
        <w:spacing w:line="336" w:lineRule="auto"/>
        <w:ind w:left="435" w:firstLine="0" w:firstLineChars="0"/>
        <w:rPr>
          <w:rFonts w:hint="eastAsia" w:ascii="宋体" w:hAnsi="宋体" w:eastAsia="宋体" w:cs="宋体"/>
          <w:color w:val="auto"/>
          <w:sz w:val="21"/>
          <w:szCs w:val="21"/>
          <w:highlight w:val="none"/>
        </w:rPr>
        <w:pPrChange w:id="252"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（1）表内核对关系：</w:t>
      </w:r>
    </w:p>
    <w:p>
      <w:pPr>
        <w:pStyle w:val="9"/>
        <w:spacing w:line="336" w:lineRule="auto"/>
        <w:ind w:left="435" w:firstLine="0" w:firstLineChars="0"/>
        <w:rPr>
          <w:rFonts w:hint="eastAsia" w:ascii="宋体" w:hAnsi="宋体" w:eastAsia="宋体" w:cs="宋体"/>
          <w:color w:val="auto"/>
          <w:sz w:val="21"/>
          <w:szCs w:val="21"/>
          <w:highlight w:val="none"/>
        </w:rPr>
        <w:pPrChange w:id="253"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 xml:space="preserve">[6.1]+[6.2]+[6.3]+[6.4]＝[5] </w:t>
      </w:r>
    </w:p>
    <w:p>
      <w:pPr>
        <w:pStyle w:val="9"/>
        <w:spacing w:line="336" w:lineRule="auto"/>
        <w:ind w:left="435" w:firstLine="0" w:firstLineChars="0"/>
        <w:rPr>
          <w:rFonts w:hint="eastAsia" w:ascii="宋体" w:hAnsi="宋体" w:eastAsia="宋体" w:cs="宋体"/>
          <w:color w:val="auto"/>
          <w:sz w:val="21"/>
          <w:szCs w:val="21"/>
          <w:highlight w:val="none"/>
        </w:rPr>
        <w:pPrChange w:id="254"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[6.1.1.2]+[6.1.2.2]＝[6.1]</w:t>
      </w:r>
    </w:p>
    <w:p>
      <w:pPr>
        <w:pStyle w:val="9"/>
        <w:spacing w:line="336" w:lineRule="auto"/>
        <w:ind w:left="435" w:firstLine="0" w:firstLineChars="0"/>
        <w:rPr>
          <w:rFonts w:hint="eastAsia" w:ascii="宋体" w:hAnsi="宋体" w:eastAsia="宋体" w:cs="宋体"/>
          <w:color w:val="auto"/>
          <w:sz w:val="21"/>
          <w:szCs w:val="21"/>
          <w:highlight w:val="none"/>
        </w:rPr>
        <w:pPrChange w:id="255"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[6.2.1.2]+[6.2.2.2]＝[6.2]</w:t>
      </w:r>
    </w:p>
    <w:p>
      <w:pPr>
        <w:pStyle w:val="9"/>
        <w:spacing w:line="336" w:lineRule="auto"/>
        <w:ind w:left="435" w:firstLine="0" w:firstLineChars="0"/>
        <w:rPr>
          <w:rFonts w:hint="eastAsia" w:ascii="宋体" w:hAnsi="宋体" w:eastAsia="宋体" w:cs="宋体"/>
          <w:color w:val="auto"/>
          <w:sz w:val="21"/>
          <w:szCs w:val="21"/>
          <w:highlight w:val="none"/>
        </w:rPr>
        <w:pPrChange w:id="256"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[6.3.1.2]+[6.3.2.2] +[6.3.3.2]＝[6.3]</w:t>
      </w:r>
    </w:p>
    <w:p>
      <w:pPr>
        <w:pStyle w:val="9"/>
        <w:spacing w:line="336" w:lineRule="auto"/>
        <w:ind w:left="435" w:firstLine="0" w:firstLineChars="0"/>
        <w:rPr>
          <w:rFonts w:hint="eastAsia" w:ascii="宋体" w:hAnsi="宋体" w:eastAsia="宋体" w:cs="宋体"/>
          <w:color w:val="auto"/>
          <w:sz w:val="21"/>
          <w:szCs w:val="21"/>
          <w:highlight w:val="none"/>
        </w:rPr>
        <w:pPrChange w:id="257"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[6.4.1.2]+[6.4.2.2]＝[6.4]</w:t>
      </w:r>
    </w:p>
    <w:p>
      <w:pPr>
        <w:pStyle w:val="9"/>
        <w:spacing w:line="336" w:lineRule="auto"/>
        <w:ind w:left="435" w:firstLine="0" w:firstLineChars="0"/>
        <w:rPr>
          <w:rFonts w:hint="eastAsia" w:ascii="宋体" w:hAnsi="宋体" w:eastAsia="宋体" w:cs="宋体"/>
          <w:color w:val="auto"/>
          <w:sz w:val="21"/>
          <w:szCs w:val="21"/>
          <w:highlight w:val="none"/>
        </w:rPr>
        <w:pPrChange w:id="258"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.1]+[8.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.1]-[8.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.1.4]</w:t>
      </w:r>
      <w:r>
        <w:rPr>
          <w:rFonts w:hint="eastAsia" w:ascii="宋体" w:hAnsi="宋体" w:eastAsia="宋体" w:cs="宋体"/>
          <w:sz w:val="21"/>
          <w:szCs w:val="21"/>
          <w:highlight w:val="none"/>
        </w:rPr>
        <w:t>≤</w:t>
      </w:r>
      <w:r>
        <w:rPr>
          <w:rFonts w:hint="eastAsia" w:ascii="宋体" w:hAnsi="宋体" w:eastAsia="宋体" w:cs="宋体"/>
          <w:color w:val="auto"/>
          <w:sz w:val="21"/>
          <w:szCs w:val="21"/>
          <w:highlight w:val="none"/>
        </w:rPr>
        <w:t>[8.1]</w:t>
      </w:r>
    </w:p>
    <w:p>
      <w:pPr>
        <w:pStyle w:val="9"/>
        <w:spacing w:line="336" w:lineRule="auto"/>
        <w:ind w:left="435" w:firstLine="0" w:firstLineChars="0"/>
        <w:rPr>
          <w:rFonts w:hint="eastAsia" w:ascii="宋体" w:hAnsi="宋体" w:eastAsia="宋体" w:cs="宋体"/>
          <w:color w:val="auto"/>
          <w:sz w:val="21"/>
          <w:szCs w:val="21"/>
          <w:highlight w:val="none"/>
        </w:rPr>
        <w:pPrChange w:id="259"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.2]+[8.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.2]-[8.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.2.4]</w:t>
      </w:r>
      <w:r>
        <w:rPr>
          <w:rFonts w:hint="eastAsia" w:ascii="宋体" w:hAnsi="宋体" w:eastAsia="宋体" w:cs="宋体"/>
          <w:sz w:val="21"/>
          <w:szCs w:val="21"/>
          <w:highlight w:val="none"/>
        </w:rPr>
        <w:t>≤</w:t>
      </w:r>
      <w:r>
        <w:rPr>
          <w:rFonts w:hint="eastAsia" w:ascii="宋体" w:hAnsi="宋体" w:eastAsia="宋体" w:cs="宋体"/>
          <w:color w:val="auto"/>
          <w:sz w:val="21"/>
          <w:szCs w:val="21"/>
          <w:highlight w:val="none"/>
        </w:rPr>
        <w:t>[8.2]</w:t>
      </w:r>
    </w:p>
    <w:p>
      <w:pPr>
        <w:pStyle w:val="9"/>
        <w:spacing w:line="336" w:lineRule="auto"/>
        <w:ind w:left="435" w:firstLine="0" w:firstLineChars="0"/>
        <w:rPr>
          <w:rFonts w:hint="eastAsia" w:ascii="宋体" w:hAnsi="宋体" w:eastAsia="宋体" w:cs="宋体"/>
          <w:color w:val="auto"/>
          <w:sz w:val="21"/>
          <w:szCs w:val="21"/>
          <w:highlight w:val="none"/>
        </w:rPr>
        <w:pPrChange w:id="260"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.3]+[8.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.3]-[8.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.3.1]</w:t>
      </w:r>
      <w:r>
        <w:rPr>
          <w:rFonts w:hint="eastAsia" w:ascii="宋体" w:hAnsi="宋体" w:eastAsia="宋体" w:cs="宋体"/>
          <w:sz w:val="21"/>
          <w:szCs w:val="21"/>
          <w:highlight w:val="none"/>
        </w:rPr>
        <w:t>≤</w:t>
      </w:r>
      <w:r>
        <w:rPr>
          <w:rFonts w:hint="eastAsia" w:ascii="宋体" w:hAnsi="宋体" w:eastAsia="宋体" w:cs="宋体"/>
          <w:color w:val="auto"/>
          <w:sz w:val="21"/>
          <w:szCs w:val="21"/>
          <w:highlight w:val="none"/>
        </w:rPr>
        <w:t>[8.3]</w:t>
      </w:r>
    </w:p>
    <w:p>
      <w:pPr>
        <w:pStyle w:val="9"/>
        <w:spacing w:line="336" w:lineRule="auto"/>
        <w:ind w:left="435" w:firstLine="0" w:firstLineChars="0"/>
        <w:rPr>
          <w:rFonts w:hint="eastAsia" w:ascii="宋体" w:hAnsi="宋体" w:eastAsia="宋体" w:cs="宋体"/>
          <w:color w:val="auto"/>
          <w:sz w:val="21"/>
          <w:szCs w:val="21"/>
          <w:highlight w:val="none"/>
        </w:rPr>
        <w:pPrChange w:id="261"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.4]+[8.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.4]-[8.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.4.1]</w:t>
      </w:r>
      <w:r>
        <w:rPr>
          <w:rFonts w:hint="eastAsia" w:ascii="宋体" w:hAnsi="宋体" w:eastAsia="宋体" w:cs="宋体"/>
          <w:sz w:val="21"/>
          <w:szCs w:val="21"/>
          <w:highlight w:val="none"/>
        </w:rPr>
        <w:t>≤</w:t>
      </w:r>
      <w:r>
        <w:rPr>
          <w:rFonts w:hint="eastAsia" w:ascii="宋体" w:hAnsi="宋体" w:eastAsia="宋体" w:cs="宋体"/>
          <w:color w:val="auto"/>
          <w:sz w:val="21"/>
          <w:szCs w:val="21"/>
          <w:highlight w:val="none"/>
        </w:rPr>
        <w:t>[8.4]</w:t>
      </w:r>
    </w:p>
    <w:p>
      <w:pPr>
        <w:pStyle w:val="9"/>
        <w:spacing w:line="336" w:lineRule="auto"/>
        <w:ind w:left="435" w:firstLine="0" w:firstLineChars="0"/>
        <w:rPr>
          <w:rFonts w:hint="eastAsia" w:ascii="宋体" w:hAnsi="宋体" w:eastAsia="宋体" w:cs="宋体"/>
          <w:color w:val="auto"/>
          <w:sz w:val="21"/>
          <w:szCs w:val="21"/>
          <w:highlight w:val="none"/>
        </w:rPr>
        <w:pPrChange w:id="262"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.5]+[8.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.5]-[8.</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.5.1]</w:t>
      </w:r>
      <w:r>
        <w:rPr>
          <w:rFonts w:hint="eastAsia" w:ascii="宋体" w:hAnsi="宋体" w:eastAsia="宋体" w:cs="宋体"/>
          <w:sz w:val="21"/>
          <w:szCs w:val="21"/>
          <w:highlight w:val="none"/>
        </w:rPr>
        <w:t>≤</w:t>
      </w:r>
      <w:r>
        <w:rPr>
          <w:rFonts w:hint="eastAsia" w:ascii="宋体" w:hAnsi="宋体" w:eastAsia="宋体" w:cs="宋体"/>
          <w:color w:val="auto"/>
          <w:sz w:val="21"/>
          <w:szCs w:val="21"/>
          <w:highlight w:val="none"/>
        </w:rPr>
        <w:t>[8.5]</w:t>
      </w:r>
    </w:p>
    <w:p>
      <w:pPr>
        <w:pStyle w:val="9"/>
        <w:spacing w:line="336" w:lineRule="auto"/>
        <w:ind w:left="435" w:firstLine="0" w:firstLineChars="0"/>
        <w:rPr>
          <w:rFonts w:hint="eastAsia" w:ascii="宋体" w:hAnsi="宋体" w:eastAsia="宋体" w:cs="宋体"/>
          <w:color w:val="auto"/>
          <w:sz w:val="21"/>
          <w:szCs w:val="21"/>
          <w:highlight w:val="none"/>
          <w:lang w:val="en-US" w:eastAsia="zh-CN"/>
        </w:rPr>
        <w:pPrChange w:id="263"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[8.11]</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[8.1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[8.1]</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11</w:t>
      </w:r>
      <w:r>
        <w:rPr>
          <w:rFonts w:hint="eastAsia" w:ascii="宋体" w:hAnsi="宋体" w:eastAsia="宋体" w:cs="宋体"/>
          <w:color w:val="auto"/>
          <w:sz w:val="21"/>
          <w:szCs w:val="21"/>
          <w:highlight w:val="none"/>
        </w:rPr>
        <w:t>]</w:t>
      </w:r>
    </w:p>
    <w:p>
      <w:pPr>
        <w:pStyle w:val="9"/>
        <w:spacing w:line="336" w:lineRule="auto"/>
        <w:ind w:left="435" w:firstLine="0" w:firstLineChars="0"/>
        <w:rPr>
          <w:rFonts w:hint="eastAsia" w:ascii="宋体" w:hAnsi="宋体" w:eastAsia="宋体" w:cs="宋体"/>
          <w:color w:val="auto"/>
          <w:sz w:val="21"/>
          <w:szCs w:val="21"/>
          <w:highlight w:val="none"/>
        </w:rPr>
        <w:pPrChange w:id="264"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[8.11.1]</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[8.1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.1]</w:t>
      </w:r>
    </w:p>
    <w:p>
      <w:pPr>
        <w:pStyle w:val="9"/>
        <w:spacing w:line="336" w:lineRule="auto"/>
        <w:ind w:left="435" w:firstLine="0" w:firstLineChars="0"/>
        <w:rPr>
          <w:ins w:id="266" w:author="刘明玉" w:date="2023-11-02T16:01:00Z"/>
          <w:rFonts w:hint="eastAsia" w:ascii="宋体" w:hAnsi="宋体" w:eastAsia="宋体" w:cs="宋体"/>
          <w:color w:val="auto"/>
          <w:sz w:val="21"/>
          <w:szCs w:val="21"/>
          <w:highlight w:val="none"/>
        </w:rPr>
        <w:pPrChange w:id="265"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[8.11.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[8.1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eastAsia="zh-CN"/>
        </w:rPr>
        <w:t>1</w:t>
      </w:r>
      <w:r>
        <w:rPr>
          <w:rFonts w:hint="eastAsia" w:ascii="宋体" w:hAnsi="宋体" w:eastAsia="宋体" w:cs="宋体"/>
          <w:color w:val="auto"/>
          <w:sz w:val="21"/>
          <w:szCs w:val="21"/>
          <w:highlight w:val="none"/>
          <w:lang w:val="en-US" w:eastAsia="zh-CN"/>
        </w:rPr>
        <w:t>1.1</w:t>
      </w:r>
      <w:r>
        <w:rPr>
          <w:rFonts w:hint="eastAsia" w:ascii="宋体" w:hAnsi="宋体" w:eastAsia="宋体" w:cs="宋体"/>
          <w:color w:val="auto"/>
          <w:sz w:val="21"/>
          <w:szCs w:val="21"/>
          <w:highlight w:val="none"/>
        </w:rPr>
        <w:t>]</w:t>
      </w:r>
    </w:p>
    <w:p>
      <w:pPr>
        <w:pStyle w:val="9"/>
        <w:spacing w:line="336" w:lineRule="auto"/>
        <w:ind w:left="435" w:firstLine="0" w:firstLineChars="0"/>
        <w:rPr>
          <w:del w:id="268" w:author="王含" w:date="2023-11-02T17:08:00Z"/>
          <w:rFonts w:hint="eastAsia" w:ascii="宋体" w:hAnsi="宋体" w:eastAsia="宋体" w:cs="宋体"/>
          <w:color w:val="auto"/>
          <w:sz w:val="21"/>
          <w:szCs w:val="21"/>
          <w:highlight w:val="none"/>
          <w:lang w:val="en-US" w:eastAsia="zh-CN"/>
        </w:rPr>
        <w:pPrChange w:id="267" w:author="王含" w:date="2023-11-02T17:15:00Z">
          <w:pPr>
            <w:pStyle w:val="9"/>
            <w:spacing w:line="240" w:lineRule="auto"/>
            <w:ind w:left="435" w:firstLine="0" w:firstLineChars="0"/>
          </w:pPr>
        </w:pPrChange>
      </w:pPr>
      <w:ins w:id="269" w:author="刘明玉" w:date="2023-11-02T16:02:00Z">
        <w:del w:id="270" w:author="王含" w:date="2023-11-02T17:08:00Z">
          <w:r>
            <w:rPr>
              <w:rFonts w:hint="eastAsia" w:ascii="宋体" w:hAnsi="宋体" w:eastAsia="宋体" w:cs="宋体"/>
              <w:color w:val="auto"/>
              <w:sz w:val="21"/>
              <w:szCs w:val="21"/>
              <w:highlight w:val="none"/>
            </w:rPr>
            <w:delText>S4</w:delText>
          </w:r>
        </w:del>
      </w:ins>
      <w:ins w:id="271" w:author="刘明玉" w:date="2023-11-02T16:02:00Z">
        <w:del w:id="272" w:author="王含" w:date="2023-11-02T17:08:00Z">
          <w:r>
            <w:rPr>
              <w:rFonts w:hint="eastAsia" w:ascii="宋体" w:hAnsi="宋体" w:eastAsia="宋体" w:cs="宋体"/>
              <w:color w:val="auto"/>
              <w:sz w:val="21"/>
              <w:szCs w:val="21"/>
              <w:highlight w:val="none"/>
              <w:lang w:val="en-US" w:eastAsia="zh-CN"/>
            </w:rPr>
            <w:delText>6</w:delText>
          </w:r>
        </w:del>
      </w:ins>
      <w:ins w:id="273" w:author="刘明玉" w:date="2023-11-02T16:02:00Z">
        <w:del w:id="274" w:author="王含" w:date="2023-11-02T17:08:00Z">
          <w:r>
            <w:rPr>
              <w:rFonts w:hint="eastAsia" w:ascii="宋体" w:hAnsi="宋体" w:eastAsia="宋体" w:cs="宋体"/>
              <w:color w:val="auto"/>
              <w:sz w:val="21"/>
              <w:szCs w:val="21"/>
              <w:highlight w:val="none"/>
            </w:rPr>
            <w:delText>[</w:delText>
          </w:r>
        </w:del>
      </w:ins>
      <w:ins w:id="275" w:author="刘明玉" w:date="2023-11-02T16:04:00Z">
        <w:del w:id="276" w:author="王含" w:date="2023-11-02T17:08:00Z">
          <w:r>
            <w:rPr>
              <w:rFonts w:hint="eastAsia" w:ascii="宋体" w:hAnsi="宋体" w:eastAsia="宋体" w:cs="宋体"/>
              <w:color w:val="auto"/>
              <w:sz w:val="21"/>
              <w:szCs w:val="21"/>
              <w:highlight w:val="none"/>
              <w:lang w:val="en-US" w:eastAsia="zh-CN"/>
            </w:rPr>
            <w:delText>1</w:delText>
          </w:r>
        </w:del>
      </w:ins>
      <w:ins w:id="277" w:author="刘明玉" w:date="2023-11-02T16:02:00Z">
        <w:del w:id="278" w:author="王含" w:date="2023-11-02T17:08:00Z">
          <w:r>
            <w:rPr>
              <w:rFonts w:hint="eastAsia" w:ascii="宋体" w:hAnsi="宋体" w:eastAsia="宋体" w:cs="宋体"/>
              <w:color w:val="auto"/>
              <w:sz w:val="21"/>
              <w:szCs w:val="21"/>
              <w:highlight w:val="none"/>
            </w:rPr>
            <w:delText>.</w:delText>
          </w:r>
        </w:del>
      </w:ins>
      <w:ins w:id="279" w:author="刘明玉" w:date="2023-11-02T16:04:00Z">
        <w:del w:id="280" w:author="王含" w:date="2023-11-02T17:08:00Z">
          <w:r>
            <w:rPr>
              <w:rFonts w:hint="eastAsia" w:ascii="宋体" w:hAnsi="宋体" w:eastAsia="宋体" w:cs="宋体"/>
              <w:color w:val="auto"/>
              <w:sz w:val="21"/>
              <w:szCs w:val="21"/>
              <w:highlight w:val="none"/>
              <w:lang w:val="en-US" w:eastAsia="zh-CN"/>
            </w:rPr>
            <w:delText>1.4</w:delText>
          </w:r>
        </w:del>
      </w:ins>
      <w:ins w:id="281" w:author="刘明玉" w:date="2023-11-02T16:02:00Z">
        <w:del w:id="282" w:author="王含" w:date="2023-11-02T17:08:00Z">
          <w:r>
            <w:rPr>
              <w:rFonts w:hint="eastAsia" w:ascii="宋体" w:hAnsi="宋体" w:eastAsia="宋体" w:cs="宋体"/>
              <w:color w:val="auto"/>
              <w:sz w:val="21"/>
              <w:szCs w:val="21"/>
              <w:highlight w:val="none"/>
            </w:rPr>
            <w:delText>]</w:delText>
          </w:r>
        </w:del>
      </w:ins>
      <w:ins w:id="283" w:author="刘明玉" w:date="2023-11-02T16:01:00Z">
        <w:del w:id="284" w:author="王含" w:date="2023-11-02T17:08:00Z">
          <w:r>
            <w:rPr>
              <w:rFonts w:hint="eastAsia" w:ascii="宋体" w:hAnsi="宋体" w:eastAsia="宋体" w:cs="宋体"/>
              <w:color w:val="auto"/>
              <w:sz w:val="21"/>
              <w:szCs w:val="21"/>
              <w:highlight w:val="none"/>
              <w:lang w:eastAsia="zh-CN"/>
            </w:rPr>
            <w:delText>+</w:delText>
          </w:r>
        </w:del>
      </w:ins>
      <w:ins w:id="285" w:author="刘明玉" w:date="2023-11-02T16:04:00Z">
        <w:del w:id="286" w:author="王含" w:date="2023-11-02T17:08:00Z">
          <w:r>
            <w:rPr>
              <w:rFonts w:hint="eastAsia" w:ascii="宋体" w:hAnsi="宋体" w:eastAsia="宋体" w:cs="宋体"/>
              <w:color w:val="auto"/>
              <w:sz w:val="21"/>
              <w:szCs w:val="21"/>
              <w:highlight w:val="none"/>
            </w:rPr>
            <w:delText>S4</w:delText>
          </w:r>
        </w:del>
      </w:ins>
      <w:ins w:id="287" w:author="刘明玉" w:date="2023-11-02T16:04:00Z">
        <w:del w:id="288" w:author="王含" w:date="2023-11-02T17:08:00Z">
          <w:r>
            <w:rPr>
              <w:rFonts w:hint="eastAsia" w:ascii="宋体" w:hAnsi="宋体" w:eastAsia="宋体" w:cs="宋体"/>
              <w:color w:val="auto"/>
              <w:sz w:val="21"/>
              <w:szCs w:val="21"/>
              <w:highlight w:val="none"/>
              <w:lang w:val="en-US" w:eastAsia="zh-CN"/>
            </w:rPr>
            <w:delText>6</w:delText>
          </w:r>
        </w:del>
      </w:ins>
      <w:ins w:id="289" w:author="刘明玉" w:date="2023-11-02T16:01:00Z">
        <w:del w:id="290" w:author="王含" w:date="2023-11-02T17:08:00Z">
          <w:r>
            <w:rPr>
              <w:rFonts w:hint="eastAsia" w:ascii="宋体" w:hAnsi="宋体" w:eastAsia="宋体" w:cs="宋体"/>
              <w:color w:val="auto"/>
              <w:sz w:val="21"/>
              <w:szCs w:val="21"/>
              <w:highlight w:val="none"/>
            </w:rPr>
            <w:delText>[</w:delText>
          </w:r>
        </w:del>
      </w:ins>
      <w:ins w:id="291" w:author="刘明玉" w:date="2023-11-02T16:05:00Z">
        <w:del w:id="292" w:author="王含" w:date="2023-11-02T17:08:00Z">
          <w:r>
            <w:rPr>
              <w:rFonts w:hint="eastAsia" w:ascii="宋体" w:hAnsi="宋体" w:eastAsia="宋体" w:cs="宋体"/>
              <w:color w:val="auto"/>
              <w:sz w:val="21"/>
              <w:szCs w:val="21"/>
              <w:highlight w:val="none"/>
              <w:lang w:val="en-US" w:eastAsia="zh-CN"/>
            </w:rPr>
            <w:delText>2</w:delText>
          </w:r>
        </w:del>
      </w:ins>
      <w:ins w:id="293" w:author="刘明玉" w:date="2023-11-02T16:01:00Z">
        <w:del w:id="294" w:author="王含" w:date="2023-11-02T17:08:00Z">
          <w:r>
            <w:rPr>
              <w:rFonts w:hint="eastAsia" w:ascii="宋体" w:hAnsi="宋体" w:eastAsia="宋体" w:cs="宋体"/>
              <w:color w:val="auto"/>
              <w:sz w:val="21"/>
              <w:szCs w:val="21"/>
              <w:highlight w:val="none"/>
            </w:rPr>
            <w:delText>.</w:delText>
          </w:r>
        </w:del>
      </w:ins>
      <w:ins w:id="295" w:author="刘明玉" w:date="2023-11-02T16:06:00Z">
        <w:del w:id="296" w:author="王含" w:date="2023-11-02T17:08:00Z">
          <w:r>
            <w:rPr>
              <w:rFonts w:hint="eastAsia" w:ascii="宋体" w:hAnsi="宋体" w:eastAsia="宋体" w:cs="宋体"/>
              <w:color w:val="auto"/>
              <w:sz w:val="21"/>
              <w:szCs w:val="21"/>
              <w:highlight w:val="none"/>
              <w:lang w:val="en-US" w:eastAsia="zh-CN"/>
            </w:rPr>
            <w:delText>1.</w:delText>
          </w:r>
        </w:del>
      </w:ins>
      <w:ins w:id="297" w:author="刘明玉" w:date="2023-11-02T16:05:00Z">
        <w:del w:id="298" w:author="王含" w:date="2023-11-02T17:08:00Z">
          <w:r>
            <w:rPr>
              <w:rFonts w:hint="eastAsia" w:ascii="宋体" w:hAnsi="宋体" w:eastAsia="宋体" w:cs="宋体"/>
              <w:color w:val="auto"/>
              <w:sz w:val="21"/>
              <w:szCs w:val="21"/>
              <w:highlight w:val="none"/>
              <w:lang w:val="en-US" w:eastAsia="zh-CN"/>
            </w:rPr>
            <w:delText>4</w:delText>
          </w:r>
        </w:del>
      </w:ins>
      <w:ins w:id="299" w:author="刘明玉" w:date="2023-11-02T16:01:00Z">
        <w:del w:id="300" w:author="王含" w:date="2023-11-02T17:08:00Z">
          <w:r>
            <w:rPr>
              <w:rFonts w:hint="eastAsia" w:ascii="宋体" w:hAnsi="宋体" w:eastAsia="宋体" w:cs="宋体"/>
              <w:color w:val="auto"/>
              <w:sz w:val="21"/>
              <w:szCs w:val="21"/>
              <w:highlight w:val="none"/>
            </w:rPr>
            <w:delText>]</w:delText>
          </w:r>
        </w:del>
      </w:ins>
      <w:ins w:id="301" w:author="刘明玉" w:date="2023-11-02T16:05:00Z">
        <w:del w:id="302" w:author="王含" w:date="2023-11-02T17:08:00Z">
          <w:r>
            <w:rPr>
              <w:rFonts w:hint="eastAsia" w:ascii="宋体" w:hAnsi="宋体" w:eastAsia="宋体" w:cs="宋体"/>
              <w:color w:val="auto"/>
              <w:sz w:val="21"/>
              <w:szCs w:val="21"/>
              <w:highlight w:val="none"/>
              <w:lang w:eastAsia="zh-CN"/>
            </w:rPr>
            <w:delText>+</w:delText>
          </w:r>
        </w:del>
      </w:ins>
      <w:ins w:id="303" w:author="刘明玉" w:date="2023-11-02T16:27:00Z">
        <w:del w:id="304" w:author="王含" w:date="2023-11-02T17:08:00Z">
          <w:r>
            <w:rPr>
              <w:rFonts w:hint="eastAsia" w:ascii="宋体" w:hAnsi="宋体" w:eastAsia="宋体" w:cs="宋体"/>
              <w:color w:val="auto"/>
              <w:sz w:val="21"/>
              <w:szCs w:val="21"/>
              <w:highlight w:val="none"/>
            </w:rPr>
            <w:delText>S4</w:delText>
          </w:r>
        </w:del>
      </w:ins>
      <w:ins w:id="305" w:author="刘明玉" w:date="2023-11-02T16:27:00Z">
        <w:del w:id="306" w:author="王含" w:date="2023-11-02T17:08:00Z">
          <w:r>
            <w:rPr>
              <w:rFonts w:hint="eastAsia" w:ascii="宋体" w:hAnsi="宋体" w:eastAsia="宋体" w:cs="宋体"/>
              <w:color w:val="auto"/>
              <w:sz w:val="21"/>
              <w:szCs w:val="21"/>
              <w:highlight w:val="none"/>
              <w:lang w:val="en-US" w:eastAsia="zh-CN"/>
            </w:rPr>
            <w:delText>6</w:delText>
          </w:r>
        </w:del>
      </w:ins>
      <w:ins w:id="307" w:author="刘明玉" w:date="2023-11-02T16:27:00Z">
        <w:del w:id="308" w:author="王含" w:date="2023-11-02T17:08:00Z">
          <w:r>
            <w:rPr>
              <w:rFonts w:hint="eastAsia" w:ascii="宋体" w:hAnsi="宋体" w:eastAsia="宋体" w:cs="宋体"/>
              <w:color w:val="auto"/>
              <w:sz w:val="21"/>
              <w:szCs w:val="21"/>
              <w:highlight w:val="none"/>
            </w:rPr>
            <w:delText>[</w:delText>
          </w:r>
        </w:del>
      </w:ins>
      <w:ins w:id="309" w:author="刘明玉" w:date="2023-11-02T16:28:00Z">
        <w:del w:id="310" w:author="王含" w:date="2023-11-02T17:08:00Z">
          <w:r>
            <w:rPr>
              <w:rFonts w:hint="eastAsia" w:ascii="宋体" w:hAnsi="宋体" w:eastAsia="宋体" w:cs="宋体"/>
              <w:color w:val="auto"/>
              <w:sz w:val="21"/>
              <w:szCs w:val="21"/>
              <w:highlight w:val="none"/>
              <w:lang w:val="en-US" w:eastAsia="zh-CN"/>
            </w:rPr>
            <w:delText>3</w:delText>
          </w:r>
        </w:del>
      </w:ins>
      <w:ins w:id="311" w:author="刘明玉" w:date="2023-11-02T16:27:00Z">
        <w:del w:id="312" w:author="王含" w:date="2023-11-02T17:08:00Z">
          <w:r>
            <w:rPr>
              <w:rFonts w:hint="eastAsia" w:ascii="宋体" w:hAnsi="宋体" w:eastAsia="宋体" w:cs="宋体"/>
              <w:color w:val="auto"/>
              <w:sz w:val="21"/>
              <w:szCs w:val="21"/>
              <w:highlight w:val="none"/>
            </w:rPr>
            <w:delText>.</w:delText>
          </w:r>
        </w:del>
      </w:ins>
      <w:ins w:id="313" w:author="刘明玉" w:date="2023-11-02T16:27:00Z">
        <w:del w:id="314" w:author="王含" w:date="2023-11-02T17:08:00Z">
          <w:r>
            <w:rPr>
              <w:rFonts w:hint="eastAsia" w:ascii="宋体" w:hAnsi="宋体" w:eastAsia="宋体" w:cs="宋体"/>
              <w:color w:val="auto"/>
              <w:sz w:val="21"/>
              <w:szCs w:val="21"/>
              <w:highlight w:val="none"/>
              <w:lang w:val="en-US" w:eastAsia="zh-CN"/>
            </w:rPr>
            <w:delText>1.4</w:delText>
          </w:r>
        </w:del>
      </w:ins>
      <w:ins w:id="315" w:author="刘明玉" w:date="2023-11-02T16:27:00Z">
        <w:del w:id="316" w:author="王含" w:date="2023-11-02T17:08:00Z">
          <w:r>
            <w:rPr>
              <w:rFonts w:hint="eastAsia" w:ascii="宋体" w:hAnsi="宋体" w:eastAsia="宋体" w:cs="宋体"/>
              <w:color w:val="auto"/>
              <w:sz w:val="21"/>
              <w:szCs w:val="21"/>
              <w:highlight w:val="none"/>
            </w:rPr>
            <w:delText>]</w:delText>
          </w:r>
        </w:del>
      </w:ins>
      <w:ins w:id="317" w:author="刘明玉" w:date="2023-11-02T16:27:00Z">
        <w:del w:id="318" w:author="王含" w:date="2023-11-02T17:08:00Z">
          <w:r>
            <w:rPr>
              <w:rFonts w:hint="eastAsia" w:ascii="宋体" w:hAnsi="宋体" w:eastAsia="宋体" w:cs="宋体"/>
              <w:color w:val="auto"/>
              <w:sz w:val="21"/>
              <w:szCs w:val="21"/>
              <w:highlight w:val="none"/>
              <w:lang w:val="en-US" w:eastAsia="zh-CN"/>
            </w:rPr>
            <w:delText>+</w:delText>
          </w:r>
        </w:del>
      </w:ins>
      <w:ins w:id="319" w:author="刘明玉" w:date="2023-11-02T16:05:00Z">
        <w:del w:id="320" w:author="王含" w:date="2023-11-02T17:08:00Z">
          <w:r>
            <w:rPr>
              <w:rFonts w:hint="eastAsia" w:ascii="宋体" w:hAnsi="宋体" w:eastAsia="宋体" w:cs="宋体"/>
              <w:color w:val="auto"/>
              <w:sz w:val="21"/>
              <w:szCs w:val="21"/>
              <w:highlight w:val="none"/>
            </w:rPr>
            <w:delText>S4</w:delText>
          </w:r>
        </w:del>
      </w:ins>
      <w:ins w:id="321" w:author="刘明玉" w:date="2023-11-02T16:05:00Z">
        <w:del w:id="322" w:author="王含" w:date="2023-11-02T17:08:00Z">
          <w:r>
            <w:rPr>
              <w:rFonts w:hint="eastAsia" w:ascii="宋体" w:hAnsi="宋体" w:eastAsia="宋体" w:cs="宋体"/>
              <w:color w:val="auto"/>
              <w:sz w:val="21"/>
              <w:szCs w:val="21"/>
              <w:highlight w:val="none"/>
              <w:lang w:val="en-US" w:eastAsia="zh-CN"/>
            </w:rPr>
            <w:delText>6</w:delText>
          </w:r>
        </w:del>
      </w:ins>
      <w:ins w:id="323" w:author="刘明玉" w:date="2023-11-02T16:05:00Z">
        <w:del w:id="324" w:author="王含" w:date="2023-11-02T17:08:00Z">
          <w:r>
            <w:rPr>
              <w:rFonts w:hint="eastAsia" w:ascii="宋体" w:hAnsi="宋体" w:eastAsia="宋体" w:cs="宋体"/>
              <w:color w:val="auto"/>
              <w:sz w:val="21"/>
              <w:szCs w:val="21"/>
              <w:highlight w:val="none"/>
            </w:rPr>
            <w:delText>[</w:delText>
          </w:r>
        </w:del>
      </w:ins>
      <w:ins w:id="325" w:author="刘明玉" w:date="2023-11-02T16:06:00Z">
        <w:del w:id="326" w:author="王含" w:date="2023-11-02T17:08:00Z">
          <w:r>
            <w:rPr>
              <w:rFonts w:hint="eastAsia" w:ascii="宋体" w:hAnsi="宋体" w:eastAsia="宋体" w:cs="宋体"/>
              <w:color w:val="auto"/>
              <w:sz w:val="21"/>
              <w:szCs w:val="21"/>
              <w:highlight w:val="none"/>
              <w:lang w:val="en-US" w:eastAsia="zh-CN"/>
            </w:rPr>
            <w:delText>4</w:delText>
          </w:r>
        </w:del>
      </w:ins>
      <w:ins w:id="327" w:author="刘明玉" w:date="2023-11-02T16:05:00Z">
        <w:del w:id="328" w:author="王含" w:date="2023-11-02T17:08:00Z">
          <w:r>
            <w:rPr>
              <w:rFonts w:hint="eastAsia" w:ascii="宋体" w:hAnsi="宋体" w:eastAsia="宋体" w:cs="宋体"/>
              <w:color w:val="auto"/>
              <w:sz w:val="21"/>
              <w:szCs w:val="21"/>
              <w:highlight w:val="none"/>
            </w:rPr>
            <w:delText>.</w:delText>
          </w:r>
        </w:del>
      </w:ins>
      <w:ins w:id="329" w:author="刘明玉" w:date="2023-11-02T16:06:00Z">
        <w:del w:id="330" w:author="王含" w:date="2023-11-02T17:08:00Z">
          <w:r>
            <w:rPr>
              <w:rFonts w:hint="eastAsia" w:ascii="宋体" w:hAnsi="宋体" w:eastAsia="宋体" w:cs="宋体"/>
              <w:color w:val="auto"/>
              <w:sz w:val="21"/>
              <w:szCs w:val="21"/>
              <w:highlight w:val="none"/>
              <w:lang w:val="en-US" w:eastAsia="zh-CN"/>
            </w:rPr>
            <w:delText>1.</w:delText>
          </w:r>
        </w:del>
      </w:ins>
      <w:ins w:id="331" w:author="刘明玉" w:date="2023-11-02T16:05:00Z">
        <w:del w:id="332" w:author="王含" w:date="2023-11-02T17:08:00Z">
          <w:r>
            <w:rPr>
              <w:rFonts w:hint="eastAsia" w:ascii="宋体" w:hAnsi="宋体" w:eastAsia="宋体" w:cs="宋体"/>
              <w:color w:val="auto"/>
              <w:sz w:val="21"/>
              <w:szCs w:val="21"/>
              <w:highlight w:val="none"/>
              <w:lang w:val="en-US" w:eastAsia="zh-CN"/>
            </w:rPr>
            <w:delText>4</w:delText>
          </w:r>
        </w:del>
      </w:ins>
      <w:ins w:id="333" w:author="刘明玉" w:date="2023-11-02T16:05:00Z">
        <w:del w:id="334" w:author="王含" w:date="2023-11-02T17:08:00Z">
          <w:r>
            <w:rPr>
              <w:rFonts w:hint="eastAsia" w:ascii="宋体" w:hAnsi="宋体" w:eastAsia="宋体" w:cs="宋体"/>
              <w:color w:val="auto"/>
              <w:sz w:val="21"/>
              <w:szCs w:val="21"/>
              <w:highlight w:val="none"/>
            </w:rPr>
            <w:delText>]</w:delText>
          </w:r>
        </w:del>
      </w:ins>
      <w:ins w:id="335" w:author="刘明玉" w:date="2023-11-02T16:05:00Z">
        <w:del w:id="336" w:author="王含" w:date="2023-11-02T17:08:00Z">
          <w:r>
            <w:rPr>
              <w:rFonts w:hint="eastAsia" w:ascii="宋体" w:hAnsi="宋体" w:eastAsia="宋体" w:cs="宋体"/>
              <w:color w:val="auto"/>
              <w:sz w:val="21"/>
              <w:szCs w:val="21"/>
              <w:highlight w:val="none"/>
              <w:lang w:eastAsia="zh-CN"/>
            </w:rPr>
            <w:delText>+</w:delText>
          </w:r>
        </w:del>
      </w:ins>
      <w:ins w:id="337" w:author="刘明玉" w:date="2023-11-02T16:05:00Z">
        <w:del w:id="338" w:author="王含" w:date="2023-11-02T17:08:00Z">
          <w:r>
            <w:rPr>
              <w:rFonts w:hint="eastAsia" w:ascii="宋体" w:hAnsi="宋体" w:eastAsia="宋体" w:cs="宋体"/>
              <w:color w:val="auto"/>
              <w:sz w:val="21"/>
              <w:szCs w:val="21"/>
              <w:highlight w:val="none"/>
            </w:rPr>
            <w:delText>S4</w:delText>
          </w:r>
        </w:del>
      </w:ins>
      <w:ins w:id="339" w:author="刘明玉" w:date="2023-11-02T16:05:00Z">
        <w:del w:id="340" w:author="王含" w:date="2023-11-02T17:08:00Z">
          <w:r>
            <w:rPr>
              <w:rFonts w:hint="eastAsia" w:ascii="宋体" w:hAnsi="宋体" w:eastAsia="宋体" w:cs="宋体"/>
              <w:color w:val="auto"/>
              <w:sz w:val="21"/>
              <w:szCs w:val="21"/>
              <w:highlight w:val="none"/>
              <w:lang w:val="en-US" w:eastAsia="zh-CN"/>
            </w:rPr>
            <w:delText>6</w:delText>
          </w:r>
        </w:del>
      </w:ins>
      <w:ins w:id="341" w:author="刘明玉" w:date="2023-11-02T16:05:00Z">
        <w:del w:id="342" w:author="王含" w:date="2023-11-02T17:08:00Z">
          <w:r>
            <w:rPr>
              <w:rFonts w:hint="eastAsia" w:ascii="宋体" w:hAnsi="宋体" w:eastAsia="宋体" w:cs="宋体"/>
              <w:color w:val="auto"/>
              <w:sz w:val="21"/>
              <w:szCs w:val="21"/>
              <w:highlight w:val="none"/>
            </w:rPr>
            <w:delText>[</w:delText>
          </w:r>
        </w:del>
      </w:ins>
      <w:ins w:id="343" w:author="刘明玉" w:date="2023-11-02T16:06:00Z">
        <w:del w:id="344" w:author="王含" w:date="2023-11-02T17:08:00Z">
          <w:r>
            <w:rPr>
              <w:rFonts w:hint="eastAsia" w:ascii="宋体" w:hAnsi="宋体" w:eastAsia="宋体" w:cs="宋体"/>
              <w:color w:val="auto"/>
              <w:sz w:val="21"/>
              <w:szCs w:val="21"/>
              <w:highlight w:val="none"/>
              <w:lang w:val="en-US" w:eastAsia="zh-CN"/>
            </w:rPr>
            <w:delText>5</w:delText>
          </w:r>
        </w:del>
      </w:ins>
      <w:ins w:id="345" w:author="刘明玉" w:date="2023-11-02T16:05:00Z">
        <w:del w:id="346" w:author="王含" w:date="2023-11-02T17:08:00Z">
          <w:r>
            <w:rPr>
              <w:rFonts w:hint="eastAsia" w:ascii="宋体" w:hAnsi="宋体" w:eastAsia="宋体" w:cs="宋体"/>
              <w:color w:val="auto"/>
              <w:sz w:val="21"/>
              <w:szCs w:val="21"/>
              <w:highlight w:val="none"/>
            </w:rPr>
            <w:delText>.</w:delText>
          </w:r>
        </w:del>
      </w:ins>
      <w:ins w:id="347" w:author="刘明玉" w:date="2023-11-02T16:06:00Z">
        <w:del w:id="348" w:author="王含" w:date="2023-11-02T17:08:00Z">
          <w:r>
            <w:rPr>
              <w:rFonts w:hint="eastAsia" w:ascii="宋体" w:hAnsi="宋体" w:eastAsia="宋体" w:cs="宋体"/>
              <w:color w:val="auto"/>
              <w:sz w:val="21"/>
              <w:szCs w:val="21"/>
              <w:highlight w:val="none"/>
              <w:lang w:val="en-US" w:eastAsia="zh-CN"/>
            </w:rPr>
            <w:delText>1.</w:delText>
          </w:r>
        </w:del>
      </w:ins>
      <w:ins w:id="349" w:author="刘明玉" w:date="2023-11-02T16:07:00Z">
        <w:del w:id="350" w:author="王含" w:date="2023-11-02T17:08:00Z">
          <w:r>
            <w:rPr>
              <w:rFonts w:hint="eastAsia" w:ascii="宋体" w:hAnsi="宋体" w:eastAsia="宋体" w:cs="宋体"/>
              <w:color w:val="auto"/>
              <w:sz w:val="21"/>
              <w:szCs w:val="21"/>
              <w:highlight w:val="none"/>
              <w:lang w:val="en-US" w:eastAsia="zh-CN"/>
            </w:rPr>
            <w:delText>6</w:delText>
          </w:r>
        </w:del>
      </w:ins>
      <w:ins w:id="351" w:author="刘明玉" w:date="2023-11-02T16:05:00Z">
        <w:del w:id="352" w:author="王含" w:date="2023-11-02T17:08:00Z">
          <w:r>
            <w:rPr>
              <w:rFonts w:hint="eastAsia" w:ascii="宋体" w:hAnsi="宋体" w:eastAsia="宋体" w:cs="宋体"/>
              <w:color w:val="auto"/>
              <w:sz w:val="21"/>
              <w:szCs w:val="21"/>
              <w:highlight w:val="none"/>
            </w:rPr>
            <w:delText>]</w:delText>
          </w:r>
        </w:del>
      </w:ins>
      <w:ins w:id="353" w:author="刘明玉" w:date="2023-11-02T16:01:00Z">
        <w:del w:id="354" w:author="王含" w:date="2023-11-02T17:08:00Z">
          <w:r>
            <w:rPr>
              <w:rFonts w:hint="eastAsia" w:ascii="宋体" w:hAnsi="宋体" w:eastAsia="宋体" w:cs="宋体"/>
              <w:color w:val="auto"/>
              <w:sz w:val="21"/>
              <w:szCs w:val="21"/>
              <w:highlight w:val="none"/>
              <w:lang w:val="en-US" w:eastAsia="zh-CN"/>
            </w:rPr>
            <w:delText>=</w:delText>
          </w:r>
        </w:del>
      </w:ins>
      <w:ins w:id="355" w:author="刘明玉" w:date="2023-11-02T16:01:00Z">
        <w:del w:id="356" w:author="王含" w:date="2023-11-02T17:08:00Z">
          <w:r>
            <w:rPr>
              <w:rFonts w:hint="eastAsia" w:ascii="宋体" w:hAnsi="宋体" w:eastAsia="宋体" w:cs="宋体"/>
              <w:color w:val="auto"/>
              <w:sz w:val="21"/>
              <w:szCs w:val="21"/>
              <w:highlight w:val="none"/>
            </w:rPr>
            <w:delText>[</w:delText>
          </w:r>
        </w:del>
      </w:ins>
      <w:ins w:id="357" w:author="刘明玉" w:date="2023-11-02T16:02:00Z">
        <w:del w:id="358" w:author="王含" w:date="2023-11-02T17:08:00Z">
          <w:r>
            <w:rPr>
              <w:rFonts w:hint="eastAsia" w:ascii="宋体" w:hAnsi="宋体" w:eastAsia="宋体" w:cs="宋体"/>
              <w:color w:val="auto"/>
              <w:sz w:val="21"/>
              <w:szCs w:val="21"/>
              <w:highlight w:val="none"/>
              <w:lang w:val="en-US" w:eastAsia="zh-CN"/>
            </w:rPr>
            <w:delText>8</w:delText>
          </w:r>
        </w:del>
      </w:ins>
      <w:ins w:id="359" w:author="刘明玉" w:date="2023-11-02T16:01:00Z">
        <w:del w:id="360" w:author="王含" w:date="2023-11-02T17:08:00Z">
          <w:r>
            <w:rPr>
              <w:rFonts w:hint="eastAsia" w:ascii="宋体" w:hAnsi="宋体" w:eastAsia="宋体" w:cs="宋体"/>
              <w:color w:val="auto"/>
              <w:sz w:val="21"/>
              <w:szCs w:val="21"/>
              <w:highlight w:val="none"/>
              <w:lang w:val="en-US" w:eastAsia="zh-CN"/>
            </w:rPr>
            <w:delText>.1</w:delText>
          </w:r>
        </w:del>
      </w:ins>
      <w:ins w:id="361" w:author="刘明玉" w:date="2023-11-02T16:02:00Z">
        <w:del w:id="362" w:author="王含" w:date="2023-11-02T17:08:00Z">
          <w:r>
            <w:rPr>
              <w:rFonts w:hint="eastAsia" w:ascii="宋体" w:hAnsi="宋体" w:eastAsia="宋体" w:cs="宋体"/>
              <w:color w:val="auto"/>
              <w:sz w:val="21"/>
              <w:szCs w:val="21"/>
              <w:highlight w:val="none"/>
              <w:lang w:val="en-US" w:eastAsia="zh-CN"/>
            </w:rPr>
            <w:delText>2</w:delText>
          </w:r>
        </w:del>
      </w:ins>
      <w:ins w:id="363" w:author="刘明玉" w:date="2023-11-02T16:01:00Z">
        <w:del w:id="364" w:author="王含" w:date="2023-11-02T17:08:00Z">
          <w:r>
            <w:rPr>
              <w:rFonts w:hint="eastAsia" w:ascii="宋体" w:hAnsi="宋体" w:eastAsia="宋体" w:cs="宋体"/>
              <w:color w:val="auto"/>
              <w:sz w:val="21"/>
              <w:szCs w:val="21"/>
              <w:highlight w:val="none"/>
            </w:rPr>
            <w:delText>]</w:delText>
          </w:r>
        </w:del>
      </w:ins>
    </w:p>
    <w:p>
      <w:pPr>
        <w:pStyle w:val="9"/>
        <w:spacing w:line="336" w:lineRule="auto"/>
        <w:ind w:left="435" w:firstLine="0" w:firstLineChars="0"/>
        <w:rPr>
          <w:rFonts w:hint="eastAsia" w:ascii="宋体" w:hAnsi="宋体" w:eastAsia="宋体" w:cs="宋体"/>
          <w:color w:val="auto"/>
          <w:sz w:val="21"/>
          <w:szCs w:val="21"/>
          <w:highlight w:val="none"/>
        </w:rPr>
        <w:pPrChange w:id="365"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 xml:space="preserve">[9.1.1] </w:t>
      </w:r>
      <w:r>
        <w:rPr>
          <w:rFonts w:hint="eastAsia" w:ascii="宋体" w:hAnsi="宋体" w:eastAsia="宋体" w:cs="宋体"/>
          <w:sz w:val="21"/>
          <w:szCs w:val="21"/>
          <w:highlight w:val="none"/>
        </w:rPr>
        <w:t xml:space="preserve">≤ </w:t>
      </w:r>
      <w:r>
        <w:rPr>
          <w:rFonts w:hint="eastAsia" w:ascii="宋体" w:hAnsi="宋体" w:eastAsia="宋体" w:cs="宋体"/>
          <w:color w:val="auto"/>
          <w:sz w:val="21"/>
          <w:szCs w:val="21"/>
          <w:highlight w:val="none"/>
        </w:rPr>
        <w:t>[9.1]</w:t>
      </w:r>
    </w:p>
    <w:p>
      <w:pPr>
        <w:pStyle w:val="9"/>
        <w:spacing w:line="336" w:lineRule="auto"/>
        <w:ind w:left="435" w:firstLine="0" w:firstLineChars="0"/>
        <w:rPr>
          <w:rFonts w:hint="eastAsia" w:ascii="宋体" w:hAnsi="宋体" w:eastAsia="宋体" w:cs="宋体"/>
          <w:color w:val="auto"/>
          <w:sz w:val="21"/>
          <w:szCs w:val="21"/>
          <w:highlight w:val="none"/>
        </w:rPr>
        <w:pPrChange w:id="366"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[9.1.</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 xml:space="preserve">] </w:t>
      </w:r>
      <w:r>
        <w:rPr>
          <w:rFonts w:hint="eastAsia" w:ascii="宋体" w:hAnsi="宋体" w:eastAsia="宋体" w:cs="宋体"/>
          <w:sz w:val="21"/>
          <w:szCs w:val="21"/>
          <w:highlight w:val="none"/>
        </w:rPr>
        <w:t xml:space="preserve">≤ </w:t>
      </w:r>
      <w:r>
        <w:rPr>
          <w:rFonts w:hint="eastAsia" w:ascii="宋体" w:hAnsi="宋体" w:eastAsia="宋体" w:cs="宋体"/>
          <w:color w:val="auto"/>
          <w:sz w:val="21"/>
          <w:szCs w:val="21"/>
          <w:highlight w:val="none"/>
        </w:rPr>
        <w:t>[9.1]</w:t>
      </w:r>
    </w:p>
    <w:p>
      <w:pPr>
        <w:pStyle w:val="9"/>
        <w:spacing w:line="336" w:lineRule="auto"/>
        <w:ind w:left="435" w:firstLine="0" w:firstLineChars="0"/>
        <w:rPr>
          <w:rFonts w:hint="eastAsia" w:ascii="宋体" w:hAnsi="宋体" w:eastAsia="宋体" w:cs="宋体"/>
          <w:color w:val="auto"/>
          <w:sz w:val="21"/>
          <w:szCs w:val="21"/>
          <w:highlight w:val="none"/>
        </w:rPr>
        <w:pPrChange w:id="367"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 xml:space="preserve">[9.2.1] </w:t>
      </w:r>
      <w:r>
        <w:rPr>
          <w:rFonts w:hint="eastAsia" w:ascii="宋体" w:hAnsi="宋体" w:eastAsia="宋体" w:cs="宋体"/>
          <w:sz w:val="21"/>
          <w:szCs w:val="21"/>
          <w:highlight w:val="none"/>
        </w:rPr>
        <w:t xml:space="preserve">≤ </w:t>
      </w:r>
      <w:r>
        <w:rPr>
          <w:rFonts w:hint="eastAsia" w:ascii="宋体" w:hAnsi="宋体" w:eastAsia="宋体" w:cs="宋体"/>
          <w:color w:val="auto"/>
          <w:sz w:val="21"/>
          <w:szCs w:val="21"/>
          <w:highlight w:val="none"/>
        </w:rPr>
        <w:t>[9.2]</w:t>
      </w:r>
    </w:p>
    <w:p>
      <w:pPr>
        <w:pStyle w:val="9"/>
        <w:spacing w:line="336" w:lineRule="auto"/>
        <w:ind w:left="435" w:firstLine="0" w:firstLineChars="0"/>
        <w:rPr>
          <w:rFonts w:hint="eastAsia" w:ascii="宋体" w:hAnsi="宋体" w:eastAsia="宋体" w:cs="宋体"/>
          <w:color w:val="auto"/>
          <w:sz w:val="21"/>
          <w:szCs w:val="21"/>
          <w:highlight w:val="none"/>
        </w:rPr>
        <w:pPrChange w:id="368"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[9.2.</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 xml:space="preserve">] </w:t>
      </w:r>
      <w:r>
        <w:rPr>
          <w:rFonts w:hint="eastAsia" w:ascii="宋体" w:hAnsi="宋体" w:eastAsia="宋体" w:cs="宋体"/>
          <w:sz w:val="21"/>
          <w:szCs w:val="21"/>
          <w:highlight w:val="none"/>
        </w:rPr>
        <w:t xml:space="preserve">≤ </w:t>
      </w:r>
      <w:r>
        <w:rPr>
          <w:rFonts w:hint="eastAsia" w:ascii="宋体" w:hAnsi="宋体" w:eastAsia="宋体" w:cs="宋体"/>
          <w:color w:val="auto"/>
          <w:sz w:val="21"/>
          <w:szCs w:val="21"/>
          <w:highlight w:val="none"/>
        </w:rPr>
        <w:t>[9.2]</w:t>
      </w:r>
    </w:p>
    <w:p>
      <w:pPr>
        <w:pStyle w:val="9"/>
        <w:spacing w:line="336" w:lineRule="auto"/>
        <w:ind w:left="435" w:firstLine="0" w:firstLineChars="0"/>
        <w:rPr>
          <w:rFonts w:hint="eastAsia" w:ascii="宋体" w:hAnsi="宋体" w:eastAsia="宋体" w:cs="宋体"/>
          <w:color w:val="auto"/>
          <w:sz w:val="21"/>
          <w:szCs w:val="21"/>
          <w:highlight w:val="none"/>
        </w:rPr>
        <w:pPrChange w:id="369"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[11.2]+[11.3]+[11.4]+[11.5]+[11.6]＝[8.1] =[11]</w:t>
      </w:r>
    </w:p>
    <w:p>
      <w:pPr>
        <w:pStyle w:val="9"/>
        <w:spacing w:line="336" w:lineRule="auto"/>
        <w:ind w:left="435" w:firstLine="0" w:firstLineChars="0"/>
        <w:rPr>
          <w:rFonts w:hint="eastAsia" w:ascii="宋体" w:hAnsi="宋体" w:eastAsia="宋体" w:cs="宋体"/>
          <w:color w:val="auto"/>
          <w:sz w:val="21"/>
          <w:szCs w:val="21"/>
          <w:highlight w:val="none"/>
          <w:u w:val="none"/>
        </w:rPr>
        <w:pPrChange w:id="370"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[18.1]+[18.2]+[18.3] ≤[18]</w:t>
      </w:r>
    </w:p>
    <w:p>
      <w:pPr>
        <w:pStyle w:val="9"/>
        <w:spacing w:line="336" w:lineRule="auto"/>
        <w:ind w:left="435" w:firstLine="0" w:firstLineChars="0"/>
        <w:rPr>
          <w:rFonts w:hint="eastAsia" w:ascii="宋体" w:hAnsi="宋体" w:eastAsia="宋体" w:cs="宋体"/>
          <w:color w:val="auto"/>
          <w:sz w:val="21"/>
          <w:szCs w:val="21"/>
          <w:highlight w:val="none"/>
          <w:u w:val="none"/>
        </w:rPr>
        <w:pPrChange w:id="371"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[18.2.1]+[18.2.2]=[18.2]</w:t>
      </w:r>
    </w:p>
    <w:p>
      <w:pPr>
        <w:pStyle w:val="9"/>
        <w:spacing w:line="336" w:lineRule="auto"/>
        <w:ind w:left="435" w:firstLine="0" w:firstLineChars="0"/>
        <w:rPr>
          <w:rFonts w:hint="eastAsia" w:ascii="宋体" w:hAnsi="宋体" w:eastAsia="宋体" w:cs="宋体"/>
          <w:color w:val="auto"/>
          <w:sz w:val="21"/>
          <w:szCs w:val="21"/>
          <w:highlight w:val="none"/>
          <w:u w:val="none"/>
        </w:rPr>
        <w:pPrChange w:id="372"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[18.2.1]= [18.2.1.1]+ [18.2.1.2]+[18.2.1.3]+[18.2.1.4]+ [18.2.1.5]+ [18.2.1.6]+ [18.2.1.7]+ [18.2.1.8]</w:t>
      </w:r>
    </w:p>
    <w:p>
      <w:pPr>
        <w:pStyle w:val="9"/>
        <w:spacing w:line="336" w:lineRule="auto"/>
        <w:ind w:left="435" w:firstLine="0" w:firstLineChars="0"/>
        <w:rPr>
          <w:rFonts w:hint="eastAsia" w:ascii="宋体" w:hAnsi="宋体" w:eastAsia="宋体" w:cs="宋体"/>
          <w:color w:val="auto"/>
          <w:sz w:val="21"/>
          <w:szCs w:val="21"/>
          <w:highlight w:val="none"/>
          <w:u w:val="none"/>
        </w:rPr>
        <w:pPrChange w:id="373"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[18.2.1.8.1] ≤[18.2.1.8]</w:t>
      </w:r>
    </w:p>
    <w:p>
      <w:pPr>
        <w:pStyle w:val="9"/>
        <w:spacing w:line="336" w:lineRule="auto"/>
        <w:ind w:left="435" w:firstLine="0" w:firstLineChars="0"/>
        <w:rPr>
          <w:rFonts w:hint="eastAsia" w:ascii="宋体" w:hAnsi="宋体" w:eastAsia="宋体" w:cs="宋体"/>
          <w:color w:val="auto"/>
          <w:sz w:val="21"/>
          <w:szCs w:val="21"/>
          <w:highlight w:val="none"/>
          <w:u w:val="none"/>
        </w:rPr>
        <w:pPrChange w:id="374"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[18.2.2]= [18.2.2.1]+ [18.2.2.2]+[18.2.2.3]+[18.2.2.4]+ [18.2.2.5]+ [18.2.2.6]+ [18.2.2.7]+ [18.2.2.8]</w:t>
      </w:r>
    </w:p>
    <w:p>
      <w:pPr>
        <w:pStyle w:val="9"/>
        <w:spacing w:line="336" w:lineRule="auto"/>
        <w:ind w:left="435" w:firstLine="0" w:firstLineChars="0"/>
        <w:rPr>
          <w:rFonts w:hint="eastAsia" w:ascii="宋体" w:hAnsi="宋体" w:eastAsia="宋体" w:cs="宋体"/>
          <w:color w:val="auto"/>
          <w:sz w:val="21"/>
          <w:szCs w:val="21"/>
          <w:highlight w:val="none"/>
          <w:u w:val="none"/>
        </w:rPr>
        <w:pPrChange w:id="375"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[18.2.2.8.1] ≤[18.2.2.8]</w:t>
      </w:r>
    </w:p>
    <w:p>
      <w:pPr>
        <w:pStyle w:val="9"/>
        <w:spacing w:line="336" w:lineRule="auto"/>
        <w:ind w:left="435" w:firstLine="0" w:firstLineChars="0"/>
        <w:rPr>
          <w:rFonts w:hint="eastAsia" w:ascii="宋体" w:hAnsi="宋体" w:eastAsia="宋体" w:cs="宋体"/>
          <w:color w:val="auto"/>
          <w:sz w:val="21"/>
          <w:szCs w:val="21"/>
          <w:highlight w:val="none"/>
          <w:u w:val="none"/>
        </w:rPr>
        <w:pPrChange w:id="376"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[19.1]+[19.2]+[19.3] ≤[19]</w:t>
      </w:r>
    </w:p>
    <w:p>
      <w:pPr>
        <w:pStyle w:val="9"/>
        <w:spacing w:line="336" w:lineRule="auto"/>
        <w:ind w:left="435" w:firstLine="0" w:firstLineChars="0"/>
        <w:rPr>
          <w:rFonts w:hint="eastAsia" w:ascii="宋体" w:hAnsi="宋体" w:eastAsia="宋体" w:cs="宋体"/>
          <w:color w:val="auto"/>
          <w:sz w:val="21"/>
          <w:szCs w:val="21"/>
          <w:highlight w:val="none"/>
          <w:u w:val="none"/>
        </w:rPr>
        <w:pPrChange w:id="377"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[19.2.1]+[19.2.2]=[19.2]</w:t>
      </w:r>
    </w:p>
    <w:p>
      <w:pPr>
        <w:pStyle w:val="9"/>
        <w:spacing w:line="336" w:lineRule="auto"/>
        <w:ind w:left="435" w:firstLine="0" w:firstLineChars="0"/>
        <w:rPr>
          <w:rFonts w:hint="eastAsia" w:ascii="宋体" w:hAnsi="宋体" w:eastAsia="宋体" w:cs="宋体"/>
          <w:color w:val="auto"/>
          <w:sz w:val="21"/>
          <w:szCs w:val="21"/>
          <w:highlight w:val="none"/>
          <w:u w:val="none"/>
        </w:rPr>
        <w:pPrChange w:id="378"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[19.2.1]= [19.2.1.1]+ [19.2.1.2]+[19.2.1.3]+[19.2.1.4]+ [19.2.1.5]+ [19.2.1.6]+ [19.2.1.7]+ [19.2.1.8]</w:t>
      </w:r>
    </w:p>
    <w:p>
      <w:pPr>
        <w:pStyle w:val="9"/>
        <w:spacing w:line="336" w:lineRule="auto"/>
        <w:ind w:left="435" w:firstLine="0" w:firstLineChars="0"/>
        <w:rPr>
          <w:rFonts w:hint="eastAsia" w:ascii="宋体" w:hAnsi="宋体" w:eastAsia="宋体" w:cs="宋体"/>
          <w:color w:val="auto"/>
          <w:sz w:val="21"/>
          <w:szCs w:val="21"/>
          <w:highlight w:val="none"/>
          <w:u w:val="none"/>
        </w:rPr>
        <w:pPrChange w:id="379"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[19.2.1.8.1] ≤[19.2.1.8]</w:t>
      </w:r>
    </w:p>
    <w:p>
      <w:pPr>
        <w:pStyle w:val="9"/>
        <w:spacing w:line="336" w:lineRule="auto"/>
        <w:ind w:left="435" w:firstLine="0" w:firstLineChars="0"/>
        <w:rPr>
          <w:rFonts w:hint="eastAsia" w:ascii="宋体" w:hAnsi="宋体" w:eastAsia="宋体" w:cs="宋体"/>
          <w:color w:val="auto"/>
          <w:sz w:val="21"/>
          <w:szCs w:val="21"/>
          <w:highlight w:val="none"/>
          <w:u w:val="none"/>
        </w:rPr>
        <w:pPrChange w:id="380"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[19.2.2]= [19.2.2.1]+ [19.2.2.2]+[19.2.2.3]+[19.2.2.4]+ [19.2.2.5]+ [19.2.2.6]+ [19.2.2.7]+ [19.2.2.8]</w:t>
      </w:r>
    </w:p>
    <w:p>
      <w:pPr>
        <w:pStyle w:val="9"/>
        <w:spacing w:line="336" w:lineRule="auto"/>
        <w:ind w:left="435" w:firstLine="0" w:firstLineChars="0"/>
        <w:rPr>
          <w:rFonts w:hint="eastAsia" w:ascii="宋体" w:hAnsi="宋体" w:eastAsia="宋体" w:cs="宋体"/>
          <w:color w:val="auto"/>
          <w:sz w:val="21"/>
          <w:szCs w:val="21"/>
          <w:highlight w:val="none"/>
          <w:u w:val="none"/>
        </w:rPr>
        <w:pPrChange w:id="381"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[19.2.2.8.1] ≤[19.2.2.8]</w:t>
      </w:r>
    </w:p>
    <w:p>
      <w:pPr>
        <w:pStyle w:val="9"/>
        <w:spacing w:line="336" w:lineRule="auto"/>
        <w:ind w:left="435" w:firstLine="0" w:firstLineChars="0"/>
        <w:rPr>
          <w:ins w:id="383" w:author="王含" w:date="2023-11-02T17:06:00Z"/>
          <w:rFonts w:hint="eastAsia" w:ascii="宋体" w:hAnsi="宋体" w:eastAsia="宋体" w:cs="宋体"/>
          <w:color w:val="auto"/>
          <w:sz w:val="21"/>
          <w:szCs w:val="21"/>
          <w:highlight w:val="none"/>
        </w:rPr>
        <w:pPrChange w:id="382" w:author="王含" w:date="2023-11-02T17:15:00Z">
          <w:pPr>
            <w:pStyle w:val="9"/>
            <w:spacing w:line="240" w:lineRule="auto"/>
            <w:ind w:left="435" w:firstLine="0" w:firstLineChars="0"/>
          </w:pPr>
        </w:pPrChange>
      </w:pPr>
    </w:p>
    <w:p>
      <w:pPr>
        <w:pStyle w:val="9"/>
        <w:spacing w:line="336" w:lineRule="auto"/>
        <w:ind w:left="435" w:firstLine="0" w:firstLineChars="0"/>
        <w:rPr>
          <w:rFonts w:hint="eastAsia" w:ascii="宋体" w:hAnsi="宋体" w:eastAsia="宋体" w:cs="宋体"/>
          <w:color w:val="auto"/>
          <w:sz w:val="21"/>
          <w:szCs w:val="21"/>
          <w:highlight w:val="none"/>
        </w:rPr>
        <w:pPrChange w:id="384"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（2）表间核对关系：</w:t>
      </w:r>
    </w:p>
    <w:p>
      <w:pPr>
        <w:pStyle w:val="9"/>
        <w:spacing w:line="336" w:lineRule="auto"/>
        <w:ind w:left="435" w:firstLine="0" w:firstLineChars="0"/>
        <w:rPr>
          <w:rFonts w:hint="eastAsia" w:ascii="宋体" w:hAnsi="宋体" w:eastAsia="宋体" w:cs="宋体"/>
          <w:color w:val="auto"/>
          <w:sz w:val="21"/>
          <w:szCs w:val="21"/>
          <w:highlight w:val="none"/>
        </w:rPr>
        <w:pPrChange w:id="385"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S47[5.A]=G01[52.C]</w:t>
      </w:r>
    </w:p>
    <w:p>
      <w:pPr>
        <w:pStyle w:val="9"/>
        <w:spacing w:line="336" w:lineRule="auto"/>
        <w:ind w:left="435" w:firstLine="0" w:firstLineChars="0"/>
        <w:rPr>
          <w:rFonts w:hint="eastAsia" w:ascii="宋体" w:hAnsi="宋体" w:eastAsia="宋体" w:cs="宋体"/>
          <w:color w:val="auto"/>
          <w:sz w:val="21"/>
          <w:szCs w:val="21"/>
          <w:highlight w:val="none"/>
        </w:rPr>
        <w:pPrChange w:id="386"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S47[7.1A]=G01[61.C]</w:t>
      </w:r>
    </w:p>
    <w:p>
      <w:pPr>
        <w:pStyle w:val="9"/>
        <w:spacing w:line="336" w:lineRule="auto"/>
        <w:ind w:left="435" w:firstLine="0" w:firstLineChars="0"/>
        <w:rPr>
          <w:rFonts w:hint="eastAsia" w:ascii="宋体" w:hAnsi="宋体" w:eastAsia="宋体" w:cs="宋体"/>
          <w:color w:val="auto"/>
          <w:sz w:val="21"/>
          <w:szCs w:val="21"/>
          <w:highlight w:val="none"/>
        </w:rPr>
        <w:pPrChange w:id="387"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S47[7.4A]=G21[1.2I]</w:t>
      </w:r>
    </w:p>
    <w:p>
      <w:pPr>
        <w:pStyle w:val="9"/>
        <w:spacing w:line="336" w:lineRule="auto"/>
        <w:ind w:left="435" w:firstLine="0" w:firstLineChars="0"/>
        <w:rPr>
          <w:rFonts w:hint="eastAsia" w:ascii="宋体" w:hAnsi="宋体" w:eastAsia="宋体" w:cs="宋体"/>
          <w:color w:val="auto"/>
          <w:sz w:val="21"/>
          <w:szCs w:val="21"/>
          <w:highlight w:val="none"/>
        </w:rPr>
        <w:pPrChange w:id="388"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S47[8.1A]= S47[11</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A]=G01[62.C]</w:t>
      </w:r>
    </w:p>
    <w:p>
      <w:pPr>
        <w:pStyle w:val="9"/>
        <w:spacing w:line="336" w:lineRule="auto"/>
        <w:ind w:left="435" w:firstLine="0" w:firstLineChars="0"/>
        <w:rPr>
          <w:rFonts w:hint="eastAsia" w:ascii="宋体" w:hAnsi="宋体" w:eastAsia="宋体" w:cs="宋体"/>
          <w:color w:val="auto"/>
          <w:sz w:val="21"/>
          <w:szCs w:val="21"/>
          <w:highlight w:val="none"/>
        </w:rPr>
        <w:pPrChange w:id="389"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S47[9.1A]＝G01[4.C]</w:t>
      </w:r>
    </w:p>
    <w:p>
      <w:pPr>
        <w:pStyle w:val="9"/>
        <w:spacing w:line="336" w:lineRule="auto"/>
        <w:ind w:left="435" w:firstLine="0" w:firstLineChars="0"/>
        <w:rPr>
          <w:rFonts w:hint="eastAsia" w:ascii="宋体" w:hAnsi="宋体" w:eastAsia="宋体" w:cs="宋体"/>
          <w:color w:val="auto"/>
          <w:sz w:val="21"/>
          <w:szCs w:val="21"/>
          <w:highlight w:val="none"/>
        </w:rPr>
        <w:pPrChange w:id="390"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S47[9.2A]＝G01[29.C]</w:t>
      </w:r>
    </w:p>
    <w:p>
      <w:pPr>
        <w:pStyle w:val="9"/>
        <w:spacing w:line="336" w:lineRule="auto"/>
        <w:ind w:left="435" w:firstLine="0" w:firstLineChars="0"/>
        <w:rPr>
          <w:rFonts w:hint="eastAsia" w:ascii="宋体" w:hAnsi="宋体" w:eastAsia="宋体" w:cs="宋体"/>
          <w:color w:val="auto"/>
          <w:sz w:val="21"/>
          <w:szCs w:val="21"/>
          <w:highlight w:val="none"/>
        </w:rPr>
        <w:pPrChange w:id="391"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S47[8.</w:t>
      </w:r>
      <w:r>
        <w:rPr>
          <w:rFonts w:hint="eastAsia" w:ascii="宋体" w:hAnsi="宋体" w:eastAsia="宋体" w:cs="宋体"/>
          <w:color w:val="auto"/>
          <w:sz w:val="21"/>
          <w:szCs w:val="21"/>
          <w:highlight w:val="none"/>
          <w:lang w:val="en-US" w:eastAsia="zh-CN"/>
        </w:rPr>
        <w:t>9</w:t>
      </w:r>
      <w:r>
        <w:rPr>
          <w:rFonts w:hint="eastAsia" w:ascii="宋体" w:hAnsi="宋体" w:eastAsia="宋体" w:cs="宋体"/>
          <w:color w:val="auto"/>
          <w:sz w:val="21"/>
          <w:szCs w:val="21"/>
          <w:highlight w:val="none"/>
        </w:rPr>
        <w:t>.1A]＝</w:t>
      </w:r>
      <w:r>
        <w:rPr>
          <w:rFonts w:hint="eastAsia" w:ascii="宋体" w:hAnsi="宋体" w:eastAsia="宋体" w:cs="宋体"/>
          <w:color w:val="auto"/>
          <w:sz w:val="21"/>
          <w:szCs w:val="21"/>
          <w:highlight w:val="none"/>
          <w:lang w:val="zh-CN"/>
        </w:rPr>
        <w:t>S63_I[1.C]+S63_I[1.D]+S63_I[1.F]+S63_I[1.G]</w:t>
      </w:r>
    </w:p>
    <w:p>
      <w:pPr>
        <w:pStyle w:val="9"/>
        <w:spacing w:line="336" w:lineRule="auto"/>
        <w:ind w:left="435" w:firstLine="0" w:firstLineChars="0"/>
        <w:rPr>
          <w:rFonts w:hint="eastAsia" w:ascii="宋体" w:hAnsi="宋体" w:eastAsia="宋体" w:cs="宋体"/>
          <w:color w:val="auto"/>
          <w:sz w:val="21"/>
          <w:szCs w:val="21"/>
          <w:highlight w:val="none"/>
        </w:rPr>
        <w:pPrChange w:id="392"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rPr>
        <w:t>S47[8.</w:t>
      </w:r>
      <w:r>
        <w:rPr>
          <w:rFonts w:hint="eastAsia" w:ascii="宋体" w:hAnsi="宋体" w:eastAsia="宋体" w:cs="宋体"/>
          <w:color w:val="auto"/>
          <w:sz w:val="21"/>
          <w:szCs w:val="21"/>
          <w:highlight w:val="none"/>
          <w:lang w:eastAsia="zh-CN"/>
        </w:rPr>
        <w:t>1</w:t>
      </w:r>
      <w:r>
        <w:rPr>
          <w:rFonts w:hint="eastAsia" w:ascii="宋体" w:hAnsi="宋体" w:eastAsia="宋体" w:cs="宋体"/>
          <w:color w:val="auto"/>
          <w:sz w:val="21"/>
          <w:szCs w:val="21"/>
          <w:highlight w:val="none"/>
          <w:lang w:val="en-US" w:eastAsia="zh-CN"/>
        </w:rPr>
        <w:t>0</w:t>
      </w:r>
      <w:r>
        <w:rPr>
          <w:rFonts w:hint="eastAsia" w:ascii="宋体" w:hAnsi="宋体" w:eastAsia="宋体" w:cs="宋体"/>
          <w:color w:val="auto"/>
          <w:sz w:val="21"/>
          <w:szCs w:val="21"/>
          <w:highlight w:val="none"/>
        </w:rPr>
        <w:t>.1.4A] ≤S63_Ⅰ[1.</w:t>
      </w:r>
      <w:r>
        <w:rPr>
          <w:rFonts w:hint="eastAsia" w:ascii="宋体" w:hAnsi="宋体" w:eastAsia="宋体" w:cs="宋体"/>
          <w:color w:val="auto"/>
          <w:sz w:val="21"/>
          <w:szCs w:val="21"/>
          <w:highlight w:val="none"/>
          <w:lang w:eastAsia="zh-CN"/>
        </w:rPr>
        <w:t>F</w:t>
      </w:r>
      <w:r>
        <w:rPr>
          <w:rFonts w:hint="eastAsia" w:ascii="宋体" w:hAnsi="宋体" w:eastAsia="宋体" w:cs="宋体"/>
          <w:color w:val="auto"/>
          <w:sz w:val="21"/>
          <w:szCs w:val="21"/>
          <w:highlight w:val="none"/>
        </w:rPr>
        <w:t>]+ S63_Ⅰ[1.</w:t>
      </w:r>
      <w:r>
        <w:rPr>
          <w:rFonts w:hint="eastAsia" w:ascii="宋体" w:hAnsi="宋体" w:eastAsia="宋体" w:cs="宋体"/>
          <w:color w:val="auto"/>
          <w:sz w:val="21"/>
          <w:szCs w:val="21"/>
          <w:highlight w:val="none"/>
          <w:lang w:eastAsia="zh-CN"/>
        </w:rPr>
        <w:t>G</w:t>
      </w:r>
      <w:r>
        <w:rPr>
          <w:rFonts w:hint="eastAsia" w:ascii="宋体" w:hAnsi="宋体" w:eastAsia="宋体" w:cs="宋体"/>
          <w:color w:val="auto"/>
          <w:sz w:val="21"/>
          <w:szCs w:val="21"/>
          <w:highlight w:val="none"/>
        </w:rPr>
        <w:t>]</w:t>
      </w:r>
    </w:p>
    <w:p>
      <w:pPr>
        <w:pStyle w:val="9"/>
        <w:spacing w:line="336" w:lineRule="auto"/>
        <w:ind w:left="435" w:firstLine="0" w:firstLineChars="0"/>
        <w:rPr>
          <w:rFonts w:hint="eastAsia" w:ascii="宋体" w:hAnsi="宋体" w:eastAsia="宋体" w:cs="宋体"/>
          <w:color w:val="auto"/>
          <w:sz w:val="21"/>
          <w:szCs w:val="21"/>
          <w:highlight w:val="none"/>
          <w:lang w:val="en-US" w:eastAsia="zh-CN"/>
        </w:rPr>
        <w:pPrChange w:id="393"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lang w:val="en-US" w:eastAsia="zh-CN"/>
        </w:rPr>
        <w:t>S47</w:t>
      </w: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11</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val="en-US" w:eastAsia="zh-CN"/>
        </w:rPr>
        <w:t>+S47</w:t>
      </w: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12</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val="en-US" w:eastAsia="zh-CN"/>
        </w:rPr>
        <w:t>=S63_III[1.C]</w:t>
      </w:r>
    </w:p>
    <w:p>
      <w:pPr>
        <w:pStyle w:val="9"/>
        <w:spacing w:line="336" w:lineRule="auto"/>
        <w:ind w:left="435" w:firstLine="0" w:firstLineChars="0"/>
        <w:rPr>
          <w:ins w:id="395" w:author="王含" w:date="2023-11-02T17:17:00Z"/>
          <w:rFonts w:hint="eastAsia" w:ascii="宋体" w:hAnsi="宋体" w:eastAsia="宋体" w:cs="宋体"/>
          <w:color w:val="auto"/>
          <w:sz w:val="21"/>
          <w:szCs w:val="21"/>
          <w:highlight w:val="none"/>
          <w:lang w:val="en-US" w:eastAsia="zh-CN"/>
        </w:rPr>
        <w:pPrChange w:id="394"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lang w:val="en-US" w:eastAsia="zh-CN"/>
        </w:rPr>
        <w:t>S47</w:t>
      </w: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11</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val="en-US" w:eastAsia="zh-CN"/>
        </w:rPr>
        <w:t>+S47</w:t>
      </w: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val="en-US" w:eastAsia="zh-CN"/>
        </w:rPr>
        <w:t>12</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val="en-US" w:eastAsia="zh-CN"/>
        </w:rPr>
        <w:t>=S63_III[1.G]</w:t>
      </w:r>
    </w:p>
    <w:p>
      <w:pPr>
        <w:pStyle w:val="9"/>
        <w:spacing w:line="336" w:lineRule="auto"/>
        <w:ind w:left="435" w:firstLine="0" w:firstLineChars="0"/>
        <w:rPr>
          <w:rFonts w:hint="eastAsia" w:ascii="宋体" w:hAnsi="宋体" w:eastAsia="宋体" w:cs="宋体"/>
          <w:color w:val="auto"/>
          <w:sz w:val="21"/>
          <w:szCs w:val="21"/>
          <w:highlight w:val="none"/>
          <w:lang w:val="en-US" w:eastAsia="zh-CN"/>
        </w:rPr>
        <w:pPrChange w:id="396" w:author="王含" w:date="2023-11-02T17:15:00Z">
          <w:pPr>
            <w:pStyle w:val="9"/>
            <w:spacing w:line="240" w:lineRule="auto"/>
            <w:ind w:left="435" w:firstLine="0" w:firstLineChars="0"/>
          </w:pPr>
        </w:pPrChange>
      </w:pPr>
      <w:ins w:id="397" w:author="王含" w:date="2023-11-02T17:18:00Z">
        <w:r>
          <w:rPr>
            <w:rFonts w:hint="eastAsia" w:ascii="宋体" w:hAnsi="宋体" w:eastAsia="宋体" w:cs="宋体"/>
            <w:color w:val="auto"/>
            <w:sz w:val="21"/>
            <w:szCs w:val="21"/>
            <w:highlight w:val="none"/>
          </w:rPr>
          <w:t>S47[8.12A]</w:t>
        </w:r>
      </w:ins>
      <w:ins w:id="398" w:author="王含" w:date="2023-11-02T17:18:00Z">
        <w:r>
          <w:rPr>
            <w:rFonts w:hint="eastAsia" w:ascii="宋体" w:hAnsi="宋体" w:eastAsia="宋体" w:cs="宋体"/>
            <w:color w:val="auto"/>
            <w:sz w:val="21"/>
            <w:szCs w:val="21"/>
            <w:highlight w:val="none"/>
            <w:lang w:val="en-US" w:eastAsia="zh-CN"/>
          </w:rPr>
          <w:t>=</w:t>
        </w:r>
      </w:ins>
      <w:ins w:id="399" w:author="王含" w:date="2023-11-02T17:17:00Z">
        <w:r>
          <w:rPr>
            <w:rFonts w:hint="eastAsia" w:ascii="宋体" w:hAnsi="宋体" w:eastAsia="宋体" w:cs="宋体"/>
            <w:color w:val="auto"/>
            <w:sz w:val="21"/>
            <w:szCs w:val="21"/>
            <w:highlight w:val="none"/>
          </w:rPr>
          <w:t>S46[1.1.4A]+S46[2.1.4A]+S46[3.1.4A]+S46[4.1.4A]+S46[5.1.6A]</w:t>
        </w:r>
      </w:ins>
    </w:p>
    <w:p>
      <w:pPr>
        <w:pStyle w:val="9"/>
        <w:spacing w:line="336" w:lineRule="auto"/>
        <w:ind w:left="435" w:firstLine="0" w:firstLineChars="0"/>
        <w:rPr>
          <w:del w:id="401" w:author="王含" w:date="2024-11-01T10:45:20Z"/>
          <w:rFonts w:hint="eastAsia" w:ascii="宋体" w:hAnsi="宋体" w:eastAsia="宋体" w:cs="宋体"/>
          <w:color w:val="auto"/>
          <w:sz w:val="21"/>
          <w:szCs w:val="21"/>
          <w:highlight w:val="none"/>
          <w:lang w:val="en-US" w:eastAsia="zh-CN"/>
        </w:rPr>
        <w:pPrChange w:id="400" w:author="王含" w:date="2023-11-02T17:15:00Z">
          <w:pPr>
            <w:pStyle w:val="9"/>
            <w:spacing w:line="240" w:lineRule="auto"/>
            <w:ind w:left="435" w:firstLine="0" w:firstLineChars="0"/>
          </w:pPr>
        </w:pPrChange>
      </w:pPr>
      <w:del w:id="402" w:author="王含" w:date="2024-11-01T10:45:20Z">
        <w:r>
          <w:rPr>
            <w:rFonts w:hint="eastAsia" w:ascii="宋体" w:hAnsi="宋体" w:eastAsia="宋体" w:cs="宋体"/>
            <w:color w:val="auto"/>
            <w:sz w:val="21"/>
            <w:szCs w:val="21"/>
            <w:highlight w:val="none"/>
            <w:lang w:val="en-US" w:eastAsia="zh-CN"/>
          </w:rPr>
          <w:delText>S47</w:delText>
        </w:r>
      </w:del>
      <w:del w:id="403" w:author="王含" w:date="2024-11-01T10:45:20Z">
        <w:r>
          <w:rPr>
            <w:rFonts w:hint="eastAsia" w:ascii="宋体" w:hAnsi="宋体" w:eastAsia="宋体" w:cs="宋体"/>
            <w:color w:val="auto"/>
            <w:sz w:val="21"/>
            <w:szCs w:val="21"/>
            <w:highlight w:val="none"/>
          </w:rPr>
          <w:delText>[</w:delText>
        </w:r>
      </w:del>
      <w:del w:id="404" w:author="王含" w:date="2024-11-01T10:45:20Z">
        <w:r>
          <w:rPr>
            <w:rFonts w:hint="eastAsia" w:ascii="宋体" w:hAnsi="宋体" w:eastAsia="宋体" w:cs="宋体"/>
            <w:color w:val="auto"/>
            <w:sz w:val="21"/>
            <w:szCs w:val="21"/>
            <w:highlight w:val="none"/>
            <w:lang w:val="en-US" w:eastAsia="zh-CN"/>
          </w:rPr>
          <w:delText>11</w:delText>
        </w:r>
      </w:del>
      <w:del w:id="405" w:author="王含" w:date="2024-11-01T10:45:20Z">
        <w:r>
          <w:rPr>
            <w:rFonts w:hint="eastAsia" w:ascii="宋体" w:hAnsi="宋体" w:eastAsia="宋体" w:cs="宋体"/>
            <w:color w:val="auto"/>
            <w:sz w:val="21"/>
            <w:szCs w:val="21"/>
            <w:highlight w:val="none"/>
          </w:rPr>
          <w:delText>.1</w:delText>
        </w:r>
      </w:del>
      <w:del w:id="406" w:author="王含" w:date="2024-11-01T10:45:20Z">
        <w:r>
          <w:rPr>
            <w:rFonts w:hint="eastAsia" w:ascii="宋体" w:hAnsi="宋体" w:eastAsia="宋体" w:cs="宋体"/>
            <w:color w:val="auto"/>
            <w:sz w:val="21"/>
            <w:szCs w:val="21"/>
            <w:highlight w:val="none"/>
            <w:lang w:val="en-US" w:eastAsia="zh-CN"/>
          </w:rPr>
          <w:delText>A</w:delText>
        </w:r>
      </w:del>
      <w:del w:id="407" w:author="王含" w:date="2024-11-01T10:45:20Z">
        <w:r>
          <w:rPr>
            <w:rFonts w:hint="eastAsia" w:ascii="宋体" w:hAnsi="宋体" w:eastAsia="宋体" w:cs="宋体"/>
            <w:color w:val="auto"/>
            <w:sz w:val="21"/>
            <w:szCs w:val="21"/>
            <w:highlight w:val="none"/>
          </w:rPr>
          <w:delText>]</w:delText>
        </w:r>
      </w:del>
      <w:del w:id="408" w:author="王含" w:date="2024-11-01T10:45:20Z">
        <w:r>
          <w:rPr>
            <w:rFonts w:hint="eastAsia" w:ascii="宋体" w:hAnsi="宋体" w:eastAsia="宋体" w:cs="宋体"/>
            <w:color w:val="auto"/>
            <w:sz w:val="21"/>
            <w:szCs w:val="21"/>
            <w:highlight w:val="none"/>
            <w:lang w:val="en-US" w:eastAsia="zh-CN"/>
          </w:rPr>
          <w:delText>=S45</w:delText>
        </w:r>
      </w:del>
      <w:del w:id="409" w:author="王含" w:date="2024-11-01T10:45:20Z">
        <w:r>
          <w:rPr>
            <w:rFonts w:hint="eastAsia" w:ascii="宋体" w:hAnsi="宋体" w:eastAsia="宋体" w:cs="宋体"/>
            <w:color w:val="auto"/>
            <w:sz w:val="21"/>
            <w:szCs w:val="21"/>
            <w:highlight w:val="none"/>
          </w:rPr>
          <w:delText>[1</w:delText>
        </w:r>
      </w:del>
      <w:del w:id="410" w:author="王含" w:date="2024-11-01T10:45:20Z">
        <w:r>
          <w:rPr>
            <w:rFonts w:hint="eastAsia" w:ascii="宋体" w:hAnsi="宋体" w:eastAsia="宋体" w:cs="宋体"/>
            <w:color w:val="auto"/>
            <w:sz w:val="21"/>
            <w:szCs w:val="21"/>
            <w:highlight w:val="none"/>
            <w:lang w:val="en-US" w:eastAsia="zh-CN"/>
          </w:rPr>
          <w:delText>.A</w:delText>
        </w:r>
      </w:del>
      <w:del w:id="411" w:author="王含" w:date="2024-11-01T10:45:20Z">
        <w:r>
          <w:rPr>
            <w:rFonts w:hint="eastAsia" w:ascii="宋体" w:hAnsi="宋体" w:eastAsia="宋体" w:cs="宋体"/>
            <w:color w:val="auto"/>
            <w:sz w:val="21"/>
            <w:szCs w:val="21"/>
            <w:highlight w:val="none"/>
          </w:rPr>
          <w:delText>]</w:delText>
        </w:r>
      </w:del>
    </w:p>
    <w:p>
      <w:pPr>
        <w:pStyle w:val="9"/>
        <w:spacing w:line="336" w:lineRule="auto"/>
        <w:ind w:left="435" w:firstLine="0" w:firstLineChars="0"/>
        <w:rPr>
          <w:rFonts w:hint="eastAsia" w:ascii="宋体" w:hAnsi="宋体" w:eastAsia="宋体" w:cs="宋体"/>
          <w:color w:val="auto"/>
          <w:sz w:val="21"/>
          <w:szCs w:val="21"/>
          <w:highlight w:val="none"/>
          <w:u w:val="none"/>
        </w:rPr>
        <w:pPrChange w:id="412"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S47[18.A]＝G01[4.C]</w:t>
      </w:r>
    </w:p>
    <w:p>
      <w:pPr>
        <w:pStyle w:val="9"/>
        <w:spacing w:line="336" w:lineRule="auto"/>
        <w:ind w:left="435" w:firstLine="0" w:firstLineChars="0"/>
        <w:rPr>
          <w:rFonts w:hint="eastAsia" w:ascii="宋体" w:hAnsi="宋体" w:eastAsia="宋体" w:cs="宋体"/>
          <w:color w:val="auto"/>
          <w:sz w:val="21"/>
          <w:szCs w:val="21"/>
          <w:highlight w:val="none"/>
          <w:u w:val="none"/>
        </w:rPr>
        <w:pPrChange w:id="413" w:author="王含" w:date="2023-11-02T17:15:00Z">
          <w:pPr>
            <w:pStyle w:val="9"/>
            <w:spacing w:line="240" w:lineRule="auto"/>
            <w:ind w:left="435" w:firstLine="0" w:firstLineChars="0"/>
          </w:pPr>
        </w:pPrChange>
      </w:pPr>
      <w:r>
        <w:rPr>
          <w:rFonts w:hint="eastAsia" w:ascii="宋体" w:hAnsi="宋体" w:eastAsia="宋体" w:cs="宋体"/>
          <w:color w:val="auto"/>
          <w:sz w:val="21"/>
          <w:szCs w:val="21"/>
          <w:highlight w:val="none"/>
          <w:u w:val="none"/>
        </w:rPr>
        <w:t>S47[19.A]＝G01[29.C]</w:t>
      </w:r>
    </w:p>
    <w:bookmarkEnd w:id="2"/>
    <w:p>
      <w:pPr>
        <w:pStyle w:val="9"/>
        <w:spacing w:line="336" w:lineRule="auto"/>
        <w:ind w:firstLine="0" w:firstLineChars="0"/>
        <w:rPr>
          <w:rFonts w:hint="eastAsia" w:ascii="宋体" w:hAnsi="宋体" w:eastAsia="宋体" w:cs="宋体"/>
          <w:sz w:val="21"/>
          <w:szCs w:val="21"/>
          <w:highlight w:val="none"/>
        </w:rPr>
        <w:pPrChange w:id="414" w:author="王含" w:date="2023-11-02T17:15:00Z">
          <w:pPr>
            <w:pStyle w:val="9"/>
            <w:spacing w:line="240" w:lineRule="auto"/>
            <w:ind w:firstLine="0" w:firstLineChars="0"/>
          </w:pPr>
        </w:pPrChange>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Verdana">
    <w:panose1 w:val="020B0604030504040204"/>
    <w:charset w:val="00"/>
    <w:family w:val="swiss"/>
    <w:pitch w:val="default"/>
    <w:sig w:usb0="A1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2"/>
      </w:rPr>
    </w:pPr>
    <w:r>
      <w:fldChar w:fldCharType="begin"/>
    </w:r>
    <w:r>
      <w:rPr>
        <w:rStyle w:val="12"/>
      </w:rPr>
      <w:instrText xml:space="preserve">PAGE  </w:instrText>
    </w:r>
    <w:r>
      <w:fldChar w:fldCharType="separate"/>
    </w:r>
    <w:r>
      <w:rPr>
        <w:rStyle w:val="12"/>
      </w:rPr>
      <w:t>20</w:t>
    </w:r>
    <w:r>
      <w:fldChar w:fldCharType="end"/>
    </w: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2"/>
      </w:rPr>
    </w:pPr>
    <w:r>
      <w:fldChar w:fldCharType="begin"/>
    </w:r>
    <w:r>
      <w:rPr>
        <w:rStyle w:val="12"/>
      </w:rPr>
      <w:instrText xml:space="preserve">PAGE  </w:instrText>
    </w:r>
    <w:r>
      <w:fldChar w:fldCharType="end"/>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E234A9"/>
    <w:multiLevelType w:val="singleLevel"/>
    <w:tmpl w:val="96E234A9"/>
    <w:lvl w:ilvl="0" w:tentative="0">
      <w:start w:val="20"/>
      <w:numFmt w:val="decimal"/>
      <w:lvlText w:val="[%1."/>
      <w:lvlJc w:val="left"/>
      <w:pPr>
        <w:tabs>
          <w:tab w:val="left" w:pos="312"/>
        </w:tabs>
      </w:pPr>
    </w:lvl>
  </w:abstractNum>
  <w:abstractNum w:abstractNumId="1">
    <w:nsid w:val="FB7F7FA3"/>
    <w:multiLevelType w:val="singleLevel"/>
    <w:tmpl w:val="FB7F7FA3"/>
    <w:lvl w:ilvl="0" w:tentative="0">
      <w:start w:val="5"/>
      <w:numFmt w:val="decimal"/>
      <w:suff w:val="space"/>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含">
    <w15:presenceInfo w15:providerId="None" w15:userId="王含"/>
  </w15:person>
  <w15:person w15:author="CBIRC">
    <w15:presenceInfo w15:providerId="None" w15:userId="CBIRC"/>
  </w15:person>
  <w15:person w15:author="Administrator">
    <w15:presenceInfo w15:providerId="None" w15:userId="Administrator"/>
  </w15:person>
  <w15:person w15:author="贾玉叶">
    <w15:presenceInfo w15:providerId="None" w15:userId="贾玉叶"/>
  </w15:person>
  <w15:person w15:author="刘明玉">
    <w15:presenceInfo w15:providerId="None" w15:userId="刘明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146"/>
    <w:rsid w:val="00007DF8"/>
    <w:rsid w:val="00010920"/>
    <w:rsid w:val="00012D9B"/>
    <w:rsid w:val="00015004"/>
    <w:rsid w:val="00016DF9"/>
    <w:rsid w:val="00021ED5"/>
    <w:rsid w:val="000231BF"/>
    <w:rsid w:val="00023D8F"/>
    <w:rsid w:val="00031A1C"/>
    <w:rsid w:val="00043F99"/>
    <w:rsid w:val="00044B60"/>
    <w:rsid w:val="0004727C"/>
    <w:rsid w:val="00052E10"/>
    <w:rsid w:val="00056CD1"/>
    <w:rsid w:val="000A184A"/>
    <w:rsid w:val="000A5189"/>
    <w:rsid w:val="000B406A"/>
    <w:rsid w:val="000B769F"/>
    <w:rsid w:val="000C4510"/>
    <w:rsid w:val="000D1674"/>
    <w:rsid w:val="000E1965"/>
    <w:rsid w:val="000E470C"/>
    <w:rsid w:val="000F4FC0"/>
    <w:rsid w:val="000F5873"/>
    <w:rsid w:val="000F65B0"/>
    <w:rsid w:val="000F6D4E"/>
    <w:rsid w:val="00100657"/>
    <w:rsid w:val="001106CA"/>
    <w:rsid w:val="00113382"/>
    <w:rsid w:val="00121EBD"/>
    <w:rsid w:val="00140D1E"/>
    <w:rsid w:val="00144A91"/>
    <w:rsid w:val="00151BE9"/>
    <w:rsid w:val="0015708B"/>
    <w:rsid w:val="0015754F"/>
    <w:rsid w:val="00164071"/>
    <w:rsid w:val="001651DB"/>
    <w:rsid w:val="001676A0"/>
    <w:rsid w:val="0017360A"/>
    <w:rsid w:val="00176A85"/>
    <w:rsid w:val="001808DD"/>
    <w:rsid w:val="00182273"/>
    <w:rsid w:val="001829FB"/>
    <w:rsid w:val="001848DF"/>
    <w:rsid w:val="001873CC"/>
    <w:rsid w:val="0018761D"/>
    <w:rsid w:val="0019367F"/>
    <w:rsid w:val="001950AC"/>
    <w:rsid w:val="001A017F"/>
    <w:rsid w:val="001A31F4"/>
    <w:rsid w:val="001A3AA7"/>
    <w:rsid w:val="001A636B"/>
    <w:rsid w:val="001B6108"/>
    <w:rsid w:val="001C1147"/>
    <w:rsid w:val="001C1165"/>
    <w:rsid w:val="001C1176"/>
    <w:rsid w:val="001E65AC"/>
    <w:rsid w:val="001F76BD"/>
    <w:rsid w:val="00207787"/>
    <w:rsid w:val="00217017"/>
    <w:rsid w:val="00222AA3"/>
    <w:rsid w:val="00227045"/>
    <w:rsid w:val="002271E4"/>
    <w:rsid w:val="002406A6"/>
    <w:rsid w:val="00250EE3"/>
    <w:rsid w:val="00251207"/>
    <w:rsid w:val="00251BB7"/>
    <w:rsid w:val="0026790B"/>
    <w:rsid w:val="00273F3C"/>
    <w:rsid w:val="00274B43"/>
    <w:rsid w:val="002776F3"/>
    <w:rsid w:val="0028334E"/>
    <w:rsid w:val="002A5D98"/>
    <w:rsid w:val="002B0CC5"/>
    <w:rsid w:val="002B126B"/>
    <w:rsid w:val="002B42D1"/>
    <w:rsid w:val="002B6289"/>
    <w:rsid w:val="002D083F"/>
    <w:rsid w:val="002D73D7"/>
    <w:rsid w:val="002E7F03"/>
    <w:rsid w:val="002F60B2"/>
    <w:rsid w:val="00310A8D"/>
    <w:rsid w:val="003115F5"/>
    <w:rsid w:val="0031226F"/>
    <w:rsid w:val="00314B39"/>
    <w:rsid w:val="00323712"/>
    <w:rsid w:val="00330012"/>
    <w:rsid w:val="003343E6"/>
    <w:rsid w:val="0037140B"/>
    <w:rsid w:val="00375E36"/>
    <w:rsid w:val="003769BB"/>
    <w:rsid w:val="00376FA6"/>
    <w:rsid w:val="00387B2E"/>
    <w:rsid w:val="00391651"/>
    <w:rsid w:val="003950F7"/>
    <w:rsid w:val="003970F6"/>
    <w:rsid w:val="003A1B26"/>
    <w:rsid w:val="003A3B68"/>
    <w:rsid w:val="003A412A"/>
    <w:rsid w:val="003A6299"/>
    <w:rsid w:val="003B08FD"/>
    <w:rsid w:val="003B1C10"/>
    <w:rsid w:val="003B44EB"/>
    <w:rsid w:val="003B537D"/>
    <w:rsid w:val="003B5F44"/>
    <w:rsid w:val="003C3EB5"/>
    <w:rsid w:val="003D2975"/>
    <w:rsid w:val="003D3701"/>
    <w:rsid w:val="003D788F"/>
    <w:rsid w:val="003E21B0"/>
    <w:rsid w:val="003F7C93"/>
    <w:rsid w:val="004005A4"/>
    <w:rsid w:val="00405ED0"/>
    <w:rsid w:val="00406186"/>
    <w:rsid w:val="00411B71"/>
    <w:rsid w:val="00417BDA"/>
    <w:rsid w:val="00417C72"/>
    <w:rsid w:val="00440565"/>
    <w:rsid w:val="00460C8B"/>
    <w:rsid w:val="00466E3E"/>
    <w:rsid w:val="004678B1"/>
    <w:rsid w:val="004705C0"/>
    <w:rsid w:val="004760BF"/>
    <w:rsid w:val="00477E89"/>
    <w:rsid w:val="0048666D"/>
    <w:rsid w:val="00487986"/>
    <w:rsid w:val="00491AF0"/>
    <w:rsid w:val="004936C8"/>
    <w:rsid w:val="004A079E"/>
    <w:rsid w:val="004A26AF"/>
    <w:rsid w:val="004A5059"/>
    <w:rsid w:val="004B0FEC"/>
    <w:rsid w:val="004B32F2"/>
    <w:rsid w:val="004B42DD"/>
    <w:rsid w:val="004B4D72"/>
    <w:rsid w:val="004B5A09"/>
    <w:rsid w:val="004C3445"/>
    <w:rsid w:val="004C72B8"/>
    <w:rsid w:val="004D0DF2"/>
    <w:rsid w:val="004D40AC"/>
    <w:rsid w:val="004E5D81"/>
    <w:rsid w:val="004E6021"/>
    <w:rsid w:val="004F0952"/>
    <w:rsid w:val="004F0991"/>
    <w:rsid w:val="004F37E2"/>
    <w:rsid w:val="004F7AC7"/>
    <w:rsid w:val="00503E6F"/>
    <w:rsid w:val="0051001D"/>
    <w:rsid w:val="0051011F"/>
    <w:rsid w:val="005134FF"/>
    <w:rsid w:val="00515783"/>
    <w:rsid w:val="00516931"/>
    <w:rsid w:val="00517592"/>
    <w:rsid w:val="005227D0"/>
    <w:rsid w:val="00525574"/>
    <w:rsid w:val="005266E8"/>
    <w:rsid w:val="005346AA"/>
    <w:rsid w:val="00540244"/>
    <w:rsid w:val="00552E1D"/>
    <w:rsid w:val="005613FD"/>
    <w:rsid w:val="005642C0"/>
    <w:rsid w:val="005762AE"/>
    <w:rsid w:val="00582EE8"/>
    <w:rsid w:val="0058667F"/>
    <w:rsid w:val="00587AC4"/>
    <w:rsid w:val="005A0C7E"/>
    <w:rsid w:val="005A14F5"/>
    <w:rsid w:val="005A5F5E"/>
    <w:rsid w:val="005B1A00"/>
    <w:rsid w:val="005B5BD2"/>
    <w:rsid w:val="005C2D8A"/>
    <w:rsid w:val="005D31B4"/>
    <w:rsid w:val="005F0A7C"/>
    <w:rsid w:val="005F3918"/>
    <w:rsid w:val="00607D37"/>
    <w:rsid w:val="00613710"/>
    <w:rsid w:val="006153C3"/>
    <w:rsid w:val="00627751"/>
    <w:rsid w:val="00627EC1"/>
    <w:rsid w:val="00633868"/>
    <w:rsid w:val="00664B34"/>
    <w:rsid w:val="00665914"/>
    <w:rsid w:val="00670A57"/>
    <w:rsid w:val="00681738"/>
    <w:rsid w:val="00685F62"/>
    <w:rsid w:val="00693DE6"/>
    <w:rsid w:val="006954E6"/>
    <w:rsid w:val="006972C5"/>
    <w:rsid w:val="006974F3"/>
    <w:rsid w:val="006A2832"/>
    <w:rsid w:val="006A40F6"/>
    <w:rsid w:val="006A46DA"/>
    <w:rsid w:val="006B0CBD"/>
    <w:rsid w:val="006D3223"/>
    <w:rsid w:val="006D4068"/>
    <w:rsid w:val="006E088D"/>
    <w:rsid w:val="006E13B7"/>
    <w:rsid w:val="006E301D"/>
    <w:rsid w:val="006E46B0"/>
    <w:rsid w:val="006E4E35"/>
    <w:rsid w:val="006E5C37"/>
    <w:rsid w:val="006E7610"/>
    <w:rsid w:val="006F5C1E"/>
    <w:rsid w:val="00710CCA"/>
    <w:rsid w:val="0071475F"/>
    <w:rsid w:val="00737A30"/>
    <w:rsid w:val="00751B28"/>
    <w:rsid w:val="007610A5"/>
    <w:rsid w:val="00761EE7"/>
    <w:rsid w:val="0076247A"/>
    <w:rsid w:val="00767A9E"/>
    <w:rsid w:val="00770A59"/>
    <w:rsid w:val="00772A14"/>
    <w:rsid w:val="00784B8C"/>
    <w:rsid w:val="007860CD"/>
    <w:rsid w:val="007A3271"/>
    <w:rsid w:val="007A3FC6"/>
    <w:rsid w:val="007B0F6D"/>
    <w:rsid w:val="007B67C8"/>
    <w:rsid w:val="007C0069"/>
    <w:rsid w:val="007C1240"/>
    <w:rsid w:val="007C411F"/>
    <w:rsid w:val="007C51E5"/>
    <w:rsid w:val="007C59EC"/>
    <w:rsid w:val="007D025D"/>
    <w:rsid w:val="007D552B"/>
    <w:rsid w:val="007E0302"/>
    <w:rsid w:val="007E37E8"/>
    <w:rsid w:val="007E3E56"/>
    <w:rsid w:val="007E4CEC"/>
    <w:rsid w:val="007F2DAB"/>
    <w:rsid w:val="007F43C9"/>
    <w:rsid w:val="00801D89"/>
    <w:rsid w:val="00803323"/>
    <w:rsid w:val="00806E33"/>
    <w:rsid w:val="008155D2"/>
    <w:rsid w:val="00815B9E"/>
    <w:rsid w:val="0082108E"/>
    <w:rsid w:val="008214EA"/>
    <w:rsid w:val="00821EF9"/>
    <w:rsid w:val="00825DA0"/>
    <w:rsid w:val="00827A13"/>
    <w:rsid w:val="008321D5"/>
    <w:rsid w:val="008415D3"/>
    <w:rsid w:val="00843186"/>
    <w:rsid w:val="00863E2B"/>
    <w:rsid w:val="00865868"/>
    <w:rsid w:val="00873349"/>
    <w:rsid w:val="008738C6"/>
    <w:rsid w:val="008861DF"/>
    <w:rsid w:val="00886FC3"/>
    <w:rsid w:val="00891AEA"/>
    <w:rsid w:val="008933E9"/>
    <w:rsid w:val="008944EF"/>
    <w:rsid w:val="00894A4F"/>
    <w:rsid w:val="008B1D6D"/>
    <w:rsid w:val="008B3CAE"/>
    <w:rsid w:val="008B7803"/>
    <w:rsid w:val="008C1DF7"/>
    <w:rsid w:val="008E3C4D"/>
    <w:rsid w:val="008E63F3"/>
    <w:rsid w:val="008E70DB"/>
    <w:rsid w:val="008F0195"/>
    <w:rsid w:val="00902354"/>
    <w:rsid w:val="0091451F"/>
    <w:rsid w:val="0091719D"/>
    <w:rsid w:val="0094129E"/>
    <w:rsid w:val="00945943"/>
    <w:rsid w:val="00961E80"/>
    <w:rsid w:val="00964C06"/>
    <w:rsid w:val="00967E14"/>
    <w:rsid w:val="00971E93"/>
    <w:rsid w:val="00976564"/>
    <w:rsid w:val="00982D2A"/>
    <w:rsid w:val="00985470"/>
    <w:rsid w:val="00990540"/>
    <w:rsid w:val="009A36C5"/>
    <w:rsid w:val="009B629D"/>
    <w:rsid w:val="009C419B"/>
    <w:rsid w:val="009C77D6"/>
    <w:rsid w:val="009D5DDF"/>
    <w:rsid w:val="009E06A3"/>
    <w:rsid w:val="009E2534"/>
    <w:rsid w:val="009E3724"/>
    <w:rsid w:val="009E7B30"/>
    <w:rsid w:val="009F0BB3"/>
    <w:rsid w:val="009F2603"/>
    <w:rsid w:val="009F4A85"/>
    <w:rsid w:val="00A070BE"/>
    <w:rsid w:val="00A070F1"/>
    <w:rsid w:val="00A142D7"/>
    <w:rsid w:val="00A16F00"/>
    <w:rsid w:val="00A338CE"/>
    <w:rsid w:val="00A4054B"/>
    <w:rsid w:val="00A633E4"/>
    <w:rsid w:val="00A66D47"/>
    <w:rsid w:val="00A716DC"/>
    <w:rsid w:val="00A760E8"/>
    <w:rsid w:val="00A8178C"/>
    <w:rsid w:val="00A819E8"/>
    <w:rsid w:val="00A82629"/>
    <w:rsid w:val="00A85B09"/>
    <w:rsid w:val="00A9057C"/>
    <w:rsid w:val="00A94BB9"/>
    <w:rsid w:val="00AA2B51"/>
    <w:rsid w:val="00AA342A"/>
    <w:rsid w:val="00AA6310"/>
    <w:rsid w:val="00AA6AB0"/>
    <w:rsid w:val="00AB0E2D"/>
    <w:rsid w:val="00AB25AF"/>
    <w:rsid w:val="00AB39BD"/>
    <w:rsid w:val="00AC7C83"/>
    <w:rsid w:val="00AD19D8"/>
    <w:rsid w:val="00AD33C3"/>
    <w:rsid w:val="00AD7124"/>
    <w:rsid w:val="00AE2869"/>
    <w:rsid w:val="00AE668C"/>
    <w:rsid w:val="00AF065D"/>
    <w:rsid w:val="00AF0A90"/>
    <w:rsid w:val="00AF1060"/>
    <w:rsid w:val="00AF42E1"/>
    <w:rsid w:val="00B0233B"/>
    <w:rsid w:val="00B07583"/>
    <w:rsid w:val="00B132D8"/>
    <w:rsid w:val="00B2167A"/>
    <w:rsid w:val="00B32092"/>
    <w:rsid w:val="00B43373"/>
    <w:rsid w:val="00B46424"/>
    <w:rsid w:val="00B51832"/>
    <w:rsid w:val="00B57EEF"/>
    <w:rsid w:val="00B64131"/>
    <w:rsid w:val="00B757EC"/>
    <w:rsid w:val="00B81123"/>
    <w:rsid w:val="00B974B8"/>
    <w:rsid w:val="00BA1207"/>
    <w:rsid w:val="00BA4047"/>
    <w:rsid w:val="00BB69A2"/>
    <w:rsid w:val="00BC124D"/>
    <w:rsid w:val="00BD7CA7"/>
    <w:rsid w:val="00BD7E74"/>
    <w:rsid w:val="00BE2B4F"/>
    <w:rsid w:val="00BE487A"/>
    <w:rsid w:val="00BE54E3"/>
    <w:rsid w:val="00C01D2A"/>
    <w:rsid w:val="00C14A10"/>
    <w:rsid w:val="00C16A67"/>
    <w:rsid w:val="00C26431"/>
    <w:rsid w:val="00C265D0"/>
    <w:rsid w:val="00C27DED"/>
    <w:rsid w:val="00C27FD9"/>
    <w:rsid w:val="00C36DC2"/>
    <w:rsid w:val="00C417C6"/>
    <w:rsid w:val="00C42CD0"/>
    <w:rsid w:val="00C4547B"/>
    <w:rsid w:val="00C46C14"/>
    <w:rsid w:val="00C53CDC"/>
    <w:rsid w:val="00C56727"/>
    <w:rsid w:val="00C640EB"/>
    <w:rsid w:val="00C66859"/>
    <w:rsid w:val="00C670C5"/>
    <w:rsid w:val="00C7563A"/>
    <w:rsid w:val="00C768C6"/>
    <w:rsid w:val="00C80E09"/>
    <w:rsid w:val="00C81E7A"/>
    <w:rsid w:val="00C82F38"/>
    <w:rsid w:val="00C95524"/>
    <w:rsid w:val="00C95A8D"/>
    <w:rsid w:val="00CA407E"/>
    <w:rsid w:val="00CB3F7A"/>
    <w:rsid w:val="00CC3A8E"/>
    <w:rsid w:val="00CC6B89"/>
    <w:rsid w:val="00CD053D"/>
    <w:rsid w:val="00CD16AC"/>
    <w:rsid w:val="00CD3E9C"/>
    <w:rsid w:val="00CD5F9E"/>
    <w:rsid w:val="00CE2E6F"/>
    <w:rsid w:val="00CE6917"/>
    <w:rsid w:val="00CE6F27"/>
    <w:rsid w:val="00D11AA8"/>
    <w:rsid w:val="00D13225"/>
    <w:rsid w:val="00D133CF"/>
    <w:rsid w:val="00D145B0"/>
    <w:rsid w:val="00D1677E"/>
    <w:rsid w:val="00D2271A"/>
    <w:rsid w:val="00D32FD4"/>
    <w:rsid w:val="00D52106"/>
    <w:rsid w:val="00D5314F"/>
    <w:rsid w:val="00D57C77"/>
    <w:rsid w:val="00D628A7"/>
    <w:rsid w:val="00D629C4"/>
    <w:rsid w:val="00D66695"/>
    <w:rsid w:val="00D70226"/>
    <w:rsid w:val="00D717A7"/>
    <w:rsid w:val="00D71F99"/>
    <w:rsid w:val="00D743F0"/>
    <w:rsid w:val="00D83C60"/>
    <w:rsid w:val="00D842E5"/>
    <w:rsid w:val="00D84967"/>
    <w:rsid w:val="00D86C48"/>
    <w:rsid w:val="00D95851"/>
    <w:rsid w:val="00D97D33"/>
    <w:rsid w:val="00DA5CF1"/>
    <w:rsid w:val="00DB545D"/>
    <w:rsid w:val="00DC4E26"/>
    <w:rsid w:val="00DC7E01"/>
    <w:rsid w:val="00DD06F8"/>
    <w:rsid w:val="00DD23D7"/>
    <w:rsid w:val="00DD331A"/>
    <w:rsid w:val="00DE214F"/>
    <w:rsid w:val="00E05F92"/>
    <w:rsid w:val="00E06716"/>
    <w:rsid w:val="00E07508"/>
    <w:rsid w:val="00E11C76"/>
    <w:rsid w:val="00E1274F"/>
    <w:rsid w:val="00E139B1"/>
    <w:rsid w:val="00E24B7B"/>
    <w:rsid w:val="00E27B7F"/>
    <w:rsid w:val="00E342F8"/>
    <w:rsid w:val="00E459E7"/>
    <w:rsid w:val="00E640EE"/>
    <w:rsid w:val="00E7129A"/>
    <w:rsid w:val="00E72D4F"/>
    <w:rsid w:val="00E813E3"/>
    <w:rsid w:val="00E827BE"/>
    <w:rsid w:val="00E85856"/>
    <w:rsid w:val="00E97179"/>
    <w:rsid w:val="00EB0447"/>
    <w:rsid w:val="00EB04BA"/>
    <w:rsid w:val="00EB162D"/>
    <w:rsid w:val="00EC0FA1"/>
    <w:rsid w:val="00EC4C5D"/>
    <w:rsid w:val="00EC6041"/>
    <w:rsid w:val="00ED327F"/>
    <w:rsid w:val="00ED5169"/>
    <w:rsid w:val="00ED6F57"/>
    <w:rsid w:val="00EE1F42"/>
    <w:rsid w:val="00EE32D0"/>
    <w:rsid w:val="00EE5B52"/>
    <w:rsid w:val="00EF12B9"/>
    <w:rsid w:val="00F04866"/>
    <w:rsid w:val="00F17991"/>
    <w:rsid w:val="00F20336"/>
    <w:rsid w:val="00F20C62"/>
    <w:rsid w:val="00F24DF8"/>
    <w:rsid w:val="00F27D1F"/>
    <w:rsid w:val="00F373D8"/>
    <w:rsid w:val="00F43BAE"/>
    <w:rsid w:val="00F553A3"/>
    <w:rsid w:val="00F575C8"/>
    <w:rsid w:val="00F715A7"/>
    <w:rsid w:val="00F75B71"/>
    <w:rsid w:val="00F928DC"/>
    <w:rsid w:val="00FA510B"/>
    <w:rsid w:val="00FB54D6"/>
    <w:rsid w:val="00FD06F0"/>
    <w:rsid w:val="00FD70EE"/>
    <w:rsid w:val="00FE2D05"/>
    <w:rsid w:val="00FF1B4E"/>
    <w:rsid w:val="00FF3034"/>
    <w:rsid w:val="00FF60EE"/>
    <w:rsid w:val="00FF70A3"/>
    <w:rsid w:val="016347D7"/>
    <w:rsid w:val="01F16234"/>
    <w:rsid w:val="04092914"/>
    <w:rsid w:val="0491498E"/>
    <w:rsid w:val="05C8243B"/>
    <w:rsid w:val="09D32F2C"/>
    <w:rsid w:val="09E9764E"/>
    <w:rsid w:val="0A46375F"/>
    <w:rsid w:val="0BF95EB9"/>
    <w:rsid w:val="0CAB26D5"/>
    <w:rsid w:val="0CF550D2"/>
    <w:rsid w:val="0D040820"/>
    <w:rsid w:val="0F133905"/>
    <w:rsid w:val="1175130E"/>
    <w:rsid w:val="12696E78"/>
    <w:rsid w:val="140B4870"/>
    <w:rsid w:val="14B76A81"/>
    <w:rsid w:val="15517106"/>
    <w:rsid w:val="18F56002"/>
    <w:rsid w:val="1A302507"/>
    <w:rsid w:val="1BA23D6E"/>
    <w:rsid w:val="1BD73B3C"/>
    <w:rsid w:val="1C425BD2"/>
    <w:rsid w:val="1CB112A1"/>
    <w:rsid w:val="1CFD391F"/>
    <w:rsid w:val="204B6589"/>
    <w:rsid w:val="21B26DD5"/>
    <w:rsid w:val="23D455B0"/>
    <w:rsid w:val="252C160A"/>
    <w:rsid w:val="299FA680"/>
    <w:rsid w:val="2A7E1804"/>
    <w:rsid w:val="2FBE5CF6"/>
    <w:rsid w:val="310E5971"/>
    <w:rsid w:val="32EC4F3E"/>
    <w:rsid w:val="333F4524"/>
    <w:rsid w:val="348C397D"/>
    <w:rsid w:val="34E04054"/>
    <w:rsid w:val="35C07A3B"/>
    <w:rsid w:val="37090177"/>
    <w:rsid w:val="37BD5302"/>
    <w:rsid w:val="39900463"/>
    <w:rsid w:val="39BB7346"/>
    <w:rsid w:val="39CA2D8A"/>
    <w:rsid w:val="39E251EC"/>
    <w:rsid w:val="3A2E7A10"/>
    <w:rsid w:val="3D5F3DF9"/>
    <w:rsid w:val="3DC502BA"/>
    <w:rsid w:val="42606BC9"/>
    <w:rsid w:val="437826CE"/>
    <w:rsid w:val="438F73FF"/>
    <w:rsid w:val="448A1F1E"/>
    <w:rsid w:val="47661D9F"/>
    <w:rsid w:val="47D806B5"/>
    <w:rsid w:val="490C3DF7"/>
    <w:rsid w:val="49C27ACE"/>
    <w:rsid w:val="4BB78782"/>
    <w:rsid w:val="4F754DE4"/>
    <w:rsid w:val="4FA45C8E"/>
    <w:rsid w:val="4FE83829"/>
    <w:rsid w:val="505B39EA"/>
    <w:rsid w:val="50CC731F"/>
    <w:rsid w:val="5150270C"/>
    <w:rsid w:val="51C9E9C4"/>
    <w:rsid w:val="523F4AEB"/>
    <w:rsid w:val="54356551"/>
    <w:rsid w:val="547E5B8F"/>
    <w:rsid w:val="55DD1E28"/>
    <w:rsid w:val="56647687"/>
    <w:rsid w:val="593A271D"/>
    <w:rsid w:val="5BD935FD"/>
    <w:rsid w:val="5C6440B3"/>
    <w:rsid w:val="5D8061FD"/>
    <w:rsid w:val="5F2C56B2"/>
    <w:rsid w:val="5FC37C49"/>
    <w:rsid w:val="605C71A6"/>
    <w:rsid w:val="622B258B"/>
    <w:rsid w:val="62444AC8"/>
    <w:rsid w:val="62DC26BD"/>
    <w:rsid w:val="65F02A14"/>
    <w:rsid w:val="6674401C"/>
    <w:rsid w:val="69F05A5E"/>
    <w:rsid w:val="6BBF28BF"/>
    <w:rsid w:val="6C824EFB"/>
    <w:rsid w:val="6F263FA5"/>
    <w:rsid w:val="701434C7"/>
    <w:rsid w:val="731DD3EA"/>
    <w:rsid w:val="73560329"/>
    <w:rsid w:val="74A44716"/>
    <w:rsid w:val="75CE4A43"/>
    <w:rsid w:val="77106D5A"/>
    <w:rsid w:val="77787AE6"/>
    <w:rsid w:val="77A74746"/>
    <w:rsid w:val="77F80E7A"/>
    <w:rsid w:val="7ADC6EA6"/>
    <w:rsid w:val="7D9FBD61"/>
    <w:rsid w:val="7DFFF684"/>
    <w:rsid w:val="7E7CF3AC"/>
    <w:rsid w:val="7F2464A6"/>
    <w:rsid w:val="7F47AB2E"/>
    <w:rsid w:val="7F6FD811"/>
    <w:rsid w:val="7FEA0C24"/>
    <w:rsid w:val="7FF322F3"/>
    <w:rsid w:val="8BE7CADB"/>
    <w:rsid w:val="9E78D646"/>
    <w:rsid w:val="ADFBD6C0"/>
    <w:rsid w:val="B2C13920"/>
    <w:rsid w:val="BCCFE28F"/>
    <w:rsid w:val="BD3F87F8"/>
    <w:rsid w:val="BF7707A7"/>
    <w:rsid w:val="C7CF9182"/>
    <w:rsid w:val="DDFF5416"/>
    <w:rsid w:val="E3F9522A"/>
    <w:rsid w:val="EEEF742E"/>
    <w:rsid w:val="EFBF2195"/>
    <w:rsid w:val="F5FA6349"/>
    <w:rsid w:val="F6FF47F2"/>
    <w:rsid w:val="F7FB5710"/>
    <w:rsid w:val="FBFBDC17"/>
    <w:rsid w:val="FDDE4F76"/>
    <w:rsid w:val="FE374D00"/>
    <w:rsid w:val="FED90171"/>
    <w:rsid w:val="FF7E4F39"/>
    <w:rsid w:val="FFFDEB73"/>
    <w:rsid w:val="FFFF61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jc w:val="center"/>
      <w:outlineLvl w:val="0"/>
    </w:pPr>
    <w:rPr>
      <w:rFonts w:eastAsia="黑体"/>
      <w:b/>
      <w:sz w:val="30"/>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annotation text"/>
    <w:basedOn w:val="1"/>
    <w:qFormat/>
    <w:uiPriority w:val="0"/>
    <w:pPr>
      <w:jc w:val="left"/>
    </w:pPr>
  </w:style>
  <w:style w:type="paragraph" w:styleId="5">
    <w:name w:val="Body Text Indent 2"/>
    <w:basedOn w:val="1"/>
    <w:qFormat/>
    <w:uiPriority w:val="0"/>
    <w:pPr>
      <w:spacing w:after="100" w:line="360" w:lineRule="auto"/>
      <w:ind w:firstLine="600" w:firstLineChars="200"/>
    </w:pPr>
    <w:rPr>
      <w:rFonts w:ascii="仿宋_GB2312" w:eastAsia="仿宋_GB2312"/>
      <w:sz w:val="30"/>
      <w:szCs w:val="24"/>
    </w:rPr>
  </w:style>
  <w:style w:type="paragraph" w:styleId="6">
    <w:name w:val="Balloon Text"/>
    <w:basedOn w:val="1"/>
    <w:semiHidden/>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widowControl/>
      <w:spacing w:line="440" w:lineRule="exact"/>
      <w:ind w:firstLine="480" w:firstLineChars="200"/>
      <w:jc w:val="left"/>
    </w:pPr>
    <w:rPr>
      <w:rFonts w:eastAsia="仿宋_GB2312"/>
      <w:color w:val="000000"/>
      <w:kern w:val="0"/>
      <w:sz w:val="24"/>
      <w:szCs w:val="24"/>
    </w:rPr>
  </w:style>
  <w:style w:type="character" w:styleId="12">
    <w:name w:val="page number"/>
    <w:basedOn w:val="11"/>
    <w:qFormat/>
    <w:uiPriority w:val="0"/>
  </w:style>
  <w:style w:type="character" w:customStyle="1" w:styleId="13">
    <w:name w:val="页眉 Char"/>
    <w:basedOn w:val="11"/>
    <w:link w:val="8"/>
    <w:qFormat/>
    <w:uiPriority w:val="0"/>
    <w:rPr>
      <w:kern w:val="2"/>
      <w:sz w:val="18"/>
      <w:szCs w:val="18"/>
    </w:rPr>
  </w:style>
  <w:style w:type="paragraph" w:customStyle="1" w:styleId="14">
    <w:name w:val=" Char"/>
    <w:basedOn w:val="1"/>
    <w:qFormat/>
    <w:uiPriority w:val="0"/>
    <w:pPr>
      <w:widowControl/>
      <w:spacing w:after="160" w:line="240" w:lineRule="exact"/>
      <w:jc w:val="left"/>
    </w:pPr>
    <w:rPr>
      <w:rFonts w:ascii="Verdana" w:hAnsi="Verdana"/>
      <w:kern w:val="0"/>
      <w:sz w:val="20"/>
      <w:lang w:eastAsia="en-US"/>
    </w:rPr>
  </w:style>
  <w:style w:type="paragraph" w:customStyle="1" w:styleId="15">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2128</Words>
  <Characters>12131</Characters>
  <Lines>101</Lines>
  <Paragraphs>28</Paragraphs>
  <TotalTime>20</TotalTime>
  <ScaleCrop>false</ScaleCrop>
  <LinksUpToDate>false</LinksUpToDate>
  <CharactersWithSpaces>14231</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2014-08-18T11:42:00Z</dcterms:created>
  <dc:creator>王了</dc:creator>
  <cp:lastModifiedBy>CBIRC</cp:lastModifiedBy>
  <cp:lastPrinted>2011-09-29T16:05:00Z</cp:lastPrinted>
  <dcterms:modified xsi:type="dcterms:W3CDTF">2024-12-16T03:12:09Z</dcterms:modified>
  <dc:title>S47《新型农村金融机构经营情况统计表》填报说明</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y fmtid="{D5CDD505-2E9C-101B-9397-08002B2CF9AE}" pid="3" name="ICV">
    <vt:lpwstr>B4FEF028886B1846034323673EF7A614</vt:lpwstr>
  </property>
</Properties>
</file>