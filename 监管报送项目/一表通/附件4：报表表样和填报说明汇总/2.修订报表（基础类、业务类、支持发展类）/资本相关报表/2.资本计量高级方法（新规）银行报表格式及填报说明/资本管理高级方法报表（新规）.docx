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pStyle w:val="159"/>
        <w:spacing w:line="408" w:lineRule="auto"/>
        <w:jc w:val="center"/>
        <w:rPr>
          <w:rFonts w:ascii="Times New Roman" w:hAnsi="Times New Roman"/>
          <w:color w:val="000000" w:themeColor="text1"/>
          <w14:textFill>
            <w14:solidFill>
              <w14:schemeClr w14:val="tx1"/>
            </w14:solidFill>
          </w14:textFill>
        </w:rPr>
      </w:pPr>
      <w:bookmarkStart w:id="0" w:name="_Toc425156294"/>
      <w:bookmarkStart w:id="1" w:name="_Toc425156135"/>
      <w:bookmarkStart w:id="2" w:name="_Toc352575136"/>
      <w:bookmarkStart w:id="3" w:name="_Toc352675858"/>
      <w:bookmarkStart w:id="4" w:name="_Toc349141687"/>
      <w:r>
        <w:rPr>
          <w:rFonts w:ascii="Times New Roman" w:hAnsi="Times New Roman"/>
          <w:color w:val="000000" w:themeColor="text1"/>
          <w:lang w:val="zh-CN"/>
          <w14:textFill>
            <w14:solidFill>
              <w14:schemeClr w14:val="tx1"/>
            </w14:solidFill>
          </w14:textFill>
        </w:rPr>
        <w:t>目 录</w:t>
      </w:r>
    </w:p>
    <w:p>
      <w:pPr>
        <w:pStyle w:val="28"/>
        <w:spacing w:line="440" w:lineRule="exact"/>
        <w:rPr>
          <w:rFonts w:ascii="Times New Roman" w:hAnsi="Times New Roman"/>
        </w:rPr>
      </w:pPr>
    </w:p>
    <w:p>
      <w:pPr>
        <w:pStyle w:val="28"/>
        <w:spacing w:line="360" w:lineRule="auto"/>
        <w:rPr>
          <w:rFonts w:asciiTheme="minorHAnsi" w:hAnsiTheme="minorHAnsi" w:eastAsiaTheme="minorEastAsia" w:cstheme="minorBidi"/>
          <w:szCs w:val="24"/>
        </w:rPr>
      </w:pPr>
      <w:r>
        <w:rPr>
          <w:rStyle w:val="44"/>
          <w:szCs w:val="22"/>
        </w:rPr>
        <w:fldChar w:fldCharType="begin"/>
      </w:r>
      <w:r>
        <w:rPr>
          <w:rStyle w:val="44"/>
          <w:szCs w:val="22"/>
        </w:rPr>
        <w:instrText xml:space="preserve"> TOC \o "1-1" \h \z \u </w:instrText>
      </w:r>
      <w:r>
        <w:rPr>
          <w:rStyle w:val="44"/>
          <w:szCs w:val="22"/>
        </w:rPr>
        <w:fldChar w:fldCharType="separate"/>
      </w:r>
      <w:r>
        <w:fldChar w:fldCharType="begin"/>
      </w:r>
      <w:r>
        <w:instrText xml:space="preserve"> HYPERLINK \l "_Toc146037650" </w:instrText>
      </w:r>
      <w:r>
        <w:fldChar w:fldCharType="separate"/>
      </w:r>
      <w:r>
        <w:rPr>
          <w:rStyle w:val="44"/>
        </w:rPr>
        <w:t>G4F《资本底线计算表》</w:t>
      </w:r>
      <w:r>
        <w:rPr>
          <w:rStyle w:val="44"/>
          <w:rFonts w:hint="eastAsia"/>
          <w:lang w:eastAsia="zh-CN"/>
        </w:rPr>
        <w:t>（新规）</w:t>
      </w:r>
      <w:r>
        <w:rPr>
          <w:rStyle w:val="44"/>
        </w:rPr>
        <w:t>填报说明</w:t>
      </w:r>
      <w:r>
        <w:tab/>
      </w:r>
      <w:r>
        <w:fldChar w:fldCharType="begin"/>
      </w:r>
      <w:r>
        <w:instrText xml:space="preserve"> PAGEREF _Toc146037650 \h </w:instrText>
      </w:r>
      <w:r>
        <w:fldChar w:fldCharType="separate"/>
      </w:r>
      <w:r>
        <w:t>2</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"_Toc146037655" </w:instrText>
      </w:r>
      <w:r>
        <w:fldChar w:fldCharType="separate"/>
      </w:r>
      <w:r>
        <w:rPr>
          <w:rStyle w:val="44"/>
          <w:lang w:val="it-IT"/>
        </w:rPr>
        <w:t>G4A-1</w:t>
      </w:r>
      <w:r>
        <w:rPr>
          <w:rStyle w:val="44"/>
        </w:rPr>
        <w:t>(b)《损失准备情况表</w:t>
      </w:r>
      <w:r>
        <w:rPr>
          <w:rStyle w:val="44"/>
          <w:lang w:val="it-IT"/>
        </w:rPr>
        <w:t>（</w:t>
      </w:r>
      <w:r>
        <w:rPr>
          <w:rStyle w:val="44"/>
        </w:rPr>
        <w:t>内部评级法</w:t>
      </w:r>
      <w:r>
        <w:rPr>
          <w:rStyle w:val="44"/>
          <w:lang w:val="it-IT"/>
        </w:rPr>
        <w:t>）</w:t>
      </w:r>
      <w:r>
        <w:rPr>
          <w:rStyle w:val="44"/>
        </w:rPr>
        <w:t>》</w:t>
      </w:r>
      <w:r>
        <w:rPr>
          <w:rStyle w:val="44"/>
          <w:rFonts w:hint="eastAsia"/>
          <w:lang w:eastAsia="zh-CN"/>
        </w:rPr>
        <w:t>（新规）</w:t>
      </w:r>
      <w:r>
        <w:rPr>
          <w:rStyle w:val="44"/>
        </w:rPr>
        <w:t>填报说明</w:t>
      </w:r>
      <w:r>
        <w:tab/>
      </w:r>
      <w:r>
        <w:fldChar w:fldCharType="begin"/>
      </w:r>
      <w:r>
        <w:instrText xml:space="preserve"> PAGEREF _Toc146037655 \h </w:instrText>
      </w:r>
      <w:r>
        <w:fldChar w:fldCharType="separate"/>
      </w:r>
      <w:r>
        <w:t>4</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"_Toc146037660" </w:instrText>
      </w:r>
      <w:r>
        <w:fldChar w:fldCharType="separate"/>
      </w:r>
      <w:r>
        <w:rPr>
          <w:rStyle w:val="44"/>
          <w:lang w:val="it-IT"/>
        </w:rPr>
        <w:t>G4E《</w:t>
      </w:r>
      <w:r>
        <w:rPr>
          <w:rStyle w:val="44"/>
        </w:rPr>
        <w:t>信用风险内部评级法汇总表》</w:t>
      </w:r>
      <w:r>
        <w:rPr>
          <w:rStyle w:val="44"/>
          <w:rFonts w:hint="eastAsia"/>
          <w:lang w:eastAsia="zh-CN"/>
        </w:rPr>
        <w:t>（新规）</w:t>
      </w:r>
      <w:r>
        <w:rPr>
          <w:rStyle w:val="44"/>
        </w:rPr>
        <w:t>填报说明</w:t>
      </w:r>
      <w:r>
        <w:tab/>
      </w:r>
      <w:r>
        <w:fldChar w:fldCharType="begin"/>
      </w:r>
      <w:r>
        <w:instrText xml:space="preserve"> PAGEREF _Toc146037660 \h </w:instrText>
      </w:r>
      <w:r>
        <w:fldChar w:fldCharType="separate"/>
      </w:r>
      <w:r>
        <w:t>8</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"_Toc146037665" </w:instrText>
      </w:r>
      <w:r>
        <w:fldChar w:fldCharType="separate"/>
      </w:r>
      <w:r>
        <w:rPr>
          <w:rStyle w:val="44"/>
        </w:rPr>
        <w:t>G4E-1《非零售信用风险暴露按主标尺情况表（IRB法）》</w:t>
      </w:r>
      <w:r>
        <w:rPr>
          <w:rStyle w:val="44"/>
          <w:rFonts w:hint="eastAsia"/>
          <w:lang w:eastAsia="zh-CN"/>
        </w:rPr>
        <w:t>（新规）</w:t>
      </w:r>
      <w:r>
        <w:rPr>
          <w:rStyle w:val="44"/>
        </w:rPr>
        <w:t xml:space="preserve"> 填报说明</w:t>
      </w:r>
      <w:r>
        <w:tab/>
      </w:r>
      <w:r>
        <w:fldChar w:fldCharType="begin"/>
      </w:r>
      <w:r>
        <w:instrText xml:space="preserve"> PAGEREF _Toc146037665 \h </w:instrText>
      </w:r>
      <w:r>
        <w:fldChar w:fldCharType="separate"/>
      </w:r>
      <w:r>
        <w:t>35</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"_Toc146037671" </w:instrText>
      </w:r>
      <w:r>
        <w:fldChar w:fldCharType="separate"/>
      </w:r>
      <w:r>
        <w:rPr>
          <w:rStyle w:val="44"/>
        </w:rPr>
        <w:t>G4E-2《公司风险暴露多维度情况表（IRB法）》</w:t>
      </w:r>
      <w:r>
        <w:rPr>
          <w:rStyle w:val="44"/>
          <w:rFonts w:hint="eastAsia"/>
          <w:lang w:eastAsia="zh-CN"/>
        </w:rPr>
        <w:t>（新规）</w:t>
      </w:r>
      <w:r>
        <w:rPr>
          <w:rStyle w:val="44"/>
        </w:rPr>
        <w:t>填报说明</w:t>
      </w:r>
      <w:r>
        <w:tab/>
      </w:r>
      <w:r>
        <w:fldChar w:fldCharType="begin"/>
      </w:r>
      <w:r>
        <w:instrText xml:space="preserve"> PAGEREF _Toc146037671 \h </w:instrText>
      </w:r>
      <w:r>
        <w:fldChar w:fldCharType="separate"/>
      </w:r>
      <w:r>
        <w:t>38</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"_Toc146037676" </w:instrText>
      </w:r>
      <w:r>
        <w:fldChar w:fldCharType="separate"/>
      </w:r>
      <w:r>
        <w:rPr>
          <w:rStyle w:val="44"/>
        </w:rPr>
        <w:t>G4E-3《专业贷款信用风险情况表（监管映射法）》</w:t>
      </w:r>
      <w:r>
        <w:rPr>
          <w:rStyle w:val="44"/>
          <w:rFonts w:hint="eastAsia"/>
          <w:lang w:eastAsia="zh-CN"/>
        </w:rPr>
        <w:t>（新规）</w:t>
      </w:r>
      <w:r>
        <w:rPr>
          <w:rStyle w:val="44"/>
        </w:rPr>
        <w:t>填报说明</w:t>
      </w:r>
      <w:r>
        <w:tab/>
      </w:r>
      <w:r>
        <w:fldChar w:fldCharType="begin"/>
      </w:r>
      <w:r>
        <w:instrText xml:space="preserve"> PAGEREF _Toc146037676 \h </w:instrText>
      </w:r>
      <w:r>
        <w:fldChar w:fldCharType="separate"/>
      </w:r>
      <w:r>
        <w:t>42</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"_Toc146037681" </w:instrText>
      </w:r>
      <w:r>
        <w:fldChar w:fldCharType="separate"/>
      </w:r>
      <w:r>
        <w:rPr>
          <w:rStyle w:val="44"/>
        </w:rPr>
        <w:t>G4E-4《零售信用风险暴露按主标尺情况表（IRB法）》</w:t>
      </w:r>
      <w:r>
        <w:rPr>
          <w:rStyle w:val="44"/>
          <w:rFonts w:hint="eastAsia"/>
          <w:lang w:eastAsia="zh-CN"/>
        </w:rPr>
        <w:t>（新规）</w:t>
      </w:r>
      <w:r>
        <w:rPr>
          <w:rStyle w:val="44"/>
        </w:rPr>
        <w:t>填报说明</w:t>
      </w:r>
      <w:r>
        <w:tab/>
      </w:r>
      <w:r>
        <w:fldChar w:fldCharType="begin"/>
      </w:r>
      <w:r>
        <w:instrText xml:space="preserve"> PAGEREF _Toc146037681 \h </w:instrText>
      </w:r>
      <w:r>
        <w:fldChar w:fldCharType="separate"/>
      </w:r>
      <w:r>
        <w:t>45</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"_Toc146037686" </w:instrText>
      </w:r>
      <w:r>
        <w:fldChar w:fldCharType="separate"/>
      </w:r>
      <w:r>
        <w:rPr>
          <w:rStyle w:val="44"/>
        </w:rPr>
        <w:t>G4E-5《零售信用风险暴露按地区情况表（IRB法）》</w:t>
      </w:r>
      <w:r>
        <w:rPr>
          <w:rStyle w:val="44"/>
          <w:rFonts w:hint="eastAsia"/>
          <w:lang w:eastAsia="zh-CN"/>
        </w:rPr>
        <w:t>（新规）</w:t>
      </w:r>
      <w:r>
        <w:rPr>
          <w:rStyle w:val="44"/>
        </w:rPr>
        <w:t xml:space="preserve"> 填报说明</w:t>
      </w:r>
      <w:r>
        <w:tab/>
      </w:r>
      <w:r>
        <w:fldChar w:fldCharType="begin"/>
      </w:r>
      <w:r>
        <w:instrText xml:space="preserve"> PAGEREF _Toc146037686 \h </w:instrText>
      </w:r>
      <w:r>
        <w:fldChar w:fldCharType="separate"/>
      </w:r>
      <w:r>
        <w:t>49</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"_Toc146037691" </w:instrText>
      </w:r>
      <w:r>
        <w:fldChar w:fldCharType="separate"/>
      </w:r>
      <w:r>
        <w:rPr>
          <w:rStyle w:val="44"/>
        </w:rPr>
        <w:t>G4E-6《与非中央交易对手的交易对手信用风险情况表（IRB法）》</w:t>
      </w:r>
      <w:r>
        <w:rPr>
          <w:rStyle w:val="44"/>
          <w:rFonts w:hint="eastAsia"/>
          <w:lang w:eastAsia="zh-CN"/>
        </w:rPr>
        <w:t>（新规）</w:t>
      </w:r>
      <w:r>
        <w:rPr>
          <w:rStyle w:val="44"/>
        </w:rPr>
        <w:t>填报说明</w:t>
      </w:r>
      <w:r>
        <w:tab/>
      </w:r>
      <w:r>
        <w:fldChar w:fldCharType="begin"/>
      </w:r>
      <w:r>
        <w:instrText xml:space="preserve"> PAGEREF _Toc146037691 \h </w:instrText>
      </w:r>
      <w:r>
        <w:fldChar w:fldCharType="separate"/>
      </w:r>
      <w:r>
        <w:t>52</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"_Toc146037696" </w:instrText>
      </w:r>
      <w:r>
        <w:fldChar w:fldCharType="separate"/>
      </w:r>
      <w:r>
        <w:rPr>
          <w:rStyle w:val="44"/>
        </w:rPr>
        <w:t>G4E-7《信用风险缓释情况表（IRB法）》</w:t>
      </w:r>
      <w:r>
        <w:rPr>
          <w:rStyle w:val="44"/>
          <w:rFonts w:hint="eastAsia"/>
          <w:lang w:eastAsia="zh-CN"/>
        </w:rPr>
        <w:t>（新规）</w:t>
      </w:r>
      <w:r>
        <w:rPr>
          <w:rStyle w:val="44"/>
        </w:rPr>
        <w:t>填报说明</w:t>
      </w:r>
      <w:r>
        <w:tab/>
      </w:r>
      <w:r>
        <w:fldChar w:fldCharType="begin"/>
      </w:r>
      <w:r>
        <w:instrText xml:space="preserve"> PAGEREF _Toc146037696 \h </w:instrText>
      </w:r>
      <w:r>
        <w:fldChar w:fldCharType="separate"/>
      </w:r>
      <w:r>
        <w:t>55</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"_Toc146037701" </w:instrText>
      </w:r>
      <w:r>
        <w:fldChar w:fldCharType="separate"/>
      </w:r>
      <w:r>
        <w:rPr>
          <w:rStyle w:val="44"/>
        </w:rPr>
        <w:t>G4E-8《资产管理产品风险加权资产汇总表（银行账簿、内评法）》</w:t>
      </w:r>
      <w:r>
        <w:rPr>
          <w:rStyle w:val="44"/>
          <w:rFonts w:hint="eastAsia"/>
          <w:lang w:eastAsia="zh-CN"/>
        </w:rPr>
        <w:t>（新规）</w:t>
      </w:r>
      <w:r>
        <w:rPr>
          <w:rStyle w:val="44"/>
        </w:rPr>
        <w:t>填报说明</w:t>
      </w:r>
      <w:r>
        <w:tab/>
      </w:r>
      <w:r>
        <w:fldChar w:fldCharType="begin"/>
      </w:r>
      <w:r>
        <w:instrText xml:space="preserve"> PAGEREF _Toc146037701 \h </w:instrText>
      </w:r>
      <w:r>
        <w:fldChar w:fldCharType="separate"/>
      </w:r>
      <w:r>
        <w:t>60</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"_Toc146037707" </w:instrText>
      </w:r>
      <w:r>
        <w:fldChar w:fldCharType="separate"/>
      </w:r>
      <w:r>
        <w:rPr>
          <w:rStyle w:val="44"/>
        </w:rPr>
        <w:t>G4H《信用风险内部评级参数汇总表》</w:t>
      </w:r>
      <w:r>
        <w:rPr>
          <w:rStyle w:val="44"/>
          <w:rFonts w:hint="eastAsia"/>
          <w:lang w:eastAsia="zh-CN"/>
        </w:rPr>
        <w:t>（新规）</w:t>
      </w:r>
      <w:r>
        <w:rPr>
          <w:rStyle w:val="44"/>
        </w:rPr>
        <w:t>填报说明</w:t>
      </w:r>
      <w:r>
        <w:tab/>
      </w:r>
      <w:r>
        <w:fldChar w:fldCharType="begin"/>
      </w:r>
      <w:r>
        <w:instrText xml:space="preserve"> PAGEREF _Toc146037707 \h </w:instrText>
      </w:r>
      <w:r>
        <w:fldChar w:fldCharType="separate"/>
      </w:r>
      <w:r>
        <w:t>63</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"_Toc146037712" </w:instrText>
      </w:r>
      <w:r>
        <w:fldChar w:fldCharType="separate"/>
      </w:r>
      <w:r>
        <w:rPr>
          <w:rStyle w:val="44"/>
        </w:rPr>
        <w:t>G4H-1《非零售信用风险暴露按主标尺风险参数表 （IRB法）》</w:t>
      </w:r>
      <w:r>
        <w:rPr>
          <w:rStyle w:val="44"/>
          <w:rFonts w:hint="eastAsia"/>
          <w:lang w:eastAsia="zh-CN"/>
        </w:rPr>
        <w:t>（新规）</w:t>
      </w:r>
      <w:r>
        <w:rPr>
          <w:rStyle w:val="44"/>
        </w:rPr>
        <w:t>填报说明</w:t>
      </w:r>
      <w:r>
        <w:tab/>
      </w:r>
      <w:r>
        <w:fldChar w:fldCharType="begin"/>
      </w:r>
      <w:r>
        <w:instrText xml:space="preserve"> PAGEREF _Toc146037712 \h </w:instrText>
      </w:r>
      <w:r>
        <w:fldChar w:fldCharType="separate"/>
      </w:r>
      <w:r>
        <w:t>71</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"_Toc146037718" </w:instrText>
      </w:r>
      <w:r>
        <w:fldChar w:fldCharType="separate"/>
      </w:r>
      <w:r>
        <w:rPr>
          <w:rStyle w:val="44"/>
        </w:rPr>
        <w:t>G4H-2《公司风险暴露多维度违约情况表（IRB法）》</w:t>
      </w:r>
      <w:r>
        <w:rPr>
          <w:rStyle w:val="44"/>
          <w:rFonts w:hint="eastAsia"/>
          <w:lang w:eastAsia="zh-CN"/>
        </w:rPr>
        <w:t>（新规）</w:t>
      </w:r>
      <w:r>
        <w:rPr>
          <w:rStyle w:val="44"/>
        </w:rPr>
        <w:t>填报说明</w:t>
      </w:r>
      <w:r>
        <w:tab/>
      </w:r>
      <w:r>
        <w:fldChar w:fldCharType="begin"/>
      </w:r>
      <w:r>
        <w:instrText xml:space="preserve"> PAGEREF _Toc146037718 \h </w:instrText>
      </w:r>
      <w:r>
        <w:fldChar w:fldCharType="separate"/>
      </w:r>
      <w:r>
        <w:t>75</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"_Toc146037723" </w:instrText>
      </w:r>
      <w:r>
        <w:fldChar w:fldCharType="separate"/>
      </w:r>
      <w:r>
        <w:rPr>
          <w:rStyle w:val="44"/>
        </w:rPr>
        <w:t>G4H-3《零售信用风险暴露按主标尺风险参数表（IRB法）》</w:t>
      </w:r>
      <w:r>
        <w:rPr>
          <w:rStyle w:val="44"/>
          <w:rFonts w:hint="eastAsia"/>
          <w:lang w:eastAsia="zh-CN"/>
        </w:rPr>
        <w:t>（新规）</w:t>
      </w:r>
      <w:r>
        <w:rPr>
          <w:rStyle w:val="44"/>
        </w:rPr>
        <w:t>填报说明</w:t>
      </w:r>
      <w:r>
        <w:tab/>
      </w:r>
      <w:r>
        <w:fldChar w:fldCharType="begin"/>
      </w:r>
      <w:r>
        <w:instrText xml:space="preserve"> PAGEREF _Toc146037723 \h </w:instrText>
      </w:r>
      <w:r>
        <w:fldChar w:fldCharType="separate"/>
      </w:r>
      <w:r>
        <w:t>78</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"_Toc146037728" </w:instrText>
      </w:r>
      <w:r>
        <w:fldChar w:fldCharType="separate"/>
      </w:r>
      <w:r>
        <w:rPr>
          <w:rStyle w:val="44"/>
        </w:rPr>
        <w:t>G4H-4《零售信用风险暴露按地区情况表（IRB法）》</w:t>
      </w:r>
      <w:r>
        <w:rPr>
          <w:rStyle w:val="44"/>
          <w:rFonts w:hint="eastAsia"/>
          <w:lang w:eastAsia="zh-CN"/>
        </w:rPr>
        <w:t>（新规）</w:t>
      </w:r>
      <w:r>
        <w:rPr>
          <w:rStyle w:val="44"/>
        </w:rPr>
        <w:t>填报说明</w:t>
      </w:r>
      <w:r>
        <w:tab/>
      </w:r>
      <w:r>
        <w:fldChar w:fldCharType="begin"/>
      </w:r>
      <w:r>
        <w:instrText xml:space="preserve"> PAGEREF _Toc146037728 \h </w:instrText>
      </w:r>
      <w:r>
        <w:fldChar w:fldCharType="separate"/>
      </w:r>
      <w:r>
        <w:t>81</w:t>
      </w:r>
      <w:r>
        <w:fldChar w:fldCharType="end"/>
      </w:r>
      <w:r>
        <w:fldChar w:fldCharType="end"/>
      </w:r>
    </w:p>
    <w:p>
      <w:pPr>
        <w:pStyle w:val="28"/>
        <w:spacing w:line="360" w:lineRule="auto"/>
        <w:rPr>
          <w:rFonts w:asciiTheme="minorHAnsi" w:hAnsiTheme="minorHAnsi" w:eastAsiaTheme="minorEastAsia" w:cstheme="minorBidi"/>
          <w:szCs w:val="24"/>
        </w:rPr>
      </w:pPr>
      <w:r>
        <w:fldChar w:fldCharType="begin"/>
      </w:r>
      <w:r>
        <w:instrText xml:space="preserve"> HYPERLINK \l "_Toc146037733" </w:instrText>
      </w:r>
      <w:r>
        <w:fldChar w:fldCharType="separate"/>
      </w:r>
      <w:r>
        <w:rPr>
          <w:rStyle w:val="44"/>
        </w:rPr>
        <w:t>S11《非零售信用风险暴露按模型情况表（IRB法）》</w:t>
      </w:r>
      <w:r>
        <w:rPr>
          <w:rStyle w:val="44"/>
          <w:rFonts w:hint="eastAsia"/>
          <w:lang w:eastAsia="zh-CN"/>
        </w:rPr>
        <w:t>（新规）</w:t>
      </w:r>
      <w:r>
        <w:rPr>
          <w:rStyle w:val="44"/>
        </w:rPr>
        <w:t>填报说明</w:t>
      </w:r>
      <w:r>
        <w:tab/>
      </w:r>
      <w:r>
        <w:fldChar w:fldCharType="begin"/>
      </w:r>
      <w:r>
        <w:instrText xml:space="preserve"> PAGEREF _Toc146037733 \h </w:instrText>
      </w:r>
      <w:r>
        <w:fldChar w:fldCharType="separate"/>
      </w:r>
      <w:r>
        <w:t>83</w:t>
      </w:r>
      <w:r>
        <w:fldChar w:fldCharType="end"/>
      </w:r>
      <w:r>
        <w:fldChar w:fldCharType="end"/>
      </w:r>
      <w:r>
        <w:rPr>
          <w:rStyle w:val="44"/>
          <w:szCs w:val="22"/>
        </w:rPr>
        <w:fldChar w:fldCharType="end"/>
      </w:r>
    </w:p>
    <w:p>
      <w:pPr>
        <w:pStyle w:val="2"/>
        <w:rPr>
          <w:b w:val="0"/>
          <w:bCs/>
          <w:lang w:val="zh-CN"/>
        </w:rPr>
        <w:sectPr>
          <w:footerReference r:id="rId3" w:type="default"/>
          <w:footerReference r:id="rId4" w:type="even"/>
          <w:pgSz w:w="11906" w:h="16838"/>
          <w:pgMar w:top="1440" w:right="1800" w:bottom="1440" w:left="1800" w:header="851" w:footer="992" w:gutter="0"/>
          <w:cols w:space="720" w:num="1"/>
          <w:docGrid w:type="lines" w:linePitch="312" w:charSpace="0"/>
        </w:sectPr>
      </w:pPr>
    </w:p>
    <w:bookmarkEnd w:id="0"/>
    <w:bookmarkEnd w:id="1"/>
    <w:p>
      <w:pPr>
        <w:pStyle w:val="2"/>
        <w:rPr>
          <w:color w:val="000000"/>
        </w:rPr>
      </w:pPr>
      <w:bookmarkStart w:id="5" w:name="_Toc135383000"/>
      <w:bookmarkStart w:id="6" w:name="_Toc146037650"/>
      <w:bookmarkStart w:id="7" w:name="_Toc425237555"/>
      <w:bookmarkStart w:id="8" w:name="_Toc6343"/>
      <w:bookmarkStart w:id="9" w:name="_Toc425156296"/>
      <w:bookmarkStart w:id="10" w:name="_Toc333392967"/>
      <w:bookmarkStart w:id="11" w:name="_Toc352575135"/>
      <w:bookmarkStart w:id="12" w:name="_Toc425237557"/>
      <w:bookmarkStart w:id="13" w:name="_Toc352675857"/>
      <w:bookmarkStart w:id="14" w:name="_Toc349141686"/>
      <w:bookmarkStart w:id="15" w:name="_Toc425156137"/>
      <w:r>
        <w:rPr>
          <w:color w:val="000000"/>
        </w:rPr>
        <w:t>G4F《资本底线计算表》</w:t>
      </w:r>
      <w:r>
        <w:rPr>
          <w:rFonts w:hint="eastAsia"/>
          <w:color w:val="000000"/>
        </w:rPr>
        <w:t>（新规）</w:t>
      </w:r>
      <w:r>
        <w:rPr>
          <w:color w:val="000000"/>
        </w:rPr>
        <w:t>填报说明</w:t>
      </w:r>
      <w:bookmarkEnd w:id="5"/>
      <w:bookmarkEnd w:id="6"/>
      <w:bookmarkEnd w:id="7"/>
    </w:p>
    <w:p>
      <w:pPr>
        <w:rPr>
          <w:color w:val="000000"/>
        </w:rPr>
      </w:pPr>
    </w:p>
    <w:p>
      <w:pPr>
        <w:spacing w:line="440" w:lineRule="exact"/>
        <w:outlineLvl w:val="0"/>
        <w:rPr>
          <w:b/>
          <w:bCs/>
          <w:color w:val="000000"/>
          <w:szCs w:val="21"/>
        </w:rPr>
      </w:pPr>
      <w:bookmarkStart w:id="16" w:name="_Toc144477340"/>
      <w:bookmarkStart w:id="17" w:name="_Toc135383001"/>
      <w:bookmarkStart w:id="18" w:name="_Toc146037651"/>
      <w:bookmarkStart w:id="19" w:name="_Toc139635740"/>
      <w:r>
        <w:rPr>
          <w:b/>
          <w:bCs/>
          <w:color w:val="000000"/>
          <w:szCs w:val="21"/>
        </w:rPr>
        <w:t>第一部分：引言</w:t>
      </w:r>
      <w:bookmarkEnd w:id="16"/>
      <w:bookmarkEnd w:id="17"/>
      <w:bookmarkEnd w:id="18"/>
      <w:bookmarkEnd w:id="19"/>
    </w:p>
    <w:p>
      <w:pPr>
        <w:spacing w:line="440" w:lineRule="exact"/>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本报表集中反映按照资本计量其他方法计算的资本底线和按照资本计量高级方法计算的资本要求，根据两者之间的差异共同计算受底线约束的资本要求差额，从而反映因应用资本底线而导致的额外风险加权资产。</w:t>
      </w:r>
    </w:p>
    <w:p>
      <w:pPr>
        <w:spacing w:line="440" w:lineRule="exact"/>
        <w:outlineLvl w:val="0"/>
        <w:rPr>
          <w:b/>
          <w:bCs/>
          <w:color w:val="000000"/>
          <w:szCs w:val="21"/>
        </w:rPr>
      </w:pPr>
      <w:bookmarkStart w:id="20" w:name="_Toc146037652"/>
      <w:bookmarkStart w:id="21" w:name="_Toc135383002"/>
      <w:bookmarkStart w:id="22" w:name="_Toc139635741"/>
      <w:bookmarkStart w:id="23" w:name="_Toc144477341"/>
      <w:r>
        <w:rPr>
          <w:b/>
          <w:bCs/>
          <w:color w:val="000000"/>
          <w:szCs w:val="21"/>
        </w:rPr>
        <w:t>第二部分：一般说明</w:t>
      </w:r>
      <w:bookmarkEnd w:id="20"/>
      <w:bookmarkEnd w:id="21"/>
      <w:bookmarkEnd w:id="22"/>
      <w:bookmarkEnd w:id="23"/>
    </w:p>
    <w:p>
      <w:pPr>
        <w:spacing w:line="440" w:lineRule="exact"/>
        <w:ind w:firstLine="420" w:firstLineChars="200"/>
        <w:rPr>
          <w:color w:val="000000"/>
          <w:szCs w:val="21"/>
        </w:rPr>
      </w:pPr>
      <w:r>
        <w:rPr>
          <w:color w:val="000000"/>
          <w:szCs w:val="21"/>
        </w:rPr>
        <w:t>1．报表名称：资本底线计算表。</w:t>
      </w:r>
    </w:p>
    <w:p>
      <w:pPr>
        <w:spacing w:line="440" w:lineRule="exact"/>
        <w:ind w:firstLine="420" w:firstLineChars="200"/>
        <w:rPr>
          <w:color w:val="000000"/>
          <w:szCs w:val="21"/>
        </w:rPr>
      </w:pPr>
      <w:r>
        <w:rPr>
          <w:bCs/>
          <w:color w:val="000000"/>
          <w:szCs w:val="21"/>
        </w:rPr>
        <w:t>2．报表编码</w:t>
      </w:r>
      <w:r>
        <w:rPr>
          <w:color w:val="000000"/>
          <w:szCs w:val="21"/>
        </w:rPr>
        <w:t>：</w:t>
      </w:r>
      <w:r>
        <w:rPr>
          <w:rFonts w:hint="eastAsia"/>
          <w:color w:val="000000"/>
          <w:szCs w:val="21"/>
          <w:lang w:eastAsia="zh-CN"/>
        </w:rPr>
        <w:t>金</w:t>
      </w:r>
      <w:r>
        <w:rPr>
          <w:color w:val="000000"/>
          <w:szCs w:val="21"/>
        </w:rPr>
        <w:t>监</w:t>
      </w:r>
      <w:r>
        <w:rPr>
          <w:rFonts w:hint="eastAsia"/>
          <w:color w:val="000000"/>
          <w:szCs w:val="21"/>
          <w:lang w:eastAsia="zh-CN"/>
        </w:rPr>
        <w:t>统</w:t>
      </w:r>
      <w:r>
        <w:rPr>
          <w:color w:val="000000"/>
        </w:rPr>
        <w:t>G4F</w:t>
      </w:r>
      <w:r>
        <w:rPr>
          <w:rFonts w:hint="eastAsia"/>
          <w:color w:val="000000"/>
          <w:szCs w:val="21"/>
        </w:rPr>
        <w:t>号</w:t>
      </w:r>
      <w:r>
        <w:rPr>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w:t>
      </w:r>
      <w:r>
        <w:rPr>
          <w:color w:val="000000"/>
          <w:szCs w:val="21"/>
        </w:rPr>
        <w:t>验收通过实施资本计量高级方法的商业银行。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为季后18日、合并报表数据</w:t>
      </w:r>
      <w:r>
        <w:rPr>
          <w:szCs w:val="21"/>
        </w:rPr>
        <w:t>（季报）为</w:t>
      </w:r>
      <w:r>
        <w:rPr>
          <w:color w:val="000000"/>
          <w:szCs w:val="21"/>
        </w:rPr>
        <w:t>季后40日。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6．数据单位：万元，百分比。</w:t>
      </w:r>
    </w:p>
    <w:p>
      <w:pPr>
        <w:spacing w:line="440" w:lineRule="exact"/>
        <w:ind w:firstLine="420" w:firstLineChars="200"/>
        <w:rPr>
          <w:color w:val="000000"/>
          <w:szCs w:val="21"/>
        </w:rPr>
      </w:pPr>
      <w:r>
        <w:rPr>
          <w:color w:val="000000"/>
          <w:szCs w:val="21"/>
        </w:rPr>
        <w:t>7．四舍五入要求：金额保留两位小数，百分比保留整数。</w:t>
      </w:r>
    </w:p>
    <w:p>
      <w:pPr>
        <w:spacing w:line="440" w:lineRule="exact"/>
        <w:ind w:firstLine="420" w:firstLineChars="200"/>
        <w:rPr>
          <w:color w:val="000000"/>
          <w:szCs w:val="21"/>
        </w:rPr>
      </w:pPr>
      <w:r>
        <w:rPr>
          <w:color w:val="000000"/>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p>
    <w:p>
      <w:pPr>
        <w:spacing w:line="440" w:lineRule="exact"/>
        <w:outlineLvl w:val="0"/>
        <w:rPr>
          <w:b/>
          <w:bCs/>
          <w:color w:val="000000"/>
          <w:szCs w:val="21"/>
        </w:rPr>
      </w:pPr>
      <w:bookmarkStart w:id="24" w:name="_Toc139635742"/>
      <w:bookmarkStart w:id="25" w:name="_Toc144477342"/>
      <w:bookmarkStart w:id="26" w:name="_Toc135383003"/>
      <w:bookmarkStart w:id="27" w:name="_Toc146037653"/>
      <w:r>
        <w:rPr>
          <w:b/>
          <w:bCs/>
          <w:color w:val="000000"/>
          <w:szCs w:val="21"/>
        </w:rPr>
        <w:t>第三部分：具体说明</w:t>
      </w:r>
      <w:bookmarkEnd w:id="24"/>
      <w:bookmarkEnd w:id="25"/>
      <w:bookmarkEnd w:id="26"/>
      <w:bookmarkEnd w:id="27"/>
    </w:p>
    <w:p>
      <w:pPr>
        <w:spacing w:line="440" w:lineRule="exact"/>
        <w:ind w:firstLine="420" w:firstLineChars="200"/>
        <w:rPr>
          <w:color w:val="000000"/>
          <w:szCs w:val="21"/>
        </w:rPr>
      </w:pPr>
      <w:r>
        <w:rPr>
          <w:color w:val="000000"/>
          <w:szCs w:val="21"/>
        </w:rPr>
        <w:t>[1.按照其他方法计算的受底线约束的风险加权资产]：本项目下各子项目反映按照《办法》规定的资本计量其他方法计算资本底线的过程，本项目无需填列。其他方法是指信用风险权重法、市场风险标准法/简化标准法、操作风险基本指标法/标准法。</w:t>
      </w:r>
    </w:p>
    <w:p>
      <w:pPr>
        <w:spacing w:line="440" w:lineRule="exact"/>
        <w:ind w:firstLine="420" w:firstLineChars="200"/>
        <w:rPr>
          <w:color w:val="000000"/>
          <w:szCs w:val="21"/>
        </w:rPr>
      </w:pPr>
      <w:r>
        <w:rPr>
          <w:color w:val="000000"/>
          <w:szCs w:val="21"/>
        </w:rPr>
        <w:t>[1.1风险加权资产总额]：本项目反映填报机构按照《办法》规定的其他方法计量的信用风险（包括交易对手信用风险）、市场风险、操作风险加权资产之和。</w:t>
      </w:r>
    </w:p>
    <w:p>
      <w:pPr>
        <w:spacing w:line="440" w:lineRule="exact"/>
        <w:ind w:firstLine="420" w:firstLineChars="200"/>
        <w:rPr>
          <w:color w:val="000000"/>
          <w:szCs w:val="21"/>
        </w:rPr>
      </w:pPr>
      <w:r>
        <w:rPr>
          <w:color w:val="000000"/>
          <w:szCs w:val="21"/>
        </w:rPr>
        <w:t>[1.1.1信用风险加权资产]</w:t>
      </w:r>
      <w:r>
        <w:rPr>
          <w:rFonts w:hint="eastAsia"/>
          <w:color w:val="000000"/>
          <w:szCs w:val="21"/>
        </w:rPr>
        <w:t>：</w:t>
      </w:r>
      <w:r>
        <w:rPr>
          <w:color w:val="000000"/>
          <w:szCs w:val="21"/>
        </w:rPr>
        <w:t>本项目反映填报机构按照《办法》规定的权重法计量的信用风险（包括交易对手信用风险）风险加权资产。</w:t>
      </w:r>
    </w:p>
    <w:p>
      <w:pPr>
        <w:spacing w:line="440" w:lineRule="exact"/>
        <w:ind w:firstLine="420" w:firstLineChars="200"/>
        <w:rPr>
          <w:color w:val="000000"/>
          <w:szCs w:val="21"/>
        </w:rPr>
      </w:pPr>
      <w:r>
        <w:rPr>
          <w:color w:val="000000"/>
          <w:szCs w:val="21"/>
        </w:rPr>
        <w:t>[1.1.2市场风险加权资产]</w:t>
      </w:r>
      <w:r>
        <w:rPr>
          <w:rFonts w:hint="eastAsia"/>
          <w:color w:val="000000"/>
          <w:szCs w:val="21"/>
        </w:rPr>
        <w:t>：</w:t>
      </w:r>
      <w:r>
        <w:rPr>
          <w:color w:val="000000"/>
          <w:szCs w:val="21"/>
        </w:rPr>
        <w:t>本项目反映填报机构按照《办法》规定的标准法或简化标准法计量的市场风险加权资产。</w:t>
      </w:r>
    </w:p>
    <w:p>
      <w:pPr>
        <w:spacing w:line="440" w:lineRule="exact"/>
        <w:ind w:firstLine="420" w:firstLineChars="200"/>
        <w:rPr>
          <w:color w:val="000000"/>
          <w:szCs w:val="21"/>
        </w:rPr>
      </w:pPr>
      <w:r>
        <w:rPr>
          <w:color w:val="000000"/>
          <w:szCs w:val="21"/>
        </w:rPr>
        <w:t>[1.1.3操作风险加权资产]</w:t>
      </w:r>
      <w:r>
        <w:rPr>
          <w:rFonts w:hint="eastAsia"/>
          <w:color w:val="000000"/>
          <w:szCs w:val="21"/>
        </w:rPr>
        <w:t>：</w:t>
      </w:r>
      <w:r>
        <w:rPr>
          <w:color w:val="000000"/>
          <w:szCs w:val="21"/>
        </w:rPr>
        <w:t>本项目反映填报机构按照《办法》规定的标准法或基本指标法计量的操作风险加权资产。</w:t>
      </w:r>
      <w:r>
        <w:rPr>
          <w:rFonts w:hint="eastAsia"/>
          <w:color w:val="000000"/>
          <w:szCs w:val="21"/>
        </w:rPr>
        <w:t>标准法下，如商业银行验收通过采用自身损失数据自行计算内部损失乘数，也视为其他方法。</w:t>
      </w:r>
    </w:p>
    <w:p>
      <w:pPr>
        <w:spacing w:line="440" w:lineRule="exact"/>
        <w:ind w:firstLine="420" w:firstLineChars="200"/>
        <w:rPr>
          <w:color w:val="000000"/>
          <w:szCs w:val="21"/>
        </w:rPr>
      </w:pPr>
      <w:r>
        <w:rPr>
          <w:color w:val="000000"/>
          <w:szCs w:val="21"/>
        </w:rPr>
        <w:t>[1.2资本底线调整因子]：本项目反映按照《办法》规定的资本底线要求调整系数72.5%。本项目无需填列。</w:t>
      </w:r>
    </w:p>
    <w:p>
      <w:pPr>
        <w:spacing w:line="440" w:lineRule="exact"/>
        <w:ind w:firstLine="420" w:firstLineChars="200"/>
        <w:rPr>
          <w:color w:val="000000"/>
          <w:szCs w:val="21"/>
        </w:rPr>
      </w:pPr>
      <w:r>
        <w:rPr>
          <w:color w:val="000000"/>
          <w:szCs w:val="21"/>
        </w:rPr>
        <w:t>[2.按照资本计量高级方法计算的风险加权资产]：本项目反映填报机构按照《办法》规定的资本计量高级方法计量、校准后的信用风险、市场风险、操作风险加权资产之和。资本计量高级方法是指信用风险内部评级法和市场风险内部模型法。</w:t>
      </w:r>
    </w:p>
    <w:p>
      <w:pPr>
        <w:spacing w:line="440" w:lineRule="exact"/>
        <w:ind w:firstLine="420" w:firstLineChars="200"/>
        <w:rPr>
          <w:color w:val="000000"/>
          <w:szCs w:val="21"/>
        </w:rPr>
      </w:pPr>
      <w:r>
        <w:rPr>
          <w:color w:val="000000"/>
          <w:szCs w:val="21"/>
        </w:rPr>
        <w:t>资本计量高级方法不要求</w:t>
      </w:r>
      <w:r>
        <w:rPr>
          <w:rFonts w:hint="eastAsia"/>
          <w:color w:val="000000"/>
          <w:szCs w:val="21"/>
        </w:rPr>
        <w:t>所有</w:t>
      </w:r>
      <w:r>
        <w:rPr>
          <w:color w:val="000000"/>
          <w:szCs w:val="21"/>
        </w:rPr>
        <w:t>风险都采用高级计量方法，只要填报机构任一风险（信用、市场）已获</w:t>
      </w:r>
      <w:r>
        <w:rPr>
          <w:rFonts w:hint="eastAsia"/>
          <w:color w:val="000000"/>
          <w:szCs w:val="21"/>
        </w:rPr>
        <w:t>国家金融监督管理总局</w:t>
      </w:r>
      <w:r>
        <w:rPr>
          <w:color w:val="000000"/>
          <w:szCs w:val="21"/>
        </w:rPr>
        <w:t>验收通过实施高级方法，此处均应填列信用风险、市场风险及操作风险加权资产之和。本项目与《G40资本充足率汇总表》及《G4E信用风险内部评级法汇总表》有校验关系。</w:t>
      </w:r>
    </w:p>
    <w:p>
      <w:pPr>
        <w:spacing w:line="440" w:lineRule="exact"/>
        <w:ind w:firstLine="420" w:firstLineChars="200"/>
        <w:rPr>
          <w:color w:val="000000"/>
          <w:szCs w:val="21"/>
        </w:rPr>
      </w:pPr>
      <w:r>
        <w:rPr>
          <w:color w:val="000000"/>
          <w:szCs w:val="21"/>
        </w:rPr>
        <w:t>[3.因应用资本底线而导致的额外风险加权资产]：本项目因应用资本底线而导致增加的风险加权资产。项目无须填报，为隐藏公式自动计算。</w:t>
      </w:r>
    </w:p>
    <w:p>
      <w:pPr>
        <w:spacing w:line="440" w:lineRule="exact"/>
        <w:ind w:firstLine="420" w:firstLineChars="200"/>
        <w:rPr>
          <w:color w:val="000000"/>
          <w:szCs w:val="21"/>
        </w:rPr>
      </w:pPr>
      <w:r>
        <w:rPr>
          <w:color w:val="000000"/>
          <w:szCs w:val="21"/>
        </w:rPr>
        <w:t>[附注项目</w:t>
      </w:r>
      <w:r>
        <w:rPr>
          <w:rFonts w:hint="eastAsia"/>
          <w:color w:val="000000"/>
          <w:szCs w:val="21"/>
        </w:rPr>
        <w:t>：</w:t>
      </w:r>
      <w:r>
        <w:rPr>
          <w:color w:val="000000"/>
          <w:szCs w:val="21"/>
        </w:rPr>
        <w:t>按照其他方法计算的资本净额]</w:t>
      </w:r>
      <w:r>
        <w:rPr>
          <w:rFonts w:hint="eastAsia"/>
          <w:color w:val="000000"/>
          <w:szCs w:val="21"/>
        </w:rPr>
        <w:t>：</w:t>
      </w:r>
      <w:r>
        <w:rPr>
          <w:color w:val="000000"/>
          <w:szCs w:val="21"/>
        </w:rPr>
        <w:t>本项目填报填报机构按照权重法计算的资本净额。</w:t>
      </w:r>
    </w:p>
    <w:p>
      <w:pPr>
        <w:spacing w:line="440" w:lineRule="exact"/>
        <w:outlineLvl w:val="0"/>
        <w:rPr>
          <w:b/>
          <w:bCs/>
          <w:color w:val="000000"/>
          <w:szCs w:val="21"/>
        </w:rPr>
      </w:pPr>
      <w:bookmarkStart w:id="28" w:name="_Toc146037654"/>
      <w:bookmarkStart w:id="29" w:name="_Toc135383004"/>
      <w:bookmarkStart w:id="30" w:name="_Toc144477343"/>
      <w:bookmarkStart w:id="31" w:name="_Toc139635743"/>
      <w:r>
        <w:rPr>
          <w:b/>
          <w:bCs/>
          <w:color w:val="000000"/>
          <w:szCs w:val="21"/>
        </w:rPr>
        <w:t>第四部分：核对关系</w:t>
      </w:r>
      <w:bookmarkEnd w:id="28"/>
      <w:bookmarkEnd w:id="29"/>
      <w:bookmarkEnd w:id="30"/>
      <w:bookmarkEnd w:id="31"/>
    </w:p>
    <w:p>
      <w:pPr>
        <w:spacing w:line="440" w:lineRule="exact"/>
        <w:ind w:firstLine="421" w:firstLineChars="200"/>
        <w:outlineLvl w:val="1"/>
        <w:rPr>
          <w:b/>
          <w:bCs/>
          <w:color w:val="000000"/>
          <w:szCs w:val="21"/>
          <w:lang w:val="it-IT"/>
        </w:rPr>
      </w:pPr>
      <w:r>
        <w:rPr>
          <w:b/>
          <w:bCs/>
          <w:color w:val="000000"/>
          <w:szCs w:val="21"/>
          <w:lang w:val="it-IT"/>
        </w:rPr>
        <w:t>1.</w:t>
      </w:r>
      <w:r>
        <w:rPr>
          <w:rFonts w:hint="eastAsia"/>
          <w:b/>
          <w:bCs/>
          <w:color w:val="000000"/>
          <w:szCs w:val="21"/>
          <w:lang w:val="it-IT"/>
        </w:rPr>
        <w:t>表内核对关系</w:t>
      </w:r>
    </w:p>
    <w:p>
      <w:pPr>
        <w:spacing w:line="440" w:lineRule="exact"/>
        <w:ind w:firstLine="420" w:firstLineChars="200"/>
        <w:rPr>
          <w:color w:val="000000"/>
          <w:szCs w:val="21"/>
          <w:lang w:val="it-IT"/>
        </w:rPr>
      </w:pPr>
      <w:r>
        <w:rPr>
          <w:color w:val="000000"/>
          <w:szCs w:val="21"/>
          <w:lang w:val="it-IT"/>
        </w:rPr>
        <w:t>[1.A]=[1.</w:t>
      </w:r>
      <w:r>
        <w:rPr>
          <w:color w:val="000000"/>
          <w:szCs w:val="21"/>
        </w:rPr>
        <w:t>1</w:t>
      </w:r>
      <w:r>
        <w:rPr>
          <w:color w:val="000000"/>
          <w:szCs w:val="21"/>
          <w:lang w:val="it-IT"/>
        </w:rPr>
        <w:t>A]×[1.</w:t>
      </w:r>
      <w:r>
        <w:rPr>
          <w:color w:val="000000"/>
          <w:szCs w:val="21"/>
        </w:rPr>
        <w:t>2</w:t>
      </w:r>
      <w:r>
        <w:rPr>
          <w:color w:val="000000"/>
          <w:szCs w:val="21"/>
          <w:lang w:val="it-IT"/>
        </w:rPr>
        <w:t>A]</w:t>
      </w:r>
    </w:p>
    <w:p>
      <w:pPr>
        <w:spacing w:line="440" w:lineRule="exact"/>
        <w:ind w:firstLine="420" w:firstLineChars="200"/>
        <w:rPr>
          <w:color w:val="000000"/>
          <w:szCs w:val="21"/>
          <w:lang w:val="it-IT"/>
        </w:rPr>
      </w:pPr>
      <w:r>
        <w:rPr>
          <w:color w:val="000000"/>
          <w:szCs w:val="21"/>
          <w:lang w:val="it-IT"/>
        </w:rPr>
        <w:t>[1.1A]=[1.1.1A]+[1.1.2A]+[1.1.3A]</w:t>
      </w:r>
    </w:p>
    <w:p>
      <w:pPr>
        <w:spacing w:line="440" w:lineRule="exact"/>
        <w:ind w:firstLine="420" w:firstLineChars="200"/>
        <w:rPr>
          <w:color w:val="000000"/>
          <w:szCs w:val="21"/>
          <w:lang w:val="it-IT"/>
        </w:rPr>
      </w:pPr>
      <w:r>
        <w:rPr>
          <w:color w:val="000000"/>
          <w:szCs w:val="21"/>
          <w:lang w:val="it-IT"/>
        </w:rPr>
        <w:t>[3.A]=MAX（[1.A]-[2.A],0）</w:t>
      </w:r>
    </w:p>
    <w:p>
      <w:pPr>
        <w:spacing w:line="440" w:lineRule="exact"/>
        <w:ind w:firstLine="421" w:firstLineChars="200"/>
        <w:outlineLvl w:val="1"/>
        <w:rPr>
          <w:b/>
          <w:bCs/>
          <w:color w:val="000000"/>
          <w:szCs w:val="21"/>
          <w:lang w:val="it-IT"/>
        </w:rPr>
      </w:pPr>
      <w:r>
        <w:rPr>
          <w:b/>
          <w:bCs/>
          <w:color w:val="000000"/>
          <w:szCs w:val="21"/>
          <w:lang w:val="it-IT"/>
        </w:rPr>
        <w:t>2.</w:t>
      </w:r>
      <w:r>
        <w:rPr>
          <w:rFonts w:hint="eastAsia"/>
          <w:b/>
          <w:bCs/>
          <w:color w:val="000000"/>
          <w:szCs w:val="21"/>
          <w:lang w:val="it-IT"/>
        </w:rPr>
        <w:t>表间核对关系</w:t>
      </w:r>
    </w:p>
    <w:p>
      <w:pPr>
        <w:spacing w:line="440" w:lineRule="exact"/>
        <w:ind w:firstLine="420" w:firstLineChars="200"/>
        <w:rPr>
          <w:color w:val="000000"/>
          <w:szCs w:val="21"/>
          <w:lang w:val="it-IT"/>
        </w:rPr>
      </w:pPr>
      <w:r>
        <w:rPr>
          <w:color w:val="000000"/>
          <w:szCs w:val="21"/>
          <w:lang w:val="it-IT"/>
        </w:rPr>
        <w:t>[1.1.1A]=G4E第VI部分[9.D]</w:t>
      </w:r>
    </w:p>
    <w:p>
      <w:pPr>
        <w:pStyle w:val="2"/>
        <w:jc w:val="both"/>
        <w:rPr>
          <w:color w:val="000000"/>
          <w:lang w:val="it-IT"/>
        </w:rPr>
        <w:sectPr>
          <w:pgSz w:w="11906" w:h="16838"/>
          <w:pgMar w:top="1440" w:right="1800" w:bottom="1440" w:left="1800" w:header="851" w:footer="992" w:gutter="0"/>
          <w:cols w:space="720" w:num="1"/>
          <w:docGrid w:type="lines" w:linePitch="312" w:charSpace="0"/>
        </w:sectPr>
      </w:pPr>
    </w:p>
    <w:p>
      <w:pPr>
        <w:pStyle w:val="2"/>
        <w:rPr>
          <w:color w:val="000000"/>
          <w:lang w:val="it-IT"/>
        </w:rPr>
      </w:pPr>
      <w:bookmarkStart w:id="32" w:name="_Toc146037655"/>
      <w:r>
        <w:rPr>
          <w:color w:val="000000"/>
          <w:lang w:val="it-IT"/>
        </w:rPr>
        <w:t>G4A-1(b)</w:t>
      </w:r>
      <w:r>
        <w:rPr>
          <w:rFonts w:hint="eastAsia"/>
          <w:color w:val="000000"/>
        </w:rPr>
        <w:t>《损失准备情况表</w:t>
      </w:r>
      <w:r>
        <w:rPr>
          <w:rFonts w:hint="eastAsia"/>
          <w:color w:val="000000"/>
          <w:lang w:val="it-IT"/>
        </w:rPr>
        <w:t>（</w:t>
      </w:r>
      <w:r>
        <w:rPr>
          <w:rFonts w:hint="eastAsia"/>
          <w:color w:val="000000"/>
        </w:rPr>
        <w:t>内部评级法</w:t>
      </w:r>
      <w:r>
        <w:rPr>
          <w:rFonts w:hint="eastAsia"/>
          <w:color w:val="000000"/>
          <w:lang w:val="it-IT"/>
        </w:rPr>
        <w:t>）</w:t>
      </w:r>
      <w:r>
        <w:rPr>
          <w:rFonts w:hint="eastAsia"/>
          <w:color w:val="000000"/>
        </w:rPr>
        <w:t>》（新规）填报说明</w:t>
      </w:r>
      <w:bookmarkEnd w:id="8"/>
      <w:bookmarkEnd w:id="32"/>
    </w:p>
    <w:p>
      <w:pPr>
        <w:spacing w:line="360" w:lineRule="auto"/>
        <w:rPr>
          <w:color w:val="000000"/>
          <w:lang w:val="it-IT"/>
        </w:rPr>
      </w:pPr>
    </w:p>
    <w:p>
      <w:pPr>
        <w:spacing w:line="440" w:lineRule="exact"/>
        <w:outlineLvl w:val="0"/>
        <w:rPr>
          <w:b/>
          <w:bCs/>
          <w:color w:val="000000"/>
          <w:szCs w:val="21"/>
          <w:lang w:val="it-IT"/>
        </w:rPr>
      </w:pPr>
      <w:bookmarkStart w:id="33" w:name="_Toc146037656"/>
      <w:r>
        <w:rPr>
          <w:b/>
          <w:bCs/>
          <w:color w:val="000000"/>
          <w:szCs w:val="21"/>
        </w:rPr>
        <w:t>第一部分</w:t>
      </w:r>
      <w:r>
        <w:rPr>
          <w:b/>
          <w:bCs/>
          <w:color w:val="000000"/>
          <w:szCs w:val="21"/>
          <w:lang w:val="it-IT"/>
        </w:rPr>
        <w:t>：</w:t>
      </w:r>
      <w:r>
        <w:rPr>
          <w:b/>
          <w:bCs/>
          <w:color w:val="000000"/>
          <w:szCs w:val="21"/>
        </w:rPr>
        <w:t>引言</w:t>
      </w:r>
      <w:bookmarkEnd w:id="33"/>
    </w:p>
    <w:p>
      <w:pPr>
        <w:spacing w:line="440" w:lineRule="exact"/>
        <w:ind w:firstLine="420" w:firstLineChars="200"/>
        <w:rPr>
          <w:rFonts w:ascii="宋体" w:hAnsi="宋体"/>
          <w:color w:val="000000"/>
          <w:szCs w:val="21"/>
        </w:rPr>
      </w:pPr>
      <w:r>
        <w:rPr>
          <w:rFonts w:hint="eastAsia" w:ascii="宋体" w:hAnsi="宋体"/>
          <w:color w:val="000000"/>
          <w:szCs w:val="21"/>
        </w:rPr>
        <w:t>本</w:t>
      </w:r>
      <w:r>
        <w:rPr>
          <w:rFonts w:ascii="宋体" w:hAnsi="宋体"/>
          <w:color w:val="000000"/>
          <w:szCs w:val="21"/>
        </w:rPr>
        <w:t>报表依据《商业银行</w:t>
      </w:r>
      <w:r>
        <w:rPr>
          <w:rFonts w:hint="eastAsia" w:ascii="宋体" w:hAnsi="宋体"/>
          <w:color w:val="000000"/>
          <w:szCs w:val="21"/>
        </w:rPr>
        <w:t>资本管理办法》（以下简称《办法》）制定，反映</w:t>
      </w:r>
      <w:r>
        <w:rPr>
          <w:rFonts w:ascii="宋体" w:hAnsi="宋体"/>
          <w:color w:val="000000"/>
          <w:szCs w:val="21"/>
        </w:rPr>
        <w:t>填报机构</w:t>
      </w:r>
      <w:r>
        <w:rPr>
          <w:rFonts w:hint="eastAsia" w:ascii="宋体" w:hAnsi="宋体"/>
          <w:color w:val="000000"/>
          <w:szCs w:val="21"/>
        </w:rPr>
        <w:t>采用内部评级法计算信用风险加权资产的超额损失准备或损失准备缺口情况，包括内部评级法已覆盖部分和内部评级法未覆盖部分。</w:t>
      </w:r>
    </w:p>
    <w:p>
      <w:pPr>
        <w:spacing w:line="440" w:lineRule="exact"/>
        <w:outlineLvl w:val="0"/>
        <w:rPr>
          <w:b/>
          <w:bCs/>
          <w:color w:val="000000"/>
          <w:szCs w:val="21"/>
        </w:rPr>
      </w:pPr>
      <w:bookmarkStart w:id="34" w:name="_Toc146037657"/>
      <w:r>
        <w:rPr>
          <w:b/>
          <w:bCs/>
          <w:color w:val="000000"/>
          <w:szCs w:val="21"/>
        </w:rPr>
        <w:t>第二部分：一般说明</w:t>
      </w:r>
      <w:bookmarkEnd w:id="34"/>
    </w:p>
    <w:p>
      <w:pPr>
        <w:spacing w:line="440" w:lineRule="exact"/>
        <w:ind w:firstLine="420" w:firstLineChars="200"/>
        <w:rPr>
          <w:rFonts w:ascii="宋体" w:hAnsi="宋体"/>
          <w:color w:val="000000"/>
          <w:szCs w:val="21"/>
        </w:rPr>
      </w:pPr>
      <w:r>
        <w:rPr>
          <w:rFonts w:ascii="宋体" w:hAnsi="宋体"/>
          <w:color w:val="000000"/>
          <w:szCs w:val="21"/>
        </w:rPr>
        <w:t>1</w:t>
      </w:r>
      <w:r>
        <w:rPr>
          <w:rFonts w:hint="eastAsia" w:ascii="宋体" w:hAnsi="宋体"/>
          <w:color w:val="000000"/>
          <w:szCs w:val="21"/>
        </w:rPr>
        <w:t>．</w:t>
      </w:r>
      <w:r>
        <w:rPr>
          <w:rFonts w:ascii="宋体" w:hAnsi="宋体"/>
          <w:color w:val="000000"/>
          <w:szCs w:val="21"/>
        </w:rPr>
        <w:t>报表名称：</w:t>
      </w:r>
      <w:r>
        <w:rPr>
          <w:rFonts w:hint="eastAsia" w:ascii="宋体" w:hAnsi="宋体"/>
          <w:color w:val="000000"/>
          <w:szCs w:val="21"/>
        </w:rPr>
        <w:t>损失准备情况表（内部评级法）。</w:t>
      </w:r>
    </w:p>
    <w:p>
      <w:pPr>
        <w:spacing w:line="440" w:lineRule="exact"/>
        <w:ind w:firstLine="420" w:firstLineChars="200"/>
        <w:rPr>
          <w:rFonts w:ascii="宋体" w:hAnsi="宋体"/>
          <w:color w:val="000000"/>
          <w:szCs w:val="21"/>
        </w:rPr>
      </w:pPr>
      <w:r>
        <w:rPr>
          <w:rFonts w:ascii="宋体" w:hAnsi="宋体"/>
          <w:bCs/>
          <w:color w:val="000000"/>
          <w:szCs w:val="21"/>
        </w:rPr>
        <w:t>2</w:t>
      </w:r>
      <w:r>
        <w:rPr>
          <w:rFonts w:hint="eastAsia" w:ascii="宋体" w:hAnsi="宋体"/>
          <w:bCs/>
          <w:color w:val="000000"/>
          <w:szCs w:val="21"/>
        </w:rPr>
        <w:t>．</w:t>
      </w:r>
      <w:r>
        <w:rPr>
          <w:rFonts w:ascii="宋体" w:hAnsi="宋体"/>
          <w:bCs/>
          <w:color w:val="000000"/>
          <w:szCs w:val="21"/>
        </w:rPr>
        <w:t>报表编码</w:t>
      </w:r>
      <w:r>
        <w:rPr>
          <w:rFonts w:ascii="宋体" w:hAnsi="宋体"/>
          <w:color w:val="000000"/>
          <w:szCs w:val="21"/>
        </w:rPr>
        <w:t>：</w:t>
      </w:r>
      <w:del w:id="0" w:author="陈静" w:date="2024-12-12T15:31:42Z">
        <w:r>
          <w:rPr>
            <w:rFonts w:hint="eastAsia" w:ascii="宋体" w:hAnsi="宋体"/>
            <w:color w:val="000000"/>
            <w:szCs w:val="21"/>
          </w:rPr>
          <w:delText>银监审号</w:delText>
        </w:r>
      </w:del>
      <w:ins w:id="1" w:author="陈静" w:date="2024-12-12T15:31:42Z">
        <w:r>
          <w:rPr>
            <w:rFonts w:hint="eastAsia" w:ascii="宋体" w:hAnsi="宋体"/>
            <w:color w:val="000000"/>
            <w:szCs w:val="21"/>
            <w:lang w:eastAsia="zh-CN"/>
          </w:rPr>
          <w:t>金监</w:t>
        </w:r>
      </w:ins>
      <w:r>
        <w:rPr>
          <w:rFonts w:hint="eastAsia" w:ascii="宋体" w:hAnsi="宋体"/>
          <w:color w:val="000000"/>
          <w:szCs w:val="21"/>
          <w:lang w:eastAsia="zh-CN"/>
        </w:rPr>
        <w:t>统G4A-1(b)</w:t>
      </w:r>
      <w:ins w:id="2" w:author="陈静" w:date="2024-12-12T15:31:42Z">
        <w:r>
          <w:rPr>
            <w:rFonts w:hint="eastAsia" w:ascii="宋体" w:hAnsi="宋体"/>
            <w:color w:val="000000"/>
            <w:szCs w:val="21"/>
            <w:lang w:eastAsia="zh-CN"/>
          </w:rPr>
          <w:t>号</w:t>
        </w:r>
      </w:ins>
      <w:r>
        <w:rPr>
          <w:rFonts w:hint="eastAsia" w:ascii="宋体" w:hAnsi="宋体"/>
          <w:color w:val="000000"/>
          <w:szCs w:val="21"/>
        </w:rPr>
        <w:t>。</w:t>
      </w:r>
    </w:p>
    <w:p>
      <w:pPr>
        <w:spacing w:line="440" w:lineRule="exact"/>
        <w:ind w:firstLine="420" w:firstLineChars="200"/>
        <w:rPr>
          <w:rFonts w:ascii="宋体" w:hAnsi="宋体"/>
          <w:color w:val="000000"/>
          <w:szCs w:val="21"/>
        </w:rPr>
      </w:pPr>
      <w:r>
        <w:rPr>
          <w:rFonts w:hint="eastAsia" w:ascii="宋体" w:hAnsi="宋体"/>
          <w:color w:val="000000"/>
          <w:szCs w:val="21"/>
        </w:rPr>
        <w:t>3．</w:t>
      </w:r>
      <w:r>
        <w:rPr>
          <w:rFonts w:ascii="宋体" w:hAnsi="宋体"/>
          <w:color w:val="000000"/>
          <w:szCs w:val="21"/>
        </w:rPr>
        <w:t>填报机构：</w:t>
      </w:r>
      <w:r>
        <w:rPr>
          <w:rFonts w:hint="eastAsia" w:ascii="宋体" w:hAnsi="宋体"/>
          <w:color w:val="000000"/>
          <w:szCs w:val="21"/>
        </w:rPr>
        <w:t>经国家金融监督管理总局或其派出机构验收通过实施信用风险内部评级法的商业银行</w:t>
      </w:r>
      <w:r>
        <w:rPr>
          <w:rFonts w:ascii="宋体" w:hAnsi="宋体"/>
          <w:color w:val="000000"/>
          <w:szCs w:val="21"/>
        </w:rPr>
        <w:t>。</w:t>
      </w:r>
    </w:p>
    <w:p>
      <w:pPr>
        <w:spacing w:line="440" w:lineRule="exact"/>
        <w:ind w:firstLine="420" w:firstLineChars="200"/>
        <w:rPr>
          <w:rFonts w:ascii="宋体" w:hAnsi="宋体"/>
          <w:color w:val="000000"/>
          <w:szCs w:val="21"/>
        </w:rPr>
      </w:pPr>
      <w:r>
        <w:rPr>
          <w:rFonts w:ascii="宋体" w:hAnsi="宋体"/>
          <w:color w:val="000000"/>
          <w:szCs w:val="21"/>
        </w:rPr>
        <w:t>4</w:t>
      </w:r>
      <w:r>
        <w:rPr>
          <w:rFonts w:hint="eastAsia" w:ascii="宋体" w:hAnsi="宋体"/>
          <w:bCs/>
          <w:color w:val="000000"/>
          <w:szCs w:val="21"/>
        </w:rPr>
        <w:t>．</w:t>
      </w:r>
      <w:r>
        <w:rPr>
          <w:rFonts w:ascii="宋体" w:hAnsi="宋体"/>
          <w:color w:val="000000"/>
          <w:szCs w:val="21"/>
        </w:rPr>
        <w:t>报送</w:t>
      </w:r>
      <w:r>
        <w:rPr>
          <w:rFonts w:hint="eastAsia" w:ascii="宋体" w:hAnsi="宋体"/>
          <w:color w:val="000000"/>
          <w:szCs w:val="21"/>
        </w:rPr>
        <w:t>口径、</w:t>
      </w:r>
      <w:r>
        <w:rPr>
          <w:rFonts w:ascii="宋体" w:hAnsi="宋体"/>
          <w:color w:val="000000"/>
          <w:szCs w:val="21"/>
        </w:rPr>
        <w:t>频度</w:t>
      </w:r>
      <w:r>
        <w:rPr>
          <w:rFonts w:hint="eastAsia" w:ascii="宋体" w:hAnsi="宋体"/>
          <w:color w:val="000000"/>
          <w:szCs w:val="21"/>
        </w:rPr>
        <w:t>及时间</w:t>
      </w:r>
      <w:r>
        <w:rPr>
          <w:rFonts w:ascii="宋体" w:hAnsi="宋体"/>
          <w:color w:val="000000"/>
          <w:szCs w:val="21"/>
        </w:rPr>
        <w:t>：</w:t>
      </w:r>
      <w:r>
        <w:rPr>
          <w:rFonts w:hint="eastAsia" w:ascii="宋体" w:hAnsi="宋体"/>
          <w:color w:val="000000"/>
          <w:szCs w:val="21"/>
        </w:rPr>
        <w:t>法人汇总数据</w:t>
      </w:r>
      <w:r>
        <w:rPr>
          <w:rFonts w:hint="eastAsia" w:ascii="宋体" w:hAnsi="宋体"/>
          <w:szCs w:val="21"/>
        </w:rPr>
        <w:t>（</w:t>
      </w:r>
      <w:r>
        <w:rPr>
          <w:rFonts w:ascii="宋体" w:hAnsi="宋体"/>
          <w:szCs w:val="21"/>
        </w:rPr>
        <w:t>季报</w:t>
      </w:r>
      <w:r>
        <w:rPr>
          <w:rFonts w:hint="eastAsia" w:ascii="宋体" w:hAnsi="宋体"/>
          <w:szCs w:val="21"/>
        </w:rPr>
        <w:t>）</w:t>
      </w:r>
      <w:r>
        <w:rPr>
          <w:rFonts w:ascii="宋体" w:hAnsi="宋体"/>
          <w:color w:val="000000"/>
          <w:szCs w:val="21"/>
        </w:rPr>
        <w:t>为</w:t>
      </w:r>
      <w:r>
        <w:rPr>
          <w:rFonts w:hint="eastAsia" w:ascii="宋体" w:hAnsi="宋体"/>
          <w:color w:val="000000"/>
          <w:szCs w:val="21"/>
        </w:rPr>
        <w:t>季后18日</w:t>
      </w:r>
      <w:r>
        <w:rPr>
          <w:rFonts w:ascii="宋体" w:hAnsi="宋体"/>
          <w:color w:val="000000"/>
          <w:szCs w:val="21"/>
        </w:rPr>
        <w:t>、</w:t>
      </w:r>
      <w:r>
        <w:rPr>
          <w:rFonts w:hint="eastAsia" w:ascii="宋体" w:hAnsi="宋体"/>
          <w:color w:val="000000"/>
          <w:szCs w:val="21"/>
        </w:rPr>
        <w:t>合并报表数据</w:t>
      </w:r>
      <w:r>
        <w:rPr>
          <w:rFonts w:hint="eastAsia" w:ascii="宋体" w:hAnsi="宋体"/>
          <w:szCs w:val="21"/>
        </w:rPr>
        <w:t>（</w:t>
      </w:r>
      <w:r>
        <w:rPr>
          <w:rFonts w:ascii="宋体" w:hAnsi="宋体"/>
          <w:szCs w:val="21"/>
        </w:rPr>
        <w:t>季报</w:t>
      </w:r>
      <w:r>
        <w:rPr>
          <w:rFonts w:hint="eastAsia" w:ascii="宋体" w:hAnsi="宋体"/>
          <w:szCs w:val="21"/>
        </w:rPr>
        <w:t>）为</w:t>
      </w:r>
      <w:r>
        <w:rPr>
          <w:rFonts w:hint="eastAsia" w:ascii="宋体" w:hAnsi="宋体"/>
          <w:color w:val="000000"/>
          <w:szCs w:val="21"/>
        </w:rPr>
        <w:t>季后40日</w:t>
      </w:r>
      <w:r>
        <w:rPr>
          <w:rFonts w:ascii="宋体" w:hAnsi="宋体"/>
          <w:color w:val="000000"/>
          <w:szCs w:val="21"/>
        </w:rPr>
        <w:t>。</w:t>
      </w:r>
    </w:p>
    <w:p>
      <w:pPr>
        <w:spacing w:line="440" w:lineRule="exact"/>
        <w:ind w:firstLine="420" w:firstLineChars="200"/>
        <w:rPr>
          <w:rFonts w:ascii="宋体" w:hAnsi="宋体"/>
          <w:color w:val="000000"/>
          <w:szCs w:val="21"/>
        </w:rPr>
      </w:pPr>
      <w:r>
        <w:rPr>
          <w:rFonts w:ascii="宋体" w:hAnsi="宋体"/>
          <w:color w:val="000000"/>
          <w:szCs w:val="21"/>
        </w:rPr>
        <w:t>5</w:t>
      </w:r>
      <w:r>
        <w:rPr>
          <w:rFonts w:hint="eastAsia" w:ascii="宋体" w:hAnsi="宋体"/>
          <w:bCs/>
          <w:color w:val="000000"/>
          <w:szCs w:val="21"/>
        </w:rPr>
        <w:t>．</w:t>
      </w:r>
      <w:r>
        <w:rPr>
          <w:rFonts w:ascii="宋体" w:hAnsi="宋体"/>
          <w:color w:val="000000"/>
          <w:szCs w:val="21"/>
        </w:rPr>
        <w:t>报送方式：以电子报表形式报送</w:t>
      </w:r>
      <w:r>
        <w:rPr>
          <w:rFonts w:hint="eastAsia"/>
          <w:color w:val="000000"/>
          <w:szCs w:val="21"/>
        </w:rPr>
        <w:t>国家金融监督管理总局</w:t>
      </w:r>
      <w:r>
        <w:rPr>
          <w:rFonts w:ascii="宋体" w:hAnsi="宋体"/>
          <w:color w:val="000000"/>
          <w:szCs w:val="21"/>
        </w:rPr>
        <w:t>。</w:t>
      </w:r>
    </w:p>
    <w:p>
      <w:pPr>
        <w:spacing w:line="440" w:lineRule="exact"/>
        <w:ind w:firstLine="420" w:firstLineChars="200"/>
        <w:rPr>
          <w:rFonts w:ascii="宋体" w:hAnsi="宋体"/>
          <w:color w:val="000000"/>
          <w:szCs w:val="21"/>
        </w:rPr>
      </w:pPr>
      <w:r>
        <w:rPr>
          <w:rFonts w:hint="eastAsia" w:ascii="宋体" w:hAnsi="宋体"/>
          <w:color w:val="000000"/>
          <w:szCs w:val="21"/>
        </w:rPr>
        <w:t>6．</w:t>
      </w:r>
      <w:r>
        <w:rPr>
          <w:rFonts w:ascii="宋体" w:hAnsi="宋体"/>
          <w:color w:val="000000"/>
          <w:szCs w:val="21"/>
        </w:rPr>
        <w:t>数据单位：万元。</w:t>
      </w:r>
    </w:p>
    <w:p>
      <w:pPr>
        <w:spacing w:line="440" w:lineRule="exact"/>
        <w:ind w:firstLine="420" w:firstLineChars="200"/>
        <w:rPr>
          <w:rFonts w:ascii="宋体" w:hAnsi="宋体"/>
          <w:color w:val="000000"/>
          <w:szCs w:val="21"/>
        </w:rPr>
      </w:pPr>
      <w:r>
        <w:rPr>
          <w:rFonts w:hint="eastAsia" w:ascii="宋体" w:hAnsi="宋体"/>
          <w:color w:val="000000"/>
          <w:szCs w:val="21"/>
        </w:rPr>
        <w:t>7．</w:t>
      </w:r>
      <w:r>
        <w:rPr>
          <w:rFonts w:ascii="宋体" w:hAnsi="宋体"/>
          <w:color w:val="000000"/>
          <w:szCs w:val="21"/>
        </w:rPr>
        <w:t>四舍五入要求：金额保留</w:t>
      </w:r>
      <w:r>
        <w:rPr>
          <w:rFonts w:hint="eastAsia" w:ascii="宋体" w:hAnsi="宋体"/>
          <w:color w:val="000000"/>
          <w:szCs w:val="21"/>
        </w:rPr>
        <w:t>两位小数</w:t>
      </w:r>
      <w:r>
        <w:rPr>
          <w:rFonts w:ascii="宋体" w:hAnsi="宋体"/>
          <w:color w:val="000000"/>
          <w:szCs w:val="21"/>
        </w:rPr>
        <w:t>。</w:t>
      </w:r>
    </w:p>
    <w:p>
      <w:pPr>
        <w:spacing w:line="440" w:lineRule="exact"/>
        <w:ind w:firstLine="420" w:firstLineChars="200"/>
        <w:rPr>
          <w:rFonts w:ascii="宋体" w:hAnsi="宋体"/>
          <w:color w:val="000000"/>
          <w:szCs w:val="21"/>
        </w:rPr>
      </w:pPr>
      <w:r>
        <w:rPr>
          <w:rFonts w:hint="eastAsia" w:ascii="宋体" w:hAnsi="宋体"/>
          <w:color w:val="000000"/>
          <w:szCs w:val="21"/>
        </w:rPr>
        <w:t>8．填报币种：本表要求以本外币合计人民币数据填报。银行业金融机构将外币折算为人民币时，应按照报告期末最后一天国家外汇管理局公布的人民币兑美元、欧元、日元和港币的基准汇价进行折算。</w:t>
      </w:r>
      <w:r>
        <w:rPr>
          <w:rFonts w:ascii="宋体" w:hAnsi="宋体"/>
          <w:color w:val="000000"/>
          <w:szCs w:val="21"/>
        </w:rPr>
        <w:t>美元、</w:t>
      </w:r>
      <w:r>
        <w:rPr>
          <w:rFonts w:hint="eastAsia" w:ascii="宋体" w:hAnsi="宋体"/>
          <w:color w:val="000000"/>
          <w:szCs w:val="21"/>
        </w:rPr>
        <w:t>欧元、</w:t>
      </w:r>
      <w:r>
        <w:rPr>
          <w:rFonts w:ascii="宋体" w:hAnsi="宋体"/>
          <w:color w:val="000000"/>
          <w:szCs w:val="21"/>
        </w:rPr>
        <w:t>日元</w:t>
      </w:r>
      <w:r>
        <w:rPr>
          <w:rFonts w:hint="eastAsia" w:ascii="宋体" w:hAnsi="宋体"/>
          <w:color w:val="000000"/>
          <w:szCs w:val="21"/>
        </w:rPr>
        <w:t>和</w:t>
      </w:r>
      <w:r>
        <w:rPr>
          <w:rFonts w:ascii="宋体" w:hAnsi="宋体"/>
          <w:color w:val="000000"/>
          <w:szCs w:val="21"/>
        </w:rPr>
        <w:t>港币等</w:t>
      </w:r>
      <w:r>
        <w:rPr>
          <w:rFonts w:hint="eastAsia" w:ascii="宋体" w:hAnsi="宋体"/>
          <w:color w:val="000000"/>
          <w:szCs w:val="21"/>
        </w:rPr>
        <w:t>四种主要货币</w:t>
      </w:r>
      <w:r>
        <w:rPr>
          <w:rFonts w:ascii="宋体" w:hAnsi="宋体"/>
          <w:color w:val="000000"/>
          <w:szCs w:val="21"/>
        </w:rPr>
        <w:t>以外的其他货币</w:t>
      </w:r>
      <w:r>
        <w:rPr>
          <w:rFonts w:hint="eastAsia" w:ascii="宋体" w:hAnsi="宋体"/>
          <w:color w:val="000000"/>
          <w:szCs w:val="21"/>
        </w:rPr>
        <w:t>兑</w:t>
      </w:r>
      <w:r>
        <w:rPr>
          <w:rFonts w:ascii="宋体" w:hAnsi="宋体"/>
          <w:color w:val="000000"/>
          <w:szCs w:val="21"/>
        </w:rPr>
        <w:t>人民币的</w:t>
      </w:r>
      <w:r>
        <w:rPr>
          <w:rFonts w:hint="eastAsia" w:ascii="宋体" w:hAnsi="宋体"/>
          <w:color w:val="000000"/>
          <w:szCs w:val="21"/>
        </w:rPr>
        <w:t>折算</w:t>
      </w:r>
      <w:r>
        <w:rPr>
          <w:rFonts w:ascii="宋体" w:hAnsi="宋体"/>
          <w:color w:val="000000"/>
          <w:szCs w:val="21"/>
        </w:rPr>
        <w:t>汇率，</w:t>
      </w:r>
      <w:r>
        <w:rPr>
          <w:rFonts w:hint="eastAsia" w:ascii="宋体" w:hAnsi="宋体"/>
          <w:color w:val="000000"/>
          <w:szCs w:val="21"/>
        </w:rPr>
        <w:t>以报告期末最后一天</w:t>
      </w:r>
      <w:r>
        <w:rPr>
          <w:rFonts w:ascii="宋体" w:hAnsi="宋体"/>
          <w:color w:val="000000"/>
          <w:szCs w:val="21"/>
        </w:rPr>
        <w:t>美元对人民币的基准汇率与</w:t>
      </w:r>
      <w:r>
        <w:rPr>
          <w:rFonts w:hint="eastAsia" w:ascii="宋体" w:hAnsi="宋体"/>
          <w:color w:val="000000"/>
          <w:szCs w:val="21"/>
        </w:rPr>
        <w:t>同一天</w:t>
      </w:r>
      <w:r>
        <w:rPr>
          <w:rFonts w:ascii="宋体" w:hAnsi="宋体"/>
          <w:color w:val="000000"/>
          <w:szCs w:val="21"/>
        </w:rPr>
        <w:t>上午9时国际外汇市场</w:t>
      </w:r>
      <w:r>
        <w:rPr>
          <w:rFonts w:hint="eastAsia" w:ascii="宋体" w:hAnsi="宋体"/>
          <w:color w:val="000000"/>
          <w:szCs w:val="21"/>
        </w:rPr>
        <w:t>其他货币</w:t>
      </w:r>
      <w:r>
        <w:rPr>
          <w:rFonts w:ascii="宋体" w:hAnsi="宋体"/>
          <w:color w:val="000000"/>
          <w:szCs w:val="21"/>
        </w:rPr>
        <w:t>兑美元汇率套算确定。</w:t>
      </w:r>
    </w:p>
    <w:p>
      <w:pPr>
        <w:spacing w:line="440" w:lineRule="exact"/>
        <w:outlineLvl w:val="0"/>
        <w:rPr>
          <w:b/>
          <w:bCs/>
          <w:color w:val="000000"/>
          <w:szCs w:val="21"/>
        </w:rPr>
      </w:pPr>
      <w:bookmarkStart w:id="35" w:name="_Toc146037658"/>
      <w:r>
        <w:rPr>
          <w:b/>
          <w:bCs/>
          <w:color w:val="000000"/>
          <w:szCs w:val="21"/>
        </w:rPr>
        <w:t>第三部分：具体说明</w:t>
      </w:r>
      <w:bookmarkEnd w:id="35"/>
    </w:p>
    <w:p>
      <w:pPr>
        <w:spacing w:line="440" w:lineRule="exact"/>
        <w:ind w:firstLine="420"/>
        <w:rPr>
          <w:rFonts w:ascii="宋体" w:hAnsi="宋体"/>
          <w:color w:val="000000"/>
          <w:szCs w:val="21"/>
        </w:rPr>
      </w:pPr>
      <w:r>
        <w:rPr>
          <w:rFonts w:hint="eastAsia" w:ascii="宋体" w:hAnsi="宋体"/>
          <w:color w:val="000000"/>
          <w:szCs w:val="21"/>
        </w:rPr>
        <w:t>[1.内部评级法未覆盖部分（权重法计量）</w:t>
      </w:r>
      <w:r>
        <w:rPr>
          <w:rFonts w:ascii="宋体" w:hAnsi="宋体"/>
          <w:color w:val="000000"/>
          <w:szCs w:val="21"/>
        </w:rPr>
        <w:t>]</w:t>
      </w:r>
      <w:r>
        <w:rPr>
          <w:rFonts w:hint="eastAsia" w:ascii="宋体" w:hAnsi="宋体"/>
          <w:color w:val="000000"/>
          <w:szCs w:val="21"/>
        </w:rPr>
        <w:t>：本项目下各子项目反映填报机构未实现内部评级法覆盖，应采用权重法计量信用风险加权资产的资产及减值准备相关数据，本项目无需填列。计提损失准备及开展风险分类的金融资产范围参照《商业银行预期信用损失法实施管理办法》和《商业银行金融资产风险分类办法》相关规定。表内承担信用风险的金融资产，包括但不限于贷款、债券和其他投资、同业资产、应收款项等。表外项目中承担信用风险的，应比照表内资产相关要求开展风险分类。</w:t>
      </w:r>
    </w:p>
    <w:p>
      <w:pPr>
        <w:spacing w:line="440" w:lineRule="exact"/>
        <w:ind w:firstLine="420"/>
        <w:rPr>
          <w:rFonts w:ascii="宋体" w:hAnsi="宋体"/>
          <w:color w:val="000000"/>
          <w:szCs w:val="21"/>
        </w:rPr>
      </w:pPr>
      <w:r>
        <w:rPr>
          <w:rFonts w:hint="eastAsia" w:ascii="宋体" w:hAnsi="宋体"/>
          <w:color w:val="000000"/>
          <w:szCs w:val="21"/>
        </w:rPr>
        <w:t>[1.1对应的损失准备金额]：本项目反映填报机构未实现内部评级法覆盖，应采用权重法计量信用风险加权资产的资产所对应的实际计提的损失准备金额。</w:t>
      </w:r>
    </w:p>
    <w:p>
      <w:pPr>
        <w:spacing w:line="440" w:lineRule="exact"/>
        <w:ind w:firstLine="420"/>
        <w:rPr>
          <w:rFonts w:ascii="宋体" w:hAnsi="宋体"/>
          <w:color w:val="000000"/>
          <w:szCs w:val="21"/>
        </w:rPr>
      </w:pPr>
      <w:r>
        <w:rPr>
          <w:rFonts w:hint="eastAsia" w:ascii="宋体" w:hAnsi="宋体"/>
          <w:color w:val="000000"/>
          <w:szCs w:val="21"/>
        </w:rPr>
        <w:t>[1.2对应的不良资产金额]：本项目反映填报机构未实现内部评级法覆盖，应采用权重法计量信用风险加权资产的不良资产余额中所对应的金额。</w:t>
      </w:r>
    </w:p>
    <w:p>
      <w:pPr>
        <w:spacing w:line="440" w:lineRule="exact"/>
        <w:ind w:firstLine="420"/>
        <w:rPr>
          <w:rFonts w:ascii="宋体" w:hAnsi="宋体"/>
          <w:color w:val="000000"/>
          <w:szCs w:val="21"/>
        </w:rPr>
      </w:pPr>
      <w:r>
        <w:rPr>
          <w:rFonts w:hint="eastAsia" w:ascii="宋体" w:hAnsi="宋体"/>
          <w:color w:val="000000"/>
          <w:szCs w:val="21"/>
        </w:rPr>
        <w:t>[1.3对应的信用风险加权资产]：本项目反映填报机构未实现内部评级法覆盖，应采用权重法计量信用风险加权资产的资产所对应的信用风险加权资产金额。</w:t>
      </w:r>
    </w:p>
    <w:p>
      <w:pPr>
        <w:spacing w:line="440" w:lineRule="exact"/>
        <w:ind w:firstLine="420"/>
        <w:rPr>
          <w:rFonts w:ascii="宋体" w:hAnsi="宋体"/>
          <w:color w:val="000000"/>
          <w:szCs w:val="21"/>
        </w:rPr>
      </w:pPr>
      <w:r>
        <w:rPr>
          <w:rFonts w:hint="eastAsia" w:ascii="宋体" w:hAnsi="宋体"/>
          <w:color w:val="000000"/>
          <w:szCs w:val="21"/>
        </w:rPr>
        <w:t>[2.内部评级法已覆盖部分（内部评级法计量）]：本项目下各子项目反映填报机构已实现内部评级法覆盖，应采用内部评级法计量信用风险加权资产的资产及损失准备相关数据，本项目无需填列。</w:t>
      </w:r>
    </w:p>
    <w:p>
      <w:pPr>
        <w:spacing w:line="440" w:lineRule="exact"/>
        <w:ind w:firstLine="420"/>
        <w:rPr>
          <w:rFonts w:ascii="宋体" w:hAnsi="宋体"/>
          <w:color w:val="000000"/>
          <w:szCs w:val="21"/>
        </w:rPr>
      </w:pPr>
      <w:r>
        <w:rPr>
          <w:rFonts w:hint="eastAsia" w:ascii="宋体" w:hAnsi="宋体"/>
          <w:color w:val="000000"/>
          <w:szCs w:val="21"/>
        </w:rPr>
        <w:t>[2.1对应的损失准备金额]：本项目反映填报机构已实现内部评级法覆盖，应采用内部评级法计量信用风险加权资产的资产所对应的实际计提的损失准备金额。</w:t>
      </w:r>
    </w:p>
    <w:p>
      <w:pPr>
        <w:spacing w:line="440" w:lineRule="exact"/>
        <w:ind w:firstLine="420"/>
        <w:rPr>
          <w:rFonts w:ascii="宋体" w:hAnsi="宋体"/>
          <w:color w:val="000000"/>
          <w:szCs w:val="21"/>
        </w:rPr>
      </w:pPr>
      <w:r>
        <w:rPr>
          <w:rFonts w:hint="eastAsia" w:ascii="宋体" w:hAnsi="宋体"/>
          <w:color w:val="000000"/>
          <w:szCs w:val="21"/>
        </w:rPr>
        <w:t>[2.2对应的校准后预期损失]：本项目反映填报机构已实现内部评级法覆盖，应采用内评法计量信用风险加权资产的资产所对应的自行校准后预期损失。</w:t>
      </w:r>
    </w:p>
    <w:p>
      <w:pPr>
        <w:spacing w:line="440" w:lineRule="exact"/>
        <w:ind w:firstLine="420"/>
        <w:rPr>
          <w:rFonts w:ascii="宋体" w:hAnsi="宋体"/>
          <w:color w:val="000000"/>
          <w:szCs w:val="21"/>
        </w:rPr>
      </w:pPr>
      <w:r>
        <w:rPr>
          <w:rFonts w:hint="eastAsia" w:ascii="宋体" w:hAnsi="宋体"/>
          <w:color w:val="000000"/>
          <w:szCs w:val="21"/>
        </w:rPr>
        <w:t>[2.3对应的校准后信用风险加权资产]：本项目反映填报机构已实现内部评级法覆盖，应采用内部评级法计量信用风险加权资产的资产所对应的自行校准后信用风险加权资产金额。</w:t>
      </w:r>
    </w:p>
    <w:p>
      <w:pPr>
        <w:spacing w:line="440" w:lineRule="exact"/>
        <w:ind w:firstLine="420"/>
        <w:rPr>
          <w:rFonts w:ascii="宋体" w:hAnsi="宋体"/>
          <w:color w:val="000000"/>
          <w:szCs w:val="21"/>
        </w:rPr>
      </w:pPr>
      <w:r>
        <w:rPr>
          <w:rFonts w:hint="eastAsia" w:ascii="宋体" w:hAnsi="宋体"/>
          <w:color w:val="000000"/>
          <w:szCs w:val="21"/>
        </w:rPr>
        <w:t>[2.4是否适用并行期调整？如是，填“1”；如否，填“0”。]：若填报机构处于并行期，且在抵扣权重法部分的损失准备缺口后内评法部分仍然存在超额损失准备，则适用并行期调整，填报为“1”，否则填报为“0”。并行期相关规定请参照</w:t>
      </w:r>
      <w:r>
        <w:rPr>
          <w:rFonts w:ascii="宋体" w:hAnsi="宋体"/>
          <w:color w:val="000000"/>
          <w:szCs w:val="21"/>
        </w:rPr>
        <w:t>《办法》</w:t>
      </w:r>
      <w:r>
        <w:rPr>
          <w:rFonts w:hint="eastAsia" w:ascii="宋体" w:hAnsi="宋体"/>
          <w:color w:val="000000"/>
          <w:szCs w:val="21"/>
        </w:rPr>
        <w:t>第一百九十八条。</w:t>
      </w:r>
    </w:p>
    <w:p>
      <w:pPr>
        <w:spacing w:line="440" w:lineRule="exact"/>
        <w:ind w:firstLine="420"/>
        <w:rPr>
          <w:rFonts w:ascii="宋体" w:hAnsi="宋体"/>
          <w:color w:val="000000"/>
          <w:szCs w:val="21"/>
        </w:rPr>
      </w:pPr>
      <w:r>
        <w:rPr>
          <w:rFonts w:hint="eastAsia" w:ascii="宋体" w:hAnsi="宋体"/>
          <w:color w:val="000000"/>
          <w:szCs w:val="21"/>
        </w:rPr>
        <w:t>[2.5对应的不良资产余额]：本项目反映填报机构已实现内部评级法覆盖，应采用内部评级法计量信用风险加权资产的不良资产余额中所对应的金额。</w:t>
      </w:r>
    </w:p>
    <w:p>
      <w:pPr>
        <w:spacing w:line="440" w:lineRule="exact"/>
        <w:ind w:firstLine="420"/>
        <w:rPr>
          <w:rFonts w:ascii="宋体" w:hAnsi="宋体"/>
          <w:color w:val="000000"/>
          <w:szCs w:val="21"/>
        </w:rPr>
      </w:pPr>
      <w:r>
        <w:rPr>
          <w:rFonts w:hint="eastAsia" w:ascii="宋体" w:hAnsi="宋体"/>
          <w:color w:val="000000"/>
          <w:szCs w:val="21"/>
        </w:rPr>
        <w:t>[3.损失准备缺口合计]</w:t>
      </w:r>
      <w:r>
        <w:rPr>
          <w:rFonts w:hint="eastAsia"/>
          <w:color w:val="000000"/>
        </w:rPr>
        <w:t>：</w:t>
      </w:r>
      <w:r>
        <w:rPr>
          <w:rFonts w:hint="eastAsia" w:ascii="宋体" w:hAnsi="宋体"/>
          <w:color w:val="000000"/>
          <w:szCs w:val="21"/>
        </w:rPr>
        <w:t>本项目反映填报机构的损失准备缺口合计金额。若在权重法和内评法两部分中，一部分存在损失准备缺口，而另一部分存在超额损失准备，则需在损失准备缺口中扣减超额损失准备后的金额填列。本项目无须填报，为隐藏公式自动计算，显示为正值或零。</w:t>
      </w:r>
    </w:p>
    <w:p>
      <w:pPr>
        <w:spacing w:line="440" w:lineRule="exact"/>
        <w:ind w:firstLine="420"/>
        <w:rPr>
          <w:rFonts w:ascii="宋体" w:hAnsi="宋体"/>
          <w:color w:val="000000"/>
          <w:szCs w:val="21"/>
        </w:rPr>
      </w:pPr>
      <w:r>
        <w:rPr>
          <w:rFonts w:hint="eastAsia" w:ascii="宋体" w:hAnsi="宋体"/>
          <w:color w:val="000000"/>
          <w:szCs w:val="21"/>
        </w:rPr>
        <w:t>[3.1权重法部分对应的损失准备缺口]：本项目反映填报机构采用权重法计量信用风险加权资产的资产所对应实际计提的损失准备低于不良资产余额的部分。本项目无须填报，为隐藏公式自动计算，显示为正值或零。</w:t>
      </w:r>
    </w:p>
    <w:p>
      <w:pPr>
        <w:spacing w:line="440" w:lineRule="exact"/>
        <w:ind w:firstLine="420"/>
        <w:rPr>
          <w:rFonts w:ascii="宋体" w:hAnsi="宋体"/>
          <w:color w:val="000000"/>
          <w:szCs w:val="21"/>
        </w:rPr>
      </w:pPr>
      <w:r>
        <w:rPr>
          <w:rFonts w:hint="eastAsia" w:ascii="宋体" w:hAnsi="宋体"/>
          <w:color w:val="000000"/>
          <w:szCs w:val="21"/>
        </w:rPr>
        <w:t>[3.2内评法部分对应的损失准备缺口]：本项目反映填报机构采用内评法计量信用风险加权资产的资产实际计提的损失准备低于自行校准后预期损失的部分。本项目无须填报，为隐藏公式自动计算，显示为正值或零。</w:t>
      </w:r>
    </w:p>
    <w:p>
      <w:pPr>
        <w:spacing w:line="440" w:lineRule="exact"/>
        <w:ind w:firstLine="420"/>
        <w:rPr>
          <w:rFonts w:ascii="宋体" w:hAnsi="宋体"/>
          <w:color w:val="000000"/>
          <w:szCs w:val="21"/>
        </w:rPr>
      </w:pPr>
      <w:r>
        <w:rPr>
          <w:rFonts w:hint="eastAsia" w:ascii="宋体" w:hAnsi="宋体"/>
          <w:color w:val="000000"/>
          <w:szCs w:val="21"/>
        </w:rPr>
        <w:t>[4.可计入二级资本的超额损失准备合计]：本项目反映填报机构可计入二级资本的超额损失准备合计金额。本项目无须填报，为隐藏公式自动计算，显示为正值或零。</w:t>
      </w:r>
    </w:p>
    <w:p>
      <w:pPr>
        <w:spacing w:line="440" w:lineRule="exact"/>
        <w:ind w:firstLine="420"/>
        <w:rPr>
          <w:rFonts w:ascii="宋体" w:hAnsi="宋体"/>
          <w:color w:val="000000"/>
          <w:szCs w:val="21"/>
        </w:rPr>
      </w:pPr>
      <w:r>
        <w:rPr>
          <w:rFonts w:hint="eastAsia" w:ascii="宋体" w:hAnsi="宋体"/>
          <w:color w:val="000000"/>
          <w:szCs w:val="21"/>
        </w:rPr>
        <w:t>[4.1权重法部分对应的的超额损失准备]：本项目反映填报机构采用权重法计量信用风险加权资产的资产所对应实际计提的损失准备超过不良资产余额的部分。本项目无须填报，为隐藏公式自动计算，显示为正值或零。</w:t>
      </w:r>
    </w:p>
    <w:p>
      <w:pPr>
        <w:spacing w:line="440" w:lineRule="exact"/>
        <w:ind w:firstLine="420"/>
        <w:rPr>
          <w:rFonts w:ascii="宋体" w:hAnsi="宋体"/>
          <w:color w:val="000000"/>
          <w:szCs w:val="21"/>
        </w:rPr>
      </w:pPr>
      <w:r>
        <w:rPr>
          <w:rFonts w:hint="eastAsia" w:ascii="宋体" w:hAnsi="宋体"/>
          <w:color w:val="000000"/>
          <w:szCs w:val="21"/>
        </w:rPr>
        <w:t>[4.2抵扣内评法部分减值准备缺口后的权重法下超额损失准备]：本项目反映填报机构在权重法部分存在超额损失准备、而在内评法部分存在损失准备缺口的情况下，抵扣内评法部分的损失准备缺口后权重法部分剩余的超额损失准备。本项目无须填报，为隐藏公式自动计算，显示为正值或零。</w:t>
      </w:r>
    </w:p>
    <w:p>
      <w:pPr>
        <w:spacing w:line="440" w:lineRule="exact"/>
        <w:ind w:firstLine="420"/>
        <w:rPr>
          <w:rFonts w:ascii="宋体" w:hAnsi="宋体"/>
          <w:color w:val="000000"/>
          <w:szCs w:val="21"/>
        </w:rPr>
      </w:pPr>
      <w:r>
        <w:rPr>
          <w:rFonts w:hint="eastAsia" w:ascii="宋体" w:hAnsi="宋体"/>
          <w:color w:val="000000"/>
          <w:szCs w:val="21"/>
        </w:rPr>
        <w:t>[4.3可计入二级资本的权重法部分对应的超额损失准备]：本项目反映填报机构采用权重法计量信用风险加权资产的部分可计入二级资本的超额损失准备限额。《办法》第三十四条规定，商业银行采用权重法计量信用风险加权资产的，超额损失准备可计入二级资本，但不得超过信用风险加权资产的1.25%。本项目无须填报，为隐藏公式自动计算。</w:t>
      </w:r>
    </w:p>
    <w:p>
      <w:pPr>
        <w:spacing w:line="440" w:lineRule="exact"/>
        <w:ind w:firstLine="420"/>
        <w:rPr>
          <w:rFonts w:ascii="宋体" w:hAnsi="宋体"/>
          <w:color w:val="000000"/>
          <w:szCs w:val="21"/>
        </w:rPr>
      </w:pPr>
      <w:r>
        <w:rPr>
          <w:rFonts w:hint="eastAsia" w:ascii="宋体" w:hAnsi="宋体"/>
          <w:color w:val="000000"/>
          <w:szCs w:val="21"/>
        </w:rPr>
        <w:t>[4.4内评法下对应的超额损失准备]：本项目反映填报机构采用内评法计量信用风险加权资产的资产所对应实际计提的损失准备超过自行校准后预期损失的部分。本项目无须填报，为隐藏公式自动计算，显示为正值或零。</w:t>
      </w:r>
    </w:p>
    <w:p>
      <w:pPr>
        <w:spacing w:line="440" w:lineRule="exact"/>
        <w:ind w:firstLine="420"/>
        <w:rPr>
          <w:rFonts w:ascii="宋体" w:hAnsi="宋体"/>
          <w:color w:val="000000"/>
          <w:szCs w:val="21"/>
        </w:rPr>
      </w:pPr>
      <w:r>
        <w:rPr>
          <w:rFonts w:hint="eastAsia" w:ascii="宋体" w:hAnsi="宋体"/>
          <w:color w:val="000000"/>
          <w:szCs w:val="21"/>
        </w:rPr>
        <w:t>[4.5抵扣权重法部分减值准备缺口后的内评法下超额损失准备]：本项目反映填报机构在内评法部分存在超额损失准备、而在权重法部分存在损失准备缺口的情况下，抵扣权重法部分的损失准备缺口后内评法部分剩余的超额损失准备。本项目无须填报，为隐藏公式自动计算，显示为正值或零。</w:t>
      </w:r>
    </w:p>
    <w:p>
      <w:pPr>
        <w:spacing w:line="440" w:lineRule="exact"/>
        <w:ind w:firstLine="420"/>
        <w:rPr>
          <w:rFonts w:ascii="宋体" w:hAnsi="宋体"/>
          <w:color w:val="000000"/>
          <w:szCs w:val="21"/>
        </w:rPr>
      </w:pPr>
      <w:r>
        <w:rPr>
          <w:rFonts w:hint="eastAsia" w:ascii="宋体" w:hAnsi="宋体"/>
          <w:color w:val="000000"/>
          <w:szCs w:val="21"/>
        </w:rPr>
        <w:t>[4.6不考虑并行期调整因素内评法部分可计入二级资本的超额损失准备]：本项目反映不考虑并行期调整因素时，填报机构采用内评法计量信用风险加权资产的部分可计入二级资本的超额损失准备。《办法》第三十四条规定，商业银行采用内部评级法计量信用风险加权资产的，超额损失准备可计入二级资本，但不得超过信用风险加权资产的0.6%。本项目无须填报，为隐藏公式自动计算。</w:t>
      </w:r>
    </w:p>
    <w:p>
      <w:pPr>
        <w:spacing w:line="440" w:lineRule="exact"/>
        <w:ind w:firstLine="420"/>
        <w:rPr>
          <w:rFonts w:ascii="宋体" w:hAnsi="宋体"/>
          <w:color w:val="000000"/>
          <w:szCs w:val="21"/>
        </w:rPr>
      </w:pPr>
      <w:r>
        <w:rPr>
          <w:rFonts w:hint="eastAsia" w:ascii="宋体" w:hAnsi="宋体"/>
          <w:color w:val="000000"/>
          <w:szCs w:val="21"/>
        </w:rPr>
        <w:t>[4.7内评法部分不良资产余额1.5倍对应的损失准备]：本项目反映填报机构采用内评法计量信用风险加权资产的不良资产余额1.5倍对应需要计提的损失准备。本项目无须填报，为隐藏公式自动计算。</w:t>
      </w:r>
    </w:p>
    <w:p>
      <w:pPr>
        <w:spacing w:line="440" w:lineRule="exact"/>
        <w:ind w:firstLine="420"/>
        <w:rPr>
          <w:rFonts w:ascii="宋体" w:hAnsi="宋体"/>
          <w:color w:val="000000"/>
          <w:szCs w:val="21"/>
        </w:rPr>
      </w:pPr>
      <w:r>
        <w:rPr>
          <w:rFonts w:hint="eastAsia" w:ascii="宋体" w:hAnsi="宋体"/>
          <w:color w:val="000000"/>
          <w:szCs w:val="21"/>
        </w:rPr>
        <w:t>[4.8考虑并行期调整因素后内评法部分可计入二级资本的超额损失准备]：本项目反映考虑并行期调整因素后，填报机构采用内评法计量信用风险加权资产的资产按照《办法》相关规定可计入二级资本的超额损失准备。《办法》第一百九十八条规定，并行期内，商业银行实际计提的损失准备超过预期损失的，低于不良资产余额1.5倍的超额损失准备计入二级资本的数量不得超过信用风险加权资产的0.6%；高于不良资产余额1.5倍的超额损失准备可全部计入二级资本。本项目无须填报，为隐藏公式自动计算。</w:t>
      </w:r>
    </w:p>
    <w:p>
      <w:pPr>
        <w:spacing w:line="440" w:lineRule="exact"/>
        <w:outlineLvl w:val="0"/>
        <w:rPr>
          <w:b/>
          <w:bCs/>
          <w:color w:val="000000"/>
          <w:szCs w:val="21"/>
        </w:rPr>
      </w:pPr>
      <w:bookmarkStart w:id="36" w:name="_Toc146037659"/>
      <w:r>
        <w:rPr>
          <w:rFonts w:hint="eastAsia"/>
          <w:b/>
          <w:bCs/>
          <w:color w:val="000000"/>
          <w:szCs w:val="21"/>
        </w:rPr>
        <w:t>第四部分：核对关系</w:t>
      </w:r>
      <w:bookmarkEnd w:id="36"/>
    </w:p>
    <w:p>
      <w:pPr>
        <w:spacing w:line="440" w:lineRule="exact"/>
        <w:ind w:firstLine="420"/>
        <w:outlineLvl w:val="1"/>
        <w:rPr>
          <w:rFonts w:ascii="宋体" w:hAnsi="宋体"/>
          <w:b/>
          <w:color w:val="000000"/>
          <w:szCs w:val="21"/>
        </w:rPr>
      </w:pPr>
      <w:r>
        <w:rPr>
          <w:rFonts w:hint="eastAsia" w:ascii="宋体" w:hAnsi="宋体"/>
          <w:b/>
          <w:color w:val="000000"/>
          <w:szCs w:val="21"/>
        </w:rPr>
        <w:t>1.表内核对关系</w:t>
      </w:r>
    </w:p>
    <w:p>
      <w:pPr>
        <w:spacing w:line="440" w:lineRule="exact"/>
        <w:ind w:firstLine="420"/>
        <w:rPr>
          <w:rFonts w:ascii="宋体" w:hAnsi="宋体"/>
          <w:color w:val="000000"/>
          <w:szCs w:val="21"/>
        </w:rPr>
      </w:pPr>
      <w:r>
        <w:rPr>
          <w:rFonts w:hint="eastAsia" w:ascii="宋体" w:hAnsi="宋体"/>
          <w:color w:val="000000"/>
          <w:szCs w:val="21"/>
        </w:rPr>
        <w:t>[3.]</w:t>
      </w:r>
      <w:r>
        <w:rPr>
          <w:rFonts w:ascii="宋体" w:hAnsi="宋体"/>
          <w:color w:val="000000"/>
          <w:szCs w:val="21"/>
        </w:rPr>
        <w:t>=MAX（</w:t>
      </w:r>
      <w:r>
        <w:rPr>
          <w:rFonts w:hint="eastAsia" w:ascii="宋体" w:hAnsi="宋体"/>
          <w:color w:val="000000"/>
          <w:szCs w:val="21"/>
        </w:rPr>
        <w:t>[3.1]-[4.1]</w:t>
      </w:r>
      <w:r>
        <w:rPr>
          <w:rFonts w:ascii="宋体" w:hAnsi="宋体"/>
          <w:color w:val="000000"/>
          <w:szCs w:val="21"/>
        </w:rPr>
        <w:t>+</w:t>
      </w:r>
      <w:r>
        <w:rPr>
          <w:rFonts w:hint="eastAsia" w:ascii="宋体" w:hAnsi="宋体"/>
          <w:color w:val="000000"/>
          <w:szCs w:val="21"/>
        </w:rPr>
        <w:t>[3.2]</w:t>
      </w:r>
      <w:r>
        <w:rPr>
          <w:rFonts w:ascii="宋体" w:hAnsi="宋体"/>
          <w:color w:val="000000"/>
          <w:szCs w:val="21"/>
        </w:rPr>
        <w:t>-</w:t>
      </w:r>
      <w:r>
        <w:rPr>
          <w:rFonts w:hint="eastAsia" w:ascii="宋体" w:hAnsi="宋体"/>
          <w:color w:val="000000"/>
          <w:szCs w:val="21"/>
        </w:rPr>
        <w:t>[4.4]</w:t>
      </w:r>
      <w:r>
        <w:rPr>
          <w:rFonts w:ascii="宋体" w:hAnsi="宋体"/>
          <w:color w:val="000000"/>
          <w:szCs w:val="21"/>
        </w:rPr>
        <w:t>,0）</w:t>
      </w:r>
    </w:p>
    <w:p>
      <w:pPr>
        <w:spacing w:line="440" w:lineRule="exact"/>
        <w:ind w:firstLine="420"/>
        <w:rPr>
          <w:rFonts w:ascii="宋体" w:hAnsi="宋体"/>
          <w:color w:val="000000"/>
          <w:szCs w:val="21"/>
        </w:rPr>
      </w:pPr>
      <w:r>
        <w:rPr>
          <w:rFonts w:hint="eastAsia" w:ascii="宋体" w:hAnsi="宋体"/>
          <w:color w:val="000000"/>
          <w:szCs w:val="21"/>
        </w:rPr>
        <w:t>[3.1]=</w:t>
      </w:r>
      <w:r>
        <w:rPr>
          <w:rFonts w:ascii="宋体" w:hAnsi="宋体"/>
          <w:color w:val="000000"/>
          <w:szCs w:val="21"/>
        </w:rPr>
        <w:t>IF（</w:t>
      </w:r>
      <w:r>
        <w:rPr>
          <w:rFonts w:hint="eastAsia" w:ascii="宋体" w:hAnsi="宋体"/>
          <w:color w:val="000000"/>
          <w:szCs w:val="21"/>
        </w:rPr>
        <w:t>[1.1]</w:t>
      </w:r>
      <w:r>
        <w:rPr>
          <w:rFonts w:ascii="宋体" w:hAnsi="宋体"/>
          <w:color w:val="000000"/>
          <w:szCs w:val="21"/>
        </w:rPr>
        <w:t>＜</w:t>
      </w:r>
      <w:r>
        <w:rPr>
          <w:rFonts w:hint="eastAsia" w:ascii="宋体" w:hAnsi="宋体"/>
          <w:color w:val="000000"/>
          <w:szCs w:val="21"/>
        </w:rPr>
        <w:t>[1.2]</w:t>
      </w:r>
      <w:r>
        <w:rPr>
          <w:rFonts w:ascii="宋体" w:hAnsi="宋体"/>
          <w:color w:val="000000"/>
          <w:szCs w:val="21"/>
        </w:rPr>
        <w:t>,</w:t>
      </w:r>
      <w:r>
        <w:rPr>
          <w:rFonts w:hint="eastAsia" w:ascii="宋体" w:hAnsi="宋体"/>
          <w:color w:val="000000"/>
          <w:szCs w:val="21"/>
        </w:rPr>
        <w:t>[1.2]</w:t>
      </w:r>
      <w:r>
        <w:rPr>
          <w:rFonts w:ascii="宋体" w:hAnsi="宋体"/>
          <w:color w:val="000000"/>
          <w:szCs w:val="21"/>
        </w:rPr>
        <w:t>-</w:t>
      </w:r>
      <w:r>
        <w:rPr>
          <w:rFonts w:hint="eastAsia" w:ascii="宋体" w:hAnsi="宋体"/>
          <w:color w:val="000000"/>
          <w:szCs w:val="21"/>
        </w:rPr>
        <w:t>[1.1]</w:t>
      </w:r>
      <w:r>
        <w:rPr>
          <w:rFonts w:ascii="宋体" w:hAnsi="宋体"/>
          <w:color w:val="000000"/>
          <w:szCs w:val="21"/>
        </w:rPr>
        <w:t>,0）</w:t>
      </w:r>
    </w:p>
    <w:p>
      <w:pPr>
        <w:spacing w:line="440" w:lineRule="exact"/>
        <w:ind w:firstLine="420"/>
        <w:rPr>
          <w:rFonts w:ascii="宋体" w:hAnsi="宋体"/>
          <w:color w:val="000000"/>
          <w:szCs w:val="21"/>
        </w:rPr>
      </w:pPr>
      <w:r>
        <w:rPr>
          <w:rFonts w:hint="eastAsia" w:ascii="宋体" w:hAnsi="宋体"/>
          <w:color w:val="000000"/>
          <w:szCs w:val="21"/>
        </w:rPr>
        <w:t>[3.2]=</w:t>
      </w:r>
      <w:r>
        <w:rPr>
          <w:rFonts w:ascii="宋体" w:hAnsi="宋体"/>
          <w:color w:val="000000"/>
          <w:szCs w:val="21"/>
        </w:rPr>
        <w:t>IF（</w:t>
      </w:r>
      <w:r>
        <w:rPr>
          <w:rFonts w:hint="eastAsia" w:ascii="宋体" w:hAnsi="宋体"/>
          <w:color w:val="000000"/>
          <w:szCs w:val="21"/>
        </w:rPr>
        <w:t>[2.1]</w:t>
      </w:r>
      <w:r>
        <w:rPr>
          <w:rFonts w:ascii="宋体" w:hAnsi="宋体"/>
          <w:color w:val="000000"/>
          <w:szCs w:val="21"/>
        </w:rPr>
        <w:t>＜</w:t>
      </w:r>
      <w:r>
        <w:rPr>
          <w:rFonts w:hint="eastAsia" w:ascii="宋体" w:hAnsi="宋体"/>
          <w:color w:val="000000"/>
          <w:szCs w:val="21"/>
        </w:rPr>
        <w:t>[2.2]</w:t>
      </w:r>
      <w:r>
        <w:rPr>
          <w:rFonts w:ascii="宋体" w:hAnsi="宋体"/>
          <w:color w:val="000000"/>
          <w:szCs w:val="21"/>
        </w:rPr>
        <w:t>,</w:t>
      </w:r>
      <w:r>
        <w:rPr>
          <w:rFonts w:hint="eastAsia" w:ascii="宋体" w:hAnsi="宋体"/>
          <w:color w:val="000000"/>
          <w:szCs w:val="21"/>
        </w:rPr>
        <w:t>[2.2]</w:t>
      </w:r>
      <w:r>
        <w:rPr>
          <w:rFonts w:ascii="宋体" w:hAnsi="宋体"/>
          <w:color w:val="000000"/>
          <w:szCs w:val="21"/>
        </w:rPr>
        <w:t>-</w:t>
      </w:r>
      <w:r>
        <w:rPr>
          <w:rFonts w:hint="eastAsia" w:ascii="宋体" w:hAnsi="宋体"/>
          <w:color w:val="000000"/>
          <w:szCs w:val="21"/>
        </w:rPr>
        <w:t>[2.1]</w:t>
      </w:r>
      <w:r>
        <w:rPr>
          <w:rFonts w:ascii="宋体" w:hAnsi="宋体"/>
          <w:color w:val="000000"/>
          <w:szCs w:val="21"/>
        </w:rPr>
        <w:t>,0）</w:t>
      </w:r>
    </w:p>
    <w:p>
      <w:pPr>
        <w:spacing w:line="440" w:lineRule="exact"/>
        <w:ind w:firstLine="420"/>
        <w:rPr>
          <w:rFonts w:ascii="宋体" w:hAnsi="宋体"/>
          <w:color w:val="000000"/>
          <w:szCs w:val="21"/>
        </w:rPr>
      </w:pPr>
      <w:r>
        <w:rPr>
          <w:rFonts w:hint="eastAsia" w:ascii="宋体" w:hAnsi="宋体"/>
          <w:color w:val="000000"/>
          <w:szCs w:val="21"/>
        </w:rPr>
        <w:t>[4.]</w:t>
      </w:r>
      <w:r>
        <w:rPr>
          <w:rFonts w:ascii="宋体" w:hAnsi="宋体"/>
          <w:color w:val="000000"/>
          <w:szCs w:val="21"/>
        </w:rPr>
        <w:t>=MAX（IF（</w:t>
      </w:r>
      <w:r>
        <w:rPr>
          <w:rFonts w:hint="eastAsia" w:ascii="宋体" w:hAnsi="宋体"/>
          <w:color w:val="000000"/>
          <w:szCs w:val="21"/>
        </w:rPr>
        <w:t>[2.4]</w:t>
      </w:r>
      <w:r>
        <w:rPr>
          <w:rFonts w:ascii="宋体" w:hAnsi="宋体"/>
          <w:color w:val="000000"/>
          <w:szCs w:val="21"/>
        </w:rPr>
        <w:t>=1,</w:t>
      </w:r>
      <w:r>
        <w:rPr>
          <w:rFonts w:hint="eastAsia" w:ascii="宋体" w:hAnsi="宋体"/>
          <w:color w:val="000000"/>
          <w:szCs w:val="21"/>
        </w:rPr>
        <w:t>[4.3]</w:t>
      </w:r>
      <w:r>
        <w:rPr>
          <w:rFonts w:ascii="宋体" w:hAnsi="宋体"/>
          <w:color w:val="000000"/>
          <w:szCs w:val="21"/>
        </w:rPr>
        <w:t>+</w:t>
      </w:r>
      <w:r>
        <w:rPr>
          <w:rFonts w:hint="eastAsia" w:ascii="宋体" w:hAnsi="宋体"/>
          <w:color w:val="000000"/>
          <w:szCs w:val="21"/>
        </w:rPr>
        <w:t>[4.8]</w:t>
      </w:r>
      <w:r>
        <w:rPr>
          <w:rFonts w:ascii="宋体" w:hAnsi="宋体"/>
          <w:color w:val="000000"/>
          <w:szCs w:val="21"/>
        </w:rPr>
        <w:t>,</w:t>
      </w:r>
      <w:r>
        <w:rPr>
          <w:rFonts w:hint="eastAsia" w:ascii="宋体" w:hAnsi="宋体"/>
          <w:color w:val="000000"/>
          <w:szCs w:val="21"/>
        </w:rPr>
        <w:t>[4.3]</w:t>
      </w:r>
      <w:r>
        <w:rPr>
          <w:rFonts w:ascii="宋体" w:hAnsi="宋体"/>
          <w:color w:val="000000"/>
          <w:szCs w:val="21"/>
        </w:rPr>
        <w:t>+</w:t>
      </w:r>
      <w:r>
        <w:rPr>
          <w:rFonts w:hint="eastAsia" w:ascii="宋体" w:hAnsi="宋体"/>
          <w:color w:val="000000"/>
          <w:szCs w:val="21"/>
        </w:rPr>
        <w:t>[4.6]</w:t>
      </w:r>
      <w:r>
        <w:rPr>
          <w:rFonts w:ascii="宋体" w:hAnsi="宋体"/>
          <w:color w:val="000000"/>
          <w:szCs w:val="21"/>
        </w:rPr>
        <w:t>）,0）</w:t>
      </w:r>
    </w:p>
    <w:p>
      <w:pPr>
        <w:spacing w:line="440" w:lineRule="exact"/>
        <w:ind w:firstLine="420"/>
        <w:rPr>
          <w:rFonts w:ascii="宋体" w:hAnsi="宋体"/>
          <w:color w:val="000000"/>
          <w:szCs w:val="21"/>
        </w:rPr>
      </w:pPr>
      <w:r>
        <w:rPr>
          <w:rFonts w:hint="eastAsia" w:ascii="宋体" w:hAnsi="宋体"/>
          <w:color w:val="000000"/>
          <w:szCs w:val="21"/>
        </w:rPr>
        <w:t>[4.1]=</w:t>
      </w:r>
      <w:r>
        <w:rPr>
          <w:rFonts w:ascii="宋体" w:hAnsi="宋体"/>
          <w:color w:val="000000"/>
          <w:szCs w:val="21"/>
        </w:rPr>
        <w:t>IF（</w:t>
      </w:r>
      <w:r>
        <w:rPr>
          <w:rFonts w:hint="eastAsia" w:ascii="宋体" w:hAnsi="宋体"/>
          <w:color w:val="000000"/>
          <w:szCs w:val="21"/>
        </w:rPr>
        <w:t>[1.1]≥[1.2]</w:t>
      </w:r>
      <w:r>
        <w:rPr>
          <w:rFonts w:ascii="宋体" w:hAnsi="宋体"/>
          <w:color w:val="000000"/>
          <w:szCs w:val="21"/>
        </w:rPr>
        <w:t>,</w:t>
      </w:r>
      <w:r>
        <w:rPr>
          <w:rFonts w:hint="eastAsia" w:ascii="宋体" w:hAnsi="宋体"/>
          <w:color w:val="000000"/>
          <w:szCs w:val="21"/>
        </w:rPr>
        <w:t>[1.1]</w:t>
      </w:r>
      <w:r>
        <w:rPr>
          <w:rFonts w:ascii="宋体" w:hAnsi="宋体"/>
          <w:color w:val="000000"/>
          <w:szCs w:val="21"/>
        </w:rPr>
        <w:t>-</w:t>
      </w:r>
      <w:r>
        <w:rPr>
          <w:rFonts w:hint="eastAsia" w:ascii="宋体" w:hAnsi="宋体"/>
          <w:color w:val="000000"/>
          <w:szCs w:val="21"/>
        </w:rPr>
        <w:t>[1.2]</w:t>
      </w:r>
      <w:r>
        <w:rPr>
          <w:rFonts w:ascii="宋体" w:hAnsi="宋体"/>
          <w:color w:val="000000"/>
          <w:szCs w:val="21"/>
        </w:rPr>
        <w:t>,0）</w:t>
      </w:r>
    </w:p>
    <w:p>
      <w:pPr>
        <w:spacing w:line="440" w:lineRule="exact"/>
        <w:ind w:firstLine="420"/>
        <w:rPr>
          <w:rFonts w:ascii="宋体" w:hAnsi="宋体"/>
          <w:color w:val="000000"/>
          <w:szCs w:val="21"/>
        </w:rPr>
      </w:pPr>
      <w:r>
        <w:rPr>
          <w:rFonts w:hint="eastAsia" w:ascii="宋体" w:hAnsi="宋体"/>
          <w:color w:val="000000"/>
          <w:szCs w:val="21"/>
        </w:rPr>
        <w:t>[4.2]=</w:t>
      </w:r>
      <w:r>
        <w:rPr>
          <w:rFonts w:ascii="宋体" w:hAnsi="宋体"/>
          <w:color w:val="000000"/>
          <w:szCs w:val="21"/>
        </w:rPr>
        <w:t>IF（</w:t>
      </w:r>
      <w:r>
        <w:rPr>
          <w:rFonts w:hint="eastAsia" w:ascii="宋体" w:hAnsi="宋体"/>
          <w:color w:val="000000"/>
          <w:szCs w:val="21"/>
        </w:rPr>
        <w:t>[4.1]</w:t>
      </w:r>
      <w:r>
        <w:rPr>
          <w:rFonts w:ascii="宋体" w:hAnsi="宋体"/>
          <w:color w:val="000000"/>
          <w:szCs w:val="21"/>
        </w:rPr>
        <w:t>-</w:t>
      </w:r>
      <w:r>
        <w:rPr>
          <w:rFonts w:hint="eastAsia" w:ascii="宋体" w:hAnsi="宋体"/>
          <w:color w:val="000000"/>
          <w:szCs w:val="21"/>
        </w:rPr>
        <w:t>[3.2]≥</w:t>
      </w:r>
      <w:r>
        <w:rPr>
          <w:rFonts w:ascii="宋体" w:hAnsi="宋体"/>
          <w:color w:val="000000"/>
          <w:szCs w:val="21"/>
        </w:rPr>
        <w:t>0,</w:t>
      </w:r>
      <w:r>
        <w:rPr>
          <w:rFonts w:hint="eastAsia" w:ascii="宋体" w:hAnsi="宋体"/>
          <w:color w:val="000000"/>
          <w:szCs w:val="21"/>
        </w:rPr>
        <w:t>[4.1]</w:t>
      </w:r>
      <w:r>
        <w:rPr>
          <w:rFonts w:ascii="宋体" w:hAnsi="宋体"/>
          <w:color w:val="000000"/>
          <w:szCs w:val="21"/>
        </w:rPr>
        <w:t>-</w:t>
      </w:r>
      <w:r>
        <w:rPr>
          <w:rFonts w:hint="eastAsia" w:ascii="宋体" w:hAnsi="宋体"/>
          <w:color w:val="000000"/>
          <w:szCs w:val="21"/>
        </w:rPr>
        <w:t>[3.2]</w:t>
      </w:r>
      <w:r>
        <w:rPr>
          <w:rFonts w:ascii="宋体" w:hAnsi="宋体"/>
          <w:color w:val="000000"/>
          <w:szCs w:val="21"/>
        </w:rPr>
        <w:t>,0）</w:t>
      </w:r>
    </w:p>
    <w:p>
      <w:pPr>
        <w:spacing w:line="440" w:lineRule="exact"/>
        <w:ind w:firstLine="420"/>
        <w:rPr>
          <w:rFonts w:ascii="宋体" w:hAnsi="宋体"/>
          <w:color w:val="000000"/>
          <w:szCs w:val="21"/>
        </w:rPr>
      </w:pPr>
      <w:r>
        <w:rPr>
          <w:rFonts w:hint="eastAsia" w:ascii="宋体" w:hAnsi="宋体"/>
          <w:color w:val="000000"/>
          <w:szCs w:val="21"/>
        </w:rPr>
        <w:t>[4.3]=</w:t>
      </w:r>
      <w:r>
        <w:rPr>
          <w:rFonts w:ascii="宋体" w:hAnsi="宋体"/>
          <w:color w:val="000000"/>
          <w:szCs w:val="21"/>
        </w:rPr>
        <w:t>MIN（</w:t>
      </w:r>
      <w:r>
        <w:rPr>
          <w:rFonts w:hint="eastAsia" w:ascii="宋体" w:hAnsi="宋体"/>
          <w:color w:val="000000"/>
          <w:szCs w:val="21"/>
        </w:rPr>
        <w:t>[4.2]</w:t>
      </w:r>
      <w:r>
        <w:rPr>
          <w:rFonts w:ascii="宋体" w:hAnsi="宋体"/>
          <w:color w:val="000000"/>
          <w:szCs w:val="21"/>
        </w:rPr>
        <w:t>,</w:t>
      </w:r>
      <w:r>
        <w:rPr>
          <w:rFonts w:hint="eastAsia" w:ascii="宋体" w:hAnsi="宋体"/>
          <w:color w:val="000000"/>
          <w:szCs w:val="21"/>
        </w:rPr>
        <w:t>[1.3]</w:t>
      </w:r>
      <w:r>
        <w:rPr>
          <w:rFonts w:ascii="宋体" w:hAnsi="宋体"/>
          <w:color w:val="000000"/>
          <w:szCs w:val="21"/>
        </w:rPr>
        <w:t>×1.25%）</w:t>
      </w:r>
    </w:p>
    <w:p>
      <w:pPr>
        <w:spacing w:line="440" w:lineRule="exact"/>
        <w:ind w:firstLine="420"/>
        <w:rPr>
          <w:rFonts w:ascii="宋体" w:hAnsi="宋体"/>
          <w:color w:val="000000"/>
          <w:szCs w:val="21"/>
        </w:rPr>
      </w:pPr>
      <w:r>
        <w:rPr>
          <w:rFonts w:hint="eastAsia" w:ascii="宋体" w:hAnsi="宋体"/>
          <w:color w:val="000000"/>
          <w:szCs w:val="21"/>
        </w:rPr>
        <w:t>[4.4]=</w:t>
      </w:r>
      <w:r>
        <w:rPr>
          <w:rFonts w:ascii="宋体" w:hAnsi="宋体"/>
          <w:color w:val="000000"/>
          <w:szCs w:val="21"/>
        </w:rPr>
        <w:t>IF（</w:t>
      </w:r>
      <w:r>
        <w:rPr>
          <w:rFonts w:hint="eastAsia" w:ascii="宋体" w:hAnsi="宋体"/>
          <w:color w:val="000000"/>
          <w:szCs w:val="21"/>
        </w:rPr>
        <w:t>[2.1]≥[2.2]</w:t>
      </w:r>
      <w:r>
        <w:rPr>
          <w:rFonts w:ascii="宋体" w:hAnsi="宋体"/>
          <w:color w:val="000000"/>
          <w:szCs w:val="21"/>
        </w:rPr>
        <w:t>,</w:t>
      </w:r>
      <w:r>
        <w:rPr>
          <w:rFonts w:hint="eastAsia" w:ascii="宋体" w:hAnsi="宋体"/>
          <w:color w:val="000000"/>
          <w:szCs w:val="21"/>
        </w:rPr>
        <w:t>[2.1]</w:t>
      </w:r>
      <w:r>
        <w:rPr>
          <w:rFonts w:ascii="宋体" w:hAnsi="宋体"/>
          <w:color w:val="000000"/>
          <w:szCs w:val="21"/>
        </w:rPr>
        <w:t>-</w:t>
      </w:r>
      <w:r>
        <w:rPr>
          <w:rFonts w:hint="eastAsia" w:ascii="宋体" w:hAnsi="宋体"/>
          <w:color w:val="000000"/>
          <w:szCs w:val="21"/>
        </w:rPr>
        <w:t>[2.2]</w:t>
      </w:r>
      <w:r>
        <w:rPr>
          <w:rFonts w:ascii="宋体" w:hAnsi="宋体"/>
          <w:color w:val="000000"/>
          <w:szCs w:val="21"/>
        </w:rPr>
        <w:t>,0）</w:t>
      </w:r>
    </w:p>
    <w:p>
      <w:pPr>
        <w:spacing w:line="440" w:lineRule="exact"/>
        <w:ind w:firstLine="420"/>
        <w:rPr>
          <w:rFonts w:ascii="宋体" w:hAnsi="宋体"/>
          <w:color w:val="000000"/>
          <w:szCs w:val="21"/>
        </w:rPr>
      </w:pPr>
      <w:r>
        <w:rPr>
          <w:rFonts w:hint="eastAsia" w:ascii="宋体" w:hAnsi="宋体"/>
          <w:color w:val="000000"/>
          <w:szCs w:val="21"/>
        </w:rPr>
        <w:t>[4.5]=</w:t>
      </w:r>
      <w:r>
        <w:rPr>
          <w:rFonts w:ascii="宋体" w:hAnsi="宋体"/>
          <w:color w:val="000000"/>
          <w:szCs w:val="21"/>
        </w:rPr>
        <w:t>IF（</w:t>
      </w:r>
      <w:r>
        <w:rPr>
          <w:rFonts w:hint="eastAsia" w:ascii="宋体" w:hAnsi="宋体"/>
          <w:color w:val="000000"/>
          <w:szCs w:val="21"/>
        </w:rPr>
        <w:t>[4.4]</w:t>
      </w:r>
      <w:r>
        <w:rPr>
          <w:rFonts w:ascii="宋体" w:hAnsi="宋体"/>
          <w:color w:val="000000"/>
          <w:szCs w:val="21"/>
        </w:rPr>
        <w:t>-</w:t>
      </w:r>
      <w:r>
        <w:rPr>
          <w:rFonts w:hint="eastAsia" w:ascii="宋体" w:hAnsi="宋体"/>
          <w:color w:val="000000"/>
          <w:szCs w:val="21"/>
        </w:rPr>
        <w:t>[3.1]≥</w:t>
      </w:r>
      <w:r>
        <w:rPr>
          <w:rFonts w:ascii="宋体" w:hAnsi="宋体"/>
          <w:color w:val="000000"/>
          <w:szCs w:val="21"/>
        </w:rPr>
        <w:t>0,</w:t>
      </w:r>
      <w:r>
        <w:rPr>
          <w:rFonts w:hint="eastAsia" w:ascii="宋体" w:hAnsi="宋体"/>
          <w:color w:val="000000"/>
          <w:szCs w:val="21"/>
        </w:rPr>
        <w:t>[4.4]</w:t>
      </w:r>
      <w:r>
        <w:rPr>
          <w:rFonts w:ascii="宋体" w:hAnsi="宋体"/>
          <w:color w:val="000000"/>
          <w:szCs w:val="21"/>
        </w:rPr>
        <w:t>-</w:t>
      </w:r>
      <w:r>
        <w:rPr>
          <w:rFonts w:hint="eastAsia" w:ascii="宋体" w:hAnsi="宋体"/>
          <w:color w:val="000000"/>
          <w:szCs w:val="21"/>
        </w:rPr>
        <w:t>[3.1]</w:t>
      </w:r>
      <w:r>
        <w:rPr>
          <w:rFonts w:ascii="宋体" w:hAnsi="宋体"/>
          <w:color w:val="000000"/>
          <w:szCs w:val="21"/>
        </w:rPr>
        <w:t>,0）</w:t>
      </w:r>
    </w:p>
    <w:p>
      <w:pPr>
        <w:spacing w:line="440" w:lineRule="exact"/>
        <w:ind w:firstLine="420"/>
        <w:rPr>
          <w:rFonts w:ascii="宋体" w:hAnsi="宋体"/>
          <w:color w:val="000000"/>
          <w:szCs w:val="21"/>
        </w:rPr>
      </w:pPr>
      <w:r>
        <w:rPr>
          <w:rFonts w:hint="eastAsia" w:ascii="宋体" w:hAnsi="宋体"/>
          <w:color w:val="000000"/>
          <w:szCs w:val="21"/>
        </w:rPr>
        <w:t>[4.6]=</w:t>
      </w:r>
      <w:r>
        <w:rPr>
          <w:rFonts w:ascii="宋体" w:hAnsi="宋体"/>
          <w:color w:val="000000"/>
          <w:szCs w:val="21"/>
        </w:rPr>
        <w:t>MIN（</w:t>
      </w:r>
      <w:r>
        <w:rPr>
          <w:rFonts w:hint="eastAsia" w:ascii="宋体" w:hAnsi="宋体"/>
          <w:color w:val="000000"/>
          <w:szCs w:val="21"/>
        </w:rPr>
        <w:t>[4.5]</w:t>
      </w:r>
      <w:r>
        <w:rPr>
          <w:rFonts w:ascii="宋体" w:hAnsi="宋体"/>
          <w:color w:val="000000"/>
          <w:szCs w:val="21"/>
        </w:rPr>
        <w:t>,</w:t>
      </w:r>
      <w:r>
        <w:rPr>
          <w:rFonts w:hint="eastAsia" w:ascii="宋体" w:hAnsi="宋体"/>
          <w:color w:val="000000"/>
          <w:szCs w:val="21"/>
        </w:rPr>
        <w:t>[2.3]</w:t>
      </w:r>
      <w:r>
        <w:rPr>
          <w:rFonts w:ascii="宋体" w:hAnsi="宋体"/>
          <w:color w:val="000000"/>
          <w:szCs w:val="21"/>
        </w:rPr>
        <w:t>×0.6%）</w:t>
      </w:r>
    </w:p>
    <w:p>
      <w:pPr>
        <w:spacing w:line="440" w:lineRule="exact"/>
        <w:ind w:firstLine="420"/>
        <w:rPr>
          <w:rFonts w:ascii="宋体" w:hAnsi="宋体"/>
          <w:color w:val="000000"/>
          <w:szCs w:val="21"/>
        </w:rPr>
      </w:pPr>
      <w:r>
        <w:rPr>
          <w:rFonts w:hint="eastAsia" w:ascii="宋体" w:hAnsi="宋体"/>
          <w:color w:val="000000"/>
          <w:szCs w:val="21"/>
        </w:rPr>
        <w:t>[4.7]=[2.5]</w:t>
      </w:r>
      <w:r>
        <w:rPr>
          <w:rFonts w:ascii="宋体" w:hAnsi="宋体"/>
          <w:color w:val="000000"/>
          <w:szCs w:val="21"/>
        </w:rPr>
        <w:t>×1</w:t>
      </w:r>
      <w:r>
        <w:rPr>
          <w:rFonts w:hint="eastAsia" w:ascii="宋体" w:hAnsi="宋体"/>
          <w:color w:val="000000"/>
          <w:szCs w:val="21"/>
        </w:rPr>
        <w:t>.5</w:t>
      </w:r>
    </w:p>
    <w:p>
      <w:pPr>
        <w:spacing w:line="440" w:lineRule="exact"/>
        <w:ind w:firstLine="420"/>
        <w:jc w:val="left"/>
        <w:rPr>
          <w:rFonts w:ascii="宋体" w:hAnsi="宋体"/>
          <w:color w:val="000000"/>
          <w:szCs w:val="21"/>
        </w:rPr>
      </w:pPr>
      <w:r>
        <w:rPr>
          <w:rFonts w:hint="eastAsia" w:ascii="宋体" w:hAnsi="宋体"/>
          <w:color w:val="000000"/>
          <w:szCs w:val="21"/>
        </w:rPr>
        <w:t>[4.8]</w:t>
      </w:r>
      <w:r>
        <w:rPr>
          <w:rFonts w:hint="eastAsia"/>
          <w:color w:val="000000"/>
        </w:rPr>
        <w:t>=</w:t>
      </w:r>
      <w:r>
        <w:rPr>
          <w:rFonts w:ascii="宋体" w:hAnsi="宋体"/>
          <w:color w:val="000000"/>
          <w:szCs w:val="21"/>
        </w:rPr>
        <w:t>IF（</w:t>
      </w:r>
      <w:r>
        <w:rPr>
          <w:rFonts w:hint="eastAsia" w:ascii="宋体" w:hAnsi="宋体"/>
          <w:color w:val="000000"/>
          <w:szCs w:val="21"/>
        </w:rPr>
        <w:t>[4.7]</w:t>
      </w:r>
      <w:r>
        <w:rPr>
          <w:rFonts w:ascii="宋体" w:hAnsi="宋体"/>
          <w:color w:val="000000"/>
          <w:szCs w:val="21"/>
        </w:rPr>
        <w:t>≤</w:t>
      </w:r>
      <w:r>
        <w:rPr>
          <w:rFonts w:hint="eastAsia" w:ascii="宋体" w:hAnsi="宋体"/>
          <w:color w:val="000000"/>
          <w:szCs w:val="21"/>
        </w:rPr>
        <w:t>[2.2]</w:t>
      </w:r>
      <w:r>
        <w:rPr>
          <w:rFonts w:ascii="宋体" w:hAnsi="宋体"/>
          <w:color w:val="000000"/>
          <w:szCs w:val="21"/>
        </w:rPr>
        <w:t>,</w:t>
      </w:r>
      <w:r>
        <w:rPr>
          <w:rFonts w:hint="eastAsia" w:ascii="宋体" w:hAnsi="宋体"/>
          <w:color w:val="000000"/>
          <w:szCs w:val="21"/>
        </w:rPr>
        <w:t>[4.5]</w:t>
      </w:r>
      <w:r>
        <w:rPr>
          <w:rFonts w:ascii="宋体" w:hAnsi="宋体"/>
          <w:color w:val="000000"/>
          <w:szCs w:val="21"/>
        </w:rPr>
        <w:t>,IF（AND（</w:t>
      </w:r>
      <w:r>
        <w:rPr>
          <w:rFonts w:hint="eastAsia" w:ascii="宋体" w:hAnsi="宋体"/>
          <w:color w:val="000000"/>
          <w:szCs w:val="21"/>
        </w:rPr>
        <w:t>[4.7]</w:t>
      </w:r>
      <w:r>
        <w:rPr>
          <w:rFonts w:ascii="宋体" w:hAnsi="宋体"/>
          <w:color w:val="000000"/>
          <w:szCs w:val="21"/>
        </w:rPr>
        <w:t>＞</w:t>
      </w:r>
      <w:r>
        <w:rPr>
          <w:rFonts w:hint="eastAsia" w:ascii="宋体" w:hAnsi="宋体"/>
          <w:color w:val="000000"/>
          <w:szCs w:val="21"/>
        </w:rPr>
        <w:t>[2.2]</w:t>
      </w:r>
      <w:r>
        <w:rPr>
          <w:rFonts w:ascii="宋体" w:hAnsi="宋体"/>
          <w:color w:val="000000"/>
          <w:szCs w:val="21"/>
        </w:rPr>
        <w:t>,</w:t>
      </w:r>
      <w:r>
        <w:rPr>
          <w:rFonts w:hint="eastAsia" w:ascii="宋体" w:hAnsi="宋体"/>
          <w:color w:val="000000"/>
          <w:szCs w:val="21"/>
        </w:rPr>
        <w:t>[4.7]≤[2.2]</w:t>
      </w:r>
      <w:r>
        <w:rPr>
          <w:rFonts w:ascii="宋体" w:hAnsi="宋体"/>
          <w:color w:val="000000"/>
          <w:szCs w:val="21"/>
        </w:rPr>
        <w:t>+</w:t>
      </w:r>
      <w:r>
        <w:rPr>
          <w:rFonts w:hint="eastAsia" w:ascii="宋体" w:hAnsi="宋体"/>
          <w:color w:val="000000"/>
          <w:szCs w:val="21"/>
        </w:rPr>
        <w:t>[4.5]</w:t>
      </w:r>
      <w:r>
        <w:rPr>
          <w:rFonts w:ascii="宋体" w:hAnsi="宋体"/>
          <w:color w:val="000000"/>
          <w:szCs w:val="21"/>
        </w:rPr>
        <w:t>）,MIN（</w:t>
      </w:r>
      <w:r>
        <w:rPr>
          <w:rFonts w:hint="eastAsia" w:ascii="宋体" w:hAnsi="宋体"/>
          <w:color w:val="000000"/>
          <w:szCs w:val="21"/>
        </w:rPr>
        <w:t>[2.3]×</w:t>
      </w:r>
      <w:r>
        <w:rPr>
          <w:rFonts w:ascii="宋体" w:hAnsi="宋体"/>
          <w:color w:val="000000"/>
          <w:szCs w:val="21"/>
        </w:rPr>
        <w:t>0.6%,</w:t>
      </w:r>
      <w:r>
        <w:rPr>
          <w:rFonts w:hint="eastAsia" w:ascii="宋体" w:hAnsi="宋体"/>
          <w:color w:val="000000"/>
          <w:szCs w:val="21"/>
        </w:rPr>
        <w:t>[4.7]</w:t>
      </w:r>
      <w:r>
        <w:rPr>
          <w:rFonts w:ascii="宋体" w:hAnsi="宋体"/>
          <w:color w:val="000000"/>
          <w:szCs w:val="21"/>
        </w:rPr>
        <w:t>-</w:t>
      </w:r>
      <w:r>
        <w:rPr>
          <w:rFonts w:hint="eastAsia" w:ascii="宋体" w:hAnsi="宋体"/>
          <w:color w:val="000000"/>
          <w:szCs w:val="21"/>
        </w:rPr>
        <w:t>[2.2]</w:t>
      </w:r>
      <w:r>
        <w:rPr>
          <w:rFonts w:ascii="宋体" w:hAnsi="宋体"/>
          <w:color w:val="000000"/>
          <w:szCs w:val="21"/>
        </w:rPr>
        <w:t>）+</w:t>
      </w:r>
      <w:r>
        <w:rPr>
          <w:rFonts w:hint="eastAsia" w:ascii="宋体" w:hAnsi="宋体"/>
          <w:color w:val="000000"/>
          <w:szCs w:val="21"/>
        </w:rPr>
        <w:t>[2.2]</w:t>
      </w:r>
      <w:r>
        <w:rPr>
          <w:rFonts w:ascii="宋体" w:hAnsi="宋体"/>
          <w:color w:val="000000"/>
          <w:szCs w:val="21"/>
        </w:rPr>
        <w:t>+</w:t>
      </w:r>
      <w:r>
        <w:rPr>
          <w:rFonts w:hint="eastAsia" w:ascii="宋体" w:hAnsi="宋体"/>
          <w:color w:val="000000"/>
          <w:szCs w:val="21"/>
        </w:rPr>
        <w:t>[4.5]</w:t>
      </w:r>
      <w:r>
        <w:rPr>
          <w:rFonts w:ascii="宋体" w:hAnsi="宋体"/>
          <w:color w:val="000000"/>
          <w:szCs w:val="21"/>
        </w:rPr>
        <w:t>-</w:t>
      </w:r>
      <w:r>
        <w:rPr>
          <w:rFonts w:hint="eastAsia" w:ascii="宋体" w:hAnsi="宋体"/>
          <w:color w:val="000000"/>
          <w:szCs w:val="21"/>
        </w:rPr>
        <w:t>[4.7]</w:t>
      </w:r>
      <w:r>
        <w:rPr>
          <w:rFonts w:ascii="宋体" w:hAnsi="宋体"/>
          <w:color w:val="000000"/>
          <w:szCs w:val="21"/>
        </w:rPr>
        <w:t>,IF（</w:t>
      </w:r>
      <w:r>
        <w:rPr>
          <w:rFonts w:hint="eastAsia" w:ascii="宋体" w:hAnsi="宋体"/>
          <w:color w:val="000000"/>
          <w:szCs w:val="21"/>
        </w:rPr>
        <w:t>[4.7]＞[2.2]</w:t>
      </w:r>
      <w:r>
        <w:rPr>
          <w:rFonts w:ascii="宋体" w:hAnsi="宋体"/>
          <w:color w:val="000000"/>
          <w:szCs w:val="21"/>
        </w:rPr>
        <w:t>+</w:t>
      </w:r>
      <w:r>
        <w:rPr>
          <w:rFonts w:hint="eastAsia" w:ascii="宋体" w:hAnsi="宋体"/>
          <w:color w:val="000000"/>
          <w:szCs w:val="21"/>
        </w:rPr>
        <w:t>[4.5]</w:t>
      </w:r>
      <w:r>
        <w:rPr>
          <w:rFonts w:ascii="宋体" w:hAnsi="宋体"/>
          <w:color w:val="000000"/>
          <w:szCs w:val="21"/>
        </w:rPr>
        <w:t>,MIN（</w:t>
      </w:r>
      <w:r>
        <w:rPr>
          <w:rFonts w:hint="eastAsia" w:ascii="宋体" w:hAnsi="宋体"/>
          <w:color w:val="000000"/>
          <w:szCs w:val="21"/>
        </w:rPr>
        <w:t>[2.3]</w:t>
      </w:r>
      <w:r>
        <w:rPr>
          <w:rFonts w:ascii="宋体" w:hAnsi="宋体"/>
          <w:color w:val="000000"/>
          <w:szCs w:val="21"/>
        </w:rPr>
        <w:t>×0.6%,</w:t>
      </w:r>
      <w:r>
        <w:rPr>
          <w:rFonts w:hint="eastAsia" w:ascii="宋体" w:hAnsi="宋体"/>
          <w:color w:val="000000"/>
          <w:szCs w:val="21"/>
        </w:rPr>
        <w:t>[4.5]</w:t>
      </w:r>
      <w:r>
        <w:rPr>
          <w:rFonts w:ascii="宋体" w:hAnsi="宋体"/>
          <w:color w:val="000000"/>
          <w:szCs w:val="21"/>
        </w:rPr>
        <w:t>）,0）））</w:t>
      </w:r>
    </w:p>
    <w:p>
      <w:pPr>
        <w:spacing w:line="440" w:lineRule="exact"/>
        <w:ind w:firstLine="420"/>
        <w:outlineLvl w:val="1"/>
        <w:rPr>
          <w:rFonts w:ascii="宋体" w:hAnsi="宋体"/>
          <w:b/>
          <w:color w:val="000000"/>
          <w:szCs w:val="21"/>
        </w:rPr>
      </w:pPr>
      <w:r>
        <w:rPr>
          <w:rFonts w:hint="eastAsia" w:ascii="宋体" w:hAnsi="宋体"/>
          <w:b/>
          <w:color w:val="000000"/>
          <w:szCs w:val="21"/>
        </w:rPr>
        <w:t>2.表间核对关系</w:t>
      </w:r>
    </w:p>
    <w:p>
      <w:pPr>
        <w:spacing w:line="440" w:lineRule="exact"/>
        <w:ind w:firstLine="420"/>
        <w:rPr>
          <w:rFonts w:ascii="宋体" w:hAnsi="宋体"/>
          <w:color w:val="000000"/>
          <w:szCs w:val="21"/>
        </w:rPr>
      </w:pPr>
      <w:r>
        <w:rPr>
          <w:rFonts w:hint="eastAsia" w:ascii="宋体" w:hAnsi="宋体"/>
          <w:color w:val="000000"/>
          <w:szCs w:val="21"/>
        </w:rPr>
        <w:t>以下核对关系均为相同口径下的表间校验，即同为法人口径或同为并表口径。</w:t>
      </w:r>
    </w:p>
    <w:p>
      <w:pPr>
        <w:spacing w:line="440" w:lineRule="exact"/>
        <w:ind w:firstLine="420"/>
        <w:rPr>
          <w:rFonts w:ascii="宋体" w:hAnsi="宋体"/>
          <w:color w:val="000000"/>
          <w:szCs w:val="21"/>
          <w:lang w:val="it-IT"/>
        </w:rPr>
      </w:pPr>
      <w:r>
        <w:rPr>
          <w:rFonts w:hint="eastAsia" w:ascii="宋体" w:hAnsi="宋体"/>
          <w:color w:val="000000"/>
          <w:szCs w:val="21"/>
          <w:lang w:val="it-IT"/>
        </w:rPr>
        <w:t>[1.</w:t>
      </w:r>
      <w:r>
        <w:rPr>
          <w:rFonts w:hint="eastAsia" w:ascii="宋体" w:hAnsi="宋体"/>
          <w:color w:val="000000"/>
          <w:szCs w:val="21"/>
        </w:rPr>
        <w:t>3</w:t>
      </w:r>
      <w:r>
        <w:rPr>
          <w:rFonts w:hint="eastAsia" w:ascii="宋体" w:hAnsi="宋体"/>
          <w:color w:val="000000"/>
          <w:szCs w:val="21"/>
          <w:lang w:val="it-IT"/>
        </w:rPr>
        <w:t xml:space="preserve">A]=G4E[第I部分 </w:t>
      </w:r>
      <w:r>
        <w:rPr>
          <w:rFonts w:hint="eastAsia" w:ascii="宋体" w:hAnsi="宋体"/>
          <w:color w:val="000000"/>
          <w:szCs w:val="21"/>
        </w:rPr>
        <w:t>9</w:t>
      </w:r>
      <w:r>
        <w:rPr>
          <w:rFonts w:hint="eastAsia" w:ascii="宋体" w:hAnsi="宋体"/>
          <w:color w:val="000000"/>
          <w:szCs w:val="21"/>
          <w:lang w:val="it-IT"/>
        </w:rPr>
        <w:t xml:space="preserve">.H]+G4E[第II部分 </w:t>
      </w:r>
      <w:r>
        <w:rPr>
          <w:rFonts w:hint="eastAsia" w:ascii="宋体" w:hAnsi="宋体"/>
          <w:color w:val="000000"/>
          <w:szCs w:val="21"/>
        </w:rPr>
        <w:t>9</w:t>
      </w:r>
      <w:r>
        <w:rPr>
          <w:rFonts w:hint="eastAsia" w:ascii="宋体" w:hAnsi="宋体"/>
          <w:color w:val="000000"/>
          <w:szCs w:val="21"/>
          <w:lang w:val="it-IT"/>
        </w:rPr>
        <w:t xml:space="preserve">.H]+G4E[第III部分 </w:t>
      </w:r>
      <w:r>
        <w:rPr>
          <w:rFonts w:ascii="宋体" w:hAnsi="宋体"/>
          <w:color w:val="000000"/>
          <w:szCs w:val="21"/>
        </w:rPr>
        <w:t>8</w:t>
      </w:r>
      <w:r>
        <w:rPr>
          <w:rFonts w:hint="eastAsia" w:ascii="宋体" w:hAnsi="宋体"/>
          <w:color w:val="000000"/>
          <w:szCs w:val="21"/>
          <w:lang w:val="it-IT"/>
        </w:rPr>
        <w:t>.H]</w:t>
      </w:r>
    </w:p>
    <w:p>
      <w:pPr>
        <w:spacing w:line="440" w:lineRule="exact"/>
        <w:ind w:firstLine="420"/>
        <w:rPr>
          <w:rFonts w:ascii="宋体" w:hAnsi="宋体"/>
          <w:color w:val="000000"/>
          <w:szCs w:val="21"/>
          <w:lang w:val="it-IT"/>
        </w:rPr>
      </w:pPr>
      <w:r>
        <w:rPr>
          <w:rFonts w:hint="eastAsia" w:ascii="宋体" w:hAnsi="宋体"/>
          <w:color w:val="000000"/>
          <w:szCs w:val="21"/>
          <w:lang w:val="it-IT"/>
        </w:rPr>
        <w:t xml:space="preserve">[2.2A]=G4E[第VI部分 </w:t>
      </w:r>
      <w:r>
        <w:rPr>
          <w:rFonts w:hint="eastAsia" w:ascii="宋体" w:hAnsi="宋体"/>
          <w:color w:val="000000"/>
          <w:szCs w:val="21"/>
        </w:rPr>
        <w:t>9</w:t>
      </w:r>
      <w:r>
        <w:rPr>
          <w:rFonts w:hint="eastAsia" w:ascii="宋体" w:hAnsi="宋体"/>
          <w:color w:val="000000"/>
          <w:szCs w:val="21"/>
          <w:lang w:val="it-IT"/>
        </w:rPr>
        <w:t>.F]</w:t>
      </w:r>
    </w:p>
    <w:p>
      <w:pPr>
        <w:spacing w:line="440" w:lineRule="exact"/>
        <w:ind w:firstLine="420"/>
        <w:rPr>
          <w:rFonts w:ascii="宋体" w:hAnsi="宋体"/>
          <w:color w:val="000000"/>
          <w:szCs w:val="21"/>
          <w:lang w:val="it-IT"/>
        </w:rPr>
      </w:pPr>
      <w:r>
        <w:rPr>
          <w:rFonts w:hint="eastAsia" w:ascii="宋体" w:hAnsi="宋体"/>
          <w:color w:val="000000"/>
          <w:szCs w:val="21"/>
          <w:lang w:val="it-IT"/>
        </w:rPr>
        <w:t xml:space="preserve">[2.3A]=G4E[第VI部分 </w:t>
      </w:r>
      <w:r>
        <w:rPr>
          <w:rFonts w:hint="eastAsia" w:ascii="宋体" w:hAnsi="宋体"/>
          <w:color w:val="000000"/>
          <w:szCs w:val="21"/>
        </w:rPr>
        <w:t>9</w:t>
      </w:r>
      <w:r>
        <w:rPr>
          <w:rFonts w:hint="eastAsia" w:ascii="宋体" w:hAnsi="宋体"/>
          <w:color w:val="000000"/>
          <w:szCs w:val="21"/>
          <w:lang w:val="it-IT"/>
        </w:rPr>
        <w:t>.A]</w:t>
      </w:r>
      <w:bookmarkStart w:id="37" w:name="_Toc135903875"/>
    </w:p>
    <w:bookmarkEnd w:id="2"/>
    <w:bookmarkEnd w:id="3"/>
    <w:bookmarkEnd w:id="4"/>
    <w:bookmarkEnd w:id="9"/>
    <w:bookmarkEnd w:id="10"/>
    <w:bookmarkEnd w:id="11"/>
    <w:bookmarkEnd w:id="12"/>
    <w:bookmarkEnd w:id="13"/>
    <w:bookmarkEnd w:id="14"/>
    <w:bookmarkEnd w:id="15"/>
    <w:bookmarkEnd w:id="37"/>
    <w:p>
      <w:pPr>
        <w:pStyle w:val="2"/>
        <w:jc w:val="both"/>
        <w:rPr>
          <w:strike/>
          <w:color w:val="000000"/>
          <w:szCs w:val="21"/>
          <w:lang w:val="pt-BR"/>
        </w:rPr>
        <w:sectPr>
          <w:pgSz w:w="11906" w:h="16838"/>
          <w:pgMar w:top="1440" w:right="1800" w:bottom="1440" w:left="1800" w:header="851" w:footer="992" w:gutter="0"/>
          <w:cols w:space="720" w:num="1"/>
          <w:docGrid w:type="lines" w:linePitch="312" w:charSpace="0"/>
        </w:sectPr>
      </w:pPr>
      <w:bookmarkStart w:id="38" w:name="_Toc425156299"/>
      <w:bookmarkStart w:id="39" w:name="_Toc425237560"/>
      <w:bookmarkStart w:id="40" w:name="_Toc425156140"/>
    </w:p>
    <w:p>
      <w:pPr>
        <w:pStyle w:val="2"/>
        <w:rPr>
          <w:color w:val="000000"/>
          <w:szCs w:val="30"/>
          <w:lang w:val="it-IT"/>
        </w:rPr>
      </w:pPr>
      <w:bookmarkStart w:id="41" w:name="_Toc146037660"/>
      <w:r>
        <w:rPr>
          <w:color w:val="000000"/>
          <w:szCs w:val="30"/>
          <w:lang w:val="it-IT"/>
        </w:rPr>
        <w:t>G4E</w:t>
      </w:r>
      <w:r>
        <w:rPr>
          <w:rFonts w:hint="eastAsia"/>
          <w:color w:val="000000"/>
          <w:szCs w:val="30"/>
          <w:lang w:val="it-IT"/>
        </w:rPr>
        <w:t>《</w:t>
      </w:r>
      <w:r>
        <w:rPr>
          <w:color w:val="000000"/>
          <w:szCs w:val="30"/>
        </w:rPr>
        <w:t>信用风险内部评级法汇总表</w:t>
      </w:r>
      <w:r>
        <w:rPr>
          <w:rFonts w:hint="eastAsia"/>
          <w:color w:val="000000"/>
          <w:szCs w:val="30"/>
        </w:rPr>
        <w:t>》（新规）</w:t>
      </w:r>
      <w:r>
        <w:rPr>
          <w:color w:val="000000"/>
          <w:szCs w:val="30"/>
        </w:rPr>
        <w:t>填报说明</w:t>
      </w:r>
      <w:bookmarkEnd w:id="41"/>
    </w:p>
    <w:p>
      <w:pPr>
        <w:rPr>
          <w:color w:val="000000"/>
          <w:lang w:val="it-IT"/>
        </w:rPr>
      </w:pPr>
    </w:p>
    <w:p>
      <w:pPr>
        <w:spacing w:line="440" w:lineRule="exact"/>
        <w:outlineLvl w:val="0"/>
        <w:rPr>
          <w:b/>
          <w:bCs/>
          <w:color w:val="000000"/>
          <w:szCs w:val="21"/>
        </w:rPr>
      </w:pPr>
      <w:bookmarkStart w:id="42" w:name="_Toc146037661"/>
      <w:bookmarkStart w:id="43" w:name="_Toc135383021"/>
      <w:bookmarkStart w:id="44" w:name="_Toc135903878"/>
      <w:bookmarkStart w:id="45" w:name="_Toc139635746"/>
      <w:bookmarkStart w:id="46" w:name="_Toc144477346"/>
      <w:r>
        <w:rPr>
          <w:b/>
          <w:bCs/>
          <w:color w:val="000000"/>
          <w:szCs w:val="21"/>
        </w:rPr>
        <w:t>第一部分：引言</w:t>
      </w:r>
      <w:bookmarkEnd w:id="42"/>
      <w:bookmarkEnd w:id="43"/>
      <w:bookmarkEnd w:id="44"/>
      <w:bookmarkEnd w:id="45"/>
      <w:bookmarkEnd w:id="46"/>
    </w:p>
    <w:p>
      <w:pPr>
        <w:spacing w:line="440" w:lineRule="exact"/>
        <w:ind w:firstLine="420" w:firstLineChars="200"/>
        <w:rPr>
          <w:color w:val="000000"/>
          <w:szCs w:val="21"/>
        </w:rPr>
      </w:pPr>
      <w:r>
        <w:rPr>
          <w:color w:val="000000"/>
          <w:szCs w:val="21"/>
        </w:rPr>
        <w:t>本报表收集填报机构的信用风险暴露整体情况，反映内部评级法及权重法下各机构信用风险表内、表外、交易对手信用风险的资产余额/名义本金、风险暴露、风险加权资产、预期损失等数据。</w:t>
      </w:r>
    </w:p>
    <w:p>
      <w:pPr>
        <w:spacing w:line="440" w:lineRule="exact"/>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w:t>
      </w:r>
    </w:p>
    <w:p>
      <w:pPr>
        <w:spacing w:line="440" w:lineRule="exact"/>
        <w:outlineLvl w:val="0"/>
        <w:rPr>
          <w:b/>
          <w:bCs/>
          <w:color w:val="000000"/>
          <w:szCs w:val="21"/>
        </w:rPr>
      </w:pPr>
      <w:bookmarkStart w:id="47" w:name="_Toc139635747"/>
      <w:bookmarkStart w:id="48" w:name="_Toc144477347"/>
      <w:bookmarkStart w:id="49" w:name="_Toc135903879"/>
      <w:bookmarkStart w:id="50" w:name="_Toc146037662"/>
      <w:bookmarkStart w:id="51" w:name="_Toc135383022"/>
      <w:r>
        <w:rPr>
          <w:b/>
          <w:bCs/>
          <w:color w:val="000000"/>
          <w:szCs w:val="21"/>
        </w:rPr>
        <w:t>第二部分：一般说明</w:t>
      </w:r>
      <w:bookmarkEnd w:id="47"/>
      <w:bookmarkEnd w:id="48"/>
      <w:bookmarkEnd w:id="49"/>
      <w:bookmarkEnd w:id="50"/>
      <w:bookmarkEnd w:id="51"/>
    </w:p>
    <w:p>
      <w:pPr>
        <w:spacing w:line="440" w:lineRule="exact"/>
        <w:ind w:firstLine="420" w:firstLineChars="200"/>
        <w:rPr>
          <w:color w:val="000000"/>
          <w:szCs w:val="21"/>
        </w:rPr>
      </w:pPr>
      <w:r>
        <w:rPr>
          <w:color w:val="000000"/>
          <w:szCs w:val="21"/>
        </w:rPr>
        <w:t>1．报表名称：</w:t>
      </w:r>
      <w:r>
        <w:rPr>
          <w:color w:val="000000"/>
          <w:szCs w:val="30"/>
        </w:rPr>
        <w:t>信用风险内部评级法汇总表</w:t>
      </w:r>
      <w:r>
        <w:rPr>
          <w:color w:val="000000"/>
        </w:rPr>
        <w:t>。</w:t>
      </w:r>
    </w:p>
    <w:p>
      <w:pPr>
        <w:spacing w:line="440" w:lineRule="exact"/>
        <w:ind w:firstLine="420" w:firstLineChars="200"/>
        <w:rPr>
          <w:color w:val="000000"/>
          <w:szCs w:val="21"/>
        </w:rPr>
      </w:pPr>
      <w:r>
        <w:rPr>
          <w:bCs/>
          <w:color w:val="000000"/>
          <w:szCs w:val="21"/>
        </w:rPr>
        <w:t>2．</w:t>
      </w:r>
      <w:del w:id="3" w:author="陈静" w:date="2024-12-12T15:32:43Z">
        <w:r>
          <w:rPr>
            <w:bCs/>
            <w:color w:val="000000"/>
            <w:szCs w:val="21"/>
          </w:rPr>
          <w:delText>报表编码</w:delText>
        </w:r>
      </w:del>
      <w:del w:id="4" w:author="陈静" w:date="2024-12-12T15:32:43Z">
        <w:r>
          <w:rPr>
            <w:color w:val="000000"/>
            <w:szCs w:val="21"/>
          </w:rPr>
          <w:delText>：银监</w:delText>
        </w:r>
      </w:del>
      <w:ins w:id="5" w:author="陈静" w:date="2024-12-12T15:32:43Z">
        <w:r>
          <w:rPr>
            <w:rFonts w:hint="eastAsia"/>
            <w:bCs/>
            <w:color w:val="000000"/>
            <w:szCs w:val="21"/>
            <w:lang w:eastAsia="zh-CN"/>
          </w:rPr>
          <w:t>报表编码：</w:t>
        </w:r>
      </w:ins>
      <w:ins w:id="6" w:author="王雅洁" w:date="2024-12-13T10:32:36Z">
        <w:r>
          <w:rPr>
            <w:rFonts w:hint="eastAsia" w:ascii="宋体" w:hAnsi="宋体"/>
            <w:color w:val="000000"/>
            <w:szCs w:val="21"/>
            <w:lang w:eastAsia="zh-CN"/>
          </w:rPr>
          <w:t>金监统</w:t>
        </w:r>
      </w:ins>
      <w:ins w:id="7" w:author="王雅洁" w:date="2024-12-13T10:32:42Z">
        <w:r>
          <w:rPr>
            <w:color w:val="000000"/>
            <w:szCs w:val="30"/>
            <w:lang w:val="it-IT"/>
          </w:rPr>
          <w:t>G4E</w:t>
        </w:r>
      </w:ins>
      <w:ins w:id="8" w:author="王雅洁" w:date="2024-12-13T10:32:36Z">
        <w:r>
          <w:rPr>
            <w:rFonts w:hint="eastAsia" w:ascii="宋体" w:hAnsi="宋体"/>
            <w:color w:val="000000"/>
            <w:szCs w:val="21"/>
            <w:lang w:eastAsia="zh-CN"/>
          </w:rPr>
          <w:t>号</w:t>
        </w:r>
      </w:ins>
      <w:ins w:id="9" w:author="陈静" w:date="2024-12-12T15:32:43Z">
        <w:del w:id="10" w:author="王雅洁" w:date="2024-12-13T10:32:36Z">
          <w:r>
            <w:rPr>
              <w:rFonts w:hint="eastAsia"/>
              <w:bCs/>
              <w:color w:val="000000"/>
              <w:szCs w:val="21"/>
              <w:lang w:eastAsia="zh-CN"/>
            </w:rPr>
            <w:delText>金监</w:delText>
          </w:r>
        </w:del>
      </w:ins>
      <w:r>
        <w:rPr>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w:t>
      </w:r>
      <w:r>
        <w:rPr>
          <w:color w:val="000000"/>
          <w:szCs w:val="21"/>
        </w:rPr>
        <w:t>实施信用风险内部评级法的商业银行。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为季后18日、合并报表数据</w:t>
      </w:r>
      <w:r>
        <w:rPr>
          <w:szCs w:val="21"/>
        </w:rPr>
        <w:t>（季报）为</w:t>
      </w:r>
      <w:r>
        <w:rPr>
          <w:color w:val="000000"/>
          <w:szCs w:val="21"/>
        </w:rPr>
        <w:t>季后40日。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6．数据单位：万元，百分比。</w:t>
      </w:r>
    </w:p>
    <w:p>
      <w:pPr>
        <w:spacing w:line="440" w:lineRule="exact"/>
        <w:ind w:firstLine="420" w:firstLineChars="200"/>
        <w:rPr>
          <w:color w:val="000000"/>
          <w:szCs w:val="21"/>
        </w:rPr>
      </w:pPr>
      <w:r>
        <w:rPr>
          <w:color w:val="000000"/>
          <w:szCs w:val="21"/>
        </w:rPr>
        <w:t>7．四舍五入要求：金额保留两位小数，百分比保留两位小数。</w:t>
      </w:r>
    </w:p>
    <w:p>
      <w:pPr>
        <w:spacing w:line="440" w:lineRule="exact"/>
        <w:ind w:firstLine="420" w:firstLineChars="200"/>
        <w:rPr>
          <w:color w:val="000000"/>
          <w:szCs w:val="21"/>
        </w:rPr>
      </w:pPr>
      <w:r>
        <w:rPr>
          <w:color w:val="000000"/>
          <w:szCs w:val="21"/>
        </w:rPr>
        <w:t>8．填报币种：本表要求以本外币合计人民币数据填报。除权益类项目外，银行业金融机构将外币折算为人民币时，应按照报告期末最后一天国家外汇管理局公布的人民币兑美元、欧元、日元和港币的基准汇价进行折算。根据财政部金融企业会计制度的有关规定，权益类项目按历史汇率折合为人民币，不同时期汇率之间形成的差额，按相应规定进行会计处理。美元、欧元、日元和港币等四种主要货币以外的其他货币对人民币的折算汇率，以报告期末最后一天美元对人民币的基准汇率与同一天上午9时国际外汇市场其他货币兑美元汇率套算确定。</w:t>
      </w:r>
    </w:p>
    <w:p>
      <w:pPr>
        <w:spacing w:line="440" w:lineRule="exact"/>
        <w:outlineLvl w:val="0"/>
        <w:rPr>
          <w:b/>
          <w:bCs/>
          <w:color w:val="000000"/>
          <w:szCs w:val="21"/>
        </w:rPr>
      </w:pPr>
      <w:bookmarkStart w:id="52" w:name="_Toc144477348"/>
      <w:bookmarkStart w:id="53" w:name="_Toc139635748"/>
      <w:bookmarkStart w:id="54" w:name="_Toc146037663"/>
      <w:bookmarkStart w:id="55" w:name="_Toc135383023"/>
      <w:bookmarkStart w:id="56" w:name="_Toc135903880"/>
      <w:r>
        <w:rPr>
          <w:b/>
          <w:bCs/>
          <w:color w:val="000000"/>
          <w:szCs w:val="21"/>
        </w:rPr>
        <w:t>第三部分：具体说明</w:t>
      </w:r>
      <w:bookmarkEnd w:id="52"/>
      <w:bookmarkEnd w:id="53"/>
      <w:bookmarkEnd w:id="54"/>
      <w:bookmarkEnd w:id="55"/>
      <w:bookmarkEnd w:id="56"/>
    </w:p>
    <w:p>
      <w:pPr>
        <w:spacing w:line="440" w:lineRule="exact"/>
        <w:ind w:firstLine="421" w:firstLineChars="200"/>
        <w:rPr>
          <w:b/>
          <w:bCs/>
          <w:color w:val="000000"/>
          <w:szCs w:val="21"/>
        </w:rPr>
      </w:pPr>
      <w:r>
        <w:rPr>
          <w:b/>
          <w:bCs/>
          <w:color w:val="000000"/>
          <w:szCs w:val="21"/>
        </w:rPr>
        <w:t>[第I、II、IV、VI部分]</w:t>
      </w:r>
    </w:p>
    <w:p>
      <w:pPr>
        <w:spacing w:line="440" w:lineRule="exact"/>
        <w:ind w:firstLine="420" w:firstLineChars="200"/>
        <w:rPr>
          <w:color w:val="000000"/>
          <w:szCs w:val="21"/>
        </w:rPr>
      </w:pPr>
      <w:r>
        <w:rPr>
          <w:color w:val="000000"/>
          <w:szCs w:val="21"/>
        </w:rPr>
        <w:t>[1.公司]：公司风险暴露是指商业银行对公司、合伙制企业和独资企业及其他非自然人的债权，但不包括《办法》界定的对主权、金融机构和纳入零售风险暴露的债权。根据债务人类型及其风险特征，公司风险暴露分为一般公司、中小企业、专业贷款风险暴露。</w:t>
      </w:r>
      <w:r>
        <w:rPr>
          <w:b/>
          <w:color w:val="000000"/>
          <w:szCs w:val="21"/>
        </w:rPr>
        <w:t>对不符合主权、金融机构、零售、股权、资产证券化</w:t>
      </w:r>
      <w:r>
        <w:rPr>
          <w:rFonts w:hint="eastAsia"/>
          <w:b/>
          <w:color w:val="000000"/>
          <w:szCs w:val="21"/>
        </w:rPr>
        <w:t>、资产管理产品</w:t>
      </w:r>
      <w:r>
        <w:rPr>
          <w:b/>
          <w:color w:val="000000"/>
          <w:szCs w:val="21"/>
        </w:rPr>
        <w:t>及其他风险暴露划分标准且承担信用风险的资产，应纳入公司风险暴露处理。</w:t>
      </w:r>
      <w:r>
        <w:rPr>
          <w:color w:val="000000"/>
          <w:szCs w:val="21"/>
        </w:rPr>
        <w:t>对小额贷款公司、担保公司、租赁公司的债权应纳入公司风险暴露填报。无金融许可证的金融租赁公司视同为一般租赁公司纳入公司风险暴露填报。合格购入公司应收账款</w:t>
      </w:r>
      <w:r>
        <w:rPr>
          <w:rFonts w:hint="eastAsia"/>
          <w:color w:val="000000"/>
          <w:szCs w:val="21"/>
        </w:rPr>
        <w:t>、合格购入零售应收账款</w:t>
      </w:r>
      <w:r>
        <w:rPr>
          <w:rFonts w:hint="eastAsia" w:ascii="Times New Roman" w:eastAsia="宋体"/>
          <w:color w:val="000000"/>
          <w:sz w:val="21"/>
          <w:szCs w:val="21"/>
        </w:rPr>
        <w:t>均</w:t>
      </w:r>
      <w:r>
        <w:rPr>
          <w:color w:val="000000"/>
          <w:szCs w:val="21"/>
        </w:rPr>
        <w:t>应纳入公司风险暴露，</w:t>
      </w:r>
      <w:r>
        <w:rPr>
          <w:rFonts w:hint="eastAsia"/>
          <w:color w:val="000000"/>
          <w:szCs w:val="21"/>
        </w:rPr>
        <w:t>不作为单独一类风险暴露填报。</w:t>
      </w:r>
    </w:p>
    <w:p>
      <w:pPr>
        <w:spacing w:line="440" w:lineRule="exact"/>
        <w:ind w:firstLine="420" w:firstLineChars="200"/>
        <w:rPr>
          <w:color w:val="000000"/>
          <w:szCs w:val="21"/>
        </w:rPr>
      </w:pPr>
      <w:r>
        <w:rPr>
          <w:color w:val="000000"/>
          <w:szCs w:val="21"/>
        </w:rPr>
        <w:t>[1.1一般公司]：是指中小企业风险暴露和专业贷款之外的其他公司风险暴露。公司风险暴露下无法根据中小企业、专业贷款的定义明确归类为中小企业、专业贷款的客户应纳入一般公司风险暴露。</w:t>
      </w:r>
    </w:p>
    <w:p>
      <w:pPr>
        <w:spacing w:line="440" w:lineRule="exact"/>
        <w:ind w:firstLine="420" w:firstLineChars="200"/>
        <w:rPr>
          <w:color w:val="000000"/>
          <w:szCs w:val="21"/>
        </w:rPr>
      </w:pPr>
      <w:r>
        <w:rPr>
          <w:color w:val="000000"/>
          <w:szCs w:val="21"/>
        </w:rPr>
        <w:t>[1.2中小企业]：中小企业风险暴露是商业银行对年营业收入（近3年营业收入的算术平均值）不超过3亿元人民币且符合国家相关部门规定的中型、小型和微型企业认定标准的企业的债权。若该企业营业收入历史记录不足3年，按可实际获得营业收入数据的会计年度数据进行加总和平均。</w:t>
      </w:r>
    </w:p>
    <w:p>
      <w:pPr>
        <w:spacing w:line="440" w:lineRule="exact"/>
        <w:ind w:firstLine="420" w:firstLineChars="200"/>
        <w:rPr>
          <w:color w:val="000000"/>
          <w:szCs w:val="21"/>
        </w:rPr>
      </w:pPr>
      <w:r>
        <w:rPr>
          <w:color w:val="000000"/>
          <w:szCs w:val="21"/>
        </w:rPr>
        <w:t>案例：</w:t>
      </w:r>
    </w:p>
    <w:p>
      <w:pPr>
        <w:spacing w:line="440" w:lineRule="exact"/>
        <w:ind w:firstLine="420" w:firstLineChars="200"/>
        <w:rPr>
          <w:color w:val="000000"/>
          <w:szCs w:val="21"/>
        </w:rPr>
      </w:pPr>
      <w:r>
        <w:rPr>
          <w:color w:val="000000"/>
          <w:szCs w:val="21"/>
        </w:rPr>
        <w:t>2012年4月初，A企业尚未及时提供2011年末财务报表，在对其是否属于中小企业风险暴露进行认定时可依据企业2008、2009、2010年财务报表3年营业收入数据的算术平均值；自取得2011年末财务报表之日起，应按照A企业2009、2010、2011年财务报表3年营业收入数据的算术平均值进行认定。若A企业历史财务数据尚不足3年，只能提供2010年、2011年财务报表，可依照其两年营业收入的算术平均值判定是否纳入中小企业风险暴露分类。若由于各种监管认可的合理缘由导致暂无法获得A企业连续3年财务报表，比如仅提供了2008、2009、2011年3个非连续自然年度的财务报表，则应该根据2009、2011年2年的财务报表对其是否属于中小企业风险暴露进行认定。</w:t>
      </w:r>
    </w:p>
    <w:p>
      <w:pPr>
        <w:spacing w:line="440" w:lineRule="exact"/>
        <w:ind w:firstLine="420" w:firstLineChars="200"/>
        <w:rPr>
          <w:color w:val="000000"/>
          <w:szCs w:val="21"/>
        </w:rPr>
      </w:pPr>
      <w:r>
        <w:rPr>
          <w:color w:val="000000"/>
          <w:szCs w:val="21"/>
        </w:rPr>
        <w:t>[1.3专业贷款]：是指公司风险暴露中同时具有如下特征的债权：（1）债务人通常是一个专门为实物资产融资或运作实物资产而设立的特殊目的实体；（2）债务人基本没有其他实质性资产或业务，除了从被融资资产中获得的收入外，没有独立偿还债务的能力；（3）合同安排给予贷款人对融资形成的资产及其所产生的收入有相当程度的控制权。</w:t>
      </w:r>
    </w:p>
    <w:p>
      <w:pPr>
        <w:spacing w:line="440" w:lineRule="exact"/>
        <w:ind w:firstLine="420" w:firstLineChars="200"/>
        <w:rPr>
          <w:color w:val="000000"/>
          <w:szCs w:val="21"/>
        </w:rPr>
      </w:pPr>
      <w:r>
        <w:rPr>
          <w:color w:val="000000"/>
          <w:szCs w:val="21"/>
        </w:rPr>
        <w:t>专业贷款的关键判断标准，是债务人的主要还款来源为贷款形成的资产未来产生的收入。专业贷款的几项特征无须在同等程度上得到百分之百的满足，只需在实质上基本满足上述特征的内涵。专业贷款划分为项目融资、物品融资、商品融资和产生收入的房地产贷款。专业贷款为客户层面的分类，同一法人实体客户或贷款主体不应由于存在多笔贷款而既被归入一般公司客户又被归入专业贷款，但根据该客户实际情况的变化，专业贷款客户可能会转化为一般公司客户。</w:t>
      </w:r>
    </w:p>
    <w:p>
      <w:pPr>
        <w:spacing w:line="440" w:lineRule="exact"/>
        <w:ind w:firstLine="420" w:firstLineChars="200"/>
        <w:rPr>
          <w:color w:val="000000"/>
          <w:szCs w:val="21"/>
        </w:rPr>
      </w:pPr>
      <w:r>
        <w:rPr>
          <w:color w:val="000000"/>
          <w:szCs w:val="21"/>
        </w:rPr>
        <w:t>[2.主权]：主权风险暴露包括主权，境外公共部门实体、我国开发性金融机构和政策性银行、视同我国主权的公共部门实体，合格多边开发银行及国际金融组织三个子类别。</w:t>
      </w:r>
    </w:p>
    <w:p>
      <w:pPr>
        <w:spacing w:line="440" w:lineRule="exact"/>
        <w:ind w:firstLine="420" w:firstLineChars="200"/>
        <w:rPr>
          <w:color w:val="000000"/>
          <w:szCs w:val="21"/>
        </w:rPr>
      </w:pPr>
      <w:r>
        <w:rPr>
          <w:color w:val="000000"/>
          <w:szCs w:val="21"/>
        </w:rPr>
        <w:t>[2.1主权]：是指对主权国家或经济实体区域及其中央银行的债权。</w:t>
      </w:r>
    </w:p>
    <w:p>
      <w:pPr>
        <w:spacing w:line="480" w:lineRule="exact"/>
        <w:ind w:firstLine="420" w:firstLineChars="200"/>
        <w:rPr>
          <w:color w:val="000000"/>
          <w:szCs w:val="21"/>
        </w:rPr>
      </w:pPr>
      <w:r>
        <w:rPr>
          <w:color w:val="000000"/>
          <w:szCs w:val="21"/>
        </w:rPr>
        <w:t>[2.2境外公共部门实体、我国开发性金融机构和政策性银行、视同我国主权的公共部门实体]：是指填报机构对境外公共部门实体、我国开发性金融机构和政策性银行、视同我国主权的公共部门实体所拥有的各种债权的总和。境外公共部门实体以参考相应国家的监管认定标准为主，对于采用名单制管理的国家，以该国公布的名单为准。</w:t>
      </w:r>
    </w:p>
    <w:p>
      <w:pPr>
        <w:spacing w:line="480" w:lineRule="exact"/>
        <w:ind w:firstLine="420" w:firstLineChars="200"/>
        <w:rPr>
          <w:color w:val="000000"/>
          <w:szCs w:val="21"/>
        </w:rPr>
      </w:pPr>
      <w:r>
        <w:rPr>
          <w:color w:val="000000"/>
          <w:szCs w:val="21"/>
        </w:rPr>
        <w:t>视同我国主权的公共部门实体风险暴露包括：1</w:t>
      </w:r>
      <w:r>
        <w:rPr>
          <w:color w:val="000000"/>
          <w:szCs w:val="21"/>
          <w:lang w:val="zh-TW"/>
        </w:rPr>
        <w:t>.</w:t>
      </w:r>
      <w:r>
        <w:rPr>
          <w:color w:val="000000"/>
          <w:szCs w:val="21"/>
        </w:rPr>
        <w:t>我国中央政府投资的金融资产管理公司为收购国有银行不良贷款而定向发行的债券；2.省级（直辖市、自治区）及计划单列市人民政府风险暴露。省级（直辖市、自治区）及计划单列市人民政府风险暴露是指由省级（直辖市、自治区）及计划单列市人民政府发行的、约定一定期限内还本付息的政府债券。根据债券类型，可分为一般债券和专项债券。一般债券、专项债券的定义应遵循国务院、财政部相关规定。不含填报机构对我国省级（直辖市、自治区）以及计划单列市人民政府下属的职能部门以及投资的工商企业的债权；3.除财政部和中国人民银行外，其他收入主要源于中央财政的公共部门风险暴露，包括对国家融资担保基金的债权、对中国铁路总公司本部的贷款和持有的中国铁路总公司发行的债券，不含填报机构对中国铁路总公司下属的路局、路网以及投资的工商企业的债权。</w:t>
      </w:r>
    </w:p>
    <w:p>
      <w:pPr>
        <w:spacing w:line="480" w:lineRule="exact"/>
        <w:ind w:firstLine="420" w:firstLineChars="200"/>
        <w:rPr>
          <w:b/>
          <w:color w:val="000000"/>
          <w:szCs w:val="21"/>
        </w:rPr>
      </w:pPr>
      <w:r>
        <w:rPr>
          <w:color w:val="000000"/>
          <w:szCs w:val="21"/>
        </w:rPr>
        <w:t>[2.3合格多边开发银行及国际金融组织]：合格多边开发银行是指经巴塞尔委员会认定、可适用0%风险权重的多边开发银行，包括世界银行集团，亚洲开发银行，非洲开发银行，欧洲复兴开发银行，泛美开发银行，欧洲投资银行，欧洲投资基金，北欧投资银行，加勒比海开发银行，伊斯兰开发银行，欧洲理事会开发银行，国际免疫融资机制和亚洲基础设施投资银行。合格多边开发银行名单更新以巴塞尔委员会公布结果为准。</w:t>
      </w:r>
    </w:p>
    <w:p>
      <w:pPr>
        <w:spacing w:line="480" w:lineRule="exact"/>
        <w:ind w:firstLine="420" w:firstLineChars="200"/>
        <w:rPr>
          <w:b/>
          <w:color w:val="000000"/>
          <w:szCs w:val="21"/>
        </w:rPr>
      </w:pPr>
      <w:r>
        <w:rPr>
          <w:color w:val="000000"/>
          <w:szCs w:val="21"/>
        </w:rPr>
        <w:t>国际金融组织包括国际清算银行、国际货币基金组织、欧洲中央银行、欧盟、欧洲稳定机制和欧洲金融稳定机制。</w:t>
      </w:r>
    </w:p>
    <w:p>
      <w:pPr>
        <w:spacing w:line="440" w:lineRule="exact"/>
        <w:ind w:firstLine="420" w:firstLineChars="200"/>
        <w:rPr>
          <w:color w:val="000000"/>
          <w:szCs w:val="21"/>
        </w:rPr>
      </w:pPr>
      <w:r>
        <w:rPr>
          <w:color w:val="000000"/>
          <w:szCs w:val="21"/>
        </w:rPr>
        <w:t>[3.金融机构风险暴露]：是指商业银行对金融机构的债权</w:t>
      </w:r>
      <w:r>
        <w:rPr>
          <w:rFonts w:hint="eastAsia"/>
          <w:color w:val="000000"/>
          <w:szCs w:val="21"/>
        </w:rPr>
        <w:t>，但不包括对主权的债权</w:t>
      </w:r>
      <w:r>
        <w:rPr>
          <w:color w:val="000000"/>
          <w:szCs w:val="21"/>
        </w:rPr>
        <w:t>。根据金融机构的不同属性，金融机构风险暴露分为银行类、非银行类金融机构风险暴露和其他多边开发银行风险暴露三个子类别。</w:t>
      </w:r>
    </w:p>
    <w:p>
      <w:pPr>
        <w:spacing w:line="440" w:lineRule="exact"/>
        <w:ind w:firstLine="420" w:firstLineChars="200"/>
        <w:rPr>
          <w:color w:val="000000"/>
          <w:szCs w:val="21"/>
        </w:rPr>
      </w:pPr>
      <w:r>
        <w:rPr>
          <w:color w:val="000000"/>
          <w:szCs w:val="21"/>
        </w:rPr>
        <w:t>[3.1银行]：银行类金融机构包括在中华人民共和国境内设立的商业银行、村镇银行、农村合作银行、农村信用社等吸收公众存款的金融机构，以及在中华人民共和国境外注册并经所在国家或者地区金融监管当局批准的存款类金融机构。</w:t>
      </w:r>
    </w:p>
    <w:p>
      <w:pPr>
        <w:spacing w:line="440" w:lineRule="exact"/>
        <w:ind w:firstLine="420" w:firstLineChars="200"/>
        <w:rPr>
          <w:color w:val="000000"/>
          <w:szCs w:val="21"/>
        </w:rPr>
      </w:pPr>
      <w:r>
        <w:rPr>
          <w:color w:val="000000"/>
          <w:szCs w:val="21"/>
        </w:rPr>
        <w:t>[3.2非银行]：非银行类金融机构包括经金融监管部门批准设立的证券公司、保险公司、保险资产管理公司、金融资产管理公司、信托公司、企业集团财务公司、金融租赁公司、汽车金融公司、货币经纪公司、消费金融公司、基金公司、理财公司、金融资产投资公司、金融控股公司以及其他受金融监管部门监管的机构。对中国银联的债权也填报在本项目中。</w:t>
      </w:r>
    </w:p>
    <w:p>
      <w:pPr>
        <w:spacing w:line="480" w:lineRule="exact"/>
        <w:ind w:firstLine="420" w:firstLineChars="200"/>
        <w:rPr>
          <w:color w:val="000000"/>
          <w:szCs w:val="21"/>
        </w:rPr>
      </w:pPr>
      <w:r>
        <w:rPr>
          <w:color w:val="000000"/>
          <w:szCs w:val="21"/>
        </w:rPr>
        <w:t>[3.</w:t>
      </w:r>
      <w:r>
        <w:rPr>
          <w:rFonts w:hint="eastAsia"/>
          <w:color w:val="000000"/>
          <w:szCs w:val="21"/>
        </w:rPr>
        <w:t>3</w:t>
      </w:r>
      <w:r>
        <w:rPr>
          <w:color w:val="000000"/>
          <w:szCs w:val="21"/>
        </w:rPr>
        <w:t>其他多边开发银行] ：其他多边开发银行是指合格多边开发银行之外的其他多边开发银行。</w:t>
      </w:r>
    </w:p>
    <w:p>
      <w:pPr>
        <w:spacing w:line="440" w:lineRule="exact"/>
        <w:ind w:firstLine="420" w:firstLineChars="200"/>
        <w:rPr>
          <w:color w:val="000000"/>
          <w:szCs w:val="21"/>
        </w:rPr>
      </w:pPr>
      <w:r>
        <w:rPr>
          <w:color w:val="000000"/>
          <w:szCs w:val="21"/>
        </w:rPr>
        <w:t>[4.零售]：零售风险暴露应同时具有如下特征：（1）债务人是一个或几个自然人；（2）笔数多，单笔金额小；（3）按照组合方式进行管理。零售风险暴露分为个人住房抵押贷款、合格循环零售风险暴露、其他零售风险暴露三大子类。</w:t>
      </w:r>
    </w:p>
    <w:p>
      <w:pPr>
        <w:spacing w:line="440" w:lineRule="exact"/>
        <w:ind w:firstLine="420" w:firstLineChars="200"/>
        <w:rPr>
          <w:color w:val="000000"/>
          <w:szCs w:val="21"/>
        </w:rPr>
      </w:pPr>
      <w:r>
        <w:rPr>
          <w:color w:val="000000"/>
          <w:szCs w:val="21"/>
        </w:rPr>
        <w:t>[4.1个人住房抵押贷款]：是指以购买个人住房为目的并以所购房产为抵押的贷款。</w:t>
      </w:r>
    </w:p>
    <w:p>
      <w:pPr>
        <w:spacing w:line="440" w:lineRule="exact"/>
        <w:ind w:firstLine="420" w:firstLineChars="200"/>
        <w:rPr>
          <w:rFonts w:eastAsia="仿宋_GB2312"/>
          <w:sz w:val="30"/>
          <w:szCs w:val="30"/>
        </w:rPr>
      </w:pPr>
      <w:r>
        <w:rPr>
          <w:color w:val="000000"/>
          <w:szCs w:val="21"/>
        </w:rPr>
        <w:t>[4.2合格循环零售]：是指各类可循环使用、</w:t>
      </w:r>
      <w:r>
        <w:rPr>
          <w:rFonts w:hint="eastAsia"/>
          <w:color w:val="000000"/>
          <w:szCs w:val="21"/>
        </w:rPr>
        <w:t>无担保、</w:t>
      </w:r>
      <w:r>
        <w:rPr>
          <w:color w:val="000000"/>
          <w:szCs w:val="21"/>
        </w:rPr>
        <w:t>合约规定和实际操作均未</w:t>
      </w:r>
      <w:r>
        <w:rPr>
          <w:rFonts w:hint="eastAsia"/>
          <w:color w:val="000000"/>
          <w:szCs w:val="21"/>
        </w:rPr>
        <w:t>指定用途</w:t>
      </w:r>
      <w:r>
        <w:rPr>
          <w:color w:val="000000"/>
          <w:szCs w:val="21"/>
        </w:rPr>
        <w:t>的零售授信。合格循环零售风险暴露中对单一客户最大风险暴露不超过100万元人民币。合格循环零售风险暴露分为</w:t>
      </w:r>
      <w:r>
        <w:rPr>
          <w:rFonts w:hint="eastAsia"/>
          <w:color w:val="000000"/>
          <w:szCs w:val="21"/>
        </w:rPr>
        <w:t>合格</w:t>
      </w:r>
      <w:r>
        <w:rPr>
          <w:color w:val="000000"/>
          <w:szCs w:val="21"/>
        </w:rPr>
        <w:t>交易者循环零售风险暴露和一般循环零售风险暴露。</w:t>
      </w:r>
    </w:p>
    <w:p>
      <w:pPr>
        <w:spacing w:line="440" w:lineRule="exact"/>
        <w:ind w:firstLine="420" w:firstLineChars="200"/>
        <w:rPr>
          <w:color w:val="000000"/>
          <w:szCs w:val="21"/>
        </w:rPr>
      </w:pPr>
      <w:r>
        <w:rPr>
          <w:color w:val="000000"/>
          <w:szCs w:val="21"/>
        </w:rPr>
        <w:t>[4.2.1</w:t>
      </w:r>
      <w:r>
        <w:rPr>
          <w:rFonts w:hint="eastAsia"/>
          <w:color w:val="000000"/>
          <w:szCs w:val="21"/>
        </w:rPr>
        <w:t>合格</w:t>
      </w:r>
      <w:r>
        <w:rPr>
          <w:color w:val="000000"/>
          <w:szCs w:val="21"/>
        </w:rPr>
        <w:t>交易者循环零售]：</w:t>
      </w:r>
      <w:r>
        <w:rPr>
          <w:rFonts w:hint="eastAsia"/>
          <w:color w:val="000000"/>
          <w:szCs w:val="21"/>
        </w:rPr>
        <w:t>合格</w:t>
      </w:r>
      <w:r>
        <w:rPr>
          <w:color w:val="000000"/>
          <w:szCs w:val="21"/>
        </w:rPr>
        <w:t>交易者循环零售风险暴露是指在过去三年内最近12个账款金额大于0的账单周期，均按照事先约定的还款规则，在到期日前（含）全额偿还应付款项的信用卡零售循环风险暴露。</w:t>
      </w:r>
    </w:p>
    <w:p>
      <w:pPr>
        <w:spacing w:line="440" w:lineRule="exact"/>
        <w:ind w:firstLine="420" w:firstLineChars="200"/>
        <w:rPr>
          <w:color w:val="000000"/>
          <w:szCs w:val="21"/>
        </w:rPr>
      </w:pPr>
      <w:r>
        <w:rPr>
          <w:color w:val="000000"/>
          <w:szCs w:val="21"/>
        </w:rPr>
        <w:t>[4.2.1一般循环零售]：一般循环零售风险暴露是指</w:t>
      </w:r>
      <w:r>
        <w:rPr>
          <w:rFonts w:hint="eastAsia"/>
          <w:color w:val="000000"/>
          <w:szCs w:val="21"/>
        </w:rPr>
        <w:t>合格</w:t>
      </w:r>
      <w:r>
        <w:rPr>
          <w:color w:val="000000"/>
          <w:szCs w:val="21"/>
        </w:rPr>
        <w:t>交易者循环零售风险暴露之外的其他合格循环零售风险暴露。</w:t>
      </w:r>
    </w:p>
    <w:p>
      <w:pPr>
        <w:spacing w:line="440" w:lineRule="exact"/>
        <w:ind w:firstLine="420" w:firstLineChars="200"/>
        <w:rPr>
          <w:color w:val="000000"/>
          <w:szCs w:val="21"/>
        </w:rPr>
      </w:pPr>
      <w:r>
        <w:rPr>
          <w:color w:val="000000"/>
          <w:szCs w:val="21"/>
        </w:rPr>
        <w:t>[4.3其他零售]：是指除个人住房抵押贷款和合格循环零售风险暴露之外的其他对自然人的债权。如同时满足[4.3.1]所列各项特征的商业银行对企业的风险暴露，可作为符合条件的小微企业纳入其他零售风险暴露。</w:t>
      </w:r>
    </w:p>
    <w:p>
      <w:pPr>
        <w:spacing w:line="440" w:lineRule="exact"/>
        <w:ind w:firstLine="420" w:firstLineChars="200"/>
        <w:rPr>
          <w:color w:val="000000"/>
          <w:szCs w:val="21"/>
        </w:rPr>
      </w:pPr>
      <w:r>
        <w:rPr>
          <w:color w:val="000000"/>
          <w:szCs w:val="21"/>
        </w:rPr>
        <w:t>[4.3.1符合条件的小微企业]：同时满足以下各项特征的商业银行对企业的风险暴露可作为符合条件的小微企业纳入其他零售风险暴露，并在本项目填列：（1）企业符合国家相关部门规定的微型和小型企业认定标准；（2）商业银行对单家企业（或企业集团）的风险暴露不超过1000万元；（3）对单家企业（或企业集团）的风险暴露占本行信用风险暴露总额的比例不高于0.5%；（4）银行在内部管理的各个环节已经对该部分小微企业实行零售化组合式管理和资本计量。其中，风险暴露是指表内余额、“表外资产余额与CCF的乘积”、交易对手信用风险暴露之和，不考虑资产减值准备和风险缓释。</w:t>
      </w:r>
    </w:p>
    <w:p>
      <w:pPr>
        <w:spacing w:line="440" w:lineRule="exact"/>
        <w:ind w:firstLine="420" w:firstLineChars="200"/>
        <w:rPr>
          <w:b w:val="0"/>
          <w:bCs/>
          <w:color w:val="000000"/>
          <w:szCs w:val="21"/>
        </w:rPr>
      </w:pPr>
      <w:r>
        <w:rPr>
          <w:color w:val="000000"/>
          <w:szCs w:val="21"/>
        </w:rPr>
        <w:t>[5.股权]</w:t>
      </w:r>
      <w:r>
        <w:rPr>
          <w:rFonts w:hint="eastAsia"/>
          <w:color w:val="000000"/>
          <w:szCs w:val="21"/>
        </w:rPr>
        <w:t>：</w:t>
      </w:r>
      <w:r>
        <w:rPr>
          <w:color w:val="000000"/>
          <w:szCs w:val="21"/>
        </w:rPr>
        <w:t>股权风险暴露是指商业银行直接或间接持有的股东权益。纳入股权风险暴露的金融工具应同时满足如下条件：1. 持有该项金融工具获取收益的主要来源是未来资本利得，而不是随时间所产生的收益。2. 该项金融工具不可赎回，不属于发行方的债务。3. 对发行方资产或收入具有剩余索取权。</w:t>
      </w:r>
      <w:r>
        <w:rPr>
          <w:b w:val="0"/>
          <w:bCs/>
          <w:color w:val="000000"/>
          <w:szCs w:val="21"/>
        </w:rPr>
        <w:t>《办法》规定，股权风险暴露的信用风险加权资产采用权重法计量。</w:t>
      </w:r>
    </w:p>
    <w:p>
      <w:pPr>
        <w:spacing w:line="440" w:lineRule="exact"/>
        <w:ind w:firstLine="420" w:firstLineChars="200"/>
        <w:rPr>
          <w:color w:val="000000"/>
          <w:szCs w:val="21"/>
        </w:rPr>
      </w:pPr>
      <w:r>
        <w:rPr>
          <w:color w:val="000000"/>
          <w:szCs w:val="21"/>
        </w:rPr>
        <w:t>符合下列条件之一的金融工具应划分为股权风险暴露：1. 与商业银行一级资本具有同样结构的工具。2. 属于发行方债务但符合下列条件之一的金融工具：（1）发行方可无限期推迟债务清偿。（2）债务须由发行方通过发行固定数量的股票来清偿，或允许按照发行方意愿通过发行固定数量的股票来清偿。（3）债务须由发行方通过发行不定数量的股票来清偿，或允许按照发行方意愿通过发行不定数量的股票来清偿，且不定数量股票价值变化与债务价值的变动高度相关。（4）持有方有权要求以股票方式清偿债务，但以下情形除外：对可交易的工具，商业银行能证明且</w:t>
      </w:r>
      <w:r>
        <w:rPr>
          <w:rFonts w:hint="eastAsia"/>
          <w:color w:val="000000"/>
          <w:szCs w:val="21"/>
        </w:rPr>
        <w:t>国家金融监督管理总局</w:t>
      </w:r>
      <w:r>
        <w:rPr>
          <w:color w:val="000000"/>
          <w:szCs w:val="21"/>
        </w:rPr>
        <w:t>也认可该工具的交易更具有发行方的债务特征；对不可交易的工具，商业银行能证明且</w:t>
      </w:r>
      <w:r>
        <w:rPr>
          <w:rFonts w:hint="eastAsia"/>
          <w:color w:val="000000"/>
          <w:szCs w:val="21"/>
        </w:rPr>
        <w:t>国家金融监督管理总局</w:t>
      </w:r>
      <w:r>
        <w:rPr>
          <w:color w:val="000000"/>
          <w:szCs w:val="21"/>
        </w:rPr>
        <w:t>也认可该工具应作为债务处理。</w:t>
      </w:r>
    </w:p>
    <w:p>
      <w:pPr>
        <w:spacing w:line="440" w:lineRule="exact"/>
        <w:ind w:firstLine="420" w:firstLineChars="200"/>
        <w:rPr>
          <w:color w:val="000000"/>
          <w:szCs w:val="21"/>
        </w:rPr>
      </w:pPr>
      <w:r>
        <w:rPr>
          <w:color w:val="000000"/>
          <w:szCs w:val="21"/>
        </w:rPr>
        <w:t>[6.资产证券化]：资产证券化风险暴露是指商业银行因从事资产证券化业务而形成的表内外风险暴露。资产证券化风险暴露包括但不限于资产支持证券、住房抵押贷款证券、信用增级、流动性便利、利率或货币互换、信用衍生工具和分档次抵补。储备账户如果作为发起机构的资产，应当视同于资产证券化风险暴露。储备账户包括但不限于现金抵押账户和利差账户。</w:t>
      </w:r>
      <w:r>
        <w:rPr>
          <w:rFonts w:hint="eastAsia"/>
          <w:color w:val="000000"/>
          <w:szCs w:val="21"/>
        </w:rPr>
        <w:t>内评法未覆盖部分的资产证券化风险暴露风险加权资产计量规则与</w:t>
      </w:r>
      <w:r>
        <w:rPr>
          <w:color w:val="000000"/>
          <w:szCs w:val="21"/>
        </w:rPr>
        <w:t>G4B-4</w:t>
      </w:r>
      <w:r>
        <w:rPr>
          <w:rFonts w:hint="eastAsia"/>
          <w:color w:val="000000"/>
          <w:szCs w:val="21"/>
        </w:rPr>
        <w:t>表保持一致。</w:t>
      </w:r>
    </w:p>
    <w:p>
      <w:pPr>
        <w:spacing w:line="440" w:lineRule="exact"/>
        <w:ind w:firstLine="420" w:firstLineChars="200"/>
        <w:rPr>
          <w:szCs w:val="21"/>
        </w:rPr>
      </w:pPr>
      <w:r>
        <w:rPr>
          <w:szCs w:val="21"/>
        </w:rPr>
        <w:t>[</w:t>
      </w:r>
      <w:r>
        <w:rPr>
          <w:rFonts w:hint="eastAsia"/>
          <w:szCs w:val="21"/>
        </w:rPr>
        <w:t>7.</w:t>
      </w:r>
      <w:r>
        <w:rPr>
          <w:szCs w:val="21"/>
        </w:rPr>
        <w:t>资产管理产品]</w:t>
      </w:r>
      <w:r>
        <w:rPr>
          <w:color w:val="000000"/>
          <w:szCs w:val="21"/>
        </w:rPr>
        <w:t>：</w:t>
      </w:r>
      <w:r>
        <w:rPr>
          <w:rFonts w:hint="eastAsia"/>
          <w:szCs w:val="21"/>
        </w:rPr>
        <w:t>资产管理产品包括但不限于商业银行及其设立的理财公司非保本理财产品，资金信托，私募投资基金，证券公司及其子公司、基金管理公司及其子公司、期货公司及其子公司、保险资产管理机构、金融资产投资公司发行的资产管理产品以及其他符合资产管理产品定义的产品。</w:t>
      </w:r>
    </w:p>
    <w:p>
      <w:pPr>
        <w:pStyle w:val="35"/>
        <w:ind w:firstLine="420"/>
        <w:jc w:val="both"/>
        <w:rPr>
          <w:rFonts w:eastAsia="宋体"/>
          <w:color w:val="auto"/>
          <w:kern w:val="2"/>
          <w:sz w:val="21"/>
          <w:szCs w:val="21"/>
        </w:rPr>
      </w:pPr>
      <w:r>
        <w:rPr>
          <w:rFonts w:hint="eastAsia" w:ascii="宋体" w:hAnsi="宋体" w:eastAsia="宋体"/>
          <w:color w:val="auto"/>
          <w:sz w:val="21"/>
          <w:szCs w:val="21"/>
        </w:rPr>
        <w:t>填报机构应将按照</w:t>
      </w:r>
      <w:r>
        <w:rPr>
          <w:rFonts w:ascii="宋体" w:hAnsi="宋体" w:eastAsia="宋体"/>
          <w:color w:val="auto"/>
          <w:sz w:val="21"/>
          <w:szCs w:val="21"/>
        </w:rPr>
        <w:t>G4</w:t>
      </w:r>
      <w:r>
        <w:rPr>
          <w:rFonts w:hint="eastAsia" w:ascii="宋体" w:hAnsi="宋体" w:eastAsia="宋体"/>
          <w:color w:val="auto"/>
          <w:sz w:val="21"/>
          <w:szCs w:val="21"/>
        </w:rPr>
        <w:t>E</w:t>
      </w:r>
      <w:r>
        <w:rPr>
          <w:rFonts w:ascii="宋体" w:hAnsi="宋体" w:eastAsia="宋体"/>
          <w:color w:val="auto"/>
          <w:sz w:val="21"/>
          <w:szCs w:val="21"/>
        </w:rPr>
        <w:t>-</w:t>
      </w:r>
      <w:r>
        <w:rPr>
          <w:rFonts w:hint="eastAsia" w:ascii="宋体" w:hAnsi="宋体" w:eastAsia="宋体"/>
          <w:color w:val="auto"/>
          <w:sz w:val="21"/>
          <w:szCs w:val="21"/>
        </w:rPr>
        <w:t>8《资产管理产品风险加权资产汇总表（银行账簿，内评法）》报表中计算的相关结果反映在本项目中。</w:t>
      </w:r>
      <w:r>
        <w:rPr>
          <w:rFonts w:hint="eastAsia" w:eastAsia="宋体"/>
          <w:color w:val="auto"/>
          <w:kern w:val="2"/>
          <w:sz w:val="21"/>
          <w:szCs w:val="21"/>
        </w:rPr>
        <w:t>对于</w:t>
      </w:r>
      <w:r>
        <w:rPr>
          <w:rFonts w:ascii="宋体" w:hAnsi="宋体" w:eastAsia="宋体"/>
          <w:color w:val="auto"/>
          <w:sz w:val="21"/>
          <w:szCs w:val="21"/>
        </w:rPr>
        <w:t>[</w:t>
      </w:r>
      <w:r>
        <w:rPr>
          <w:rFonts w:hint="eastAsia" w:ascii="宋体" w:hAnsi="宋体" w:eastAsia="宋体"/>
          <w:color w:val="auto"/>
          <w:sz w:val="21"/>
          <w:szCs w:val="21"/>
        </w:rPr>
        <w:t>A/F</w:t>
      </w:r>
      <w:r>
        <w:rPr>
          <w:rFonts w:ascii="宋体" w:hAnsi="宋体" w:eastAsia="宋体"/>
          <w:color w:val="auto"/>
          <w:sz w:val="21"/>
          <w:szCs w:val="21"/>
        </w:rPr>
        <w:t>]</w:t>
      </w:r>
      <w:r>
        <w:rPr>
          <w:rFonts w:hint="eastAsia" w:eastAsia="宋体"/>
          <w:color w:val="auto"/>
          <w:kern w:val="2"/>
          <w:sz w:val="21"/>
          <w:szCs w:val="21"/>
        </w:rPr>
        <w:t>资产余额/名义本金、</w:t>
      </w:r>
      <w:r>
        <w:rPr>
          <w:rFonts w:ascii="宋体" w:hAnsi="宋体" w:eastAsia="宋体"/>
          <w:color w:val="auto"/>
          <w:sz w:val="21"/>
          <w:szCs w:val="21"/>
        </w:rPr>
        <w:t>[</w:t>
      </w:r>
      <w:r>
        <w:rPr>
          <w:rFonts w:hint="eastAsia" w:ascii="宋体" w:hAnsi="宋体" w:eastAsia="宋体"/>
          <w:color w:val="auto"/>
          <w:sz w:val="21"/>
          <w:szCs w:val="21"/>
        </w:rPr>
        <w:t>B/G</w:t>
      </w:r>
      <w:r>
        <w:rPr>
          <w:rFonts w:ascii="宋体" w:hAnsi="宋体" w:eastAsia="宋体"/>
          <w:color w:val="auto"/>
          <w:sz w:val="21"/>
          <w:szCs w:val="21"/>
        </w:rPr>
        <w:t>]</w:t>
      </w:r>
      <w:r>
        <w:rPr>
          <w:rFonts w:hint="eastAsia" w:eastAsia="宋体"/>
          <w:color w:val="auto"/>
          <w:kern w:val="2"/>
          <w:sz w:val="21"/>
          <w:szCs w:val="21"/>
        </w:rPr>
        <w:t>风险暴露、</w:t>
      </w:r>
      <w:r>
        <w:rPr>
          <w:rFonts w:ascii="宋体" w:hAnsi="宋体" w:eastAsia="宋体"/>
          <w:color w:val="auto"/>
          <w:sz w:val="21"/>
          <w:szCs w:val="21"/>
        </w:rPr>
        <w:t>[</w:t>
      </w:r>
      <w:r>
        <w:rPr>
          <w:rFonts w:hint="eastAsia" w:ascii="宋体" w:hAnsi="宋体" w:eastAsia="宋体"/>
          <w:color w:val="auto"/>
          <w:sz w:val="21"/>
          <w:szCs w:val="21"/>
        </w:rPr>
        <w:t>E</w:t>
      </w:r>
      <w:r>
        <w:rPr>
          <w:rFonts w:ascii="宋体" w:hAnsi="宋体" w:eastAsia="宋体"/>
          <w:color w:val="auto"/>
          <w:sz w:val="21"/>
          <w:szCs w:val="21"/>
        </w:rPr>
        <w:t>]</w:t>
      </w:r>
      <w:r>
        <w:rPr>
          <w:rFonts w:hint="eastAsia" w:eastAsia="宋体"/>
          <w:color w:val="auto"/>
          <w:kern w:val="2"/>
          <w:sz w:val="21"/>
          <w:szCs w:val="21"/>
        </w:rPr>
        <w:t>预期损失，包括填报机构使用穿透法、授权基础法、1250%风险权重计量部分，区分内评覆盖部分或未覆盖部分；对于</w:t>
      </w:r>
      <w:r>
        <w:rPr>
          <w:rFonts w:ascii="宋体" w:hAnsi="宋体" w:eastAsia="宋体"/>
          <w:color w:val="auto"/>
          <w:sz w:val="21"/>
          <w:szCs w:val="21"/>
        </w:rPr>
        <w:t>[</w:t>
      </w:r>
      <w:r>
        <w:rPr>
          <w:rFonts w:hint="eastAsia" w:ascii="宋体" w:hAnsi="宋体" w:eastAsia="宋体"/>
          <w:color w:val="auto"/>
          <w:sz w:val="21"/>
          <w:szCs w:val="21"/>
        </w:rPr>
        <w:t>C/D</w:t>
      </w:r>
      <w:r>
        <w:rPr>
          <w:rFonts w:ascii="宋体" w:hAnsi="宋体" w:eastAsia="宋体"/>
          <w:color w:val="auto"/>
          <w:sz w:val="21"/>
          <w:szCs w:val="21"/>
        </w:rPr>
        <w:t>]</w:t>
      </w:r>
      <w:r>
        <w:rPr>
          <w:rFonts w:hint="eastAsia" w:eastAsia="宋体"/>
          <w:color w:val="auto"/>
          <w:kern w:val="2"/>
          <w:sz w:val="21"/>
          <w:szCs w:val="21"/>
        </w:rPr>
        <w:t>风险加权资产，包括采用穿透法计量且内部评级法覆盖部分的信用风险加权资产；对于</w:t>
      </w:r>
      <w:r>
        <w:rPr>
          <w:rFonts w:ascii="宋体" w:hAnsi="宋体" w:eastAsia="宋体"/>
          <w:color w:val="auto"/>
          <w:sz w:val="21"/>
          <w:szCs w:val="21"/>
        </w:rPr>
        <w:t>[</w:t>
      </w:r>
      <w:r>
        <w:rPr>
          <w:rFonts w:hint="eastAsia" w:ascii="宋体" w:hAnsi="宋体" w:eastAsia="宋体"/>
          <w:color w:val="auto"/>
          <w:sz w:val="21"/>
          <w:szCs w:val="21"/>
        </w:rPr>
        <w:t>H</w:t>
      </w:r>
      <w:r>
        <w:rPr>
          <w:rFonts w:ascii="宋体" w:hAnsi="宋体" w:eastAsia="宋体"/>
          <w:color w:val="auto"/>
          <w:sz w:val="21"/>
          <w:szCs w:val="21"/>
        </w:rPr>
        <w:t>]</w:t>
      </w:r>
      <w:r>
        <w:rPr>
          <w:rFonts w:hint="eastAsia" w:eastAsia="宋体"/>
          <w:color w:val="auto"/>
          <w:kern w:val="2"/>
          <w:sz w:val="21"/>
          <w:szCs w:val="21"/>
        </w:rPr>
        <w:t>风险加权资产，包括：（1）采用穿透法计量且内部评级法未覆盖部分，以及采用授权基础法、1250%的风险权重计量的信用风险加权资产；（2）资产管理产品调整后的风险加权资产与调整前的风险加权资产差值。相关定义详见G4E-8(a)填报说明。</w:t>
      </w:r>
    </w:p>
    <w:p>
      <w:pPr>
        <w:spacing w:line="440" w:lineRule="exact"/>
        <w:ind w:firstLine="420" w:firstLineChars="200"/>
        <w:rPr>
          <w:color w:val="000000"/>
          <w:szCs w:val="21"/>
        </w:rPr>
      </w:pPr>
      <w:r>
        <w:rPr>
          <w:color w:val="000000"/>
          <w:szCs w:val="21"/>
        </w:rPr>
        <w:t>资产管理产品计量产生的交易对手信用风险、中央交易对手信用风险、信用估值调整风险应计在第III部分。</w:t>
      </w:r>
    </w:p>
    <w:p>
      <w:pPr>
        <w:spacing w:line="440" w:lineRule="exact"/>
        <w:ind w:firstLine="420" w:firstLineChars="200"/>
        <w:rPr>
          <w:color w:val="000000"/>
          <w:szCs w:val="21"/>
        </w:rPr>
      </w:pPr>
      <w:r>
        <w:rPr>
          <w:color w:val="000000"/>
          <w:szCs w:val="21"/>
        </w:rPr>
        <w:t>[</w:t>
      </w:r>
      <w:r>
        <w:rPr>
          <w:rFonts w:hint="eastAsia"/>
          <w:color w:val="000000"/>
          <w:szCs w:val="21"/>
        </w:rPr>
        <w:t>8</w:t>
      </w:r>
      <w:r>
        <w:rPr>
          <w:color w:val="000000"/>
          <w:szCs w:val="21"/>
        </w:rPr>
        <w:t>.其他]：其他风险暴露</w:t>
      </w:r>
      <w:r>
        <w:rPr>
          <w:rFonts w:hint="eastAsia"/>
          <w:color w:val="000000"/>
          <w:szCs w:val="21"/>
        </w:rPr>
        <w:t>是指</w:t>
      </w:r>
      <w:r>
        <w:rPr>
          <w:color w:val="000000"/>
          <w:szCs w:val="21"/>
        </w:rPr>
        <w:t>无法归入上述资产类别及附注内各项资产的其他资产，包括但不限于非自用不动产、其他固定资产、无形资产、未扣除的递延所得税资产</w:t>
      </w:r>
      <w:r>
        <w:rPr>
          <w:szCs w:val="21"/>
        </w:rPr>
        <w:t>等。</w:t>
      </w:r>
    </w:p>
    <w:p>
      <w:pPr>
        <w:spacing w:line="440" w:lineRule="exact"/>
        <w:ind w:firstLine="421" w:firstLineChars="200"/>
        <w:rPr>
          <w:b/>
          <w:bCs/>
          <w:color w:val="000000"/>
          <w:szCs w:val="21"/>
        </w:rPr>
      </w:pPr>
      <w:r>
        <w:rPr>
          <w:rFonts w:hint="eastAsia"/>
          <w:b/>
          <w:bCs/>
          <w:color w:val="000000"/>
          <w:szCs w:val="21"/>
        </w:rPr>
        <w:t>[第II</w:t>
      </w:r>
      <w:r>
        <w:rPr>
          <w:b/>
          <w:bCs/>
          <w:color w:val="000000"/>
          <w:szCs w:val="21"/>
        </w:rPr>
        <w:t>I</w:t>
      </w:r>
      <w:r>
        <w:rPr>
          <w:rFonts w:hint="eastAsia"/>
          <w:b/>
          <w:bCs/>
          <w:color w:val="000000"/>
          <w:szCs w:val="21"/>
        </w:rPr>
        <w:t>部分]</w:t>
      </w:r>
    </w:p>
    <w:p>
      <w:pPr>
        <w:spacing w:line="440" w:lineRule="exact"/>
        <w:ind w:firstLine="420" w:firstLineChars="200"/>
        <w:rPr>
          <w:bCs/>
          <w:szCs w:val="21"/>
        </w:rPr>
      </w:pPr>
      <w:r>
        <w:rPr>
          <w:bCs/>
          <w:szCs w:val="21"/>
        </w:rPr>
        <w:t>交易对手信用风险</w:t>
      </w:r>
      <w:r>
        <w:rPr>
          <w:rFonts w:hint="eastAsia"/>
          <w:bCs/>
          <w:szCs w:val="21"/>
        </w:rPr>
        <w:t>是</w:t>
      </w:r>
      <w:r>
        <w:rPr>
          <w:bCs/>
          <w:szCs w:val="21"/>
        </w:rPr>
        <w:t>指</w:t>
      </w:r>
      <w:r>
        <w:rPr>
          <w:rFonts w:hint="eastAsia"/>
          <w:bCs/>
          <w:szCs w:val="21"/>
        </w:rPr>
        <w:t>针对衍生</w:t>
      </w:r>
      <w:r>
        <w:rPr>
          <w:rFonts w:hint="eastAsia" w:ascii="宋体" w:hAnsi="宋体" w:cs="宋体"/>
          <w:bCs/>
          <w:szCs w:val="21"/>
        </w:rPr>
        <w:t>工具、证券融资交易的交易对手在交易相关的现金流结算完成前，因为交易对手违约所导致的风险。当违约发生时，若与该交易对手相关的交易或涉及该交易的资产组合市场价值为正数，则会产生损失。</w:t>
      </w:r>
      <w:r>
        <w:rPr>
          <w:bCs/>
          <w:szCs w:val="21"/>
        </w:rPr>
        <w:t>无论是在银行</w:t>
      </w:r>
      <w:r>
        <w:rPr>
          <w:rFonts w:hint="eastAsia"/>
          <w:bCs/>
          <w:szCs w:val="21"/>
        </w:rPr>
        <w:t>账簿</w:t>
      </w:r>
      <w:r>
        <w:rPr>
          <w:bCs/>
          <w:szCs w:val="21"/>
        </w:rPr>
        <w:t>还是在交易</w:t>
      </w:r>
      <w:r>
        <w:rPr>
          <w:rFonts w:hint="eastAsia"/>
          <w:bCs/>
          <w:szCs w:val="21"/>
        </w:rPr>
        <w:t>账簿</w:t>
      </w:r>
      <w:r>
        <w:rPr>
          <w:bCs/>
          <w:szCs w:val="21"/>
        </w:rPr>
        <w:t>的业务或产品，都可能承担交易对手信用风险。</w:t>
      </w:r>
      <w:r>
        <w:rPr>
          <w:szCs w:val="21"/>
        </w:rPr>
        <w:t>商业银行应制定与其交易活动的特征、复杂程度和风险暴露水平相适应的交易对手信用风险管理政策和程序，应计量银行</w:t>
      </w:r>
      <w:r>
        <w:rPr>
          <w:rFonts w:hint="eastAsia"/>
          <w:szCs w:val="21"/>
        </w:rPr>
        <w:t>账簿</w:t>
      </w:r>
      <w:r>
        <w:rPr>
          <w:szCs w:val="21"/>
        </w:rPr>
        <w:t>和交易</w:t>
      </w:r>
      <w:r>
        <w:rPr>
          <w:rFonts w:hint="eastAsia"/>
          <w:szCs w:val="21"/>
        </w:rPr>
        <w:t>账簿</w:t>
      </w:r>
      <w:r>
        <w:rPr>
          <w:szCs w:val="21"/>
        </w:rPr>
        <w:t>的交易对手信用风险加权资产。</w:t>
      </w:r>
      <w:r>
        <w:rPr>
          <w:rFonts w:hint="eastAsia"/>
          <w:szCs w:val="21"/>
        </w:rPr>
        <w:t>《办法》中的《附件9：交易对手信用风险加权资产计量规则》《附件10：中央交易对手风险暴露资本计量规则》和《附件17：信用估值调整风险加权资产计量规则》规定了</w:t>
      </w:r>
      <w:r>
        <w:rPr>
          <w:szCs w:val="21"/>
        </w:rPr>
        <w:t>具体交易对手信用风险加权资产计算</w:t>
      </w:r>
      <w:r>
        <w:rPr>
          <w:rFonts w:hint="eastAsia"/>
          <w:szCs w:val="21"/>
        </w:rPr>
        <w:t>方法</w:t>
      </w:r>
      <w:r>
        <w:rPr>
          <w:szCs w:val="21"/>
        </w:rPr>
        <w:t>。</w:t>
      </w:r>
    </w:p>
    <w:p>
      <w:pPr>
        <w:spacing w:line="440" w:lineRule="exact"/>
        <w:ind w:firstLine="420" w:firstLineChars="200"/>
        <w:rPr>
          <w:szCs w:val="21"/>
        </w:rPr>
      </w:pPr>
      <w:r>
        <w:rPr>
          <w:szCs w:val="21"/>
        </w:rPr>
        <w:t>商业银行应计算银行账</w:t>
      </w:r>
      <w:r>
        <w:rPr>
          <w:rFonts w:hint="eastAsia"/>
          <w:szCs w:val="21"/>
        </w:rPr>
        <w:t>簿</w:t>
      </w:r>
      <w:r>
        <w:rPr>
          <w:szCs w:val="21"/>
        </w:rPr>
        <w:t>和交易账</w:t>
      </w:r>
      <w:r>
        <w:rPr>
          <w:rFonts w:hint="eastAsia"/>
          <w:szCs w:val="21"/>
        </w:rPr>
        <w:t>簿</w:t>
      </w:r>
      <w:r>
        <w:rPr>
          <w:szCs w:val="21"/>
        </w:rPr>
        <w:t>中未结算的</w:t>
      </w:r>
      <w:r>
        <w:rPr>
          <w:rFonts w:hint="eastAsia"/>
          <w:szCs w:val="21"/>
        </w:rPr>
        <w:t>场外衍生工具、场内衍生工具、长期限结算交易和证券融资交易</w:t>
      </w:r>
      <w:r>
        <w:rPr>
          <w:szCs w:val="21"/>
        </w:rPr>
        <w:t>的交易对手信用风险暴露的风险加权资产，包括</w:t>
      </w:r>
      <w:r>
        <w:rPr>
          <w:rFonts w:hint="eastAsia"/>
          <w:szCs w:val="21"/>
        </w:rPr>
        <w:t>四部分</w:t>
      </w:r>
      <w:r>
        <w:rPr>
          <w:szCs w:val="21"/>
        </w:rPr>
        <w:t>：（1）</w:t>
      </w:r>
      <w:r>
        <w:rPr>
          <w:rFonts w:hint="eastAsia"/>
          <w:szCs w:val="21"/>
        </w:rPr>
        <w:t>与非中央交易对手交易的</w:t>
      </w:r>
      <w:r>
        <w:rPr>
          <w:szCs w:val="21"/>
        </w:rPr>
        <w:t>衍生工具交易形成的</w:t>
      </w:r>
      <w:r>
        <w:rPr>
          <w:rFonts w:hint="eastAsia"/>
          <w:szCs w:val="21"/>
        </w:rPr>
        <w:t>交易对手违约风险加权资产</w:t>
      </w:r>
      <w:r>
        <w:rPr>
          <w:szCs w:val="21"/>
        </w:rPr>
        <w:t>；（2）</w:t>
      </w:r>
      <w:r>
        <w:rPr>
          <w:rFonts w:hint="eastAsia"/>
          <w:szCs w:val="21"/>
        </w:rPr>
        <w:t>与非中央交易对手交易的</w:t>
      </w:r>
      <w:r>
        <w:rPr>
          <w:szCs w:val="21"/>
        </w:rPr>
        <w:t>证券融资交易（包括回购交易、证券借贷和保证金贷款交易等）形成的交易对手</w:t>
      </w:r>
      <w:r>
        <w:rPr>
          <w:rFonts w:hint="eastAsia"/>
          <w:szCs w:val="21"/>
        </w:rPr>
        <w:t>违约风险加权资产</w:t>
      </w:r>
      <w:r>
        <w:rPr>
          <w:szCs w:val="21"/>
        </w:rPr>
        <w:t>；（3）</w:t>
      </w:r>
      <w:r>
        <w:rPr>
          <w:rFonts w:hint="eastAsia"/>
          <w:szCs w:val="21"/>
        </w:rPr>
        <w:t>与非中央交易对手交易的衍生工具和证券融资交易形成的信用估值调整风险加权资产；（4）</w:t>
      </w:r>
      <w:r>
        <w:rPr>
          <w:szCs w:val="21"/>
        </w:rPr>
        <w:t>与中央交易对手交易形成的</w:t>
      </w:r>
      <w:r>
        <w:rPr>
          <w:rFonts w:hint="eastAsia"/>
          <w:szCs w:val="21"/>
        </w:rPr>
        <w:t>风险加权资产。</w:t>
      </w:r>
    </w:p>
    <w:p>
      <w:pPr>
        <w:spacing w:line="440" w:lineRule="exact"/>
        <w:ind w:firstLine="420" w:firstLineChars="200"/>
        <w:rPr>
          <w:color w:val="000000"/>
          <w:szCs w:val="21"/>
        </w:rPr>
      </w:pPr>
      <w:r>
        <w:rPr>
          <w:rFonts w:hint="eastAsia"/>
          <w:color w:val="000000"/>
          <w:szCs w:val="21"/>
        </w:rPr>
        <w:t>商业银行的交易对手为经我国金融监督管理部门批准设立的金融机构，且交易双方签署《中国银行间市场金融衍生产品交易主协议》《中国证券期货市场衍生品交易主协议》《国际掉期及衍生工具协会主协议》或者</w:t>
      </w:r>
      <w:r>
        <w:rPr>
          <w:rFonts w:hint="eastAsia" w:ascii="宋体" w:hAnsi="宋体" w:eastAsia="宋体" w:cs="宋体"/>
          <w:color w:val="000000"/>
          <w:szCs w:val="21"/>
        </w:rPr>
        <w:t>国家金融监督管理总局</w:t>
      </w:r>
      <w:r>
        <w:rPr>
          <w:rFonts w:hint="eastAsia"/>
          <w:color w:val="000000"/>
          <w:szCs w:val="21"/>
        </w:rPr>
        <w:t>认可的其他合法有效净额结算主协议的，可不适用《办法》附件9第二部分（五）第一条中第2款、第3款的规定，商业银行可以按照净额计算衍生工具交易对手违约风险暴露。商业银行债券回购交易违约风险和资本计量参照上述要求执行。商业银行与其他交易对手的净额结算组合认定仍按《办法》附件9相关要求执行。</w:t>
      </w:r>
    </w:p>
    <w:p>
      <w:pPr>
        <w:spacing w:line="440" w:lineRule="exact"/>
        <w:ind w:firstLine="420" w:firstLineChars="200"/>
        <w:rPr>
          <w:rFonts w:ascii="宋体" w:hAnsi="宋体" w:cs="宋体"/>
          <w:szCs w:val="21"/>
        </w:rPr>
      </w:pPr>
      <w:r>
        <w:rPr>
          <w:rFonts w:hint="eastAsia"/>
          <w:color w:val="000000"/>
          <w:szCs w:val="21"/>
        </w:rPr>
        <w:t>商业银行衍生工具交易通过中央清算机构集中清算的，如该中央清算机构满足《办法》附件10合格中央交易对手定义的，商业银行对其交易风险暴露可以按照净额计算，同时适用附件10关于对合格中央交易对手交易风险暴露的风险权重规定。证券融资交易参照执行。</w:t>
      </w:r>
    </w:p>
    <w:p>
      <w:pPr>
        <w:spacing w:line="440" w:lineRule="exact"/>
        <w:ind w:firstLine="420" w:firstLineChars="200"/>
      </w:pPr>
      <w:r>
        <w:rPr>
          <w:rFonts w:hint="eastAsia"/>
          <w:szCs w:val="21"/>
        </w:rPr>
        <w:t>[1.公司]-[6.资产证券化]：反映</w:t>
      </w:r>
      <w:r>
        <w:rPr>
          <w:szCs w:val="21"/>
        </w:rPr>
        <w:t>衍生工具交易</w:t>
      </w:r>
      <w:r>
        <w:rPr>
          <w:rFonts w:hint="eastAsia"/>
          <w:szCs w:val="21"/>
        </w:rPr>
        <w:t>形成</w:t>
      </w:r>
      <w:r>
        <w:rPr>
          <w:szCs w:val="21"/>
        </w:rPr>
        <w:t>的交易对手违约风险。</w:t>
      </w:r>
      <w:r>
        <w:rPr>
          <w:rFonts w:hint="eastAsia"/>
          <w:szCs w:val="21"/>
        </w:rPr>
        <w:t>商业银行应按照《办法》附件</w:t>
      </w:r>
      <w:r>
        <w:rPr>
          <w:szCs w:val="21"/>
        </w:rPr>
        <w:t>9</w:t>
      </w:r>
      <w:r>
        <w:rPr>
          <w:rFonts w:hint="eastAsia"/>
          <w:szCs w:val="21"/>
        </w:rPr>
        <w:t>要求使用</w:t>
      </w:r>
      <w:r>
        <w:rPr>
          <w:rFonts w:hint="eastAsia" w:ascii="宋体" w:hAnsi="宋体" w:cs="宋体"/>
          <w:szCs w:val="21"/>
        </w:rPr>
        <w:t>交易对手信用风险标准法</w:t>
      </w:r>
      <w:r>
        <w:rPr>
          <w:rFonts w:hint="eastAsia"/>
          <w:szCs w:val="21"/>
        </w:rPr>
        <w:t>（</w:t>
      </w:r>
      <w:r>
        <w:rPr>
          <w:szCs w:val="21"/>
        </w:rPr>
        <w:t>SA-CCR</w:t>
      </w:r>
      <w:r>
        <w:rPr>
          <w:rFonts w:hint="eastAsia"/>
          <w:szCs w:val="21"/>
        </w:rPr>
        <w:t>）或现期风险暴露法计量违约风险暴露。</w:t>
      </w:r>
      <w:r>
        <w:rPr>
          <w:rFonts w:hint="eastAsia"/>
          <w:bCs/>
          <w:szCs w:val="21"/>
        </w:rPr>
        <w:t>对应的</w:t>
      </w:r>
      <w:r>
        <w:rPr>
          <w:rFonts w:hint="eastAsia"/>
          <w:szCs w:val="21"/>
        </w:rPr>
        <w:t>详细计算方法见</w:t>
      </w:r>
      <w:r>
        <w:rPr>
          <w:rFonts w:hint="eastAsia"/>
        </w:rPr>
        <w:t>G4E-6（a）和 G4E-6（a</w:t>
      </w:r>
      <w:r>
        <w:t>1</w:t>
      </w:r>
      <w:r>
        <w:rPr>
          <w:rFonts w:hint="eastAsia"/>
        </w:rPr>
        <w:t>）及对应的填报说明。</w:t>
      </w:r>
    </w:p>
    <w:p>
      <w:pPr>
        <w:pStyle w:val="126"/>
        <w:spacing w:line="480" w:lineRule="exact"/>
        <w:ind w:firstLine="420" w:firstLineChars="200"/>
        <w:jc w:val="both"/>
        <w:rPr>
          <w:rFonts w:ascii="宋体" w:hAnsi="宋体" w:cs="宋体"/>
          <w:sz w:val="21"/>
          <w:szCs w:val="21"/>
        </w:rPr>
      </w:pPr>
      <w:r>
        <w:rPr>
          <w:rFonts w:hint="eastAsia" w:ascii="宋体" w:hAnsi="宋体" w:cs="宋体"/>
          <w:sz w:val="21"/>
          <w:szCs w:val="21"/>
        </w:rPr>
        <w:t>[7.其他]：包括</w:t>
      </w:r>
      <w:r>
        <w:rPr>
          <w:rFonts w:hint="eastAsia" w:ascii="宋体" w:hAnsi="宋体" w:cs="宋体"/>
          <w:color w:val="auto"/>
          <w:kern w:val="2"/>
          <w:sz w:val="21"/>
          <w:szCs w:val="21"/>
        </w:rPr>
        <w:t>信用估值调整、中央交易对手和与非中央交易对手交易的证券融资交易三部分。</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sz w:val="21"/>
          <w:szCs w:val="21"/>
        </w:rPr>
        <w:t>[7.1.信用估值调整]：</w:t>
      </w:r>
      <w:r>
        <w:rPr>
          <w:rFonts w:hint="eastAsia" w:ascii="宋体" w:hAnsi="宋体" w:cs="宋体"/>
          <w:color w:val="auto"/>
          <w:kern w:val="2"/>
          <w:sz w:val="21"/>
          <w:szCs w:val="21"/>
        </w:rPr>
        <w:t>商业银行应对与非合格中央交易对手开展的衍生工具交易计量信用估值调整（CVA）风险资本要求，其中，非合格中央交易对手包括非中央交易对手和不合格中央交易对手。商业银行无需计量证券融资交易的信用估值调整资本要求。对于证券融资交易信用估值调整风险较大的商业银行，</w:t>
      </w:r>
      <w:r>
        <w:rPr>
          <w:rFonts w:hint="eastAsia" w:ascii="宋体" w:hAnsi="宋体" w:eastAsia="宋体" w:cs="宋体"/>
          <w:sz w:val="21"/>
          <w:szCs w:val="21"/>
        </w:rPr>
        <w:t>国家金融监督管理总局</w:t>
      </w:r>
      <w:r>
        <w:rPr>
          <w:rFonts w:hint="eastAsia" w:ascii="宋体" w:hAnsi="宋体" w:cs="宋体"/>
          <w:color w:val="auto"/>
          <w:kern w:val="2"/>
          <w:sz w:val="21"/>
          <w:szCs w:val="21"/>
        </w:rPr>
        <w:t>有权要求其额外计提该类业务的信用估值调整风险资本。</w:t>
      </w:r>
    </w:p>
    <w:p>
      <w:pPr>
        <w:pStyle w:val="126"/>
        <w:spacing w:line="480" w:lineRule="exact"/>
        <w:ind w:firstLine="420" w:firstLineChars="200"/>
        <w:jc w:val="both"/>
        <w:rPr>
          <w:bCs/>
          <w:color w:val="auto"/>
          <w:kern w:val="2"/>
          <w:sz w:val="21"/>
          <w:szCs w:val="21"/>
        </w:rPr>
      </w:pPr>
      <w:r>
        <w:rPr>
          <w:rFonts w:hint="eastAsia"/>
          <w:bCs/>
          <w:color w:val="auto"/>
          <w:kern w:val="2"/>
          <w:sz w:val="21"/>
          <w:szCs w:val="21"/>
        </w:rPr>
        <w:t>商业银行非合格中央交易对手衍生工具名义金额合计小于或等于8000亿元的，可采用简化方法，即取交易对手违约风险资本要求作为其信用估值调整资本要求。在此情况下，不认可信用估值调整对冲影响。</w:t>
      </w:r>
    </w:p>
    <w:p>
      <w:pPr>
        <w:spacing w:line="440" w:lineRule="exact"/>
        <w:ind w:firstLine="420" w:firstLineChars="200"/>
        <w:rPr>
          <w:bCs/>
          <w:szCs w:val="21"/>
        </w:rPr>
      </w:pPr>
      <w:r>
        <w:rPr>
          <w:rFonts w:hint="eastAsia"/>
          <w:bCs/>
          <w:szCs w:val="21"/>
        </w:rPr>
        <w:t>信用估值调整资本要求的计算分为简化版和完整版。存在信用估值调整风险合格对冲的商业银行可适用完整版。</w:t>
      </w:r>
    </w:p>
    <w:p>
      <w:pPr>
        <w:pStyle w:val="126"/>
        <w:numPr>
          <w:ilvl w:val="0"/>
          <w:numId w:val="3"/>
        </w:numPr>
        <w:spacing w:line="480" w:lineRule="exact"/>
        <w:ind w:firstLine="420" w:firstLineChars="200"/>
        <w:jc w:val="both"/>
        <w:rPr>
          <w:color w:val="auto"/>
          <w:kern w:val="2"/>
          <w:sz w:val="21"/>
          <w:szCs w:val="21"/>
        </w:rPr>
      </w:pPr>
      <w:r>
        <w:rPr>
          <w:color w:val="auto"/>
          <w:kern w:val="2"/>
          <w:sz w:val="21"/>
          <w:szCs w:val="21"/>
        </w:rPr>
        <w:t>信用估值调整</w:t>
      </w:r>
      <w:r>
        <w:rPr>
          <w:rFonts w:hint="eastAsia"/>
          <w:color w:val="auto"/>
          <w:kern w:val="2"/>
          <w:sz w:val="21"/>
          <w:szCs w:val="21"/>
        </w:rPr>
        <w:t>简化版</w:t>
      </w:r>
      <w:r>
        <w:rPr>
          <w:color w:val="auto"/>
          <w:kern w:val="2"/>
          <w:sz w:val="21"/>
          <w:szCs w:val="21"/>
        </w:rPr>
        <w:t>风险加权资产的计算公式</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sz w:val="21"/>
          <w:szCs w:val="21"/>
        </w:rPr>
        <w:t>（1）商业银行应采用以下公式计算信用估值调整风险加权资</w:t>
      </w:r>
      <w:r>
        <w:rPr>
          <w:rFonts w:hint="eastAsia" w:ascii="宋体" w:hAnsi="宋体" w:cs="宋体"/>
          <w:color w:val="auto"/>
          <w:kern w:val="2"/>
          <w:sz w:val="21"/>
          <w:szCs w:val="21"/>
        </w:rPr>
        <w:t>产：</w:t>
      </w:r>
    </w:p>
    <w:p>
      <w:pPr>
        <w:pStyle w:val="126"/>
        <w:spacing w:line="480" w:lineRule="exact"/>
        <w:jc w:val="center"/>
        <w:rPr>
          <w:sz w:val="22"/>
          <w:szCs w:val="22"/>
        </w:rPr>
      </w:pPr>
      <m:oMathPara>
        <m:oMath>
          <m:r>
            <m:rPr>
              <m:sty m:val="p"/>
            </m:rPr>
            <w:rPr>
              <w:rFonts w:ascii="Cambria Math" w:hAnsi="Cambria Math"/>
            </w:rPr>
            <m:t>CVA风险加权资产</m:t>
          </m:r>
          <m:r>
            <m:rPr/>
            <w:rPr>
              <w:rFonts w:ascii="Cambria Math" w:hAnsi="Cambria Math"/>
            </w:rPr>
            <m:t>=12.5×0.65×</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reduced</m:t>
              </m:r>
              <m:ctrlPr>
                <w:rPr>
                  <w:rFonts w:ascii="Cambria Math" w:hAnsi="Cambria Math"/>
                  <w:i/>
                </w:rPr>
              </m:ctrlPr>
            </m:sub>
          </m:sSub>
        </m:oMath>
      </m:oMathPara>
    </w:p>
    <w:p>
      <w:pPr>
        <w:pStyle w:val="126"/>
        <w:jc w:val="center"/>
        <w:rPr>
          <w:rFonts w:ascii="宋体" w:hAnsi="宋体" w:cs="宋体"/>
          <w:color w:val="auto"/>
          <w:kern w:val="2"/>
          <w:sz w:val="21"/>
          <w:szCs w:val="21"/>
        </w:rPr>
      </w:pPr>
      <w:r>
        <w:drawing>
          <wp:inline distT="0" distB="0" distL="114300" distR="114300">
            <wp:extent cx="2734945" cy="394970"/>
            <wp:effectExtent l="0" t="0" r="8255" b="5080"/>
            <wp:docPr id="1"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7"/>
                    <pic:cNvPicPr>
                      <a:picLocks noChangeAspect="1"/>
                    </pic:cNvPicPr>
                  </pic:nvPicPr>
                  <pic:blipFill>
                    <a:blip r:embed="rId8"/>
                    <a:stretch>
                      <a:fillRect/>
                    </a:stretch>
                  </pic:blipFill>
                  <pic:spPr>
                    <a:xfrm>
                      <a:off x="0" y="0"/>
                      <a:ext cx="2734945" cy="394970"/>
                    </a:xfrm>
                    <a:prstGeom prst="rect">
                      <a:avLst/>
                    </a:prstGeom>
                    <a:noFill/>
                    <a:ln>
                      <a:noFill/>
                    </a:ln>
                  </pic:spPr>
                </pic:pic>
              </a:graphicData>
            </a:graphic>
          </wp:inline>
        </w:drawing>
      </w:r>
      <w:r>
        <w:rPr>
          <w:rFonts w:hint="eastAsia" w:ascii="宋体" w:hAnsi="宋体" w:cs="宋体"/>
          <w:color w:val="auto"/>
          <w:kern w:val="2"/>
          <w:sz w:val="21"/>
          <w:szCs w:val="21"/>
        </w:rPr>
        <w:t xml:space="preserve"> </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其中：</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25" o:spt="75" type="#_x0000_t75" style="height:19.2pt;width:39.6pt;" o:ole="t" filled="f" o:preferrelative="t" stroked="f" coordsize="21600,21600">
            <v:path/>
            <v:fill on="f" focussize="0,0"/>
            <v:stroke on="f" joinstyle="miter"/>
            <v:imagedata r:id="rId10" o:title=""/>
            <o:lock v:ext="edit" aspectratio="t"/>
            <w10:wrap type="none"/>
            <w10:anchorlock/>
          </v:shape>
          <o:OLEObject Type="Embed" ProgID="Equation.DSMT4" ShapeID="_x0000_i1025" DrawAspect="Content" ObjectID="_1468075725" r:id="rId9">
            <o:LockedField>false</o:LockedField>
          </o:OLEObject>
        </w:object>
      </w:r>
      <w:r>
        <w:rPr>
          <w:rFonts w:hint="eastAsia" w:ascii="宋体" w:hAnsi="宋体" w:cs="宋体"/>
          <w:color w:val="auto"/>
          <w:kern w:val="2"/>
          <w:sz w:val="21"/>
          <w:szCs w:val="21"/>
        </w:rPr>
        <w:t>是单独考虑交易对手c的信用估值调整资本要求。</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position w:val="-10"/>
          <w:sz w:val="21"/>
          <w:szCs w:val="21"/>
        </w:rPr>
        <w:object>
          <v:shape id="_x0000_i1026" o:spt="75" type="#_x0000_t75" style="height:13.2pt;width:13.2pt;" o:ole="t" filled="f" o:preferrelative="t" stroked="f" coordsize="21600,21600">
            <v:path/>
            <v:fill on="f" focussize="0,0"/>
            <v:stroke on="f" joinstyle="miter"/>
            <v:imagedata r:id="rId12" o:title=""/>
            <o:lock v:ext="edit" aspectratio="t"/>
            <w10:wrap type="none"/>
            <w10:anchorlock/>
          </v:shape>
          <o:OLEObject Type="Embed" ProgID="Equation.DSMT4" ShapeID="_x0000_i1026" DrawAspect="Content" ObjectID="_1468075726" r:id="rId11">
            <o:LockedField>false</o:LockedField>
          </o:OLEObject>
        </w:object>
      </w:r>
      <w:r>
        <w:rPr>
          <w:rFonts w:hint="eastAsia" w:ascii="宋体" w:hAnsi="宋体" w:cs="宋体"/>
          <w:color w:val="auto"/>
          <w:kern w:val="2"/>
          <w:sz w:val="21"/>
          <w:szCs w:val="21"/>
        </w:rPr>
        <w:t>是监管相关系数，</w:t>
      </w:r>
      <w:r>
        <w:rPr>
          <w:rFonts w:hint="eastAsia" w:ascii="宋体" w:hAnsi="宋体" w:cs="宋体"/>
          <w:position w:val="-10"/>
          <w:sz w:val="21"/>
          <w:szCs w:val="21"/>
        </w:rPr>
        <w:object>
          <v:shape id="_x0000_i1027" o:spt="75" type="#_x0000_t75" style="height:13.2pt;width:13.2pt;" o:ole="t" filled="f" o:preferrelative="t" stroked="f" coordsize="21600,21600">
            <v:path/>
            <v:fill on="f" focussize="0,0"/>
            <v:stroke on="f" joinstyle="miter"/>
            <v:imagedata r:id="rId14" o:title=""/>
            <o:lock v:ext="edit" aspectratio="t"/>
            <w10:wrap type="none"/>
            <w10:anchorlock/>
          </v:shape>
          <o:OLEObject Type="Embed" ProgID="Equation.DSMT4" ShapeID="_x0000_i1027" DrawAspect="Content" ObjectID="_1468075727" r:id="rId13">
            <o:LockedField>false</o:LockedField>
          </o:OLEObject>
        </w:object>
      </w:r>
      <w:r>
        <w:rPr>
          <w:rFonts w:hint="eastAsia" w:ascii="宋体" w:hAnsi="宋体" w:cs="宋体"/>
          <w:color w:val="auto"/>
          <w:kern w:val="2"/>
          <w:sz w:val="21"/>
          <w:szCs w:val="21"/>
        </w:rPr>
        <w:t>=0.5。</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（2）单独考虑交易对手c的信用估值调整资本要求</w:t>
      </w:r>
      <w:r>
        <w:rPr>
          <w:rFonts w:hint="eastAsia" w:ascii="宋体" w:hAnsi="宋体" w:cs="宋体"/>
          <w:position w:val="-12"/>
          <w:sz w:val="21"/>
          <w:szCs w:val="21"/>
        </w:rPr>
        <w:object>
          <v:shape id="_x0000_i1028" o:spt="75" type="#_x0000_t75" style="height:19.2pt;width:39.6pt;" o:ole="t" filled="f" o:preferrelative="t" stroked="f" coordsize="21600,21600">
            <v:path/>
            <v:fill on="f" focussize="0,0"/>
            <v:stroke on="f" joinstyle="miter"/>
            <v:imagedata r:id="rId16" o:title=""/>
            <o:lock v:ext="edit" aspectratio="t"/>
            <w10:wrap type="none"/>
            <w10:anchorlock/>
          </v:shape>
          <o:OLEObject Type="Embed" ProgID="Equation.DSMT4" ShapeID="_x0000_i1028" DrawAspect="Content" ObjectID="_1468075728" r:id="rId15">
            <o:LockedField>false</o:LockedField>
          </o:OLEObject>
        </w:object>
      </w:r>
      <w:r>
        <w:rPr>
          <w:rFonts w:hint="eastAsia" w:ascii="宋体" w:hAnsi="宋体" w:cs="宋体"/>
          <w:color w:val="auto"/>
          <w:kern w:val="2"/>
          <w:sz w:val="21"/>
          <w:szCs w:val="21"/>
        </w:rPr>
        <w:t>计算公式如下：</w:t>
      </w:r>
    </w:p>
    <w:p>
      <w:pPr>
        <w:pStyle w:val="126"/>
        <w:jc w:val="center"/>
        <w:rPr>
          <w:rFonts w:ascii="宋体" w:hAnsi="宋体" w:cs="宋体"/>
          <w:color w:val="auto"/>
          <w:kern w:val="2"/>
          <w:sz w:val="21"/>
          <w:szCs w:val="21"/>
        </w:rPr>
      </w:pPr>
      <w:r>
        <w:drawing>
          <wp:inline distT="0" distB="0" distL="114300" distR="114300">
            <wp:extent cx="2601595" cy="338455"/>
            <wp:effectExtent l="0" t="0" r="8255" b="4445"/>
            <wp:docPr id="2"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pic:cNvPicPr>
                      <a:picLocks noChangeAspect="1"/>
                    </pic:cNvPicPr>
                  </pic:nvPicPr>
                  <pic:blipFill>
                    <a:blip r:embed="rId17"/>
                    <a:stretch>
                      <a:fillRect/>
                    </a:stretch>
                  </pic:blipFill>
                  <pic:spPr>
                    <a:xfrm>
                      <a:off x="0" y="0"/>
                      <a:ext cx="2601595" cy="338455"/>
                    </a:xfrm>
                    <a:prstGeom prst="rect">
                      <a:avLst/>
                    </a:prstGeom>
                    <a:noFill/>
                    <a:ln>
                      <a:noFill/>
                    </a:ln>
                  </pic:spPr>
                </pic:pic>
              </a:graphicData>
            </a:graphic>
          </wp:inline>
        </w:drawing>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其中：</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29" o:spt="75" type="#_x0000_t75" style="height:19.2pt;width:25.8pt;" o:ole="t" filled="f" o:preferrelative="t" stroked="f" coordsize="21600,21600">
            <v:path/>
            <v:fill on="f" focussize="0,0"/>
            <v:stroke on="f" joinstyle="miter"/>
            <v:imagedata r:id="rId19" o:title=""/>
            <o:lock v:ext="edit" aspectratio="t"/>
            <w10:wrap type="none"/>
            <w10:anchorlock/>
          </v:shape>
          <o:OLEObject Type="Embed" ProgID="Equation.DSMT4" ShapeID="_x0000_i1029" DrawAspect="Content" ObjectID="_1468075729" r:id="rId18">
            <o:LockedField>false</o:LockedField>
          </o:OLEObject>
        </w:object>
      </w:r>
      <w:r>
        <w:rPr>
          <w:rFonts w:hint="eastAsia" w:ascii="宋体" w:hAnsi="宋体" w:cs="宋体"/>
          <w:color w:val="auto"/>
          <w:kern w:val="2"/>
          <w:sz w:val="21"/>
          <w:szCs w:val="21"/>
        </w:rPr>
        <w:t>是交易对手c的风险权重，基于交易对手所在行业和信用水平综合确定。</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position w:val="-14"/>
          <w:sz w:val="21"/>
          <w:szCs w:val="21"/>
        </w:rPr>
        <w:object>
          <v:shape id="_x0000_i1030" o:spt="75" type="#_x0000_t75" style="height:13.2pt;width:25.8pt;" o:ole="t" filled="f" o:preferrelative="t" stroked="f" coordsize="21600,21600">
            <v:path/>
            <v:fill on="f" focussize="0,0"/>
            <v:stroke on="f" joinstyle="miter"/>
            <v:imagedata r:id="rId21" o:title=""/>
            <o:lock v:ext="edit" aspectratio="t"/>
            <w10:wrap type="none"/>
            <w10:anchorlock/>
          </v:shape>
          <o:OLEObject Type="Embed" ProgID="Equation.DSMT4" ShapeID="_x0000_i1030" DrawAspect="Content" ObjectID="_1468075730" r:id="rId20">
            <o:LockedField>false</o:LockedField>
          </o:OLEObject>
        </w:object>
      </w:r>
      <w:r>
        <w:rPr>
          <w:rFonts w:hint="eastAsia" w:ascii="宋体" w:hAnsi="宋体" w:cs="宋体"/>
          <w:color w:val="auto"/>
          <w:kern w:val="2"/>
          <w:sz w:val="21"/>
          <w:szCs w:val="21"/>
        </w:rPr>
        <w:t>是净额结算组合NS的有效期限，详见《办法》</w:t>
      </w:r>
      <w:r>
        <w:rPr>
          <w:rFonts w:hint="eastAsia" w:ascii="宋体" w:hAnsi="宋体" w:cs="宋体"/>
          <w:sz w:val="21"/>
          <w:szCs w:val="21"/>
        </w:rPr>
        <w:t>附件5第六部分（六），且</w:t>
      </w:r>
      <w:r>
        <w:rPr>
          <w:rFonts w:hint="eastAsia" w:ascii="宋体" w:hAnsi="宋体" w:cs="宋体"/>
          <w:position w:val="-14"/>
          <w:sz w:val="21"/>
          <w:szCs w:val="21"/>
        </w:rPr>
        <w:object>
          <v:shape id="_x0000_i1031" o:spt="75" type="#_x0000_t75" style="height:13.2pt;width:25.8pt;" o:ole="t" filled="f" o:preferrelative="t" stroked="f" coordsize="21600,21600">
            <v:path/>
            <v:fill on="f" focussize="0,0"/>
            <v:stroke on="f" joinstyle="miter"/>
            <v:imagedata r:id="rId23" o:title=""/>
            <o:lock v:ext="edit" aspectratio="t"/>
            <w10:wrap type="none"/>
            <w10:anchorlock/>
          </v:shape>
          <o:OLEObject Type="Embed" ProgID="Equation.DSMT4" ShapeID="_x0000_i1031" DrawAspect="Content" ObjectID="_1468075731" r:id="rId22">
            <o:LockedField>false</o:LockedField>
          </o:OLEObject>
        </w:object>
      </w:r>
      <w:r>
        <w:rPr>
          <w:rFonts w:hint="eastAsia" w:ascii="宋体" w:hAnsi="宋体" w:cs="宋体"/>
          <w:sz w:val="21"/>
          <w:szCs w:val="21"/>
        </w:rPr>
        <w:t>不受上限（5年）和下限（1年）的限制</w:t>
      </w:r>
      <w:r>
        <w:rPr>
          <w:rFonts w:hint="eastAsia" w:ascii="宋体" w:hAnsi="宋体" w:cs="宋体"/>
          <w:color w:val="auto"/>
          <w:kern w:val="2"/>
          <w:sz w:val="21"/>
          <w:szCs w:val="21"/>
        </w:rPr>
        <w:t>。对于双边非净额结算交易，单笔交易视为一个净额结算组合。</w:t>
      </w:r>
    </w:p>
    <w:p>
      <w:pPr>
        <w:pStyle w:val="126"/>
        <w:spacing w:line="480" w:lineRule="exact"/>
        <w:ind w:firstLine="420" w:firstLineChars="200"/>
        <w:rPr>
          <w:rFonts w:ascii="宋体" w:hAnsi="宋体" w:cs="宋体"/>
          <w:color w:val="auto"/>
          <w:kern w:val="2"/>
          <w:sz w:val="21"/>
          <w:szCs w:val="21"/>
        </w:rPr>
      </w:pPr>
      <w:r>
        <w:rPr>
          <w:rFonts w:hint="eastAsia" w:ascii="宋体" w:hAnsi="宋体" w:cs="宋体"/>
          <w:position w:val="-14"/>
          <w:sz w:val="21"/>
          <w:szCs w:val="21"/>
        </w:rPr>
        <w:object>
          <v:shape id="_x0000_i1032" o:spt="75" type="#_x0000_t75" style="height:13.2pt;width:39.6pt;" o:ole="t" filled="f" o:preferrelative="t" stroked="f" coordsize="21600,21600">
            <v:path/>
            <v:fill on="f" focussize="0,0"/>
            <v:stroke on="f" joinstyle="miter"/>
            <v:imagedata r:id="rId25" o:title=""/>
            <o:lock v:ext="edit" aspectratio="t"/>
            <w10:wrap type="none"/>
            <w10:anchorlock/>
          </v:shape>
          <o:OLEObject Type="Embed" ProgID="Equation.DSMT4" ShapeID="_x0000_i1032" DrawAspect="Content" ObjectID="_1468075732" r:id="rId24">
            <o:LockedField>false</o:LockedField>
          </o:OLEObject>
        </w:object>
      </w:r>
      <w:r>
        <w:rPr>
          <w:rFonts w:hint="eastAsia" w:ascii="宋体" w:hAnsi="宋体" w:cs="宋体"/>
          <w:color w:val="auto"/>
          <w:kern w:val="2"/>
          <w:sz w:val="21"/>
          <w:szCs w:val="21"/>
        </w:rPr>
        <w:t>是净额结算组合NS的违约风险暴露，计算方法与交易对手违约风险暴露计量规则一致，详见《办法》附件9。</w:t>
      </w:r>
    </w:p>
    <w:p>
      <w:pPr>
        <w:pStyle w:val="126"/>
        <w:ind w:firstLine="420" w:firstLineChars="200"/>
        <w:jc w:val="both"/>
        <w:rPr>
          <w:rFonts w:ascii="宋体" w:hAnsi="宋体" w:cs="宋体"/>
          <w:sz w:val="21"/>
          <w:szCs w:val="21"/>
        </w:rPr>
      </w:pPr>
      <w:r>
        <w:rPr>
          <w:rFonts w:hint="eastAsia" w:ascii="宋体" w:hAnsi="宋体" w:cs="宋体"/>
          <w:position w:val="-14"/>
          <w:sz w:val="21"/>
          <w:szCs w:val="21"/>
        </w:rPr>
        <w:object>
          <v:shape id="_x0000_i1033" o:spt="75" type="#_x0000_t75" style="height:13.2pt;width:25.8pt;" o:ole="t" filled="f" o:preferrelative="t" stroked="f" coordsize="21600,21600">
            <v:path/>
            <v:fill on="f" focussize="0,0"/>
            <v:stroke on="f" joinstyle="miter"/>
            <v:imagedata r:id="rId27" o:title=""/>
            <o:lock v:ext="edit" aspectratio="t"/>
            <w10:wrap type="none"/>
            <w10:anchorlock/>
          </v:shape>
          <o:OLEObject Type="Embed" ProgID="Equation.DSMT4" ShapeID="_x0000_i1033" DrawAspect="Content" ObjectID="_1468075733" r:id="rId26">
            <o:LockedField>false</o:LockedField>
          </o:OLEObject>
        </w:object>
      </w:r>
      <w:r>
        <w:rPr>
          <w:rFonts w:hint="eastAsia" w:ascii="宋体" w:hAnsi="宋体" w:cs="宋体"/>
          <w:sz w:val="21"/>
          <w:szCs w:val="21"/>
        </w:rPr>
        <w:t>是监管折现因子，公式为</w:t>
      </w:r>
      <w:r>
        <w:drawing>
          <wp:inline distT="0" distB="0" distL="114300" distR="114300">
            <wp:extent cx="521335" cy="334010"/>
            <wp:effectExtent l="0" t="0" r="12065" b="8890"/>
            <wp:docPr id="3"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9"/>
                    <pic:cNvPicPr>
                      <a:picLocks noChangeAspect="1"/>
                    </pic:cNvPicPr>
                  </pic:nvPicPr>
                  <pic:blipFill>
                    <a:blip r:embed="rId28"/>
                    <a:stretch>
                      <a:fillRect/>
                    </a:stretch>
                  </pic:blipFill>
                  <pic:spPr>
                    <a:xfrm>
                      <a:off x="0" y="0"/>
                      <a:ext cx="521335" cy="334010"/>
                    </a:xfrm>
                    <a:prstGeom prst="rect">
                      <a:avLst/>
                    </a:prstGeom>
                    <a:noFill/>
                    <a:ln>
                      <a:noFill/>
                    </a:ln>
                  </pic:spPr>
                </pic:pic>
              </a:graphicData>
            </a:graphic>
          </wp:inline>
        </w:drawing>
      </w:r>
      <w:r>
        <w:rPr>
          <w:rFonts w:hint="eastAsia" w:ascii="宋体" w:hAnsi="宋体" w:cs="宋体"/>
          <w:sz w:val="21"/>
          <w:szCs w:val="21"/>
        </w:rPr>
        <w:t xml:space="preserve"> </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position w:val="-6"/>
          <w:sz w:val="21"/>
          <w:szCs w:val="21"/>
        </w:rPr>
        <w:object>
          <v:shape id="_x0000_i1034" o:spt="75" type="#_x0000_t75" style="height:13.2pt;width:13.2pt;" o:ole="t" filled="f" o:preferrelative="t" stroked="f" coordsize="21600,21600">
            <v:path/>
            <v:fill on="f" focussize="0,0"/>
            <v:stroke on="f" joinstyle="miter"/>
            <v:imagedata r:id="rId30" o:title=""/>
            <o:lock v:ext="edit" aspectratio="t"/>
            <w10:wrap type="none"/>
            <w10:anchorlock/>
          </v:shape>
          <o:OLEObject Type="Embed" ProgID="Equation.DSMT4" ShapeID="_x0000_i1034" DrawAspect="Content" ObjectID="_1468075734" r:id="rId29">
            <o:LockedField>false</o:LockedField>
          </o:OLEObject>
        </w:object>
      </w:r>
      <w:r>
        <w:rPr>
          <w:rFonts w:hint="eastAsia" w:ascii="宋体" w:hAnsi="宋体" w:cs="宋体"/>
          <w:color w:val="auto"/>
          <w:kern w:val="2"/>
          <w:sz w:val="21"/>
          <w:szCs w:val="21"/>
        </w:rPr>
        <w:t>=1.4。</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（3）</w:t>
      </w:r>
      <w:r>
        <w:rPr>
          <w:rFonts w:hint="eastAsia" w:ascii="宋体" w:hAnsi="宋体" w:cs="宋体"/>
          <w:sz w:val="21"/>
          <w:szCs w:val="21"/>
        </w:rPr>
        <w:t>风险权重</w:t>
      </w:r>
      <w:r>
        <w:rPr>
          <w:rFonts w:hint="eastAsia" w:ascii="宋体" w:hAnsi="宋体" w:cs="宋体"/>
          <w:position w:val="-12"/>
          <w:sz w:val="21"/>
          <w:szCs w:val="21"/>
        </w:rPr>
        <w:object>
          <v:shape id="_x0000_i1035" o:spt="75" type="#_x0000_t75" style="height:19.2pt;width:25.8pt;" o:ole="t" filled="f" o:preferrelative="t" stroked="f" coordsize="21600,21600">
            <v:path/>
            <v:fill on="f" focussize="0,0"/>
            <v:stroke on="f" joinstyle="miter"/>
            <v:imagedata r:id="rId19" o:title=""/>
            <o:lock v:ext="edit" aspectratio="t"/>
            <w10:wrap type="none"/>
            <w10:anchorlock/>
          </v:shape>
          <o:OLEObject Type="Embed" ProgID="Equation.DSMT4" ShapeID="_x0000_i1035" DrawAspect="Content" ObjectID="_1468075735" r:id="rId31">
            <o:LockedField>false</o:LockedField>
          </o:OLEObject>
        </w:object>
      </w:r>
      <w:r>
        <w:rPr>
          <w:rFonts w:hint="eastAsia" w:ascii="宋体" w:hAnsi="宋体" w:cs="宋体"/>
          <w:color w:val="auto"/>
          <w:kern w:val="2"/>
          <w:sz w:val="21"/>
          <w:szCs w:val="21"/>
        </w:rPr>
        <w:t>如下表。其中，投资级别应符合《办法》附件25标准，不满足投资级别标准的应认定为高收益级别。</w:t>
      </w:r>
    </w:p>
    <w:p>
      <w:pPr>
        <w:spacing w:line="480" w:lineRule="exact"/>
        <w:jc w:val="center"/>
        <w:rPr>
          <w:rFonts w:ascii="宋体" w:hAnsi="宋体" w:cs="宋体"/>
          <w:szCs w:val="21"/>
        </w:rPr>
      </w:pPr>
      <w:r>
        <w:rPr>
          <w:rFonts w:hint="eastAsia" w:ascii="宋体" w:hAnsi="宋体" w:cs="宋体"/>
          <w:b/>
          <w:szCs w:val="21"/>
        </w:rPr>
        <w:t>表1：风险权重</w:t>
      </w:r>
    </w:p>
    <w:tbl>
      <w:tblPr>
        <w:tblStyle w:val="38"/>
        <w:tblW w:w="8781" w:type="dxa"/>
        <w:jc w:val="center"/>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5380"/>
        <w:gridCol w:w="1700"/>
        <w:gridCol w:w="1701"/>
      </w:tblGrid>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12" w:hRule="exact"/>
          <w:jc w:val="center"/>
        </w:trPr>
        <w:tc>
          <w:tcPr>
            <w:tcW w:w="5380" w:type="dxa"/>
            <w:vMerge w:val="restart"/>
            <w:vAlign w:val="center"/>
          </w:tcPr>
          <w:p>
            <w:pPr>
              <w:pStyle w:val="163"/>
              <w:jc w:val="center"/>
              <w:rPr>
                <w:b/>
                <w:bCs/>
              </w:rPr>
            </w:pPr>
            <w:r>
              <w:rPr>
                <w:rFonts w:hint="eastAsia"/>
                <w:b/>
                <w:bCs/>
              </w:rPr>
              <w:t>交易对手行业</w:t>
            </w:r>
          </w:p>
        </w:tc>
        <w:tc>
          <w:tcPr>
            <w:tcW w:w="3401" w:type="dxa"/>
            <w:gridSpan w:val="2"/>
            <w:vAlign w:val="center"/>
          </w:tcPr>
          <w:p>
            <w:pPr>
              <w:pStyle w:val="163"/>
              <w:jc w:val="center"/>
              <w:rPr>
                <w:b/>
                <w:bCs/>
              </w:rPr>
            </w:pPr>
            <w:r>
              <w:rPr>
                <w:rFonts w:hint="eastAsia"/>
                <w:b/>
                <w:bCs/>
              </w:rPr>
              <w:t>交易对手信用水平</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312" w:hRule="exact"/>
          <w:jc w:val="center"/>
        </w:trPr>
        <w:tc>
          <w:tcPr>
            <w:tcW w:w="5380" w:type="dxa"/>
            <w:vMerge w:val="continue"/>
            <w:vAlign w:val="center"/>
          </w:tcPr>
          <w:p>
            <w:pPr>
              <w:pStyle w:val="163"/>
              <w:jc w:val="center"/>
              <w:rPr>
                <w:b/>
                <w:bCs/>
              </w:rPr>
            </w:pPr>
          </w:p>
        </w:tc>
        <w:tc>
          <w:tcPr>
            <w:tcW w:w="1700" w:type="dxa"/>
            <w:vAlign w:val="center"/>
          </w:tcPr>
          <w:p>
            <w:pPr>
              <w:pStyle w:val="163"/>
              <w:jc w:val="center"/>
              <w:rPr>
                <w:b/>
                <w:bCs/>
              </w:rPr>
            </w:pPr>
            <w:r>
              <w:rPr>
                <w:rFonts w:hint="eastAsia"/>
                <w:b/>
                <w:bCs/>
              </w:rPr>
              <w:t>投资级别</w:t>
            </w:r>
          </w:p>
        </w:tc>
        <w:tc>
          <w:tcPr>
            <w:tcW w:w="1701" w:type="dxa"/>
            <w:vAlign w:val="center"/>
          </w:tcPr>
          <w:p>
            <w:pPr>
              <w:pStyle w:val="163"/>
              <w:jc w:val="center"/>
              <w:rPr>
                <w:b/>
                <w:bCs/>
              </w:rPr>
            </w:pPr>
            <w:r>
              <w:rPr>
                <w:rFonts w:hint="eastAsia"/>
                <w:b/>
                <w:bCs/>
              </w:rPr>
              <w:t>高收益或未评级</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5380" w:type="dxa"/>
            <w:vAlign w:val="center"/>
          </w:tcPr>
          <w:p>
            <w:pPr>
              <w:pStyle w:val="163"/>
              <w:rPr>
                <w:bCs/>
              </w:rPr>
            </w:pPr>
            <w:r>
              <w:rPr>
                <w:rFonts w:hint="eastAsia"/>
                <w:bCs/>
              </w:rPr>
              <w:t>政府主权, 包括中央银行、多边开发银行、我国的开发性金融机构和政策性银行</w:t>
            </w:r>
          </w:p>
        </w:tc>
        <w:tc>
          <w:tcPr>
            <w:tcW w:w="1700" w:type="dxa"/>
            <w:vAlign w:val="center"/>
          </w:tcPr>
          <w:p>
            <w:pPr>
              <w:pStyle w:val="163"/>
              <w:rPr>
                <w:bCs/>
              </w:rPr>
            </w:pPr>
            <w:r>
              <w:rPr>
                <w:rFonts w:hint="eastAsia"/>
                <w:bCs/>
              </w:rPr>
              <w:t>0.5%</w:t>
            </w:r>
          </w:p>
        </w:tc>
        <w:tc>
          <w:tcPr>
            <w:tcW w:w="1701" w:type="dxa"/>
            <w:vAlign w:val="center"/>
          </w:tcPr>
          <w:p>
            <w:pPr>
              <w:pStyle w:val="163"/>
              <w:rPr>
                <w:bCs/>
              </w:rPr>
            </w:pPr>
            <w:r>
              <w:rPr>
                <w:rFonts w:hint="eastAsia"/>
                <w:bCs/>
              </w:rPr>
              <w:t>2.0%</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5380" w:type="dxa"/>
            <w:vAlign w:val="center"/>
          </w:tcPr>
          <w:p>
            <w:pPr>
              <w:pStyle w:val="163"/>
              <w:rPr>
                <w:bCs/>
              </w:rPr>
            </w:pPr>
            <w:r>
              <w:rPr>
                <w:rFonts w:hint="eastAsia"/>
                <w:bCs/>
              </w:rPr>
              <w:t>地方政府、公共部门实体、教育机构</w:t>
            </w:r>
          </w:p>
        </w:tc>
        <w:tc>
          <w:tcPr>
            <w:tcW w:w="1700" w:type="dxa"/>
            <w:vAlign w:val="center"/>
          </w:tcPr>
          <w:p>
            <w:pPr>
              <w:pStyle w:val="163"/>
              <w:rPr>
                <w:bCs/>
              </w:rPr>
            </w:pPr>
            <w:r>
              <w:rPr>
                <w:rFonts w:hint="eastAsia"/>
                <w:bCs/>
              </w:rPr>
              <w:t>1.0%</w:t>
            </w:r>
          </w:p>
        </w:tc>
        <w:tc>
          <w:tcPr>
            <w:tcW w:w="1701" w:type="dxa"/>
            <w:vAlign w:val="center"/>
          </w:tcPr>
          <w:p>
            <w:pPr>
              <w:pStyle w:val="163"/>
              <w:rPr>
                <w:bCs/>
              </w:rPr>
            </w:pPr>
            <w:r>
              <w:rPr>
                <w:rFonts w:hint="eastAsia"/>
                <w:bCs/>
              </w:rPr>
              <w:t>4.0%</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5380" w:type="dxa"/>
            <w:vAlign w:val="center"/>
          </w:tcPr>
          <w:p>
            <w:pPr>
              <w:pStyle w:val="163"/>
              <w:rPr>
                <w:bCs/>
              </w:rPr>
            </w:pPr>
            <w:r>
              <w:rPr>
                <w:rFonts w:hint="eastAsia"/>
                <w:bCs/>
              </w:rPr>
              <w:t>金融机构</w:t>
            </w:r>
          </w:p>
        </w:tc>
        <w:tc>
          <w:tcPr>
            <w:tcW w:w="1700" w:type="dxa"/>
            <w:vAlign w:val="center"/>
          </w:tcPr>
          <w:p>
            <w:pPr>
              <w:pStyle w:val="163"/>
              <w:rPr>
                <w:bCs/>
              </w:rPr>
            </w:pPr>
            <w:r>
              <w:rPr>
                <w:rFonts w:hint="eastAsia"/>
                <w:bCs/>
              </w:rPr>
              <w:t>5.0%</w:t>
            </w:r>
          </w:p>
        </w:tc>
        <w:tc>
          <w:tcPr>
            <w:tcW w:w="1701" w:type="dxa"/>
            <w:vAlign w:val="center"/>
          </w:tcPr>
          <w:p>
            <w:pPr>
              <w:pStyle w:val="163"/>
              <w:rPr>
                <w:bCs/>
              </w:rPr>
            </w:pPr>
            <w:r>
              <w:rPr>
                <w:rFonts w:hint="eastAsia"/>
                <w:bCs/>
              </w:rPr>
              <w:t>12.0%</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5380" w:type="dxa"/>
            <w:vAlign w:val="center"/>
          </w:tcPr>
          <w:p>
            <w:pPr>
              <w:pStyle w:val="163"/>
              <w:rPr>
                <w:bCs/>
              </w:rPr>
            </w:pPr>
            <w:r>
              <w:rPr>
                <w:rFonts w:hint="eastAsia"/>
                <w:bCs/>
              </w:rPr>
              <w:t>基础资源、能源、工业、农业、制造业、矿产和开采领域</w:t>
            </w:r>
          </w:p>
        </w:tc>
        <w:tc>
          <w:tcPr>
            <w:tcW w:w="1700" w:type="dxa"/>
            <w:vAlign w:val="center"/>
          </w:tcPr>
          <w:p>
            <w:pPr>
              <w:pStyle w:val="163"/>
              <w:rPr>
                <w:bCs/>
              </w:rPr>
            </w:pPr>
            <w:r>
              <w:rPr>
                <w:rFonts w:hint="eastAsia"/>
                <w:bCs/>
              </w:rPr>
              <w:t>3.0%</w:t>
            </w:r>
          </w:p>
        </w:tc>
        <w:tc>
          <w:tcPr>
            <w:tcW w:w="1701" w:type="dxa"/>
            <w:vAlign w:val="center"/>
          </w:tcPr>
          <w:p>
            <w:pPr>
              <w:pStyle w:val="163"/>
              <w:rPr>
                <w:bCs/>
              </w:rPr>
            </w:pPr>
            <w:r>
              <w:rPr>
                <w:rFonts w:hint="eastAsia"/>
                <w:bCs/>
              </w:rPr>
              <w:t>7.0%</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5380" w:type="dxa"/>
            <w:vAlign w:val="center"/>
          </w:tcPr>
          <w:p>
            <w:pPr>
              <w:pStyle w:val="163"/>
              <w:rPr>
                <w:bCs/>
              </w:rPr>
            </w:pPr>
            <w:r>
              <w:rPr>
                <w:rFonts w:hint="eastAsia"/>
                <w:bCs/>
              </w:rPr>
              <w:t>消费品和服务, 交通运输和仓储, 公共管理及其支持性服务</w:t>
            </w:r>
          </w:p>
        </w:tc>
        <w:tc>
          <w:tcPr>
            <w:tcW w:w="1700" w:type="dxa"/>
            <w:vAlign w:val="center"/>
          </w:tcPr>
          <w:p>
            <w:pPr>
              <w:pStyle w:val="163"/>
              <w:rPr>
                <w:bCs/>
              </w:rPr>
            </w:pPr>
            <w:r>
              <w:rPr>
                <w:rFonts w:hint="eastAsia"/>
                <w:bCs/>
              </w:rPr>
              <w:t>3.0%</w:t>
            </w:r>
          </w:p>
        </w:tc>
        <w:tc>
          <w:tcPr>
            <w:tcW w:w="1701" w:type="dxa"/>
            <w:vAlign w:val="center"/>
          </w:tcPr>
          <w:p>
            <w:pPr>
              <w:pStyle w:val="163"/>
              <w:rPr>
                <w:bCs/>
              </w:rPr>
            </w:pPr>
            <w:r>
              <w:rPr>
                <w:rFonts w:hint="eastAsia"/>
                <w:bCs/>
              </w:rPr>
              <w:t>8.5%</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5380" w:type="dxa"/>
            <w:vAlign w:val="center"/>
          </w:tcPr>
          <w:p>
            <w:pPr>
              <w:pStyle w:val="163"/>
              <w:rPr>
                <w:bCs/>
              </w:rPr>
            </w:pPr>
            <w:r>
              <w:rPr>
                <w:rFonts w:hint="eastAsia"/>
                <w:bCs/>
              </w:rPr>
              <w:t>信息科技, 通信行业</w:t>
            </w:r>
          </w:p>
        </w:tc>
        <w:tc>
          <w:tcPr>
            <w:tcW w:w="1700" w:type="dxa"/>
            <w:vAlign w:val="center"/>
          </w:tcPr>
          <w:p>
            <w:pPr>
              <w:pStyle w:val="163"/>
              <w:rPr>
                <w:bCs/>
              </w:rPr>
            </w:pPr>
            <w:r>
              <w:rPr>
                <w:rFonts w:hint="eastAsia"/>
                <w:bCs/>
              </w:rPr>
              <w:t>2.0%</w:t>
            </w:r>
          </w:p>
        </w:tc>
        <w:tc>
          <w:tcPr>
            <w:tcW w:w="1701" w:type="dxa"/>
            <w:vAlign w:val="center"/>
          </w:tcPr>
          <w:p>
            <w:pPr>
              <w:pStyle w:val="163"/>
              <w:rPr>
                <w:bCs/>
              </w:rPr>
            </w:pPr>
            <w:r>
              <w:rPr>
                <w:rFonts w:hint="eastAsia"/>
                <w:bCs/>
              </w:rPr>
              <w:t>5.5%</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5380" w:type="dxa"/>
            <w:vAlign w:val="center"/>
          </w:tcPr>
          <w:p>
            <w:pPr>
              <w:pStyle w:val="163"/>
              <w:rPr>
                <w:bCs/>
              </w:rPr>
            </w:pPr>
            <w:r>
              <w:rPr>
                <w:rFonts w:hint="eastAsia"/>
                <w:bCs/>
              </w:rPr>
              <w:t>健康医疗, 公共服务, 专业技术领域</w:t>
            </w:r>
          </w:p>
        </w:tc>
        <w:tc>
          <w:tcPr>
            <w:tcW w:w="1700" w:type="dxa"/>
            <w:vAlign w:val="center"/>
          </w:tcPr>
          <w:p>
            <w:pPr>
              <w:pStyle w:val="163"/>
              <w:rPr>
                <w:bCs/>
              </w:rPr>
            </w:pPr>
            <w:r>
              <w:rPr>
                <w:rFonts w:hint="eastAsia"/>
                <w:bCs/>
              </w:rPr>
              <w:t>1.5%</w:t>
            </w:r>
          </w:p>
        </w:tc>
        <w:tc>
          <w:tcPr>
            <w:tcW w:w="1701" w:type="dxa"/>
            <w:vAlign w:val="center"/>
          </w:tcPr>
          <w:p>
            <w:pPr>
              <w:pStyle w:val="163"/>
              <w:rPr>
                <w:bCs/>
              </w:rPr>
            </w:pPr>
            <w:r>
              <w:rPr>
                <w:rFonts w:hint="eastAsia"/>
                <w:bCs/>
              </w:rPr>
              <w:t>5.0%</w:t>
            </w:r>
          </w:p>
        </w:tc>
      </w:tr>
      <w:tr>
        <w:tblPrEx>
          <w:tblBorders>
            <w:top w:val="single" w:color="000000" w:sz="6" w:space="0"/>
            <w:left w:val="single" w:color="000000" w:sz="6" w:space="0"/>
            <w:bottom w:val="single" w:color="auto" w:sz="4"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3" w:hRule="atLeast"/>
          <w:jc w:val="center"/>
        </w:trPr>
        <w:tc>
          <w:tcPr>
            <w:tcW w:w="5380" w:type="dxa"/>
            <w:vAlign w:val="center"/>
          </w:tcPr>
          <w:p>
            <w:pPr>
              <w:pStyle w:val="163"/>
              <w:rPr>
                <w:bCs/>
              </w:rPr>
            </w:pPr>
            <w:r>
              <w:rPr>
                <w:rFonts w:hint="eastAsia"/>
                <w:bCs/>
              </w:rPr>
              <w:t>其他</w:t>
            </w:r>
          </w:p>
        </w:tc>
        <w:tc>
          <w:tcPr>
            <w:tcW w:w="1700" w:type="dxa"/>
            <w:vAlign w:val="center"/>
          </w:tcPr>
          <w:p>
            <w:pPr>
              <w:pStyle w:val="163"/>
              <w:rPr>
                <w:bCs/>
              </w:rPr>
            </w:pPr>
            <w:r>
              <w:rPr>
                <w:rFonts w:hint="eastAsia"/>
                <w:bCs/>
              </w:rPr>
              <w:t>5.0%</w:t>
            </w:r>
          </w:p>
        </w:tc>
        <w:tc>
          <w:tcPr>
            <w:tcW w:w="1701" w:type="dxa"/>
            <w:vAlign w:val="center"/>
          </w:tcPr>
          <w:p>
            <w:pPr>
              <w:pStyle w:val="163"/>
              <w:rPr>
                <w:bCs/>
              </w:rPr>
            </w:pPr>
            <w:r>
              <w:rPr>
                <w:rFonts w:hint="eastAsia"/>
                <w:bCs/>
              </w:rPr>
              <w:t>12.0%</w:t>
            </w:r>
          </w:p>
        </w:tc>
      </w:tr>
    </w:tbl>
    <w:p>
      <w:pPr>
        <w:spacing w:line="440" w:lineRule="exact"/>
        <w:ind w:firstLine="420" w:firstLineChars="200"/>
        <w:rPr>
          <w:rFonts w:ascii="宋体" w:hAnsi="宋体" w:cs="宋体"/>
          <w:szCs w:val="21"/>
        </w:rPr>
      </w:pPr>
      <w:bookmarkStart w:id="57" w:name="_Toc144477349"/>
      <w:bookmarkStart w:id="58" w:name="_Toc139635749"/>
      <w:bookmarkStart w:id="59" w:name="_Toc135903881"/>
      <w:r>
        <w:rPr>
          <w:rFonts w:hint="eastAsia" w:ascii="宋体" w:hAnsi="宋体" w:cs="宋体"/>
          <w:szCs w:val="21"/>
        </w:rPr>
        <w:t>对于经国家金融监督管理总局或其派出机构验收通过实施信用风险内部评级法的银行，若无法取得交易对手的合格外部评级，可将内部评级映射到外部评级。</w:t>
      </w:r>
      <w:r>
        <w:rPr>
          <w:rFonts w:hint="eastAsia" w:ascii="宋体" w:hAnsi="宋体"/>
          <w:color w:val="0D0D0D" w:themeColor="text1" w:themeTint="F2"/>
          <w:szCs w:val="21"/>
          <w14:textFill>
            <w14:solidFill>
              <w14:schemeClr w14:val="tx1">
                <w14:lumMod w14:val="95000"/>
                <w14:lumOff w14:val="5000"/>
              </w14:schemeClr>
            </w14:solidFill>
          </w14:textFill>
        </w:rPr>
        <w:t>填报机构应制定清晰的评级映射规则，至少每年检验一次映射规则的合理性，并留档备查。</w:t>
      </w:r>
    </w:p>
    <w:p>
      <w:pPr>
        <w:spacing w:before="0" w:beforeLines="-2147483648" w:line="440" w:lineRule="exact"/>
        <w:ind w:firstLine="420" w:firstLineChars="200"/>
        <w:jc w:val="left"/>
        <w:rPr>
          <w:rFonts w:ascii="宋体" w:hAnsi="宋体" w:cs="宋体"/>
          <w:szCs w:val="21"/>
        </w:rPr>
      </w:pPr>
      <w:r>
        <w:rPr>
          <w:rFonts w:hint="eastAsia" w:ascii="宋体" w:hAnsi="宋体" w:cs="宋体"/>
          <w:szCs w:val="21"/>
        </w:rPr>
        <w:t>单个保证金协议下多个净额结算组合情形的</w:t>
      </w:r>
      <w:r>
        <w:rPr>
          <w:rFonts w:hint="eastAsia" w:ascii="宋体" w:hAnsi="宋体" w:cs="宋体"/>
          <w:position w:val="-12"/>
          <w:szCs w:val="21"/>
        </w:rPr>
        <w:object>
          <v:shape id="_x0000_i1036" o:spt="75" type="#_x0000_t75" style="height:16.8pt;width:34.2pt;" o:ole="t" filled="f" o:preferrelative="t" stroked="f" coordsize="21600,21600">
            <v:path/>
            <v:fill on="f" focussize="0,0"/>
            <v:stroke on="f" joinstyle="miter"/>
            <v:imagedata r:id="rId10" o:title=""/>
            <o:lock v:ext="edit" aspectratio="t"/>
            <w10:wrap type="none"/>
            <w10:anchorlock/>
          </v:shape>
          <o:OLEObject Type="Embed" ProgID="Equation.DSMT4" ShapeID="_x0000_i1036" DrawAspect="Content" ObjectID="_1468075736" r:id="rId32">
            <o:LockedField>false</o:LockedField>
          </o:OLEObject>
        </w:object>
      </w:r>
      <w:r>
        <w:rPr>
          <w:rFonts w:hint="eastAsia" w:ascii="宋体" w:hAnsi="宋体" w:cs="宋体"/>
          <w:szCs w:val="21"/>
        </w:rPr>
        <w:t>的计算规则：当单个保证金协议下有多个净额结算组合时，仅得到保证金协议的</w:t>
      </w:r>
      <w:r>
        <w:rPr>
          <w:rFonts w:ascii="宋体" w:hAnsi="宋体" w:cs="宋体"/>
          <w:szCs w:val="21"/>
        </w:rPr>
        <w:t>EAD总数，并未再分配至每个净额结算交易对手</w:t>
      </w:r>
      <m:oMath>
        <m:r>
          <m:rPr/>
          <w:rPr>
            <w:rFonts w:ascii="Cambria Math"/>
          </w:rPr>
          <m:t>EA</m:t>
        </m:r>
        <m:sSub>
          <m:sSubPr>
            <m:ctrlPr>
              <w:rPr>
                <w:rFonts w:ascii="Cambria Math" w:hAnsi="Cambria Math"/>
                <w:i/>
              </w:rPr>
            </m:ctrlPr>
          </m:sSubPr>
          <m:e>
            <m:r>
              <m:rPr/>
              <w:rPr>
                <w:rFonts w:ascii="Cambria Math"/>
              </w:rPr>
              <m:t>D</m:t>
            </m:r>
            <m:ctrlPr>
              <w:rPr>
                <w:rFonts w:ascii="Cambria Math" w:hAnsi="Cambria Math"/>
                <w:i/>
              </w:rPr>
            </m:ctrlPr>
          </m:e>
          <m:sub>
            <m:r>
              <m:rPr/>
              <w:rPr>
                <w:rFonts w:ascii="Cambria Math"/>
              </w:rPr>
              <m:t>NS</m:t>
            </m:r>
            <m:ctrlPr>
              <w:rPr>
                <w:rFonts w:ascii="Cambria Math" w:hAnsi="Cambria Math"/>
                <w:i/>
              </w:rPr>
            </m:ctrlPr>
          </m:sub>
        </m:sSub>
      </m:oMath>
      <w:r>
        <w:rPr>
          <w:rFonts w:hint="eastAsia" w:ascii="宋体" w:hAnsi="宋体" w:cs="宋体"/>
          <w:szCs w:val="21"/>
        </w:rPr>
        <w:t>。此种情形下，</w:t>
      </w:r>
      <w:r>
        <w:rPr>
          <w:rFonts w:hint="eastAsia" w:ascii="宋体" w:hAnsi="宋体" w:cs="宋体"/>
          <w:position w:val="-12"/>
          <w:szCs w:val="21"/>
        </w:rPr>
        <w:object>
          <v:shape id="_x0000_i1037" o:spt="75" type="#_x0000_t75" style="height:16.8pt;width:34.2pt;" o:ole="t" filled="f" o:preferrelative="t" stroked="f" coordsize="21600,21600">
            <v:path/>
            <v:fill on="f" focussize="0,0"/>
            <v:stroke on="f" joinstyle="miter"/>
            <v:imagedata r:id="rId10" o:title=""/>
            <o:lock v:ext="edit" aspectratio="t"/>
            <w10:wrap type="none"/>
            <w10:anchorlock/>
          </v:shape>
          <o:OLEObject Type="Embed" ProgID="Equation.DSMT4" ShapeID="_x0000_i1037" DrawAspect="Content" ObjectID="_1468075737" r:id="rId33">
            <o:LockedField>false</o:LockedField>
          </o:OLEObject>
        </w:object>
      </w:r>
      <w:r>
        <w:rPr>
          <w:rFonts w:hint="eastAsia" w:ascii="宋体" w:hAnsi="宋体" w:cs="宋体"/>
          <w:szCs w:val="21"/>
        </w:rPr>
        <w:t>计算规则为：</w:t>
      </w:r>
    </w:p>
    <w:p>
      <w:pPr>
        <w:spacing w:before="156" w:beforeLines="50" w:line="440" w:lineRule="exact"/>
        <w:ind w:firstLine="420" w:firstLineChars="200"/>
        <w:jc w:val="left"/>
        <w:rPr>
          <w:rFonts w:ascii="宋体" w:hAnsi="宋体" w:cs="宋体"/>
          <w:szCs w:val="21"/>
        </w:rPr>
      </w:pPr>
      <w:r>
        <w:drawing>
          <wp:anchor distT="0" distB="0" distL="114300" distR="114300" simplePos="0" relativeHeight="251659264" behindDoc="0" locked="0" layoutInCell="1" allowOverlap="1">
            <wp:simplePos x="0" y="0"/>
            <wp:positionH relativeFrom="column">
              <wp:posOffset>908050</wp:posOffset>
            </wp:positionH>
            <wp:positionV relativeFrom="paragraph">
              <wp:posOffset>306705</wp:posOffset>
            </wp:positionV>
            <wp:extent cx="3463290" cy="372745"/>
            <wp:effectExtent l="0" t="0" r="3810" b="8255"/>
            <wp:wrapTopAndBottom/>
            <wp:docPr id="4"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9"/>
                    <pic:cNvPicPr>
                      <a:picLocks noChangeAspect="1"/>
                    </pic:cNvPicPr>
                  </pic:nvPicPr>
                  <pic:blipFill>
                    <a:blip r:embed="rId34"/>
                    <a:stretch>
                      <a:fillRect/>
                    </a:stretch>
                  </pic:blipFill>
                  <pic:spPr>
                    <a:xfrm>
                      <a:off x="0" y="0"/>
                      <a:ext cx="3463290" cy="372745"/>
                    </a:xfrm>
                    <a:prstGeom prst="rect">
                      <a:avLst/>
                    </a:prstGeom>
                    <a:noFill/>
                    <a:ln>
                      <a:noFill/>
                    </a:ln>
                  </pic:spPr>
                </pic:pic>
              </a:graphicData>
            </a:graphic>
          </wp:anchor>
        </w:drawing>
      </w:r>
      <w:r>
        <w:rPr>
          <w:rFonts w:hint="eastAsia" w:ascii="宋体" w:hAnsi="宋体" w:cs="宋体"/>
          <w:position w:val="-14"/>
          <w:szCs w:val="21"/>
        </w:rPr>
        <w:object>
          <v:shape id="_x0000_i1038" o:spt="75" type="#_x0000_t75" style="height:16.2pt;width:26.4pt;" o:ole="t" filled="f" o:preferrelative="t" stroked="f" coordsize="21600,21600">
            <v:path/>
            <v:fill on="f" focussize="0,0"/>
            <v:stroke on="f" joinstyle="miter"/>
            <v:imagedata r:id="rId36" o:title=""/>
            <o:lock v:ext="edit" aspectratio="t"/>
            <w10:wrap type="none"/>
            <w10:anchorlock/>
          </v:shape>
          <o:OLEObject Type="Embed" ProgID="Equation.DSMT4" ShapeID="_x0000_i1038" DrawAspect="Content" ObjectID="_1468075738" r:id="rId35">
            <o:LockedField>false</o:LockedField>
          </o:OLEObject>
        </w:object>
      </w:r>
      <w:r>
        <w:rPr>
          <w:rFonts w:hint="eastAsia" w:ascii="宋体" w:hAnsi="宋体" w:cs="宋体"/>
          <w:szCs w:val="21"/>
        </w:rPr>
        <w:t>是保证金协议M</w:t>
      </w:r>
      <w:r>
        <w:rPr>
          <w:rFonts w:ascii="宋体" w:hAnsi="宋体" w:cs="宋体"/>
          <w:szCs w:val="21"/>
        </w:rPr>
        <w:t>A</w:t>
      </w:r>
      <w:r>
        <w:rPr>
          <w:rFonts w:hint="eastAsia" w:ascii="宋体" w:hAnsi="宋体" w:cs="宋体"/>
          <w:szCs w:val="21"/>
        </w:rPr>
        <w:t>的有效期限，详见本办法附件5第六部分（六），且</w:t>
      </w:r>
      <w:r>
        <w:rPr>
          <w:rFonts w:hint="eastAsia" w:ascii="宋体" w:hAnsi="宋体" w:cs="宋体"/>
          <w:position w:val="-14"/>
          <w:szCs w:val="21"/>
        </w:rPr>
        <w:object>
          <v:shape id="_x0000_i1039" o:spt="75" type="#_x0000_t75" style="height:16.2pt;width:27pt;" o:ole="t" filled="f" o:preferrelative="t" stroked="f" coordsize="21600,21600">
            <v:path/>
            <v:fill on="f" focussize="0,0"/>
            <v:stroke on="f" joinstyle="miter"/>
            <v:imagedata r:id="rId38" o:title=""/>
            <o:lock v:ext="edit" aspectratio="t"/>
            <w10:wrap type="none"/>
            <w10:anchorlock/>
          </v:shape>
          <o:OLEObject Type="Embed" ProgID="Equation.DSMT4" ShapeID="_x0000_i1039" DrawAspect="Content" ObjectID="_1468075739" r:id="rId37">
            <o:LockedField>false</o:LockedField>
          </o:OLEObject>
        </w:object>
      </w:r>
      <w:r>
        <w:rPr>
          <w:rFonts w:hint="eastAsia" w:ascii="宋体" w:hAnsi="宋体" w:cs="宋体"/>
          <w:szCs w:val="21"/>
        </w:rPr>
        <w:t>不受上限（5年）和下限（1年）的限制。</w:t>
      </w:r>
    </w:p>
    <w:p>
      <w:pPr>
        <w:pStyle w:val="126"/>
        <w:spacing w:line="440" w:lineRule="exact"/>
        <w:ind w:firstLine="420" w:firstLineChars="200"/>
        <w:rPr>
          <w:rFonts w:ascii="宋体" w:hAnsi="宋体" w:cs="宋体"/>
          <w:color w:val="auto"/>
          <w:kern w:val="2"/>
          <w:sz w:val="21"/>
          <w:szCs w:val="21"/>
        </w:rPr>
      </w:pPr>
      <w:r>
        <w:rPr>
          <w:rFonts w:hint="eastAsia" w:ascii="宋体" w:hAnsi="宋体" w:cs="宋体"/>
          <w:position w:val="-14"/>
          <w:sz w:val="21"/>
          <w:szCs w:val="21"/>
        </w:rPr>
        <w:object>
          <v:shape id="_x0000_i1040" o:spt="75" type="#_x0000_t75" style="height:15.6pt;width:37.8pt;" o:ole="t" filled="f" o:preferrelative="t" stroked="f" coordsize="21600,21600">
            <v:path/>
            <v:fill on="f" focussize="0,0"/>
            <v:stroke on="f" joinstyle="miter"/>
            <v:imagedata r:id="rId40" o:title=""/>
            <o:lock v:ext="edit" aspectratio="t"/>
            <w10:wrap type="none"/>
            <w10:anchorlock/>
          </v:shape>
          <o:OLEObject Type="Embed" ProgID="Equation.DSMT4" ShapeID="_x0000_i1040" DrawAspect="Content" ObjectID="_1468075740" r:id="rId39">
            <o:LockedField>false</o:LockedField>
          </o:OLEObject>
        </w:object>
      </w:r>
      <w:r>
        <w:rPr>
          <w:rFonts w:hint="eastAsia" w:ascii="宋体" w:hAnsi="宋体" w:cs="宋体"/>
          <w:color w:val="auto"/>
          <w:kern w:val="2"/>
          <w:sz w:val="21"/>
          <w:szCs w:val="21"/>
        </w:rPr>
        <w:t>是保证金协议M</w:t>
      </w:r>
      <w:r>
        <w:rPr>
          <w:rFonts w:ascii="宋体" w:hAnsi="宋体" w:cs="宋体"/>
          <w:color w:val="auto"/>
          <w:kern w:val="2"/>
          <w:sz w:val="21"/>
          <w:szCs w:val="21"/>
        </w:rPr>
        <w:t>A</w:t>
      </w:r>
      <w:r>
        <w:rPr>
          <w:rFonts w:hint="eastAsia" w:ascii="宋体" w:hAnsi="宋体" w:cs="宋体"/>
          <w:color w:val="auto"/>
          <w:kern w:val="2"/>
          <w:sz w:val="21"/>
          <w:szCs w:val="21"/>
        </w:rPr>
        <w:t>的违约风险暴露，计算方法与交易对手违约风险暴露计量规则一致，详见本办法附件9。</w:t>
      </w:r>
    </w:p>
    <w:p>
      <w:pPr>
        <w:pStyle w:val="126"/>
        <w:ind w:firstLine="420" w:firstLineChars="200"/>
        <w:jc w:val="both"/>
        <w:rPr>
          <w:rFonts w:ascii="宋体" w:hAnsi="宋体" w:cs="宋体"/>
          <w:sz w:val="21"/>
          <w:szCs w:val="21"/>
        </w:rPr>
      </w:pPr>
      <w:r>
        <w:rPr>
          <w:rFonts w:hint="eastAsia" w:ascii="宋体" w:hAnsi="宋体" w:cs="宋体"/>
          <w:position w:val="-14"/>
          <w:sz w:val="21"/>
          <w:szCs w:val="21"/>
        </w:rPr>
        <w:object>
          <v:shape id="_x0000_i1041" o:spt="75" type="#_x0000_t75" style="height:16.2pt;width:30.6pt;" o:ole="t" filled="f" o:preferrelative="t" stroked="f" coordsize="21600,21600">
            <v:path/>
            <v:fill on="f" focussize="0,0"/>
            <v:stroke on="f" joinstyle="miter"/>
            <v:imagedata r:id="rId42" o:title=""/>
            <o:lock v:ext="edit" aspectratio="t"/>
            <w10:wrap type="none"/>
            <w10:anchorlock/>
          </v:shape>
          <o:OLEObject Type="Embed" ProgID="Equation.DSMT4" ShapeID="_x0000_i1041" DrawAspect="Content" ObjectID="_1468075741" r:id="rId41">
            <o:LockedField>false</o:LockedField>
          </o:OLEObject>
        </w:object>
      </w:r>
      <w:r>
        <w:rPr>
          <w:rFonts w:hint="eastAsia" w:ascii="宋体" w:hAnsi="宋体" w:cs="宋体"/>
          <w:sz w:val="21"/>
          <w:szCs w:val="21"/>
        </w:rPr>
        <w:t>是监管折现因子, 公式为</w:t>
      </w:r>
      <w:r>
        <w:drawing>
          <wp:inline distT="0" distB="0" distL="114300" distR="114300">
            <wp:extent cx="668020" cy="379730"/>
            <wp:effectExtent l="0" t="0" r="17780" b="1270"/>
            <wp:docPr id="5"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0"/>
                    <pic:cNvPicPr>
                      <a:picLocks noChangeAspect="1"/>
                    </pic:cNvPicPr>
                  </pic:nvPicPr>
                  <pic:blipFill>
                    <a:blip r:embed="rId43"/>
                    <a:stretch>
                      <a:fillRect/>
                    </a:stretch>
                  </pic:blipFill>
                  <pic:spPr>
                    <a:xfrm>
                      <a:off x="0" y="0"/>
                      <a:ext cx="668020" cy="379730"/>
                    </a:xfrm>
                    <a:prstGeom prst="rect">
                      <a:avLst/>
                    </a:prstGeom>
                    <a:noFill/>
                    <a:ln>
                      <a:noFill/>
                    </a:ln>
                  </pic:spPr>
                </pic:pic>
              </a:graphicData>
            </a:graphic>
          </wp:inline>
        </w:drawing>
      </w:r>
    </w:p>
    <w:bookmarkEnd w:id="57"/>
    <w:bookmarkEnd w:id="58"/>
    <w:bookmarkEnd w:id="59"/>
    <w:p>
      <w:pPr>
        <w:pStyle w:val="126"/>
        <w:spacing w:line="480" w:lineRule="exact"/>
        <w:ind w:firstLine="420" w:firstLineChars="200"/>
        <w:jc w:val="both"/>
        <w:rPr>
          <w:color w:val="auto"/>
          <w:kern w:val="2"/>
          <w:sz w:val="21"/>
          <w:szCs w:val="21"/>
        </w:rPr>
      </w:pPr>
      <w:r>
        <w:rPr>
          <w:rFonts w:hint="eastAsia"/>
          <w:color w:val="auto"/>
          <w:kern w:val="2"/>
          <w:sz w:val="21"/>
          <w:szCs w:val="21"/>
        </w:rPr>
        <w:t>2</w:t>
      </w:r>
      <w:r>
        <w:rPr>
          <w:color w:val="auto"/>
          <w:kern w:val="2"/>
          <w:sz w:val="21"/>
          <w:szCs w:val="21"/>
        </w:rPr>
        <w:t>. 信用估值调整</w:t>
      </w:r>
      <w:r>
        <w:rPr>
          <w:rFonts w:hint="eastAsia"/>
          <w:color w:val="auto"/>
          <w:kern w:val="2"/>
          <w:sz w:val="21"/>
          <w:szCs w:val="21"/>
        </w:rPr>
        <w:t>完整版</w:t>
      </w:r>
      <w:r>
        <w:rPr>
          <w:color w:val="auto"/>
          <w:kern w:val="2"/>
          <w:sz w:val="21"/>
          <w:szCs w:val="21"/>
        </w:rPr>
        <w:t>风险加权资产的计算公式</w:t>
      </w:r>
    </w:p>
    <w:p>
      <w:pPr>
        <w:spacing w:line="440" w:lineRule="exact"/>
        <w:ind w:firstLine="420" w:firstLineChars="200"/>
        <w:rPr>
          <w:rFonts w:ascii="宋体" w:hAnsi="宋体" w:cs="宋体"/>
          <w:szCs w:val="21"/>
        </w:rPr>
      </w:pPr>
      <w:r>
        <w:rPr>
          <w:rFonts w:hint="eastAsia"/>
          <w:bCs/>
          <w:szCs w:val="21"/>
        </w:rPr>
        <w:t>存在信用估值调整风险合格对冲的商业银行可适用完整版。</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color w:val="auto"/>
          <w:kern w:val="2"/>
          <w:sz w:val="21"/>
          <w:szCs w:val="21"/>
        </w:rPr>
        <w:t>（1）商业银行应采用以下公式计算信用估值调整风险加权资产：</w:t>
      </w:r>
    </w:p>
    <w:p>
      <w:pPr>
        <w:pStyle w:val="126"/>
        <w:jc w:val="center"/>
        <w:rPr>
          <w:rFonts w:ascii="宋体" w:hAnsi="宋体" w:cs="宋体"/>
          <w:sz w:val="22"/>
          <w:szCs w:val="22"/>
        </w:rPr>
      </w:pPr>
      <m:oMathPara>
        <m:oMath>
          <m:r>
            <m:rPr>
              <m:sty m:val="p"/>
            </m:rPr>
            <w:rPr>
              <w:rFonts w:ascii="Cambria Math" w:hAnsi="Cambria Math"/>
            </w:rPr>
            <m:t>CVA风险加权资产</m:t>
          </m:r>
          <m:r>
            <m:rPr/>
            <w:rPr>
              <w:rFonts w:ascii="Cambria Math" w:hAnsi="Cambria Math"/>
            </w:rPr>
            <m:t>=12.5×0.65×</m:t>
          </m:r>
          <m:sSub>
            <m:sSubPr>
              <m:ctrlPr>
                <w:rPr>
                  <w:rFonts w:ascii="Cambria Math" w:hAnsi="Cambria Math"/>
                  <w:i/>
                </w:rPr>
              </m:ctrlPr>
            </m:sSubPr>
            <m:e>
              <m:r>
                <m:rPr/>
                <w:rPr>
                  <w:rFonts w:ascii="Cambria Math" w:hAnsi="Cambria Math"/>
                </w:rPr>
                <m:t>K</m:t>
              </m:r>
              <m:ctrlPr>
                <w:rPr>
                  <w:rFonts w:ascii="Cambria Math" w:hAnsi="Cambria Math"/>
                  <w:i/>
                </w:rPr>
              </m:ctrlPr>
            </m:e>
            <m:sub>
              <m:r>
                <m:rPr/>
                <w:rPr>
                  <w:rFonts w:ascii="Cambria Math" w:hAnsi="Cambria Math"/>
                </w:rPr>
                <m:t>full</m:t>
              </m:r>
              <m:ctrlPr>
                <w:rPr>
                  <w:rFonts w:ascii="Cambria Math" w:hAnsi="Cambria Math"/>
                  <w:i/>
                </w:rPr>
              </m:ctrlPr>
            </m:sub>
          </m:sSub>
        </m:oMath>
      </m:oMathPara>
    </w:p>
    <w:p>
      <w:pPr>
        <w:pStyle w:val="126"/>
        <w:jc w:val="center"/>
        <w:rPr>
          <w:rFonts w:ascii="宋体" w:hAnsi="宋体" w:cs="宋体"/>
          <w:color w:val="auto"/>
          <w:kern w:val="2"/>
          <w:sz w:val="21"/>
          <w:szCs w:val="21"/>
        </w:rPr>
      </w:pPr>
      <w:r>
        <w:rPr>
          <w:rFonts w:hint="eastAsia" w:ascii="宋体" w:hAnsi="宋体" w:cs="宋体"/>
          <w:position w:val="-18"/>
          <w:sz w:val="21"/>
          <w:szCs w:val="21"/>
        </w:rPr>
        <w:object>
          <v:shape id="_x0000_i1042" o:spt="75" type="#_x0000_t75" style="height:19.2pt;width:163.2pt;" o:ole="t" filled="f" o:preferrelative="t" stroked="f" coordsize="21600,21600">
            <v:path/>
            <v:fill on="f" focussize="0,0"/>
            <v:stroke on="f" joinstyle="miter"/>
            <v:imagedata r:id="rId45" o:title=""/>
            <o:lock v:ext="edit" aspectratio="t"/>
            <w10:wrap type="none"/>
            <w10:anchorlock/>
          </v:shape>
          <o:OLEObject Type="Embed" ProgID="Equation.DSMT4" ShapeID="_x0000_i1042" DrawAspect="Content" ObjectID="_1468075742" r:id="rId44">
            <o:LockedField>false</o:LockedField>
          </o:OLEObject>
        </w:object>
      </w:r>
      <w:r>
        <w:rPr>
          <w:rFonts w:hint="eastAsia" w:ascii="宋体" w:hAnsi="宋体" w:cs="宋体"/>
          <w:color w:val="auto"/>
          <w:kern w:val="2"/>
          <w:sz w:val="21"/>
          <w:szCs w:val="21"/>
        </w:rPr>
        <w:t xml:space="preserve"> </w:t>
      </w:r>
    </w:p>
    <w:p>
      <w:pPr>
        <w:spacing w:line="480" w:lineRule="exact"/>
        <w:ind w:firstLine="420" w:firstLineChars="200"/>
        <w:rPr>
          <w:rFonts w:ascii="宋体" w:hAnsi="宋体" w:cs="宋体"/>
          <w:szCs w:val="21"/>
        </w:rPr>
      </w:pPr>
      <w:r>
        <w:rPr>
          <w:rFonts w:hint="eastAsia" w:ascii="宋体" w:hAnsi="宋体" w:cs="宋体"/>
          <w:szCs w:val="21"/>
        </w:rPr>
        <w:t>其中：</w:t>
      </w:r>
      <w:r>
        <w:rPr>
          <w:rFonts w:hint="eastAsia" w:ascii="宋体" w:hAnsi="宋体" w:cs="宋体"/>
          <w:position w:val="-12"/>
          <w:szCs w:val="21"/>
        </w:rPr>
        <w:object>
          <v:shape id="_x0000_i1043" o:spt="75" type="#_x0000_t75" style="height:19.2pt;width:39.6pt;" o:ole="t" filled="f" o:preferrelative="t" stroked="f" coordsize="21600,21600">
            <v:path/>
            <v:fill on="f" focussize="0,0"/>
            <v:stroke on="f" joinstyle="miter"/>
            <v:imagedata r:id="rId47" o:title=""/>
            <o:lock v:ext="edit" aspectratio="t"/>
            <w10:wrap type="none"/>
            <w10:anchorlock/>
          </v:shape>
          <o:OLEObject Type="Embed" ProgID="Equation.DSMT4" ShapeID="_x0000_i1043" DrawAspect="Content" ObjectID="_1468075743" r:id="rId46">
            <o:LockedField>false</o:LockedField>
          </o:OLEObject>
        </w:object>
      </w:r>
      <w:r>
        <w:rPr>
          <w:rFonts w:hint="eastAsia" w:ascii="宋体" w:hAnsi="宋体" w:cs="宋体"/>
          <w:szCs w:val="21"/>
        </w:rPr>
        <w:t>为简化版风险资本要求，计算方式详见《办法》附件1</w:t>
      </w:r>
      <w:r>
        <w:rPr>
          <w:rFonts w:ascii="宋体" w:hAnsi="宋体" w:cs="宋体"/>
          <w:szCs w:val="21"/>
        </w:rPr>
        <w:t>7</w:t>
      </w:r>
      <w:r>
        <w:rPr>
          <w:rFonts w:hint="eastAsia" w:ascii="宋体" w:hAnsi="宋体" w:cs="宋体"/>
          <w:szCs w:val="21"/>
        </w:rPr>
        <w:t>第二部分简化版风险加权资产的计量。</w:t>
      </w:r>
    </w:p>
    <w:p>
      <w:pPr>
        <w:ind w:firstLine="420" w:firstLineChars="200"/>
        <w:rPr>
          <w:rFonts w:ascii="宋体" w:hAnsi="宋体" w:cs="宋体"/>
          <w:szCs w:val="21"/>
        </w:rPr>
      </w:pPr>
      <w:r>
        <w:rPr>
          <w:rFonts w:hint="eastAsia" w:ascii="宋体" w:hAnsi="宋体" w:cs="宋体"/>
          <w:szCs w:val="21"/>
        </w:rPr>
        <w:t>（2）认可合格对冲的部分(</w:t>
      </w:r>
      <w:r>
        <w:rPr>
          <w:rFonts w:hint="eastAsia" w:ascii="宋体" w:hAnsi="宋体" w:cs="宋体"/>
          <w:position w:val="-18"/>
          <w:szCs w:val="21"/>
        </w:rPr>
        <w:object>
          <v:shape id="_x0000_i1044" o:spt="75" type="#_x0000_t75" style="height:19.2pt;width:38.4pt;" o:ole="t" filled="f" o:preferrelative="t" stroked="f" coordsize="21600,21600">
            <v:path/>
            <v:fill on="f" focussize="0,0"/>
            <v:stroke on="f" joinstyle="miter"/>
            <v:imagedata r:id="rId49" o:title=""/>
            <o:lock v:ext="edit" aspectratio="t"/>
            <w10:wrap type="none"/>
            <w10:anchorlock/>
          </v:shape>
          <o:OLEObject Type="Embed" ProgID="Equation.DSMT4" ShapeID="_x0000_i1044" DrawAspect="Content" ObjectID="_1468075744" r:id="rId48">
            <o:LockedField>false</o:LockedField>
          </o:OLEObject>
        </w:object>
      </w:r>
      <w:r>
        <w:rPr>
          <w:rFonts w:hint="eastAsia" w:ascii="宋体" w:hAnsi="宋体" w:cs="宋体"/>
          <w:szCs w:val="21"/>
        </w:rPr>
        <w:t>)计算公式如下：</w:t>
      </w:r>
    </w:p>
    <w:p>
      <w:pPr>
        <w:jc w:val="center"/>
        <w:rPr>
          <w:rFonts w:ascii="宋体" w:hAnsi="宋体" w:cs="宋体"/>
          <w:szCs w:val="21"/>
        </w:rPr>
      </w:pPr>
      <w:r>
        <w:drawing>
          <wp:inline distT="0" distB="0" distL="114300" distR="114300">
            <wp:extent cx="4853940" cy="608965"/>
            <wp:effectExtent l="0" t="0" r="3810" b="635"/>
            <wp:docPr id="6"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1"/>
                    <pic:cNvPicPr>
                      <a:picLocks noChangeAspect="1"/>
                    </pic:cNvPicPr>
                  </pic:nvPicPr>
                  <pic:blipFill>
                    <a:blip r:embed="rId50"/>
                    <a:stretch>
                      <a:fillRect/>
                    </a:stretch>
                  </pic:blipFill>
                  <pic:spPr>
                    <a:xfrm>
                      <a:off x="0" y="0"/>
                      <a:ext cx="4853940" cy="608965"/>
                    </a:xfrm>
                    <a:prstGeom prst="rect">
                      <a:avLst/>
                    </a:prstGeom>
                    <a:noFill/>
                    <a:ln>
                      <a:noFill/>
                    </a:ln>
                  </pic:spPr>
                </pic:pic>
              </a:graphicData>
            </a:graphic>
          </wp:inline>
        </w:drawing>
      </w:r>
    </w:p>
    <w:p>
      <w:pPr>
        <w:pStyle w:val="126"/>
        <w:spacing w:line="480" w:lineRule="exact"/>
        <w:ind w:firstLine="420" w:firstLineChars="200"/>
        <w:rPr>
          <w:rFonts w:ascii="宋体" w:hAnsi="宋体" w:cs="宋体"/>
          <w:color w:val="auto"/>
          <w:kern w:val="2"/>
          <w:sz w:val="21"/>
          <w:szCs w:val="21"/>
        </w:rPr>
      </w:pPr>
      <w:r>
        <w:rPr>
          <w:rFonts w:hint="eastAsia" w:ascii="宋体" w:hAnsi="宋体" w:cs="宋体"/>
          <w:color w:val="auto"/>
          <w:kern w:val="2"/>
          <w:sz w:val="21"/>
          <w:szCs w:val="21"/>
        </w:rPr>
        <w:t>其中：</w:t>
      </w:r>
      <w:r>
        <w:rPr>
          <w:rFonts w:hint="eastAsia" w:ascii="宋体" w:hAnsi="宋体" w:cs="宋体"/>
          <w:position w:val="-12"/>
          <w:sz w:val="21"/>
          <w:szCs w:val="21"/>
        </w:rPr>
        <w:object>
          <v:shape id="_x0000_i1045" o:spt="75" type="#_x0000_t75" style="height:13.2pt;width:39.6pt;" o:ole="t" filled="f" o:preferrelative="t" stroked="f" coordsize="21600,21600">
            <v:path/>
            <v:fill on="f" focussize="0,0"/>
            <v:stroke on="f" joinstyle="miter"/>
            <v:imagedata r:id="rId52" o:title=""/>
            <o:lock v:ext="edit" aspectratio="t"/>
            <w10:wrap type="none"/>
            <w10:anchorlock/>
          </v:shape>
          <o:OLEObject Type="Embed" ProgID="Equation.DSMT4" ShapeID="_x0000_i1045" DrawAspect="Content" ObjectID="_1468075745" r:id="rId51">
            <o:LockedField>false</o:LockedField>
          </o:OLEObject>
        </w:object>
      </w:r>
      <w:r>
        <w:rPr>
          <w:rFonts w:hint="eastAsia" w:ascii="宋体" w:hAnsi="宋体" w:cs="宋体"/>
          <w:color w:val="auto"/>
          <w:kern w:val="2"/>
          <w:sz w:val="21"/>
          <w:szCs w:val="21"/>
        </w:rPr>
        <w:t>是单独考虑交易对手c的信用估值调整资本要求，公式详见简化版资本要求的计量。</w:t>
      </w:r>
    </w:p>
    <w:p>
      <w:pPr>
        <w:pStyle w:val="126"/>
        <w:spacing w:line="480" w:lineRule="exact"/>
        <w:ind w:firstLine="420" w:firstLineChars="200"/>
        <w:jc w:val="both"/>
        <w:rPr>
          <w:rFonts w:ascii="宋体" w:hAnsi="宋体" w:cs="宋体"/>
          <w:color w:val="auto"/>
          <w:kern w:val="2"/>
          <w:sz w:val="21"/>
          <w:szCs w:val="21"/>
        </w:rPr>
      </w:pPr>
      <w:r>
        <w:rPr>
          <w:rFonts w:hint="eastAsia" w:ascii="宋体" w:hAnsi="宋体" w:cs="宋体"/>
          <w:position w:val="-12"/>
          <w:sz w:val="21"/>
          <w:szCs w:val="21"/>
        </w:rPr>
        <w:object>
          <v:shape id="_x0000_i1046" o:spt="75" type="#_x0000_t75" style="height:13.2pt;width:13.2pt;" o:ole="t" filled="f" o:preferrelative="t" stroked="f" coordsize="21600,21600">
            <v:path/>
            <v:fill on="f" focussize="0,0"/>
            <v:stroke on="f" joinstyle="miter"/>
            <v:imagedata r:id="rId54" o:title=""/>
            <o:lock v:ext="edit" aspectratio="t"/>
            <w10:wrap type="none"/>
            <w10:anchorlock/>
          </v:shape>
          <o:OLEObject Type="Embed" ProgID="Equation.DSMT4" ShapeID="_x0000_i1046" DrawAspect="Content" ObjectID="_1468075746" r:id="rId53">
            <o:LockedField>false</o:LockedField>
          </o:OLEObject>
        </w:object>
      </w:r>
      <w:r>
        <w:rPr>
          <w:rFonts w:hint="eastAsia" w:ascii="宋体" w:hAnsi="宋体" w:cs="宋体"/>
          <w:color w:val="auto"/>
          <w:kern w:val="2"/>
          <w:sz w:val="21"/>
          <w:szCs w:val="21"/>
        </w:rPr>
        <w:t>=0.5。</w:t>
      </w:r>
    </w:p>
    <w:p>
      <w:pPr>
        <w:spacing w:line="480" w:lineRule="exact"/>
        <w:ind w:firstLine="420" w:firstLineChars="200"/>
        <w:rPr>
          <w:rFonts w:ascii="宋体" w:hAnsi="宋体" w:cs="宋体"/>
          <w:szCs w:val="21"/>
        </w:rPr>
      </w:pPr>
      <w:r>
        <w:rPr>
          <w:rFonts w:hint="eastAsia" w:ascii="宋体" w:hAnsi="宋体" w:cs="宋体"/>
          <w:szCs w:val="21"/>
        </w:rPr>
        <w:t>（3）</w:t>
      </w:r>
      <w:r>
        <w:rPr>
          <w:rFonts w:hint="eastAsia" w:ascii="宋体" w:hAnsi="宋体" w:cs="宋体"/>
          <w:position w:val="-12"/>
          <w:szCs w:val="21"/>
        </w:rPr>
        <w:object>
          <v:shape id="_x0000_i1047" o:spt="75" type="#_x0000_t75" style="height:19.2pt;width:39.6pt;" o:ole="t" filled="f" o:preferrelative="t" stroked="f" coordsize="21600,21600">
            <v:path/>
            <v:fill on="f" focussize="0,0"/>
            <v:stroke on="f" joinstyle="miter"/>
            <v:imagedata r:id="rId56" o:title=""/>
            <o:lock v:ext="edit" aspectratio="t"/>
            <w10:wrap type="none"/>
            <w10:anchorlock/>
          </v:shape>
          <o:OLEObject Type="Embed" ProgID="Equation.DSMT4" ShapeID="_x0000_i1047" DrawAspect="Content" ObjectID="_1468075747" r:id="rId55">
            <o:LockedField>false</o:LockedField>
          </o:OLEObject>
        </w:object>
      </w:r>
      <w:r>
        <w:rPr>
          <w:rFonts w:hint="eastAsia" w:ascii="宋体" w:hAnsi="宋体" w:cs="宋体"/>
          <w:szCs w:val="21"/>
        </w:rPr>
        <w:t>表示因银行使用信用利差风险的单名对冲工具，导致交易对手c的CVA风险降低，计算公式如下：</w:t>
      </w:r>
    </w:p>
    <w:p>
      <w:pPr>
        <w:jc w:val="center"/>
        <w:rPr>
          <w:rFonts w:ascii="宋体" w:hAnsi="宋体" w:cs="宋体"/>
          <w:szCs w:val="21"/>
        </w:rPr>
      </w:pPr>
      <w:r>
        <w:drawing>
          <wp:inline distT="0" distB="0" distL="114300" distR="114300">
            <wp:extent cx="2334260" cy="394335"/>
            <wp:effectExtent l="0" t="0" r="8890" b="5715"/>
            <wp:docPr id="7"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2"/>
                    <pic:cNvPicPr>
                      <a:picLocks noChangeAspect="1"/>
                    </pic:cNvPicPr>
                  </pic:nvPicPr>
                  <pic:blipFill>
                    <a:blip r:embed="rId57"/>
                    <a:stretch>
                      <a:fillRect/>
                    </a:stretch>
                  </pic:blipFill>
                  <pic:spPr>
                    <a:xfrm>
                      <a:off x="0" y="0"/>
                      <a:ext cx="2334260" cy="394335"/>
                    </a:xfrm>
                    <a:prstGeom prst="rect">
                      <a:avLst/>
                    </a:prstGeom>
                    <a:noFill/>
                    <a:ln>
                      <a:noFill/>
                    </a:ln>
                  </pic:spPr>
                </pic:pic>
              </a:graphicData>
            </a:graphic>
          </wp:inline>
        </w:drawing>
      </w:r>
    </w:p>
    <w:p>
      <w:pPr>
        <w:spacing w:line="480" w:lineRule="exact"/>
        <w:ind w:firstLine="420" w:firstLineChars="200"/>
        <w:rPr>
          <w:rFonts w:ascii="宋体" w:hAnsi="宋体" w:cs="宋体"/>
          <w:szCs w:val="21"/>
        </w:rPr>
      </w:pPr>
      <w:r>
        <w:rPr>
          <w:rFonts w:hint="eastAsia" w:ascii="宋体" w:hAnsi="宋体" w:cs="宋体"/>
          <w:szCs w:val="21"/>
        </w:rPr>
        <w:t>其中：</w:t>
      </w:r>
    </w:p>
    <w:p>
      <w:pPr>
        <w:ind w:firstLine="420" w:firstLineChars="200"/>
        <w:rPr>
          <w:rFonts w:ascii="宋体" w:hAnsi="宋体" w:cs="宋体"/>
          <w:szCs w:val="21"/>
        </w:rPr>
      </w:pPr>
      <w:r>
        <w:rPr>
          <w:rFonts w:hint="eastAsia" w:ascii="宋体" w:hAnsi="宋体" w:cs="宋体"/>
          <w:szCs w:val="21"/>
        </w:rPr>
        <w:object>
          <v:shape id="_x0000_i1048" o:spt="75" type="#_x0000_t75" style="height:19.2pt;width:19.2pt;" o:ole="t" filled="f" o:preferrelative="t" stroked="f" coordsize="21600,21600">
            <v:path/>
            <v:fill on="f" focussize="0,0"/>
            <v:stroke on="f" joinstyle="miter"/>
            <v:imagedata r:id="rId59" o:title=""/>
            <o:lock v:ext="edit" aspectratio="t"/>
            <w10:wrap type="none"/>
            <w10:anchorlock/>
          </v:shape>
          <o:OLEObject Type="Embed" ProgID="Equation.DSMT4" ShapeID="_x0000_i1048" DrawAspect="Content" ObjectID="_1468075748" r:id="rId58">
            <o:LockedField>false</o:LockedField>
          </o:OLEObject>
        </w:object>
      </w:r>
      <w:r>
        <w:rPr>
          <w:rFonts w:hint="eastAsia" w:ascii="宋体" w:hAnsi="宋体" w:cs="宋体"/>
          <w:szCs w:val="21"/>
        </w:rPr>
        <w:t>表示交易对手c的信用利差与单名信用违约互换套期工具h的信用利差之间的相关系数，详见表2。</w:t>
      </w:r>
    </w:p>
    <w:p>
      <w:pPr>
        <w:ind w:firstLine="420" w:firstLineChars="200"/>
        <w:rPr>
          <w:rFonts w:ascii="宋体" w:hAnsi="宋体" w:cs="宋体"/>
          <w:szCs w:val="21"/>
        </w:rPr>
      </w:pPr>
      <w:r>
        <w:rPr>
          <w:rFonts w:hint="eastAsia" w:ascii="宋体" w:hAnsi="宋体" w:cs="宋体"/>
          <w:szCs w:val="21"/>
        </w:rPr>
        <w:object>
          <v:shape id="_x0000_i1049" o:spt="75" type="#_x0000_t75" style="height:19.2pt;width:25.8pt;" o:ole="t" filled="f" o:preferrelative="t" stroked="f" coordsize="21600,21600">
            <v:path/>
            <v:fill on="f" focussize="0,0"/>
            <v:stroke on="f" joinstyle="miter"/>
            <v:imagedata r:id="rId61" o:title=""/>
            <o:lock v:ext="edit" aspectratio="t"/>
            <w10:wrap type="none"/>
            <w10:anchorlock/>
          </v:shape>
          <o:OLEObject Type="Embed" ProgID="Equation.DSMT4" ShapeID="_x0000_i1049" DrawAspect="Content" ObjectID="_1468075749" r:id="rId60">
            <o:LockedField>false</o:LockedField>
          </o:OLEObject>
        </w:object>
      </w:r>
      <w:r>
        <w:rPr>
          <w:rFonts w:hint="eastAsia" w:ascii="宋体" w:hAnsi="宋体" w:cs="宋体"/>
          <w:szCs w:val="21"/>
        </w:rPr>
        <w:t>是单名信用违约互换套期工具h的剩余期限。</w:t>
      </w:r>
    </w:p>
    <w:p>
      <w:pPr>
        <w:ind w:firstLine="420" w:firstLineChars="200"/>
        <w:rPr>
          <w:rFonts w:ascii="宋体" w:hAnsi="宋体" w:cs="宋体"/>
          <w:szCs w:val="21"/>
        </w:rPr>
      </w:pPr>
      <w:r>
        <w:rPr>
          <w:rFonts w:hint="eastAsia" w:ascii="宋体" w:hAnsi="宋体" w:cs="宋体"/>
          <w:szCs w:val="21"/>
        </w:rPr>
        <w:object>
          <v:shape id="_x0000_i1050" o:spt="75" type="#_x0000_t75" style="height:19.2pt;width:25.8pt;" o:ole="t" filled="f" o:preferrelative="t" stroked="f" coordsize="21600,21600">
            <v:path/>
            <v:fill on="f" focussize="0,0"/>
            <v:stroke on="f" joinstyle="miter"/>
            <v:imagedata r:id="rId63" o:title=""/>
            <o:lock v:ext="edit" aspectratio="t"/>
            <w10:wrap type="none"/>
            <w10:anchorlock/>
          </v:shape>
          <o:OLEObject Type="Embed" ProgID="Equation.DSMT4" ShapeID="_x0000_i1050" DrawAspect="Content" ObjectID="_1468075750" r:id="rId62">
            <o:LockedField>false</o:LockedField>
          </o:OLEObject>
        </w:object>
      </w:r>
      <w:r>
        <w:rPr>
          <w:rFonts w:hint="eastAsia" w:ascii="宋体" w:hAnsi="宋体" w:cs="宋体"/>
          <w:szCs w:val="21"/>
        </w:rPr>
        <w:t>是单名信用违约互换套期工具h的名义本金。对于单名或有信用违约互换，名义金额根据参考资产组合或工具的当前市场价值确定。</w:t>
      </w:r>
    </w:p>
    <w:p>
      <w:pPr>
        <w:ind w:firstLine="420" w:firstLineChars="200"/>
        <w:rPr>
          <w:rFonts w:ascii="宋体" w:hAnsi="宋体" w:cs="宋体"/>
          <w:szCs w:val="21"/>
        </w:rPr>
      </w:pPr>
      <w:r>
        <w:rPr>
          <w:rFonts w:hint="eastAsia" w:ascii="宋体" w:hAnsi="宋体" w:cs="宋体"/>
          <w:szCs w:val="21"/>
        </w:rPr>
        <w:object>
          <v:shape id="_x0000_i1051" o:spt="75" type="#_x0000_t75" style="height:19.2pt;width:32.4pt;" o:ole="t" filled="f" o:preferrelative="t" stroked="f" coordsize="21600,21600">
            <v:path/>
            <v:fill on="f" focussize="0,0"/>
            <v:stroke on="f" joinstyle="miter"/>
            <v:imagedata r:id="rId65" o:title=""/>
            <o:lock v:ext="edit" aspectratio="t"/>
            <w10:wrap type="none"/>
            <w10:anchorlock/>
          </v:shape>
          <o:OLEObject Type="Embed" ProgID="Equation.DSMT4" ShapeID="_x0000_i1051" DrawAspect="Content" ObjectID="_1468075751" r:id="rId64">
            <o:LockedField>false</o:LockedField>
          </o:OLEObject>
        </w:object>
      </w:r>
      <w:r>
        <w:rPr>
          <w:rFonts w:hint="eastAsia" w:ascii="宋体" w:hAnsi="宋体" w:cs="宋体"/>
          <w:szCs w:val="21"/>
        </w:rPr>
        <w:t>是监管折现因子，公式为</w:t>
      </w:r>
      <w:r>
        <w:drawing>
          <wp:inline distT="0" distB="0" distL="114300" distR="114300">
            <wp:extent cx="632460" cy="415290"/>
            <wp:effectExtent l="0" t="0" r="15240" b="3810"/>
            <wp:docPr id="8"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3"/>
                    <pic:cNvPicPr>
                      <a:picLocks noChangeAspect="1"/>
                    </pic:cNvPicPr>
                  </pic:nvPicPr>
                  <pic:blipFill>
                    <a:blip r:embed="rId66"/>
                    <a:stretch>
                      <a:fillRect/>
                    </a:stretch>
                  </pic:blipFill>
                  <pic:spPr>
                    <a:xfrm>
                      <a:off x="0" y="0"/>
                      <a:ext cx="632460" cy="415290"/>
                    </a:xfrm>
                    <a:prstGeom prst="rect">
                      <a:avLst/>
                    </a:prstGeom>
                    <a:noFill/>
                    <a:ln>
                      <a:noFill/>
                    </a:ln>
                  </pic:spPr>
                </pic:pic>
              </a:graphicData>
            </a:graphic>
          </wp:inline>
        </w:drawing>
      </w:r>
      <w:r>
        <w:rPr>
          <w:rFonts w:hint="eastAsia" w:ascii="宋体" w:hAnsi="宋体" w:cs="宋体"/>
          <w:szCs w:val="21"/>
        </w:rPr>
        <w:t xml:space="preserve">。 </w:t>
      </w:r>
    </w:p>
    <w:p>
      <w:pPr>
        <w:ind w:firstLine="420" w:firstLineChars="200"/>
        <w:rPr>
          <w:rFonts w:ascii="宋体" w:hAnsi="宋体" w:cs="宋体"/>
          <w:szCs w:val="21"/>
        </w:rPr>
      </w:pPr>
      <w:r>
        <w:rPr>
          <w:rFonts w:hint="eastAsia" w:ascii="宋体" w:hAnsi="宋体" w:cs="宋体"/>
          <w:position w:val="-16"/>
          <w:szCs w:val="21"/>
        </w:rPr>
        <w:object>
          <v:shape id="_x0000_i1052" o:spt="75" type="#_x0000_t75" style="height:13.2pt;width:25.8pt;" o:ole="t" filled="f" o:preferrelative="t" stroked="f" coordsize="21600,21600">
            <v:path/>
            <v:fill on="f" focussize="0,0"/>
            <v:stroke on="f" joinstyle="miter"/>
            <v:imagedata r:id="rId68" o:title=""/>
            <o:lock v:ext="edit" aspectratio="t"/>
            <w10:wrap type="none"/>
            <w10:anchorlock/>
          </v:shape>
          <o:OLEObject Type="Embed" ProgID="Equation.DSMT4" ShapeID="_x0000_i1052" DrawAspect="Content" ObjectID="_1468075752" r:id="rId67">
            <o:LockedField>false</o:LockedField>
          </o:OLEObject>
        </w:object>
      </w:r>
      <w:r>
        <w:rPr>
          <w:rFonts w:hint="eastAsia" w:ascii="宋体" w:hAnsi="宋体" w:cs="宋体"/>
          <w:szCs w:val="21"/>
        </w:rPr>
        <w:t>是单名信用违约互换套期工具h的监管风险权重，基于所在行业和信用水平，详见表1。</w:t>
      </w:r>
    </w:p>
    <w:p>
      <w:pPr>
        <w:spacing w:line="480" w:lineRule="exact"/>
        <w:ind w:firstLine="420" w:firstLineChars="200"/>
        <w:rPr>
          <w:rFonts w:ascii="宋体" w:hAnsi="宋体" w:cs="宋体"/>
          <w:szCs w:val="21"/>
        </w:rPr>
      </w:pPr>
      <w:r>
        <w:rPr>
          <w:rFonts w:hint="eastAsia" w:ascii="宋体" w:hAnsi="宋体" w:cs="宋体"/>
          <w:szCs w:val="21"/>
        </w:rPr>
        <w:t>交易对手与单名信用违约互换套期工具的信用利差相关系数列表如下：</w:t>
      </w:r>
    </w:p>
    <w:p>
      <w:pPr>
        <w:spacing w:line="480" w:lineRule="exact"/>
        <w:jc w:val="center"/>
        <w:rPr>
          <w:rFonts w:ascii="宋体" w:hAnsi="宋体" w:cs="宋体"/>
          <w:b/>
          <w:szCs w:val="21"/>
        </w:rPr>
      </w:pPr>
      <w:r>
        <w:rPr>
          <w:rFonts w:hint="eastAsia" w:ascii="宋体" w:hAnsi="宋体" w:cs="宋体"/>
          <w:b/>
          <w:szCs w:val="21"/>
        </w:rPr>
        <w:t>表2：交易对手与单名信用违约互换套期工具的信用利差相关系数</w:t>
      </w:r>
    </w:p>
    <w:tbl>
      <w:tblPr>
        <w:tblStyle w:val="38"/>
        <w:tblW w:w="6435" w:type="dxa"/>
        <w:tblInd w:w="825"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4514"/>
        <w:gridCol w:w="1921"/>
      </w:tblGrid>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90" w:hRule="atLeast"/>
        </w:trPr>
        <w:tc>
          <w:tcPr>
            <w:tcW w:w="4514" w:type="dxa"/>
            <w:vAlign w:val="center"/>
          </w:tcPr>
          <w:p>
            <w:pPr>
              <w:pStyle w:val="163"/>
              <w:jc w:val="center"/>
              <w:rPr>
                <w:b/>
                <w:bCs/>
              </w:rPr>
            </w:pPr>
            <w:r>
              <w:rPr>
                <w:rFonts w:hint="eastAsia"/>
                <w:b/>
                <w:bCs/>
              </w:rPr>
              <w:t>单名信用违约互换套期工具</w:t>
            </w:r>
          </w:p>
        </w:tc>
        <w:tc>
          <w:tcPr>
            <w:tcW w:w="1921" w:type="dxa"/>
            <w:vAlign w:val="center"/>
          </w:tcPr>
          <w:p>
            <w:pPr>
              <w:pStyle w:val="163"/>
              <w:jc w:val="center"/>
              <w:rPr>
                <w:b/>
                <w:bCs/>
              </w:rPr>
            </w:pPr>
            <w:r>
              <w:rPr>
                <w:rFonts w:hint="eastAsia"/>
                <w:b/>
                <w:bCs/>
              </w:rPr>
              <w:t>相关系数</w:t>
            </w:r>
            <w:r>
              <w:rPr>
                <w:rFonts w:hint="eastAsia"/>
                <w:b/>
                <w:position w:val="-16"/>
              </w:rPr>
              <w:object>
                <v:shape id="_x0000_i1053" o:spt="75" type="#_x0000_t75" style="height:19.2pt;width:19.2pt;" o:ole="t" filled="f" o:preferrelative="t" stroked="f" coordsize="21600,21600">
                  <v:path/>
                  <v:fill on="f" focussize="0,0"/>
                  <v:stroke on="f" joinstyle="miter"/>
                  <v:imagedata r:id="rId70" o:title=""/>
                  <o:lock v:ext="edit" aspectratio="t"/>
                  <w10:wrap type="none"/>
                  <w10:anchorlock/>
                </v:shape>
                <o:OLEObject Type="Embed" ProgID="Equation.DSMT4" ShapeID="_x0000_i1053" DrawAspect="Content" ObjectID="_1468075753" r:id="rId69">
                  <o:LockedField>false</o:LockedField>
                </o:OLEObject>
              </w:objec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163"/>
              <w:rPr>
                <w:bCs/>
              </w:rPr>
            </w:pPr>
            <w:r>
              <w:rPr>
                <w:rFonts w:hint="eastAsia"/>
                <w:bCs/>
              </w:rPr>
              <w:t>直接基于相同交易对手</w:t>
            </w:r>
          </w:p>
        </w:tc>
        <w:tc>
          <w:tcPr>
            <w:tcW w:w="1921" w:type="dxa"/>
          </w:tcPr>
          <w:p>
            <w:pPr>
              <w:pStyle w:val="163"/>
              <w:rPr>
                <w:bCs/>
              </w:rPr>
            </w:pPr>
            <w:r>
              <w:rPr>
                <w:rFonts w:hint="eastAsia"/>
                <w:bCs/>
              </w:rPr>
              <w:t>100%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163"/>
              <w:rPr>
                <w:bCs/>
              </w:rPr>
            </w:pPr>
            <w:r>
              <w:rPr>
                <w:rFonts w:hint="eastAsia"/>
                <w:bCs/>
              </w:rPr>
              <w:t>与交易对手具有法律相关性</w:t>
            </w:r>
          </w:p>
        </w:tc>
        <w:tc>
          <w:tcPr>
            <w:tcW w:w="1921" w:type="dxa"/>
          </w:tcPr>
          <w:p>
            <w:pPr>
              <w:pStyle w:val="163"/>
              <w:rPr>
                <w:bCs/>
              </w:rPr>
            </w:pPr>
            <w:r>
              <w:rPr>
                <w:rFonts w:hint="eastAsia"/>
                <w:bCs/>
              </w:rPr>
              <w:t>80%</w:t>
            </w:r>
          </w:p>
        </w:tc>
      </w:tr>
      <w:tr>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266" w:hRule="atLeast"/>
        </w:trPr>
        <w:tc>
          <w:tcPr>
            <w:tcW w:w="4514" w:type="dxa"/>
          </w:tcPr>
          <w:p>
            <w:pPr>
              <w:pStyle w:val="163"/>
              <w:rPr>
                <w:bCs/>
              </w:rPr>
            </w:pPr>
            <w:r>
              <w:rPr>
                <w:rFonts w:hint="eastAsia"/>
                <w:bCs/>
              </w:rPr>
              <w:t>与交易对手同在一个行业或地区</w:t>
            </w:r>
          </w:p>
        </w:tc>
        <w:tc>
          <w:tcPr>
            <w:tcW w:w="1921" w:type="dxa"/>
          </w:tcPr>
          <w:p>
            <w:pPr>
              <w:pStyle w:val="163"/>
              <w:rPr>
                <w:bCs/>
              </w:rPr>
            </w:pPr>
            <w:r>
              <w:rPr>
                <w:rFonts w:hint="eastAsia"/>
                <w:bCs/>
              </w:rPr>
              <w:t>50%</w:t>
            </w:r>
          </w:p>
        </w:tc>
      </w:tr>
    </w:tbl>
    <w:p>
      <w:pPr>
        <w:spacing w:line="480" w:lineRule="exact"/>
        <w:ind w:firstLine="420" w:firstLineChars="200"/>
        <w:rPr>
          <w:rFonts w:ascii="宋体" w:hAnsi="宋体" w:cs="宋体"/>
          <w:szCs w:val="21"/>
        </w:rPr>
      </w:pPr>
      <w:r>
        <w:rPr>
          <w:rFonts w:hint="eastAsia" w:ascii="宋体" w:hAnsi="宋体" w:cs="宋体"/>
          <w:szCs w:val="21"/>
        </w:rPr>
        <w:t>（4）IH表示银行使用指数对冲工具，导致交易对手整体层面的CVA风险降低，计算公式如下：</w:t>
      </w:r>
    </w:p>
    <w:p>
      <w:pPr>
        <w:jc w:val="center"/>
        <w:rPr>
          <w:rFonts w:ascii="宋体" w:hAnsi="宋体" w:cs="宋体"/>
          <w:szCs w:val="21"/>
        </w:rPr>
      </w:pPr>
      <w:r>
        <w:drawing>
          <wp:inline distT="0" distB="0" distL="114300" distR="114300">
            <wp:extent cx="1896110" cy="369570"/>
            <wp:effectExtent l="0" t="0" r="8890" b="11430"/>
            <wp:docPr id="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4"/>
                    <pic:cNvPicPr>
                      <a:picLocks noChangeAspect="1"/>
                    </pic:cNvPicPr>
                  </pic:nvPicPr>
                  <pic:blipFill>
                    <a:blip r:embed="rId71"/>
                    <a:stretch>
                      <a:fillRect/>
                    </a:stretch>
                  </pic:blipFill>
                  <pic:spPr>
                    <a:xfrm>
                      <a:off x="0" y="0"/>
                      <a:ext cx="1896110" cy="369570"/>
                    </a:xfrm>
                    <a:prstGeom prst="rect">
                      <a:avLst/>
                    </a:prstGeom>
                    <a:noFill/>
                    <a:ln>
                      <a:noFill/>
                    </a:ln>
                  </pic:spPr>
                </pic:pic>
              </a:graphicData>
            </a:graphic>
          </wp:inline>
        </w:drawing>
      </w:r>
    </w:p>
    <w:p>
      <w:pPr>
        <w:spacing w:line="480" w:lineRule="exact"/>
        <w:ind w:firstLine="420" w:firstLineChars="200"/>
        <w:rPr>
          <w:rFonts w:ascii="宋体" w:hAnsi="宋体" w:cs="宋体"/>
          <w:szCs w:val="21"/>
        </w:rPr>
      </w:pPr>
      <w:r>
        <w:rPr>
          <w:rFonts w:hint="eastAsia" w:ascii="宋体" w:hAnsi="宋体" w:cs="宋体"/>
          <w:szCs w:val="21"/>
        </w:rPr>
        <w:t>其中：</w:t>
      </w:r>
    </w:p>
    <w:p>
      <w:pPr>
        <w:spacing w:line="480" w:lineRule="exact"/>
        <w:ind w:firstLine="420" w:firstLineChars="200"/>
        <w:rPr>
          <w:rFonts w:ascii="宋体" w:hAnsi="宋体" w:cs="宋体"/>
          <w:szCs w:val="21"/>
        </w:rPr>
      </w:pPr>
      <w:r>
        <w:rPr>
          <w:rFonts w:hint="eastAsia" w:ascii="宋体" w:hAnsi="宋体" w:cs="宋体"/>
          <w:position w:val="-14"/>
          <w:szCs w:val="21"/>
        </w:rPr>
        <w:object>
          <v:shape id="_x0000_i1054" o:spt="75" type="#_x0000_t75" style="height:19.2pt;width:25.8pt;" o:ole="t" filled="f" o:preferrelative="t" stroked="f" coordsize="21600,21600">
            <v:path/>
            <v:fill on="f" focussize="0,0"/>
            <v:stroke on="f" joinstyle="miter"/>
            <v:imagedata r:id="rId73" o:title=""/>
            <o:lock v:ext="edit" aspectratio="t"/>
            <w10:wrap type="none"/>
            <w10:anchorlock/>
          </v:shape>
          <o:OLEObject Type="Embed" ProgID="Equation.DSMT4" ShapeID="_x0000_i1054" DrawAspect="Content" ObjectID="_1468075754" r:id="rId72">
            <o:LockedField>false</o:LockedField>
          </o:OLEObject>
        </w:object>
      </w:r>
      <w:r>
        <w:rPr>
          <w:rFonts w:hint="eastAsia" w:ascii="宋体" w:hAnsi="宋体" w:cs="宋体"/>
          <w:szCs w:val="21"/>
        </w:rPr>
        <w:t>是指数信用违约互换i的剩余期限。</w:t>
      </w:r>
    </w:p>
    <w:p>
      <w:pPr>
        <w:spacing w:line="480" w:lineRule="exact"/>
        <w:ind w:firstLine="420" w:firstLineChars="200"/>
        <w:rPr>
          <w:rFonts w:ascii="宋体" w:hAnsi="宋体" w:cs="宋体"/>
          <w:szCs w:val="21"/>
        </w:rPr>
      </w:pPr>
      <w:r>
        <w:rPr>
          <w:rFonts w:hint="eastAsia" w:ascii="宋体" w:hAnsi="宋体" w:cs="宋体"/>
          <w:position w:val="-14"/>
          <w:szCs w:val="21"/>
        </w:rPr>
        <w:object>
          <v:shape id="_x0000_i1055" o:spt="75" type="#_x0000_t75" style="height:19.2pt;width:25.8pt;" o:ole="t" filled="f" o:preferrelative="t" stroked="f" coordsize="21600,21600">
            <v:path/>
            <v:fill on="f" focussize="0,0"/>
            <v:stroke on="f" joinstyle="miter"/>
            <v:imagedata r:id="rId75" o:title=""/>
            <o:lock v:ext="edit" aspectratio="t"/>
            <w10:wrap type="none"/>
            <w10:anchorlock/>
          </v:shape>
          <o:OLEObject Type="Embed" ProgID="Equation.DSMT4" ShapeID="_x0000_i1055" DrawAspect="Content" ObjectID="_1468075755" r:id="rId74">
            <o:LockedField>false</o:LockedField>
          </o:OLEObject>
        </w:object>
      </w:r>
      <w:r>
        <w:rPr>
          <w:rFonts w:hint="eastAsia" w:ascii="宋体" w:hAnsi="宋体" w:cs="宋体"/>
          <w:szCs w:val="21"/>
        </w:rPr>
        <w:t>是指数信用违约互换i的名义本金。</w:t>
      </w:r>
    </w:p>
    <w:p>
      <w:pPr>
        <w:ind w:firstLine="420" w:firstLineChars="200"/>
        <w:rPr>
          <w:rFonts w:ascii="宋体" w:hAnsi="宋体" w:cs="宋体"/>
          <w:szCs w:val="21"/>
        </w:rPr>
      </w:pPr>
      <w:r>
        <w:rPr>
          <w:rFonts w:hint="eastAsia" w:ascii="宋体" w:hAnsi="宋体" w:cs="宋体"/>
          <w:position w:val="-12"/>
          <w:szCs w:val="21"/>
        </w:rPr>
        <w:object>
          <v:shape id="_x0000_i1056" o:spt="75" type="#_x0000_t75" style="height:19.2pt;width:32.4pt;" o:ole="t" filled="f" o:preferrelative="t" stroked="f" coordsize="21600,21600">
            <v:path/>
            <v:fill on="f" focussize="0,0"/>
            <v:stroke on="f" joinstyle="miter"/>
            <v:imagedata r:id="rId77" o:title=""/>
            <o:lock v:ext="edit" aspectratio="t"/>
            <w10:wrap type="none"/>
            <w10:anchorlock/>
          </v:shape>
          <o:OLEObject Type="Embed" ProgID="Equation.DSMT4" ShapeID="_x0000_i1056" DrawAspect="Content" ObjectID="_1468075756" r:id="rId76">
            <o:LockedField>false</o:LockedField>
          </o:OLEObject>
        </w:object>
      </w:r>
      <w:r>
        <w:rPr>
          <w:rFonts w:hint="eastAsia" w:ascii="宋体" w:hAnsi="宋体" w:cs="宋体"/>
          <w:szCs w:val="21"/>
        </w:rPr>
        <w:t>是监管折现因子，公式为</w:t>
      </w:r>
      <w:r>
        <w:drawing>
          <wp:inline distT="0" distB="0" distL="114300" distR="114300">
            <wp:extent cx="695960" cy="393065"/>
            <wp:effectExtent l="0" t="0" r="8890" b="6985"/>
            <wp:docPr id="1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5"/>
                    <pic:cNvPicPr>
                      <a:picLocks noChangeAspect="1"/>
                    </pic:cNvPicPr>
                  </pic:nvPicPr>
                  <pic:blipFill>
                    <a:blip r:embed="rId78"/>
                    <a:stretch>
                      <a:fillRect/>
                    </a:stretch>
                  </pic:blipFill>
                  <pic:spPr>
                    <a:xfrm>
                      <a:off x="0" y="0"/>
                      <a:ext cx="695960" cy="393065"/>
                    </a:xfrm>
                    <a:prstGeom prst="rect">
                      <a:avLst/>
                    </a:prstGeom>
                    <a:noFill/>
                    <a:ln>
                      <a:noFill/>
                    </a:ln>
                  </pic:spPr>
                </pic:pic>
              </a:graphicData>
            </a:graphic>
          </wp:inline>
        </w:drawing>
      </w:r>
      <w:r>
        <w:rPr>
          <w:rFonts w:hint="eastAsia" w:ascii="宋体" w:hAnsi="宋体" w:cs="宋体"/>
          <w:szCs w:val="21"/>
        </w:rPr>
        <w:t xml:space="preserve"> 。</w:t>
      </w:r>
    </w:p>
    <w:p>
      <w:pPr>
        <w:spacing w:line="480" w:lineRule="exact"/>
        <w:ind w:firstLine="420" w:firstLineChars="200"/>
        <w:rPr>
          <w:rFonts w:ascii="宋体" w:hAnsi="宋体" w:cs="宋体"/>
          <w:szCs w:val="21"/>
        </w:rPr>
      </w:pPr>
      <w:r>
        <w:rPr>
          <w:rFonts w:hint="eastAsia" w:ascii="宋体" w:hAnsi="宋体" w:cs="宋体"/>
          <w:position w:val="-16"/>
          <w:szCs w:val="21"/>
        </w:rPr>
        <w:object>
          <v:shape id="_x0000_i1057" o:spt="75" type="#_x0000_t75" style="height:19.2pt;width:19.2pt;" o:ole="t" filled="f" o:preferrelative="t" stroked="f" coordsize="21600,21600">
            <v:path/>
            <v:fill on="f" focussize="0,0"/>
            <v:stroke on="f" joinstyle="miter"/>
            <v:imagedata r:id="rId80" o:title=""/>
            <o:lock v:ext="edit" aspectratio="t"/>
            <w10:wrap type="none"/>
            <w10:anchorlock/>
          </v:shape>
          <o:OLEObject Type="Embed" ProgID="Equation.DSMT4" ShapeID="_x0000_i1057" DrawAspect="Content" ObjectID="_1468075757" r:id="rId79">
            <o:LockedField>false</o:LockedField>
          </o:OLEObject>
        </w:object>
      </w:r>
      <w:r>
        <w:rPr>
          <w:rFonts w:hint="eastAsia" w:ascii="宋体" w:hAnsi="宋体" w:cs="宋体"/>
          <w:szCs w:val="21"/>
        </w:rPr>
        <w:t>是指数信用违约互换i的监管风险权重。对于属于同一行业且信用水平相同的指数，应在表1相应数值上乘以0.7；对于跨行业或跨信用水平等级的指数，应基于表1相应数值并根据指数加权计算后乘以0.7。</w:t>
      </w:r>
    </w:p>
    <w:p>
      <w:pPr>
        <w:spacing w:line="480" w:lineRule="exact"/>
        <w:ind w:firstLine="420" w:firstLineChars="200"/>
        <w:rPr>
          <w:rFonts w:ascii="宋体" w:hAnsi="宋体" w:cs="宋体"/>
          <w:szCs w:val="21"/>
        </w:rPr>
      </w:pPr>
      <w:r>
        <w:rPr>
          <w:rFonts w:hint="eastAsia" w:ascii="宋体" w:hAnsi="宋体" w:cs="宋体"/>
          <w:szCs w:val="21"/>
        </w:rPr>
        <w:t>（5）</w:t>
      </w:r>
      <w:r>
        <w:rPr>
          <w:rFonts w:hint="eastAsia" w:ascii="宋体" w:hAnsi="宋体" w:cs="宋体"/>
          <w:position w:val="-12"/>
          <w:szCs w:val="21"/>
        </w:rPr>
        <w:object>
          <v:shape id="_x0000_i1058" o:spt="75" type="#_x0000_t75" style="height:13.2pt;width:32.4pt;" o:ole="t" filled="f" o:preferrelative="t" stroked="f" coordsize="21600,21600">
            <v:path/>
            <v:fill on="f" focussize="0,0"/>
            <v:stroke on="f" joinstyle="miter"/>
            <v:imagedata r:id="rId82" o:title=""/>
            <o:lock v:ext="edit" aspectratio="t"/>
            <w10:wrap type="none"/>
            <w10:anchorlock/>
          </v:shape>
          <o:OLEObject Type="Embed" ProgID="Equation.DSMT4" ShapeID="_x0000_i1058" DrawAspect="Content" ObjectID="_1468075758" r:id="rId81">
            <o:LockedField>false</o:LockedField>
          </o:OLEObject>
        </w:object>
      </w:r>
      <w:r>
        <w:rPr>
          <w:rFonts w:hint="eastAsia" w:ascii="宋体" w:hAnsi="宋体" w:cs="宋体"/>
          <w:szCs w:val="21"/>
        </w:rPr>
        <w:t>为表示错位对冲的参数，用于限制非直接对冲对资本要求的降低程度，计算公式如下：</w:t>
      </w:r>
    </w:p>
    <w:p>
      <w:pPr>
        <w:jc w:val="center"/>
        <w:rPr>
          <w:rFonts w:ascii="宋体" w:hAnsi="宋体" w:cs="宋体"/>
          <w:szCs w:val="21"/>
        </w:rPr>
      </w:pPr>
      <w:r>
        <w:drawing>
          <wp:inline distT="0" distB="0" distL="114300" distR="114300">
            <wp:extent cx="2979420" cy="423545"/>
            <wp:effectExtent l="0" t="0" r="11430" b="14605"/>
            <wp:docPr id="1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76"/>
                    <pic:cNvPicPr>
                      <a:picLocks noChangeAspect="1"/>
                    </pic:cNvPicPr>
                  </pic:nvPicPr>
                  <pic:blipFill>
                    <a:blip r:embed="rId83"/>
                    <a:stretch>
                      <a:fillRect/>
                    </a:stretch>
                  </pic:blipFill>
                  <pic:spPr>
                    <a:xfrm>
                      <a:off x="0" y="0"/>
                      <a:ext cx="2979420" cy="423545"/>
                    </a:xfrm>
                    <a:prstGeom prst="rect">
                      <a:avLst/>
                    </a:prstGeom>
                    <a:noFill/>
                    <a:ln>
                      <a:noFill/>
                    </a:ln>
                  </pic:spPr>
                </pic:pic>
              </a:graphicData>
            </a:graphic>
          </wp:inline>
        </w:drawing>
      </w:r>
    </w:p>
    <w:p>
      <w:pPr>
        <w:spacing w:line="480" w:lineRule="exact"/>
        <w:ind w:firstLine="420" w:firstLineChars="200"/>
        <w:rPr>
          <w:rFonts w:ascii="宋体" w:hAnsi="宋体" w:cs="宋体"/>
          <w:szCs w:val="21"/>
        </w:rPr>
      </w:pPr>
      <w:r>
        <w:rPr>
          <w:rFonts w:hint="eastAsia" w:ascii="宋体" w:hAnsi="宋体" w:cs="宋体"/>
          <w:szCs w:val="21"/>
        </w:rPr>
        <w:t>其中：系数计算与简化版一致。</w:t>
      </w:r>
    </w:p>
    <w:p>
      <w:pPr>
        <w:spacing w:line="440" w:lineRule="exact"/>
        <w:ind w:firstLine="420" w:firstLineChars="200"/>
      </w:pPr>
      <w:r>
        <w:rPr>
          <w:szCs w:val="21"/>
        </w:rPr>
        <w:t>[</w:t>
      </w:r>
      <w:r>
        <w:rPr>
          <w:rFonts w:hint="eastAsia"/>
          <w:szCs w:val="21"/>
        </w:rPr>
        <w:t>H</w:t>
      </w:r>
      <w:r>
        <w:rPr>
          <w:szCs w:val="21"/>
        </w:rPr>
        <w:t>风险</w:t>
      </w:r>
      <w:r>
        <w:rPr>
          <w:rFonts w:hint="eastAsia"/>
          <w:szCs w:val="21"/>
        </w:rPr>
        <w:t>加权资产</w:t>
      </w:r>
      <w:r>
        <w:rPr>
          <w:szCs w:val="21"/>
        </w:rPr>
        <w:t>]：是指填报机构</w:t>
      </w:r>
      <w:r>
        <w:rPr>
          <w:rFonts w:hint="eastAsia"/>
          <w:szCs w:val="21"/>
        </w:rPr>
        <w:t>信用估值调整</w:t>
      </w:r>
      <w:r>
        <w:rPr>
          <w:szCs w:val="21"/>
        </w:rPr>
        <w:t>风险加权资产。</w:t>
      </w:r>
      <w:r>
        <w:rPr>
          <w:rFonts w:hint="eastAsia"/>
          <w:szCs w:val="21"/>
        </w:rPr>
        <w:t>存在信用估值调整风险合格对冲的商业银行可适用完整版，其余商业银行适用简化版。</w:t>
      </w:r>
    </w:p>
    <w:p>
      <w:pPr>
        <w:spacing w:line="440" w:lineRule="exact"/>
        <w:ind w:firstLine="420" w:firstLineChars="200"/>
        <w:rPr>
          <w:rFonts w:ascii="宋体" w:hAnsi="宋体" w:cs="宋体"/>
          <w:szCs w:val="21"/>
        </w:rPr>
      </w:pPr>
      <w:r>
        <w:rPr>
          <w:szCs w:val="21"/>
        </w:rPr>
        <w:t>[</w:t>
      </w:r>
      <w:r>
        <w:rPr>
          <w:rFonts w:hint="eastAsia"/>
          <w:szCs w:val="21"/>
        </w:rPr>
        <w:t>7.2</w:t>
      </w:r>
      <w:r>
        <w:rPr>
          <w:szCs w:val="21"/>
        </w:rPr>
        <w:t>.中央交易对手]</w:t>
      </w:r>
      <w:r>
        <w:rPr>
          <w:rFonts w:hint="eastAsia"/>
          <w:szCs w:val="21"/>
        </w:rPr>
        <w:t>：</w:t>
      </w:r>
      <w:r>
        <w:rPr>
          <w:rFonts w:hint="eastAsia" w:ascii="宋体" w:hAnsi="宋体" w:cs="宋体"/>
          <w:szCs w:val="21"/>
        </w:rPr>
        <w:t>商业银行应计算银行账簿和交易账簿中中央交易对手风险暴露的风险加权资产，涉及的业务包括场外衍生工具交易、在交易所交易的衍生工具交易、证券融资交易以及长期限结算交易。中央交易对手信用风险加权资产为交易风险暴露与违约基金风险暴露的风险加权资产之和。</w:t>
      </w:r>
    </w:p>
    <w:p>
      <w:pPr>
        <w:spacing w:line="440" w:lineRule="exact"/>
        <w:ind w:firstLine="420" w:firstLineChars="200"/>
        <w:rPr>
          <w:rFonts w:ascii="宋体" w:hAnsi="宋体" w:cs="宋体"/>
          <w:szCs w:val="21"/>
        </w:rPr>
      </w:pPr>
      <w:r>
        <w:rPr>
          <w:rFonts w:hint="eastAsia" w:ascii="宋体" w:hAnsi="宋体" w:cs="宋体"/>
          <w:szCs w:val="21"/>
        </w:rPr>
        <w:t>中央交易对手分为合格中央交易对手与不合格中央交易对手。商业银行对合格中央交易对手和不合格中央交易对手的交易对手风险暴露计量规则分别见《办法》附件1</w:t>
      </w:r>
      <w:r>
        <w:rPr>
          <w:rFonts w:ascii="宋体" w:hAnsi="宋体" w:cs="宋体"/>
          <w:szCs w:val="21"/>
        </w:rPr>
        <w:t>0</w:t>
      </w:r>
      <w:r>
        <w:rPr>
          <w:rFonts w:hint="eastAsia" w:ascii="宋体" w:hAnsi="宋体" w:cs="宋体"/>
          <w:szCs w:val="21"/>
        </w:rPr>
        <w:t>第二部分和第四部分。如果某合格中央交易对手不再满足合格标准，除</w:t>
      </w:r>
      <w:r>
        <w:rPr>
          <w:rFonts w:hint="eastAsia" w:ascii="宋体" w:hAnsi="宋体" w:eastAsia="宋体" w:cs="宋体"/>
          <w:color w:val="000000"/>
          <w:szCs w:val="21"/>
        </w:rPr>
        <w:t>国家金融监督管理总局</w:t>
      </w:r>
      <w:r>
        <w:rPr>
          <w:rFonts w:hint="eastAsia" w:ascii="宋体" w:hAnsi="宋体" w:cs="宋体"/>
          <w:szCs w:val="21"/>
        </w:rPr>
        <w:t>另行规定，3个月内，商业银行可按照合格中央交易对手的规则计量风险加权资产；3个月后，商业银行应按照不合格中央交易对手的规则计量风险加权资产。</w:t>
      </w:r>
    </w:p>
    <w:p>
      <w:pPr>
        <w:spacing w:line="440" w:lineRule="exact"/>
        <w:ind w:firstLine="420" w:firstLineChars="200"/>
        <w:rPr>
          <w:rFonts w:ascii="宋体" w:hAnsi="宋体" w:cs="宋体"/>
          <w:szCs w:val="21"/>
        </w:rPr>
      </w:pPr>
      <w:r>
        <w:rPr>
          <w:rFonts w:hint="eastAsia" w:ascii="宋体" w:hAnsi="宋体" w:cs="宋体"/>
          <w:szCs w:val="21"/>
        </w:rPr>
        <w:t>商业银行对中央交易对手风险暴露不纳入内部评级法覆盖范围。</w:t>
      </w:r>
    </w:p>
    <w:p>
      <w:pPr>
        <w:spacing w:line="480" w:lineRule="exact"/>
        <w:ind w:firstLine="420" w:firstLineChars="200"/>
        <w:rPr>
          <w:rFonts w:ascii="宋体" w:hAnsi="宋体" w:cs="宋体"/>
          <w:szCs w:val="21"/>
        </w:rPr>
      </w:pPr>
      <w:r>
        <w:rPr>
          <w:rFonts w:hint="eastAsia" w:ascii="宋体" w:hAnsi="宋体" w:cs="宋体"/>
          <w:szCs w:val="21"/>
        </w:rPr>
        <w:t>商业银行对合格中央交易对手风险暴露（包括交易风险暴露和违约基金风险暴露）的资本计提要求高于同等条件下对不合格中央交易对手所有风险暴露的资本计提要求时，应取后者作为资本计提要求。</w:t>
      </w:r>
    </w:p>
    <w:p>
      <w:pPr>
        <w:spacing w:line="480" w:lineRule="exact"/>
        <w:ind w:firstLine="420" w:firstLineChars="200"/>
        <w:rPr>
          <w:rFonts w:ascii="宋体" w:hAnsi="宋体" w:cs="宋体"/>
          <w:szCs w:val="21"/>
        </w:rPr>
      </w:pPr>
      <w:r>
        <w:rPr>
          <w:rFonts w:hint="eastAsia" w:ascii="宋体" w:hAnsi="宋体" w:cs="宋体"/>
          <w:szCs w:val="21"/>
        </w:rPr>
        <w:t>1.交易风险暴露</w:t>
      </w:r>
    </w:p>
    <w:p>
      <w:pPr>
        <w:spacing w:line="480" w:lineRule="exact"/>
        <w:ind w:firstLine="420" w:firstLineChars="200"/>
        <w:rPr>
          <w:rFonts w:ascii="宋体" w:hAnsi="宋体" w:cs="宋体"/>
          <w:szCs w:val="21"/>
        </w:rPr>
      </w:pPr>
      <w:r>
        <w:rPr>
          <w:rFonts w:hint="eastAsia" w:ascii="宋体" w:hAnsi="宋体" w:cs="宋体"/>
          <w:szCs w:val="21"/>
        </w:rPr>
        <w:t>（1）作为中央交易对手的清算会员：对中央交易对手风险暴露</w:t>
      </w:r>
    </w:p>
    <w:p>
      <w:pPr>
        <w:spacing w:line="480" w:lineRule="exact"/>
        <w:ind w:firstLine="420" w:firstLineChars="200"/>
        <w:rPr>
          <w:rFonts w:ascii="宋体" w:hAnsi="宋体" w:cs="宋体"/>
          <w:szCs w:val="21"/>
        </w:rPr>
      </w:pPr>
      <w:r>
        <w:rPr>
          <w:rFonts w:hint="eastAsia" w:ascii="宋体" w:hAnsi="宋体" w:cs="宋体"/>
          <w:szCs w:val="21"/>
        </w:rPr>
        <w:t>商业银行作为中央交易对手的清算会员，如果为自身提供清算，与中央交易对手交易风险暴露的风险权重为2%；如果商业银行为客户提供清算服务，且中央交易对手违约导致客户损失时需弥补客户损失，商业银行对该中央交易对手交易风险暴露的风险权重也为2%。商业银行应按照《办法》附件9计算衍生工具、长期限结算交易的违约风险暴露和证券融资交易风险缓释后的交易风险暴露。商业银行采用SA-CCR时，应使用至少10天的保证金风险期间。</w:t>
      </w:r>
    </w:p>
    <w:p>
      <w:pPr>
        <w:spacing w:line="480" w:lineRule="exact"/>
        <w:ind w:firstLine="420" w:firstLineChars="200"/>
        <w:rPr>
          <w:rFonts w:ascii="宋体" w:hAnsi="宋体" w:cs="宋体"/>
          <w:szCs w:val="21"/>
        </w:rPr>
      </w:pPr>
      <w:r>
        <w:rPr>
          <w:rFonts w:hint="eastAsia" w:ascii="宋体" w:hAnsi="宋体" w:cs="宋体"/>
          <w:szCs w:val="21"/>
        </w:rPr>
        <w:t>（2）作为中央交易对手的清算会员：对客户风险暴露</w:t>
      </w:r>
    </w:p>
    <w:p>
      <w:pPr>
        <w:spacing w:line="480" w:lineRule="exact"/>
        <w:ind w:firstLine="420" w:firstLineChars="200"/>
        <w:rPr>
          <w:rFonts w:ascii="宋体" w:hAnsi="宋体" w:cs="宋体"/>
          <w:szCs w:val="21"/>
        </w:rPr>
      </w:pPr>
      <w:r>
        <w:rPr>
          <w:rFonts w:hint="eastAsia" w:ascii="宋体" w:hAnsi="宋体" w:cs="宋体"/>
          <w:szCs w:val="21"/>
        </w:rPr>
        <w:t>商业银行作为中央交易对手的清算会员，不论商业银行为该交易提供保证，还是仅作为客户与中央交易对手之间的中介，均应按照双边交易对客户风险暴露（包括潜在的信用估值调整风险暴露）计提资本。鉴于商业银行提供清算服务的交易能够在较短时间内平仓，商业银行采用现期风险暴露法时，可对客户风险暴露乘以不低于0.71的系数（若保证金风险期间为5天，则系数为0.71；若保证金风险期间为6、7、8、9或10天，则系数分别为0.77、0.84、0.89、0.95或1）；商业银行采用SA-CCR时，应使用至少5天的保证金风险期间。</w:t>
      </w:r>
    </w:p>
    <w:p>
      <w:pPr>
        <w:spacing w:line="480" w:lineRule="exact"/>
        <w:ind w:firstLine="420" w:firstLineChars="200"/>
        <w:rPr>
          <w:rFonts w:ascii="宋体" w:hAnsi="宋体" w:cs="宋体"/>
          <w:szCs w:val="21"/>
        </w:rPr>
      </w:pPr>
      <w:r>
        <w:rPr>
          <w:rFonts w:hint="eastAsia" w:ascii="宋体" w:hAnsi="宋体" w:cs="宋体"/>
          <w:szCs w:val="21"/>
        </w:rPr>
        <w:t>（3）作为客户：对清算会员和中央交易对手风险暴露</w:t>
      </w:r>
    </w:p>
    <w:p>
      <w:pPr>
        <w:spacing w:line="48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商业银行作为中央交易对手清算会员的客户，在该交易中清算会员充当商业银行与中央交易对手之间的中介，并与中央交易对手开展抵消交易，商业银行对该清算会员风险暴露的风险权重为2%；如果商业银行与中央交易对手直接交易，该清算会员提供保证，商业银行对中央交易对手风险暴露的风险权重为2%；多层级客户结构中，较低层级客户对较高层级客户风险暴露的风险权重也为2%。上述三种情形下采用2%的风险权重应满足以下两个条件：</w:t>
      </w:r>
    </w:p>
    <w:p>
      <w:pPr>
        <w:spacing w:line="480" w:lineRule="exact"/>
        <w:ind w:firstLine="420" w:firstLineChars="200"/>
        <w:rPr>
          <w:rFonts w:ascii="宋体" w:hAnsi="宋体" w:cs="宋体"/>
          <w:szCs w:val="21"/>
        </w:rPr>
      </w:pPr>
      <w:r>
        <w:rPr>
          <w:rFonts w:hint="eastAsia" w:ascii="宋体" w:hAnsi="宋体" w:cs="宋体"/>
          <w:szCs w:val="21"/>
        </w:rPr>
        <w:t>a.中央交易对手将抵消交易识别为客户交易，并持有相应的抵押品，且清算会员具备相应制度安排，确保在清算会员违约或破产、清算会员的其他客户违约或破产、清算会员及其他客户同时违约或破产等三种情形下，清算会员都能防止该客户遭受损失。商业银行应按照监管要求提供独立的法律意见书，证明在上述三种情形下，都将受到相关法律保护而不会遭受损失。</w:t>
      </w:r>
    </w:p>
    <w:p>
      <w:pPr>
        <w:spacing w:line="480" w:lineRule="exact"/>
        <w:ind w:firstLine="420" w:firstLineChars="200"/>
        <w:rPr>
          <w:rFonts w:ascii="宋体" w:hAnsi="宋体" w:cs="宋体"/>
          <w:szCs w:val="21"/>
        </w:rPr>
      </w:pPr>
      <w:r>
        <w:rPr>
          <w:rFonts w:hint="eastAsia" w:ascii="宋体" w:hAnsi="宋体" w:cs="宋体"/>
          <w:szCs w:val="21"/>
        </w:rPr>
        <w:t>b.相关的法律、制度、规则、合同或监管安排能够保证，若清算会员违约或破产，与该清算会员的抵消交易将非常有可能通过中央交易对手或被中央交易对手间接执行。</w:t>
      </w:r>
    </w:p>
    <w:p>
      <w:pPr>
        <w:spacing w:line="48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如果在清算会员和清算会员的其他客户同时违约或破产时，不能保证作为客户的商业银行免受损失，但上述两个条件中其它条件都满足的情形下，客户对该清算会员风险暴露或客户对较高层级客户风险暴露的风险权重为4%。</w:t>
      </w:r>
    </w:p>
    <w:p>
      <w:pPr>
        <w:spacing w:line="48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3 \* GB3 \* MERGEFORMAT </w:instrText>
      </w:r>
      <w:r>
        <w:rPr>
          <w:rFonts w:hint="eastAsia" w:ascii="宋体" w:hAnsi="宋体" w:cs="宋体"/>
          <w:szCs w:val="21"/>
        </w:rPr>
        <w:fldChar w:fldCharType="separate"/>
      </w:r>
      <w:r>
        <w:t>③</w:t>
      </w:r>
      <w:r>
        <w:rPr>
          <w:rFonts w:hint="eastAsia" w:ascii="宋体" w:hAnsi="宋体" w:cs="宋体"/>
          <w:szCs w:val="21"/>
        </w:rPr>
        <w:fldChar w:fldCharType="end"/>
      </w:r>
      <w:r>
        <w:rPr>
          <w:rFonts w:hint="eastAsia" w:ascii="宋体" w:hAnsi="宋体" w:cs="宋体"/>
          <w:szCs w:val="21"/>
        </w:rPr>
        <w:t>若不满足上述情形，商业银行作为清算会员的客户，应按照双边交易计算对该清算会员风险暴露（包括潜在的信用估值调整风险暴露）风险加权资产。</w:t>
      </w:r>
    </w:p>
    <w:p>
      <w:pPr>
        <w:spacing w:line="480" w:lineRule="exact"/>
        <w:ind w:firstLine="420" w:firstLineChars="200"/>
        <w:rPr>
          <w:rFonts w:ascii="宋体" w:hAnsi="宋体" w:cs="宋体"/>
          <w:szCs w:val="21"/>
        </w:rPr>
      </w:pPr>
      <w:r>
        <w:rPr>
          <w:rFonts w:hint="eastAsia" w:ascii="宋体" w:hAnsi="宋体" w:cs="宋体"/>
          <w:szCs w:val="21"/>
        </w:rPr>
        <w:t>（4）抵质押品的处理</w:t>
      </w:r>
    </w:p>
    <w:p>
      <w:pPr>
        <w:spacing w:line="480" w:lineRule="exact"/>
        <w:ind w:firstLine="420" w:firstLineChars="200"/>
        <w:rPr>
          <w:rFonts w:ascii="宋体" w:hAnsi="宋体" w:cs="宋体"/>
          <w:szCs w:val="21"/>
        </w:rPr>
      </w:pPr>
      <w:r>
        <w:rPr>
          <w:rFonts w:hint="eastAsia" w:ascii="宋体" w:hAnsi="宋体" w:cs="宋体"/>
          <w:szCs w:val="21"/>
        </w:rPr>
        <w:t>不论商业银行提交的资产是否作为抵质押品，均应对其计提资本。如果商业银行作为清算会员或客户，其资产或抵质押品提交给中央交易对手或另一家清算会员，且无法实现破产隔离，应按照资产或抵质押品持有主体确定风险权重（如果持有主体为中央交易对手，风险权重为2%），进而计算交易对手信用风险资本要求；如果抵质押品由托管人保管且以破产隔离方式持有，无需对该抵质押品计提交易对手信用风险资本要求。若中央交易对手代表客户持有抵质押品且无法实现破产隔离，但满足本部分（3）</w:t>
      </w: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条件的该抵质押品风险权重为2%；满足（3）</w:t>
      </w: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条件的该抵质押品风险权重为4%。</w:t>
      </w:r>
    </w:p>
    <w:p>
      <w:pPr>
        <w:spacing w:line="480" w:lineRule="exact"/>
        <w:ind w:firstLine="420" w:firstLineChars="200"/>
        <w:rPr>
          <w:rFonts w:ascii="宋体" w:hAnsi="宋体" w:cs="宋体"/>
          <w:szCs w:val="21"/>
        </w:rPr>
      </w:pPr>
      <w:r>
        <w:rPr>
          <w:rFonts w:hint="eastAsia" w:ascii="宋体" w:hAnsi="宋体" w:cs="宋体"/>
          <w:szCs w:val="21"/>
        </w:rPr>
        <w:t>以破产隔离方式持有是指：当交易对手破产或无力偿还债务时，抵质押物可以免于被强制执行或被法院禁止返还，抵押/出质人可收回抵质押物。以破产隔离方式持有的抵质押物应有独立账户托管。</w:t>
      </w:r>
      <w:r>
        <w:rPr>
          <w:rFonts w:hint="eastAsia" w:ascii="宋体" w:hAnsi="宋体" w:cs="宋体"/>
          <w:szCs w:val="21"/>
        </w:rPr>
        <w:tab/>
      </w:r>
    </w:p>
    <w:p>
      <w:pPr>
        <w:numPr>
          <w:ilvl w:val="0"/>
          <w:numId w:val="4"/>
        </w:numPr>
        <w:spacing w:line="480" w:lineRule="exact"/>
        <w:ind w:firstLine="420" w:firstLineChars="200"/>
        <w:rPr>
          <w:rFonts w:ascii="宋体" w:hAnsi="宋体" w:cs="宋体"/>
          <w:szCs w:val="21"/>
        </w:rPr>
      </w:pPr>
      <w:r>
        <w:rPr>
          <w:rFonts w:hint="eastAsia" w:ascii="宋体" w:hAnsi="宋体" w:cs="宋体"/>
          <w:szCs w:val="21"/>
        </w:rPr>
        <w:t>商业银行应按照双边交易计算对不合格中央交易对手交易风险暴露的风险加权资产。商业银行应根据信用风险权重法确定不合格中央交易对手的风险权重。</w:t>
      </w:r>
    </w:p>
    <w:p>
      <w:pPr>
        <w:spacing w:line="480" w:lineRule="exact"/>
        <w:ind w:firstLine="420" w:firstLineChars="200"/>
        <w:rPr>
          <w:rFonts w:ascii="宋体" w:hAnsi="宋体" w:cs="宋体"/>
          <w:szCs w:val="21"/>
        </w:rPr>
      </w:pPr>
      <w:r>
        <w:rPr>
          <w:rFonts w:hint="eastAsia" w:ascii="宋体" w:hAnsi="宋体" w:cs="宋体"/>
          <w:szCs w:val="21"/>
        </w:rPr>
        <w:t>2.违约基金风险暴露</w:t>
      </w:r>
    </w:p>
    <w:p>
      <w:pPr>
        <w:spacing w:line="480" w:lineRule="exact"/>
        <w:ind w:firstLine="420" w:firstLineChars="200"/>
        <w:rPr>
          <w:rFonts w:ascii="宋体" w:hAnsi="宋体" w:cs="宋体"/>
          <w:szCs w:val="21"/>
        </w:rPr>
      </w:pPr>
      <w:r>
        <w:rPr>
          <w:rFonts w:hint="eastAsia" w:ascii="宋体" w:hAnsi="宋体" w:cs="宋体"/>
          <w:szCs w:val="21"/>
        </w:rPr>
        <w:t>违约基金可由仅具有结算风险的产品或业务类型（如，股票和债券）与产生交易对手信用风险的产品或业务类型（如，场外衍生工具、交易所交易的衍生工具、证券融资交易以及长期限结算交易）之间共享。如果清算会员缴纳的违约基金已按产品类型隔离，则应分类计量。如果中央交易对手的预缴资源可在产品类型之间共享，则需根据产品的违约风险暴露比例对预缴资源进行分配。清算会员在确定违约基金风险权重时，应考虑如下因素：合格中央交易对手财务资源的规模和质量；中央交易对手的交易对手信风险暴露；当一个或多个清算会员违约时，中央交易对手的违约处置流程。违约基金的资本计提要求应分两步计算：</w:t>
      </w:r>
    </w:p>
    <w:p>
      <w:pPr>
        <w:spacing w:line="480" w:lineRule="exact"/>
        <w:ind w:firstLine="420" w:firstLineChars="200"/>
        <w:rPr>
          <w:rFonts w:ascii="宋体" w:hAnsi="宋体" w:cs="宋体"/>
          <w:szCs w:val="21"/>
        </w:rPr>
      </w:pPr>
      <w:r>
        <w:rPr>
          <w:rFonts w:hint="eastAsia" w:ascii="宋体" w:hAnsi="宋体" w:cs="宋体"/>
          <w:szCs w:val="21"/>
        </w:rPr>
        <w:t>（1）计算中央交易对手对所有清算会员及其客户的交易对手信用风险暴露应计提的虚拟资本要求。公式如下：</w:t>
      </w:r>
    </w:p>
    <w:p>
      <w:pPr>
        <w:jc w:val="center"/>
        <w:rPr>
          <w:rFonts w:ascii="宋体" w:hAnsi="宋体" w:cs="宋体"/>
          <w:szCs w:val="21"/>
        </w:rPr>
      </w:pPr>
      <w:r>
        <w:drawing>
          <wp:inline distT="0" distB="0" distL="114300" distR="114300">
            <wp:extent cx="2127250" cy="381635"/>
            <wp:effectExtent l="0" t="0" r="6350" b="18415"/>
            <wp:docPr id="12"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0"/>
                    <pic:cNvPicPr>
                      <a:picLocks noChangeAspect="1"/>
                    </pic:cNvPicPr>
                  </pic:nvPicPr>
                  <pic:blipFill>
                    <a:blip r:embed="rId84"/>
                    <a:stretch>
                      <a:fillRect/>
                    </a:stretch>
                  </pic:blipFill>
                  <pic:spPr>
                    <a:xfrm>
                      <a:off x="0" y="0"/>
                      <a:ext cx="2127250" cy="381635"/>
                    </a:xfrm>
                    <a:prstGeom prst="rect">
                      <a:avLst/>
                    </a:prstGeom>
                    <a:noFill/>
                    <a:ln>
                      <a:noFill/>
                    </a:ln>
                  </pic:spPr>
                </pic:pic>
              </a:graphicData>
            </a:graphic>
          </wp:inline>
        </w:drawing>
      </w:r>
    </w:p>
    <w:p>
      <w:pPr>
        <w:spacing w:line="480" w:lineRule="exact"/>
        <w:ind w:firstLine="420" w:firstLineChars="200"/>
        <w:rPr>
          <w:rFonts w:ascii="宋体" w:hAnsi="宋体" w:cs="宋体"/>
          <w:szCs w:val="21"/>
        </w:rPr>
      </w:pPr>
      <w:r>
        <w:rPr>
          <w:rFonts w:hint="eastAsia" w:ascii="宋体" w:hAnsi="宋体" w:cs="宋体"/>
          <w:szCs w:val="21"/>
        </w:rPr>
        <w:t>其中，</w:t>
      </w:r>
    </w:p>
    <w:p>
      <w:pPr>
        <w:spacing w:line="480" w:lineRule="exact"/>
        <w:ind w:firstLine="420" w:firstLineChars="200"/>
        <w:rPr>
          <w:rFonts w:ascii="宋体" w:hAnsi="宋体" w:cs="宋体"/>
          <w:szCs w:val="21"/>
        </w:rPr>
      </w:pPr>
      <w:r>
        <w:rPr>
          <w:rFonts w:hint="eastAsia" w:ascii="宋体" w:hAnsi="宋体" w:cs="宋体"/>
          <w:szCs w:val="21"/>
        </w:rPr>
        <w:t>RW（风险权重）为20%；</w:t>
      </w:r>
    </w:p>
    <w:p>
      <w:pPr>
        <w:spacing w:line="480" w:lineRule="exact"/>
        <w:ind w:firstLine="420" w:firstLineChars="200"/>
        <w:rPr>
          <w:rFonts w:ascii="宋体" w:hAnsi="宋体" w:cs="宋体"/>
          <w:szCs w:val="21"/>
        </w:rPr>
      </w:pPr>
      <w:r>
        <w:rPr>
          <w:rFonts w:hint="eastAsia" w:ascii="宋体" w:hAnsi="宋体" w:cs="宋体"/>
          <w:szCs w:val="21"/>
        </w:rPr>
        <w:t>Capital ratio（资本比例）为8%；</w:t>
      </w:r>
    </w:p>
    <w:p>
      <w:pPr>
        <w:spacing w:line="480" w:lineRule="exact"/>
        <w:ind w:firstLine="424" w:firstLineChars="200"/>
        <w:rPr>
          <w:rFonts w:ascii="宋体" w:hAnsi="宋体" w:cs="宋体"/>
          <w:szCs w:val="21"/>
        </w:rPr>
      </w:pPr>
      <w:r>
        <w:rPr>
          <w:rFonts w:hint="eastAsia" w:ascii="宋体" w:hAnsi="宋体" w:cs="宋体"/>
          <w:spacing w:val="1"/>
          <w:position w:val="-12"/>
          <w:szCs w:val="21"/>
        </w:rPr>
        <w:object>
          <v:shape id="_x0000_i1059" o:spt="75" type="#_x0000_t75" style="height:19.2pt;width:31.2pt;" o:ole="t" filled="f" o:preferrelative="t" stroked="f" coordsize="21600,21600">
            <v:path/>
            <v:fill on="f" focussize="0,0"/>
            <v:stroke on="f" joinstyle="miter"/>
            <v:imagedata r:id="rId86" o:title=""/>
            <o:lock v:ext="edit" aspectratio="t"/>
            <w10:wrap type="none"/>
            <w10:anchorlock/>
          </v:shape>
          <o:OLEObject Type="Embed" ProgID="Equation.3" ShapeID="_x0000_i1059" DrawAspect="Content" ObjectID="_1468075759" r:id="rId85">
            <o:LockedField>false</o:LockedField>
          </o:OLEObject>
        </w:object>
      </w:r>
      <w:r>
        <w:rPr>
          <w:rFonts w:hint="eastAsia" w:ascii="宋体" w:hAnsi="宋体" w:cs="宋体"/>
          <w:szCs w:val="21"/>
        </w:rPr>
        <w:t>是中央交易对手对清算会员“i”的风险暴露，该暴露按照截至监管报告日期的，最后追加变动保证金之前的数额进行估值。该风险暴露包括两部分：（1）清算会员自身的交易及由清算会员担保的客户交易；（2）中央交易对手对在（1）所列示的交易中持有的抵质押品的价值（包括清算会员的预缴资源）。</w:t>
      </w:r>
    </w:p>
    <w:p>
      <w:pPr>
        <w:spacing w:line="480" w:lineRule="exact"/>
        <w:ind w:firstLine="420" w:firstLineChars="200"/>
        <w:rPr>
          <w:rFonts w:ascii="宋体" w:hAnsi="宋体" w:cs="宋体"/>
          <w:szCs w:val="21"/>
        </w:rPr>
      </w:pPr>
      <w:r>
        <w:rPr>
          <w:rFonts w:hint="eastAsia" w:ascii="宋体" w:hAnsi="宋体" w:cs="宋体"/>
          <w:szCs w:val="21"/>
        </w:rPr>
        <w:t>关于该步骤的补充说明如下：</w:t>
      </w:r>
    </w:p>
    <w:p>
      <w:pPr>
        <w:spacing w:line="48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1 \* GB3 \* MERGEFORMAT </w:instrText>
      </w:r>
      <w:r>
        <w:rPr>
          <w:rFonts w:hint="eastAsia" w:ascii="宋体" w:hAnsi="宋体" w:cs="宋体"/>
          <w:szCs w:val="21"/>
        </w:rPr>
        <w:fldChar w:fldCharType="separate"/>
      </w:r>
      <w:r>
        <w:t>①</w:t>
      </w:r>
      <w:r>
        <w:rPr>
          <w:rFonts w:hint="eastAsia" w:ascii="宋体" w:hAnsi="宋体" w:cs="宋体"/>
          <w:szCs w:val="21"/>
        </w:rPr>
        <w:fldChar w:fldCharType="end"/>
      </w:r>
      <w:r>
        <w:rPr>
          <w:rFonts w:hint="eastAsia" w:ascii="宋体" w:hAnsi="宋体" w:cs="宋体"/>
          <w:szCs w:val="21"/>
        </w:rPr>
        <w:t>此公式中计算的</w:t>
      </w:r>
      <w:r>
        <w:rPr>
          <w:rFonts w:hint="eastAsia" w:ascii="宋体" w:hAnsi="宋体" w:cs="宋体"/>
          <w:position w:val="-12"/>
          <w:szCs w:val="21"/>
        </w:rPr>
        <w:object>
          <v:shape id="_x0000_i1060" o:spt="75" type="#_x0000_t75" style="height:19.2pt;width:29.4pt;" o:ole="t" filled="f" o:preferrelative="t" stroked="f" coordsize="21600,21600">
            <v:path/>
            <v:fill on="f" focussize="0,0"/>
            <v:stroke on="f" joinstyle="miter"/>
            <v:imagedata r:id="rId88" o:title=""/>
            <o:lock v:ext="edit" aspectratio="t"/>
            <w10:wrap type="none"/>
            <w10:anchorlock/>
          </v:shape>
          <o:OLEObject Type="Embed" ProgID="Equation.3" ShapeID="_x0000_i1060" DrawAspect="Content" ObjectID="_1468075760" r:id="rId87">
            <o:LockedField>false</o:LockedField>
          </o:OLEObject>
        </w:object>
      </w:r>
      <w:r>
        <w:rPr>
          <w:rFonts w:hint="eastAsia" w:ascii="宋体" w:hAnsi="宋体" w:cs="宋体"/>
          <w:szCs w:val="21"/>
        </w:rPr>
        <w:t>用于确定清算会员违约基金风险暴露需计提的资本，不代表由中央交易对手及其监管部门确定的中央交易对手的实际资本要求。</w:t>
      </w:r>
    </w:p>
    <w:p>
      <w:pPr>
        <w:spacing w:line="48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2 \* GB3 \* MERGEFORMAT </w:instrText>
      </w:r>
      <w:r>
        <w:rPr>
          <w:rFonts w:hint="eastAsia" w:ascii="宋体" w:hAnsi="宋体" w:cs="宋体"/>
          <w:szCs w:val="21"/>
        </w:rPr>
        <w:fldChar w:fldCharType="separate"/>
      </w:r>
      <w:r>
        <w:t>②</w:t>
      </w:r>
      <w:r>
        <w:rPr>
          <w:rFonts w:hint="eastAsia" w:ascii="宋体" w:hAnsi="宋体" w:cs="宋体"/>
          <w:szCs w:val="21"/>
        </w:rPr>
        <w:fldChar w:fldCharType="end"/>
      </w:r>
      <w:r>
        <w:rPr>
          <w:rFonts w:hint="eastAsia" w:ascii="宋体" w:hAnsi="宋体" w:cs="宋体"/>
          <w:szCs w:val="21"/>
        </w:rPr>
        <w:t>RW（风险权重）为20％。国家金融监督管理总局有权根据中央交易对手清算会员的评级等指标，上调风险权重。如发生上调，则相关银行应及时告知完成此计算的相关机构及人员。</w:t>
      </w:r>
    </w:p>
    <w:p>
      <w:pPr>
        <w:spacing w:line="48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3 \* GB3 \* MERGEFORMAT </w:instrText>
      </w:r>
      <w:r>
        <w:rPr>
          <w:rFonts w:hint="eastAsia" w:ascii="宋体" w:hAnsi="宋体" w:cs="宋体"/>
          <w:szCs w:val="21"/>
        </w:rPr>
        <w:fldChar w:fldCharType="separate"/>
      </w:r>
      <w:r>
        <w:t>③</w:t>
      </w:r>
      <w:r>
        <w:rPr>
          <w:rFonts w:hint="eastAsia" w:ascii="宋体" w:hAnsi="宋体" w:cs="宋体"/>
          <w:szCs w:val="21"/>
        </w:rPr>
        <w:fldChar w:fldCharType="end"/>
      </w:r>
      <w:r>
        <w:rPr>
          <w:rFonts w:hint="eastAsia" w:ascii="宋体" w:hAnsi="宋体" w:cs="宋体"/>
          <w:szCs w:val="21"/>
        </w:rPr>
        <w:t>如果清算会员开展代理客户清算业务，并且客户在清算会员处有代理交易和抵质押品的独立专用子账户，则上述公式中的会员违约风险暴露等于客户子账户违约风险暴露与自营子账户违约风险暴露之和。对于子账户中的衍生工具和证券融资交易需分别按类计量，即子账户的违约风险暴露为衍生工具的违约风险暴露和证券融资交易的违约风险暴露之和。</w:t>
      </w:r>
    </w:p>
    <w:p>
      <w:pPr>
        <w:spacing w:line="48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4 \* GB3 \* MERGEFORMAT </w:instrText>
      </w:r>
      <w:r>
        <w:rPr>
          <w:rFonts w:hint="eastAsia" w:ascii="宋体" w:hAnsi="宋体" w:cs="宋体"/>
          <w:szCs w:val="21"/>
        </w:rPr>
        <w:fldChar w:fldCharType="separate"/>
      </w:r>
      <w:r>
        <w:t>④</w:t>
      </w:r>
      <w:r>
        <w:rPr>
          <w:rFonts w:hint="eastAsia" w:ascii="宋体" w:hAnsi="宋体" w:cs="宋体"/>
          <w:szCs w:val="21"/>
        </w:rPr>
        <w:fldChar w:fldCharType="end"/>
      </w:r>
      <w:r>
        <w:rPr>
          <w:rFonts w:hint="eastAsia" w:ascii="宋体" w:hAnsi="宋体" w:cs="宋体"/>
          <w:szCs w:val="21"/>
        </w:rPr>
        <w:t>如果抵质押品同时覆盖证券融资交易和衍生工具，则清算会员或客户的预缴初始保证金需区分证券融资交易和衍生工具按比例分配，证券融资交易和除抵质押品外的衍生工具按照《办法》附件9计量规则计算风险暴露。</w:t>
      </w:r>
    </w:p>
    <w:p>
      <w:pPr>
        <w:spacing w:line="48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5 \* GB3 \* MERGEFORMAT </w:instrText>
      </w:r>
      <w:r>
        <w:rPr>
          <w:rFonts w:hint="eastAsia" w:ascii="宋体" w:hAnsi="宋体" w:cs="宋体"/>
          <w:szCs w:val="21"/>
        </w:rPr>
        <w:fldChar w:fldCharType="separate"/>
      </w:r>
      <w:r>
        <w:t>⑤</w:t>
      </w:r>
      <w:r>
        <w:rPr>
          <w:rFonts w:hint="eastAsia" w:ascii="宋体" w:hAnsi="宋体" w:cs="宋体"/>
          <w:szCs w:val="21"/>
        </w:rPr>
        <w:fldChar w:fldCharType="end"/>
      </w:r>
      <w:r>
        <w:rPr>
          <w:rFonts w:hint="eastAsia" w:ascii="宋体" w:hAnsi="宋体" w:cs="宋体"/>
          <w:szCs w:val="21"/>
        </w:rPr>
        <w:t>如果清算会员缴纳的违约基金不能按照客户子账户和自营子账户区分分配，则应按照子账户的初始保证金相对于清算会员提交的总初始保证金的比例，对每个子账户进行分配。</w:t>
      </w:r>
    </w:p>
    <w:p>
      <w:pPr>
        <w:spacing w:line="48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6 \* GB3 \* MERGEFORMAT </w:instrText>
      </w:r>
      <w:r>
        <w:rPr>
          <w:rFonts w:hint="eastAsia" w:ascii="宋体" w:hAnsi="宋体" w:cs="宋体"/>
          <w:szCs w:val="21"/>
        </w:rPr>
        <w:fldChar w:fldCharType="separate"/>
      </w:r>
      <w:r>
        <w:t>⑥</w:t>
      </w:r>
      <w:r>
        <w:rPr>
          <w:rFonts w:hint="eastAsia" w:ascii="宋体" w:hAnsi="宋体" w:cs="宋体"/>
          <w:szCs w:val="21"/>
        </w:rPr>
        <w:fldChar w:fldCharType="end"/>
      </w:r>
      <w:r>
        <w:rPr>
          <w:rFonts w:hint="eastAsia" w:ascii="宋体" w:hAnsi="宋体" w:cs="宋体"/>
          <w:szCs w:val="21"/>
        </w:rPr>
        <w:t>对于衍生工具的违约风险暴露，按《办法》附件9计量规则计算风险暴露。计算时：应使用10天的保证金风险期间（MPOR）来计算中央交易对手在衍生工具交易中对清算会员的潜在未来风险暴露。同时，交易数量超过5000笔的净额结算组合的20天的保证金风险期间（MPOR）的底线不适用。若清算会员或客户违约，中央交易对手有权处置其所持有的抵质押品（包括会员缴纳的违约基金），用于抵消中央交易对手对该会员或客户的风险暴露，并按照交易对手信用风险标准法，将其包含在潜在未来风险暴露乘数（PFE multiplier）中。</w:t>
      </w:r>
    </w:p>
    <w:p>
      <w:pPr>
        <w:spacing w:line="48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7 \* GB3 \* MERGEFORMAT </w:instrText>
      </w:r>
      <w:r>
        <w:rPr>
          <w:rFonts w:hint="eastAsia" w:ascii="宋体" w:hAnsi="宋体" w:cs="宋体"/>
          <w:szCs w:val="21"/>
        </w:rPr>
        <w:fldChar w:fldCharType="separate"/>
      </w:r>
      <w:r>
        <w:t>⑦</w:t>
      </w:r>
      <w:r>
        <w:rPr>
          <w:rFonts w:hint="eastAsia" w:ascii="宋体" w:hAnsi="宋体" w:cs="宋体"/>
          <w:szCs w:val="21"/>
        </w:rPr>
        <w:fldChar w:fldCharType="end"/>
      </w:r>
      <w:r>
        <w:rPr>
          <w:rFonts w:hint="eastAsia" w:ascii="宋体" w:hAnsi="宋体" w:cs="宋体"/>
          <w:szCs w:val="21"/>
        </w:rPr>
        <w:t>证券融资交易的违约风险暴露按</w:t>
      </w:r>
      <w:r>
        <w:drawing>
          <wp:inline distT="0" distB="0" distL="114300" distR="114300">
            <wp:extent cx="1614170" cy="220980"/>
            <wp:effectExtent l="0" t="0" r="5080" b="7620"/>
            <wp:docPr id="13"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61"/>
                    <pic:cNvPicPr>
                      <a:picLocks noChangeAspect="1"/>
                    </pic:cNvPicPr>
                  </pic:nvPicPr>
                  <pic:blipFill>
                    <a:blip r:embed="rId89"/>
                    <a:stretch>
                      <a:fillRect/>
                    </a:stretch>
                  </pic:blipFill>
                  <pic:spPr>
                    <a:xfrm>
                      <a:off x="0" y="0"/>
                      <a:ext cx="1614170" cy="220980"/>
                    </a:xfrm>
                    <a:prstGeom prst="rect">
                      <a:avLst/>
                    </a:prstGeom>
                    <a:noFill/>
                    <a:ln>
                      <a:noFill/>
                    </a:ln>
                  </pic:spPr>
                </pic:pic>
              </a:graphicData>
            </a:graphic>
          </wp:inline>
        </w:drawing>
      </w:r>
      <w:r>
        <w:rPr>
          <w:rFonts w:hint="eastAsia" w:ascii="宋体" w:hAnsi="宋体" w:cs="宋体"/>
          <w:szCs w:val="21"/>
        </w:rPr>
        <w:t>计算。其中：</w:t>
      </w:r>
      <w:r>
        <w:rPr>
          <w:rFonts w:hint="eastAsia" w:ascii="宋体" w:hAnsi="宋体" w:cs="宋体"/>
          <w:position w:val="-12"/>
          <w:szCs w:val="21"/>
        </w:rPr>
        <w:object>
          <v:shape id="_x0000_i1061" o:spt="75" type="#_x0000_t75" style="height:19.2pt;width:44.4pt;" o:ole="t" filled="f" o:preferrelative="t" stroked="f" coordsize="21600,21600">
            <v:path/>
            <v:fill on="f" focussize="0,0"/>
            <v:stroke on="f" joinstyle="miter"/>
            <v:imagedata r:id="rId91" o:title=""/>
            <o:lock v:ext="edit" aspectratio="t"/>
            <w10:wrap type="none"/>
            <w10:anchorlock/>
          </v:shape>
          <o:OLEObject Type="Embed" ProgID="Equation.3" ShapeID="_x0000_i1061" DrawAspect="Content" ObjectID="_1468075761" r:id="rId90">
            <o:LockedField>false</o:LockedField>
          </o:OLEObject>
        </w:object>
      </w:r>
      <w:r>
        <w:rPr>
          <w:rFonts w:hint="eastAsia" w:ascii="宋体" w:hAnsi="宋体" w:cs="宋体"/>
          <w:szCs w:val="21"/>
        </w:rPr>
        <w:t>表示对清算会员“i”的风险暴露，按照《办法》附件7第三部分的计量规则计算，追加的变动保证金反映在对各交易的盯市估值中；</w:t>
      </w:r>
      <w:r>
        <w:rPr>
          <w:rFonts w:hint="eastAsia" w:ascii="宋体" w:hAnsi="宋体" w:cs="宋体"/>
          <w:position w:val="-12"/>
          <w:szCs w:val="21"/>
        </w:rPr>
        <w:object>
          <v:shape id="_x0000_i1062" o:spt="75" type="#_x0000_t75" style="height:19.2pt;width:21pt;" o:ole="t" filled="f" o:preferrelative="t" stroked="f" coordsize="21600,21600">
            <v:path/>
            <v:fill on="f" focussize="0,0"/>
            <v:stroke on="f" joinstyle="miter"/>
            <v:imagedata r:id="rId93" o:title=""/>
            <o:lock v:ext="edit" aspectratio="t"/>
            <w10:wrap type="none"/>
            <w10:anchorlock/>
          </v:shape>
          <o:OLEObject Type="Embed" ProgID="Equation.3" ShapeID="_x0000_i1062" DrawAspect="Content" ObjectID="_1468075762" r:id="rId92">
            <o:LockedField>false</o:LockedField>
          </o:OLEObject>
        </w:object>
      </w:r>
      <w:r>
        <w:rPr>
          <w:rFonts w:hint="eastAsia" w:ascii="宋体" w:hAnsi="宋体" w:cs="宋体"/>
          <w:szCs w:val="21"/>
        </w:rPr>
        <w:t>是清算会员i缴纳的初始保证金；</w:t>
      </w:r>
      <w:r>
        <w:rPr>
          <w:rFonts w:hint="eastAsia" w:ascii="宋体" w:hAnsi="宋体" w:cs="宋体"/>
          <w:position w:val="-12"/>
          <w:szCs w:val="21"/>
        </w:rPr>
        <w:object>
          <v:shape id="_x0000_i1063" o:spt="75" type="#_x0000_t75" style="height:19.2pt;width:22.8pt;" o:ole="t" filled="f" o:preferrelative="t" stroked="f" coordsize="21600,21600">
            <v:path/>
            <v:fill on="f" focussize="0,0"/>
            <v:stroke on="f" joinstyle="miter"/>
            <v:imagedata r:id="rId95" o:title=""/>
            <o:lock v:ext="edit" aspectratio="t"/>
            <w10:wrap type="none"/>
            <w10:anchorlock/>
          </v:shape>
          <o:OLEObject Type="Embed" ProgID="Equation.3" ShapeID="_x0000_i1063" DrawAspect="Content" ObjectID="_1468075763" r:id="rId94">
            <o:LockedField>false</o:LockedField>
          </o:OLEObject>
        </w:object>
      </w:r>
      <w:r>
        <w:rPr>
          <w:rFonts w:hint="eastAsia" w:ascii="宋体" w:hAnsi="宋体" w:cs="宋体"/>
          <w:szCs w:val="21"/>
        </w:rPr>
        <w:t>是清算会员i缴纳的违约基金；折扣系数和押品剩余期限的计量应符合《办法》附件7信用风险缓释要求。</w:t>
      </w:r>
    </w:p>
    <w:p>
      <w:pPr>
        <w:spacing w:line="480" w:lineRule="exact"/>
        <w:ind w:firstLine="420" w:firstLineChars="200"/>
        <w:rPr>
          <w:rFonts w:ascii="宋体" w:hAnsi="宋体" w:cs="宋体"/>
          <w:szCs w:val="21"/>
        </w:rPr>
      </w:pPr>
      <w:r>
        <w:rPr>
          <w:rFonts w:hint="eastAsia" w:ascii="宋体" w:hAnsi="宋体" w:cs="宋体"/>
          <w:szCs w:val="21"/>
        </w:rPr>
        <w:fldChar w:fldCharType="begin"/>
      </w:r>
      <w:r>
        <w:rPr>
          <w:rFonts w:hint="eastAsia" w:ascii="宋体" w:hAnsi="宋体" w:cs="宋体"/>
          <w:szCs w:val="21"/>
        </w:rPr>
        <w:instrText xml:space="preserve"> = 8 \* GB3 \* MERGEFORMAT </w:instrText>
      </w:r>
      <w:r>
        <w:rPr>
          <w:rFonts w:hint="eastAsia" w:ascii="宋体" w:hAnsi="宋体" w:cs="宋体"/>
          <w:szCs w:val="21"/>
        </w:rPr>
        <w:fldChar w:fldCharType="separate"/>
      </w:r>
      <w:r>
        <w:t>⑧</w:t>
      </w:r>
      <w:r>
        <w:rPr>
          <w:rFonts w:hint="eastAsia" w:ascii="宋体" w:hAnsi="宋体" w:cs="宋体"/>
          <w:szCs w:val="21"/>
        </w:rPr>
        <w:fldChar w:fldCharType="end"/>
      </w:r>
      <w:r>
        <w:rPr>
          <w:rFonts w:hint="eastAsia" w:ascii="宋体" w:hAnsi="宋体" w:cs="宋体"/>
          <w:szCs w:val="21"/>
        </w:rPr>
        <w:t>应按照中央交易对手与单家清算会员达成的净额结算协议考虑净额结算的作用。国家金融监督管理总局有权要求采用更为细化的净额结算组合。</w:t>
      </w:r>
    </w:p>
    <w:p>
      <w:pPr>
        <w:spacing w:line="480" w:lineRule="exact"/>
        <w:ind w:firstLine="420" w:firstLineChars="200"/>
        <w:rPr>
          <w:rFonts w:ascii="宋体" w:hAnsi="宋体" w:cs="宋体"/>
          <w:szCs w:val="21"/>
        </w:rPr>
      </w:pPr>
      <w:r>
        <w:rPr>
          <w:rFonts w:hint="eastAsia" w:ascii="宋体" w:hAnsi="宋体" w:cs="宋体"/>
          <w:szCs w:val="21"/>
        </w:rPr>
        <w:t>（2）计算每家清算会员的资本要求。在计算每家清算会员违约基金的资本要求时，不考虑已提交的作为违约基金的抵质押品的标准监管折扣。公式如下：</w:t>
      </w:r>
    </w:p>
    <w:p>
      <w:pPr>
        <w:jc w:val="center"/>
        <w:rPr>
          <w:rFonts w:ascii="宋体" w:hAnsi="宋体" w:cs="宋体"/>
          <w:szCs w:val="21"/>
        </w:rPr>
      </w:pPr>
      <w:r>
        <w:drawing>
          <wp:inline distT="0" distB="0" distL="114300" distR="114300">
            <wp:extent cx="3214370" cy="535305"/>
            <wp:effectExtent l="0" t="0" r="5080" b="17145"/>
            <wp:docPr id="1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2"/>
                    <pic:cNvPicPr>
                      <a:picLocks noChangeAspect="1"/>
                    </pic:cNvPicPr>
                  </pic:nvPicPr>
                  <pic:blipFill>
                    <a:blip r:embed="rId96"/>
                    <a:stretch>
                      <a:fillRect/>
                    </a:stretch>
                  </pic:blipFill>
                  <pic:spPr>
                    <a:xfrm>
                      <a:off x="0" y="0"/>
                      <a:ext cx="3214370" cy="535305"/>
                    </a:xfrm>
                    <a:prstGeom prst="rect">
                      <a:avLst/>
                    </a:prstGeom>
                    <a:noFill/>
                    <a:ln>
                      <a:noFill/>
                    </a:ln>
                  </pic:spPr>
                </pic:pic>
              </a:graphicData>
            </a:graphic>
          </wp:inline>
        </w:drawing>
      </w:r>
    </w:p>
    <w:p>
      <w:pPr>
        <w:spacing w:line="480" w:lineRule="exact"/>
        <w:ind w:firstLine="420" w:firstLineChars="200"/>
        <w:rPr>
          <w:rFonts w:ascii="宋体" w:hAnsi="宋体" w:cs="宋体"/>
          <w:szCs w:val="21"/>
        </w:rPr>
      </w:pPr>
      <w:r>
        <w:rPr>
          <w:rFonts w:hint="eastAsia" w:ascii="宋体" w:hAnsi="宋体" w:cs="宋体"/>
          <w:szCs w:val="21"/>
        </w:rPr>
        <w:t xml:space="preserve">其中， </w:t>
      </w:r>
    </w:p>
    <w:p>
      <w:pPr>
        <w:spacing w:line="480" w:lineRule="exact"/>
        <w:ind w:firstLine="420" w:firstLineChars="200"/>
        <w:rPr>
          <w:rFonts w:ascii="宋体" w:hAnsi="宋体" w:cs="宋体"/>
          <w:szCs w:val="21"/>
        </w:rPr>
      </w:pPr>
      <w:r>
        <w:rPr>
          <w:rFonts w:hint="eastAsia" w:ascii="宋体" w:hAnsi="宋体" w:cs="宋体"/>
          <w:position w:val="-12"/>
          <w:szCs w:val="21"/>
        </w:rPr>
        <w:object>
          <v:shape id="_x0000_i1064" o:spt="75" type="#_x0000_t75" style="height:19.2pt;width:25.8pt;" o:ole="t" filled="f" o:preferrelative="t" stroked="f" coordsize="21600,21600">
            <v:path/>
            <v:fill on="f" focussize="0,0"/>
            <v:stroke on="f" joinstyle="miter"/>
            <v:imagedata r:id="rId98" o:title=""/>
            <o:lock v:ext="edit" aspectratio="t"/>
            <w10:wrap type="none"/>
            <w10:anchorlock/>
          </v:shape>
          <o:OLEObject Type="Embed" ProgID="Equation.3" ShapeID="_x0000_i1064" DrawAspect="Content" ObjectID="_1468075764" r:id="rId97">
            <o:LockedField>false</o:LockedField>
          </o:OLEObject>
        </w:object>
      </w:r>
      <w:r>
        <w:rPr>
          <w:rFonts w:hint="eastAsia" w:ascii="宋体" w:hAnsi="宋体" w:cs="宋体"/>
          <w:szCs w:val="21"/>
        </w:rPr>
        <w:t>是清算会员i缴纳的违约基金的资本要求；</w:t>
      </w:r>
    </w:p>
    <w:p>
      <w:pPr>
        <w:spacing w:line="480" w:lineRule="exact"/>
        <w:ind w:firstLine="420" w:firstLineChars="200"/>
        <w:rPr>
          <w:rFonts w:ascii="宋体" w:hAnsi="宋体" w:cs="宋体"/>
          <w:szCs w:val="21"/>
        </w:rPr>
      </w:pPr>
      <w:r>
        <w:rPr>
          <w:rFonts w:hint="eastAsia" w:ascii="宋体" w:hAnsi="宋体" w:cs="宋体"/>
          <w:position w:val="-12"/>
          <w:szCs w:val="21"/>
        </w:rPr>
        <w:object>
          <v:shape id="_x0000_i1065" o:spt="75" type="#_x0000_t75" style="height:19.2pt;width:39.6pt;" o:ole="t" filled="f" o:preferrelative="t" stroked="f" coordsize="21600,21600">
            <v:path/>
            <v:fill on="f" focussize="0,0"/>
            <v:stroke on="f" joinstyle="miter"/>
            <v:imagedata r:id="rId100" o:title=""/>
            <o:lock v:ext="edit" aspectratio="t"/>
            <w10:wrap type="none"/>
            <w10:anchorlock/>
          </v:shape>
          <o:OLEObject Type="Embed" ProgID="Equation.3" ShapeID="_x0000_i1065" DrawAspect="Content" ObjectID="_1468075765" r:id="rId99">
            <o:LockedField>false</o:LockedField>
          </o:OLEObject>
        </w:object>
      </w:r>
      <w:r>
        <w:rPr>
          <w:rFonts w:hint="eastAsia" w:ascii="宋体" w:hAnsi="宋体" w:cs="宋体"/>
          <w:szCs w:val="21"/>
        </w:rPr>
        <w:t>是清算会员预缴资源的总额；</w:t>
      </w:r>
    </w:p>
    <w:p>
      <w:pPr>
        <w:spacing w:line="480" w:lineRule="exact"/>
        <w:ind w:firstLine="420" w:firstLineChars="200"/>
        <w:rPr>
          <w:rFonts w:ascii="宋体" w:hAnsi="宋体" w:cs="宋体"/>
          <w:szCs w:val="21"/>
        </w:rPr>
      </w:pPr>
      <w:r>
        <w:rPr>
          <w:rFonts w:hint="eastAsia" w:ascii="宋体" w:hAnsi="宋体" w:cs="宋体"/>
          <w:position w:val="-12"/>
          <w:szCs w:val="21"/>
        </w:rPr>
        <w:object>
          <v:shape id="_x0000_i1066" o:spt="75" type="#_x0000_t75" style="height:19.2pt;width:32.4pt;" o:ole="t" filled="f" o:preferrelative="t" stroked="f" coordsize="21600,21600">
            <v:path/>
            <v:fill on="f" focussize="0,0"/>
            <v:stroke on="f" joinstyle="miter"/>
            <v:imagedata r:id="rId102" o:title=""/>
            <o:lock v:ext="edit" aspectratio="t"/>
            <w10:wrap type="none"/>
            <w10:anchorlock/>
          </v:shape>
          <o:OLEObject Type="Embed" ProgID="Equation.3" ShapeID="_x0000_i1066" DrawAspect="Content" ObjectID="_1468075766" r:id="rId101">
            <o:LockedField>false</o:LockedField>
          </o:OLEObject>
        </w:object>
      </w:r>
      <w:r>
        <w:rPr>
          <w:rFonts w:hint="eastAsia" w:ascii="宋体" w:hAnsi="宋体" w:cs="宋体"/>
          <w:szCs w:val="21"/>
        </w:rPr>
        <w:t>是中央交易对手自身财务资源（如实收资本、留存收益等），这些资源应在清算会员缴纳的违约基金之前或同级用于吸收其损失；</w:t>
      </w:r>
    </w:p>
    <w:p>
      <w:pPr>
        <w:spacing w:line="480" w:lineRule="exact"/>
        <w:ind w:firstLine="420" w:firstLineChars="200"/>
        <w:rPr>
          <w:rFonts w:ascii="宋体" w:hAnsi="宋体" w:cs="宋体"/>
          <w:szCs w:val="21"/>
        </w:rPr>
      </w:pPr>
      <w:r>
        <w:rPr>
          <w:rFonts w:hint="eastAsia" w:ascii="宋体" w:hAnsi="宋体" w:cs="宋体"/>
          <w:position w:val="-12"/>
          <w:szCs w:val="21"/>
        </w:rPr>
        <w:object>
          <v:shape id="_x0000_i1067" o:spt="75" type="#_x0000_t75" style="height:19.2pt;width:39.6pt;" o:ole="t" filled="f" o:preferrelative="t" stroked="f" coordsize="21600,21600">
            <v:path/>
            <v:fill on="f" focussize="0,0"/>
            <v:stroke on="f" joinstyle="miter"/>
            <v:imagedata r:id="rId104" o:title=""/>
            <o:lock v:ext="edit" aspectratio="t"/>
            <w10:wrap type="none"/>
            <w10:anchorlock/>
          </v:shape>
          <o:OLEObject Type="Embed" ProgID="Equation.3" ShapeID="_x0000_i1067" DrawAspect="Content" ObjectID="_1468075767" r:id="rId103">
            <o:LockedField>false</o:LockedField>
          </o:OLEObject>
        </w:object>
      </w:r>
      <w:r>
        <w:rPr>
          <w:rFonts w:hint="eastAsia" w:ascii="宋体" w:hAnsi="宋体" w:cs="宋体"/>
          <w:szCs w:val="21"/>
        </w:rPr>
        <w:t>是清算会员i的预缴资源；</w:t>
      </w:r>
    </w:p>
    <w:p>
      <w:pPr>
        <w:spacing w:line="480" w:lineRule="exact"/>
        <w:ind w:firstLine="420" w:firstLineChars="200"/>
        <w:rPr>
          <w:rFonts w:ascii="宋体" w:hAnsi="宋体" w:cs="宋体"/>
          <w:szCs w:val="21"/>
        </w:rPr>
      </w:pPr>
      <w:r>
        <w:rPr>
          <w:rFonts w:hint="eastAsia" w:ascii="宋体" w:hAnsi="宋体" w:cs="宋体"/>
          <w:szCs w:val="21"/>
        </w:rPr>
        <w:t>违约基金风险暴露的风险权重底线为2%。</w:t>
      </w:r>
    </w:p>
    <w:p>
      <w:pPr>
        <w:tabs>
          <w:tab w:val="left" w:pos="4111"/>
        </w:tabs>
        <w:spacing w:line="480" w:lineRule="exact"/>
        <w:ind w:firstLine="420" w:firstLineChars="200"/>
        <w:rPr>
          <w:rFonts w:ascii="宋体" w:hAnsi="宋体" w:cs="宋体"/>
          <w:szCs w:val="21"/>
        </w:rPr>
      </w:pPr>
      <w:r>
        <w:rPr>
          <w:rFonts w:hint="eastAsia" w:ascii="宋体" w:hAnsi="宋体" w:cs="宋体"/>
          <w:szCs w:val="21"/>
        </w:rPr>
        <w:t>（3）商业银行对不合格中央交易对手违约基金风险暴露的风险权重为1250%。违约基金风险暴露包括已缴纳的违约基金、未缴纳但应中央交易对手要求须缴纳的违约基金。如果商业银行有未缴纳的违约基金承诺，国家金融监督管理总局有权在监督检查程序评估框架下要求商业银行按照1250%的风险权重计提资本。</w:t>
      </w:r>
    </w:p>
    <w:p>
      <w:pPr>
        <w:spacing w:line="440" w:lineRule="exact"/>
        <w:ind w:firstLine="420" w:firstLineChars="200"/>
        <w:rPr>
          <w:szCs w:val="21"/>
        </w:rPr>
      </w:pPr>
      <w:r>
        <w:rPr>
          <w:rFonts w:hint="eastAsia"/>
          <w:szCs w:val="21"/>
        </w:rPr>
        <w:t>[F资产余额/名义本金]：对于与中央交易对手交易的衍生产品填报名义本金，对于与中央交易对手交易的证券融资交易填报缓释前风险暴露。</w:t>
      </w:r>
    </w:p>
    <w:p>
      <w:pPr>
        <w:spacing w:line="440" w:lineRule="exact"/>
        <w:ind w:firstLine="420" w:firstLineChars="200"/>
        <w:rPr>
          <w:szCs w:val="21"/>
        </w:rPr>
      </w:pPr>
      <w:r>
        <w:rPr>
          <w:rFonts w:hint="eastAsia"/>
          <w:szCs w:val="21"/>
        </w:rPr>
        <w:t>[G风险暴露]：对于与中央交易对手交易的衍生产品和证券融资交易，填报对应的交易风险暴露。对于衍生产品，交易风险暴露等于采用SA-CCR或现期风险暴露法计算的风险敞口。对于证券融资交易，交易风险暴露等于缓释后风险暴露。</w:t>
      </w:r>
    </w:p>
    <w:p>
      <w:pPr>
        <w:spacing w:line="440" w:lineRule="exact"/>
        <w:ind w:firstLine="420" w:firstLineChars="200"/>
        <w:rPr>
          <w:rFonts w:ascii="宋体" w:hAnsi="宋体" w:cs="宋体"/>
          <w:szCs w:val="21"/>
        </w:rPr>
      </w:pPr>
      <w:r>
        <w:rPr>
          <w:szCs w:val="21"/>
        </w:rPr>
        <w:t>[</w:t>
      </w:r>
      <w:r>
        <w:rPr>
          <w:rFonts w:hint="eastAsia"/>
          <w:szCs w:val="21"/>
        </w:rPr>
        <w:t>H</w:t>
      </w:r>
      <w:r>
        <w:rPr>
          <w:szCs w:val="21"/>
        </w:rPr>
        <w:t>风险加权资产]：是指填报机构</w:t>
      </w:r>
      <w:r>
        <w:rPr>
          <w:rFonts w:hint="eastAsia"/>
          <w:szCs w:val="21"/>
        </w:rPr>
        <w:t>中央交易对手</w:t>
      </w:r>
      <w:r>
        <w:rPr>
          <w:szCs w:val="21"/>
        </w:rPr>
        <w:t>的风险加权资产。</w:t>
      </w:r>
      <w:r>
        <w:rPr>
          <w:rFonts w:hint="eastAsia"/>
          <w:szCs w:val="21"/>
        </w:rPr>
        <w:t>包括两部分：一是交易风险暴露乘以对应的中央交易对手权重，二是清算会员违约基金风</w:t>
      </w:r>
      <w:r>
        <w:rPr>
          <w:rFonts w:hint="eastAsia" w:ascii="宋体" w:hAnsi="宋体" w:cs="宋体"/>
          <w:szCs w:val="21"/>
        </w:rPr>
        <w:t>险。商业银行对合格中央交易对手风险暴露资本要求的上限为做为不合格中央交易对手所有风险暴露的资本计提要求。对于每个中央交易对手，</w:t>
      </w:r>
      <w:r>
        <w:rPr>
          <w:szCs w:val="21"/>
        </w:rPr>
        <w:t xml:space="preserve">风险加权资产= </w:t>
      </w:r>
      <w:r>
        <w:rPr>
          <w:rFonts w:hint="eastAsia"/>
          <w:szCs w:val="21"/>
        </w:rPr>
        <w:t>min{(交易</w:t>
      </w:r>
      <w:r>
        <w:rPr>
          <w:szCs w:val="21"/>
        </w:rPr>
        <w:t>风险暴露×</w:t>
      </w:r>
      <w:r>
        <w:rPr>
          <w:rFonts w:hint="eastAsia"/>
          <w:szCs w:val="21"/>
        </w:rPr>
        <w:t>中央交易对手</w:t>
      </w:r>
      <w:r>
        <w:rPr>
          <w:szCs w:val="21"/>
        </w:rPr>
        <w:t>风险权重</w:t>
      </w:r>
      <w:r>
        <w:rPr>
          <w:rFonts w:hint="eastAsia"/>
          <w:szCs w:val="21"/>
        </w:rPr>
        <w:t>+</w:t>
      </w:r>
      <w:r>
        <w:rPr>
          <w:rFonts w:hint="eastAsia" w:ascii="宋体" w:hAnsi="宋体" w:cs="宋体"/>
          <w:szCs w:val="21"/>
        </w:rPr>
        <w:t>清算会员的违约基金风险资本</w:t>
      </w:r>
      <w:r>
        <w:rPr>
          <w:szCs w:val="21"/>
        </w:rPr>
        <w:t>(Kcm)×</w:t>
      </w:r>
      <w:r>
        <w:rPr>
          <w:rFonts w:hint="eastAsia"/>
          <w:szCs w:val="21"/>
        </w:rPr>
        <w:t>12.5),交易</w:t>
      </w:r>
      <w:r>
        <w:rPr>
          <w:szCs w:val="21"/>
        </w:rPr>
        <w:t>风险暴露×</w:t>
      </w:r>
      <w:r>
        <w:rPr>
          <w:rFonts w:hint="eastAsia"/>
          <w:szCs w:val="21"/>
        </w:rPr>
        <w:t>100%}</w:t>
      </w:r>
      <w:r>
        <w:rPr>
          <w:szCs w:val="21"/>
        </w:rPr>
        <w:t>。</w:t>
      </w:r>
      <w:r>
        <w:rPr>
          <w:rFonts w:hint="eastAsia" w:ascii="宋体" w:hAnsi="宋体" w:cs="宋体"/>
          <w:szCs w:val="21"/>
        </w:rPr>
        <w:t>如果清算会员缴纳的违约基金已按产品类型隔离，则应分类计量。</w:t>
      </w:r>
    </w:p>
    <w:p>
      <w:pPr>
        <w:spacing w:line="440" w:lineRule="exact"/>
        <w:ind w:firstLine="420" w:firstLineChars="200"/>
        <w:rPr>
          <w:szCs w:val="21"/>
        </w:rPr>
      </w:pPr>
      <w:r>
        <w:rPr>
          <w:szCs w:val="21"/>
        </w:rPr>
        <w:t>[</w:t>
      </w:r>
      <w:r>
        <w:rPr>
          <w:rFonts w:hint="eastAsia"/>
          <w:szCs w:val="21"/>
        </w:rPr>
        <w:t>7.3</w:t>
      </w:r>
      <w:r>
        <w:rPr>
          <w:szCs w:val="21"/>
        </w:rPr>
        <w:t>.</w:t>
      </w:r>
      <w:r>
        <w:rPr>
          <w:rFonts w:hint="eastAsia"/>
          <w:szCs w:val="21"/>
        </w:rPr>
        <w:t>与非中央交易对手交易的</w:t>
      </w:r>
      <w:r>
        <w:rPr>
          <w:szCs w:val="21"/>
        </w:rPr>
        <w:t>证券融资交易]</w:t>
      </w:r>
      <w:r>
        <w:rPr>
          <w:rFonts w:hint="eastAsia"/>
          <w:szCs w:val="21"/>
        </w:rPr>
        <w:t>：反映证券融资交易形成的交易对手违约风险。这部分风险加权资产的详细计算表见</w:t>
      </w:r>
      <w:r>
        <w:rPr>
          <w:rFonts w:hint="eastAsia"/>
        </w:rPr>
        <w:t>《G4E-6(b) 与非中央交易对手的证券融资交易交易对手信用风险违约风险计算表（IRB法）》及对应的填报说明。</w:t>
      </w:r>
    </w:p>
    <w:p>
      <w:pPr>
        <w:spacing w:line="440" w:lineRule="exact"/>
        <w:ind w:firstLine="420" w:firstLineChars="200"/>
        <w:rPr>
          <w:szCs w:val="21"/>
        </w:rPr>
      </w:pPr>
      <w:r>
        <w:rPr>
          <w:rFonts w:hint="eastAsia"/>
          <w:szCs w:val="21"/>
        </w:rPr>
        <w:t>[</w:t>
      </w:r>
      <w:r>
        <w:rPr>
          <w:szCs w:val="21"/>
        </w:rPr>
        <w:t>A</w:t>
      </w:r>
      <w:r>
        <w:rPr>
          <w:rFonts w:hint="eastAsia"/>
          <w:szCs w:val="21"/>
        </w:rPr>
        <w:t>资产余额/名义本金]、[F资产余额/名义本金]：</w:t>
      </w:r>
      <w:r>
        <w:rPr>
          <w:szCs w:val="21"/>
        </w:rPr>
        <w:t>是指填报</w:t>
      </w:r>
      <w:r>
        <w:rPr>
          <w:rFonts w:hint="eastAsia"/>
          <w:szCs w:val="21"/>
        </w:rPr>
        <w:t>机构计算交易对手信用风险资产的业务规模。对于证券融资交易填报缓释前风险暴露。</w:t>
      </w:r>
    </w:p>
    <w:p>
      <w:pPr>
        <w:spacing w:line="440" w:lineRule="exact"/>
        <w:ind w:firstLine="420" w:firstLineChars="200"/>
        <w:rPr>
          <w:szCs w:val="21"/>
        </w:rPr>
      </w:pPr>
      <w:r>
        <w:rPr>
          <w:rFonts w:hint="eastAsia"/>
          <w:szCs w:val="21"/>
        </w:rPr>
        <w:t>[B风险暴露]、[G风险暴露]：</w:t>
      </w:r>
      <w:r>
        <w:rPr>
          <w:szCs w:val="21"/>
        </w:rPr>
        <w:t>是指</w:t>
      </w:r>
      <w:r>
        <w:rPr>
          <w:rFonts w:hint="eastAsia"/>
          <w:szCs w:val="21"/>
        </w:rPr>
        <w:t>交易对手信用风险暴露。非中央交易对手的证券融资交易的风险暴露为缓释后风险暴露。</w:t>
      </w:r>
    </w:p>
    <w:p>
      <w:pPr>
        <w:numPr>
          <w:ilvl w:val="0"/>
          <w:numId w:val="5"/>
        </w:numPr>
        <w:spacing w:line="440" w:lineRule="exact"/>
        <w:ind w:firstLine="420" w:firstLineChars="200"/>
        <w:rPr>
          <w:szCs w:val="21"/>
        </w:rPr>
      </w:pPr>
      <w:r>
        <w:rPr>
          <w:rFonts w:hint="eastAsia"/>
          <w:szCs w:val="21"/>
        </w:rPr>
        <w:t>D</w:t>
      </w:r>
      <w:r>
        <w:rPr>
          <w:szCs w:val="21"/>
        </w:rPr>
        <w:t>风险加权资产]</w:t>
      </w:r>
      <w:r>
        <w:rPr>
          <w:rFonts w:hint="eastAsia"/>
          <w:szCs w:val="21"/>
        </w:rPr>
        <w:t>、</w:t>
      </w:r>
      <w:r>
        <w:rPr>
          <w:szCs w:val="21"/>
        </w:rPr>
        <w:t>[</w:t>
      </w:r>
      <w:r>
        <w:rPr>
          <w:rFonts w:hint="eastAsia"/>
          <w:szCs w:val="21"/>
        </w:rPr>
        <w:t>H</w:t>
      </w:r>
      <w:r>
        <w:rPr>
          <w:szCs w:val="21"/>
        </w:rPr>
        <w:t>风险加权资产]：是指填报机构的证券融资交易中，形成的交易对手信用风险暴露所引致的风险加权资产，为缓释</w:t>
      </w:r>
      <w:r>
        <w:rPr>
          <w:rFonts w:hint="eastAsia"/>
          <w:szCs w:val="21"/>
        </w:rPr>
        <w:t>后风险</w:t>
      </w:r>
      <w:r>
        <w:rPr>
          <w:szCs w:val="21"/>
        </w:rPr>
        <w:t>暴露形成的</w:t>
      </w:r>
      <w:r>
        <w:rPr>
          <w:rFonts w:hint="eastAsia"/>
          <w:szCs w:val="21"/>
        </w:rPr>
        <w:t>交易对手信用</w:t>
      </w:r>
      <w:r>
        <w:rPr>
          <w:szCs w:val="21"/>
        </w:rPr>
        <w:t>风险加权资产与</w:t>
      </w:r>
      <w:r>
        <w:rPr>
          <w:rFonts w:hint="eastAsia"/>
          <w:szCs w:val="21"/>
        </w:rPr>
        <w:t>交易存续期内证券发行人</w:t>
      </w:r>
      <w:r>
        <w:rPr>
          <w:szCs w:val="21"/>
        </w:rPr>
        <w:t>风险加权资产之和。</w:t>
      </w:r>
    </w:p>
    <w:p>
      <w:pPr>
        <w:spacing w:line="440" w:lineRule="exact"/>
        <w:ind w:firstLine="420" w:firstLineChars="200"/>
        <w:rPr>
          <w:szCs w:val="21"/>
        </w:rPr>
      </w:pPr>
      <w:r>
        <w:rPr>
          <w:rFonts w:hint="eastAsia"/>
          <w:szCs w:val="21"/>
        </w:rPr>
        <w:t>[E.预期损失]</w:t>
      </w:r>
      <w:r>
        <w:rPr>
          <w:rFonts w:hint="eastAsia" w:ascii="宋体" w:hAnsi="宋体"/>
          <w:szCs w:val="21"/>
        </w:rPr>
        <w:t>：是指填报机构按照PD×LGD×EAD计算的非违约风险暴露的预期损失，以及各类考虑经济环境、法律地位等条件下已违约风险暴露的预期损失最大估计值的合计数</w:t>
      </w:r>
      <w:r>
        <w:rPr>
          <w:rFonts w:hint="eastAsia"/>
        </w:rPr>
        <w:t>。</w:t>
      </w:r>
    </w:p>
    <w:p>
      <w:pPr>
        <w:spacing w:line="440" w:lineRule="exact"/>
        <w:ind w:firstLine="420" w:firstLineChars="200"/>
        <w:rPr>
          <w:color w:val="000000"/>
          <w:szCs w:val="21"/>
        </w:rPr>
      </w:pPr>
    </w:p>
    <w:p>
      <w:pPr>
        <w:spacing w:line="440" w:lineRule="exact"/>
        <w:ind w:firstLine="421" w:firstLineChars="200"/>
        <w:rPr>
          <w:color w:val="000000"/>
          <w:szCs w:val="21"/>
        </w:rPr>
      </w:pPr>
      <w:r>
        <w:rPr>
          <w:b/>
          <w:bCs/>
          <w:color w:val="000000"/>
          <w:szCs w:val="21"/>
        </w:rPr>
        <w:t>[第V部分]：</w:t>
      </w:r>
    </w:p>
    <w:p>
      <w:pPr>
        <w:spacing w:line="440" w:lineRule="exact"/>
        <w:ind w:firstLine="420" w:firstLineChars="200"/>
        <w:rPr>
          <w:b/>
          <w:bCs/>
          <w:color w:val="000000"/>
          <w:szCs w:val="21"/>
        </w:rPr>
      </w:pPr>
      <w:r>
        <w:rPr>
          <w:color w:val="000000"/>
          <w:szCs w:val="21"/>
        </w:rPr>
        <w:t>[可计入二级资本的超额损失准备]</w:t>
      </w:r>
      <w:r>
        <w:rPr>
          <w:rFonts w:hint="eastAsia"/>
          <w:color w:val="000000"/>
          <w:szCs w:val="21"/>
        </w:rPr>
        <w:t>：</w:t>
      </w:r>
      <w:r>
        <w:rPr>
          <w:color w:val="000000"/>
          <w:szCs w:val="21"/>
        </w:rPr>
        <w:t>此处分别填列内评法未覆盖部分对应的应计入二级资本的超额损失准备、权重法下应计入二级资本的超额损失准备总额两项数据。</w:t>
      </w:r>
    </w:p>
    <w:p>
      <w:pPr>
        <w:spacing w:line="440" w:lineRule="exact"/>
        <w:ind w:firstLine="420" w:firstLineChars="200"/>
        <w:rPr>
          <w:color w:val="000000"/>
          <w:szCs w:val="21"/>
        </w:rPr>
      </w:pPr>
    </w:p>
    <w:p>
      <w:pPr>
        <w:spacing w:line="440" w:lineRule="exact"/>
        <w:ind w:firstLine="420" w:firstLineChars="200"/>
        <w:rPr>
          <w:color w:val="000000"/>
          <w:szCs w:val="21"/>
        </w:rPr>
      </w:pPr>
      <w:r>
        <w:rPr>
          <w:color w:val="000000"/>
          <w:szCs w:val="21"/>
        </w:rPr>
        <w:t>以下是关于列项目的解释：</w:t>
      </w:r>
    </w:p>
    <w:p>
      <w:pPr>
        <w:spacing w:line="440" w:lineRule="exact"/>
        <w:ind w:firstLine="421" w:firstLineChars="200"/>
        <w:rPr>
          <w:color w:val="000000"/>
          <w:szCs w:val="21"/>
        </w:rPr>
      </w:pPr>
      <w:r>
        <w:rPr>
          <w:b/>
          <w:bCs/>
          <w:color w:val="000000"/>
          <w:szCs w:val="21"/>
        </w:rPr>
        <w:t>[第I、II、III、IV部分]：</w:t>
      </w:r>
    </w:p>
    <w:p>
      <w:pPr>
        <w:spacing w:line="440" w:lineRule="exact"/>
        <w:ind w:firstLine="420" w:firstLineChars="200"/>
        <w:rPr>
          <w:color w:val="000000"/>
          <w:szCs w:val="21"/>
        </w:rPr>
      </w:pPr>
      <w:r>
        <w:rPr>
          <w:color w:val="000000"/>
          <w:szCs w:val="21"/>
        </w:rPr>
        <w:t>[A-E内部评级法覆盖部分]：是指信用风险暴露中适用内部评级法进行风险加权资产计算和资本计量的部分。公司、主权、金融机构、零售风险暴露的内部评级法，专业贷款监管映射法，资产证券化风险暴露的内部评级法、</w:t>
      </w:r>
      <w:r>
        <w:rPr>
          <w:rFonts w:hint="eastAsia"/>
          <w:color w:val="000000"/>
          <w:szCs w:val="21"/>
        </w:rPr>
        <w:t>资产管理产品穿透法后适用内部评级法、</w:t>
      </w:r>
      <w:r>
        <w:rPr>
          <w:color w:val="000000"/>
          <w:szCs w:val="21"/>
        </w:rPr>
        <w:t>其他风险暴露内部评级法可视为内部评级法覆盖的信用风险暴露。</w:t>
      </w:r>
    </w:p>
    <w:p>
      <w:pPr>
        <w:spacing w:line="440" w:lineRule="exact"/>
        <w:ind w:firstLine="420" w:firstLineChars="200"/>
        <w:rPr>
          <w:color w:val="000000"/>
          <w:szCs w:val="21"/>
        </w:rPr>
      </w:pPr>
      <w:r>
        <w:rPr>
          <w:color w:val="000000"/>
          <w:szCs w:val="21"/>
        </w:rPr>
        <w:t>当借款人与保证人风险暴露分类存在差异时</w:t>
      </w:r>
      <w:r>
        <w:rPr>
          <w:rFonts w:hint="eastAsia"/>
          <w:color w:val="000000"/>
          <w:szCs w:val="21"/>
        </w:rPr>
        <w:t>，</w:t>
      </w:r>
      <w:r>
        <w:rPr>
          <w:color w:val="000000"/>
          <w:szCs w:val="21"/>
        </w:rPr>
        <w:t>应按照借款人的风险暴露分类填报本报表的资产余额/名义本金、风险暴露、风险加权资产、预期损失等。</w:t>
      </w:r>
    </w:p>
    <w:p>
      <w:pPr>
        <w:spacing w:line="440" w:lineRule="exact"/>
        <w:ind w:firstLine="420" w:firstLineChars="200"/>
        <w:rPr>
          <w:color w:val="000000"/>
          <w:szCs w:val="21"/>
        </w:rPr>
      </w:pPr>
      <w:r>
        <w:rPr>
          <w:color w:val="000000"/>
          <w:szCs w:val="21"/>
        </w:rPr>
        <w:t>[F-H内部评级法未覆盖部分]：是指信用风险暴露中未适用内部评级法进行资本计量的部分。公司、主权、金融机构、零售风险暴露的权重法、资产证券化外部评级法</w:t>
      </w:r>
      <w:r>
        <w:rPr>
          <w:rFonts w:hint="eastAsia"/>
          <w:color w:val="000000"/>
          <w:szCs w:val="21"/>
        </w:rPr>
        <w:t>和</w:t>
      </w:r>
      <w:r>
        <w:rPr>
          <w:color w:val="000000"/>
          <w:szCs w:val="21"/>
        </w:rPr>
        <w:t>标准法</w:t>
      </w:r>
      <w:r>
        <w:rPr>
          <w:rFonts w:hint="eastAsia"/>
          <w:color w:val="000000"/>
          <w:szCs w:val="21"/>
        </w:rPr>
        <w:t>、资产管理产品穿透后内部评级法未覆盖部分、适用授权基础法以及1250%风险权重，</w:t>
      </w:r>
      <w:r>
        <w:rPr>
          <w:color w:val="000000"/>
          <w:szCs w:val="21"/>
        </w:rPr>
        <w:t>及其他风险暴露权重法、股权风险暴露的权重法、其他资产权重法等均视为内部评级法未覆盖信用风险暴露。</w:t>
      </w:r>
    </w:p>
    <w:p>
      <w:pPr>
        <w:spacing w:line="440" w:lineRule="exact"/>
        <w:ind w:firstLine="420" w:firstLineChars="200"/>
        <w:rPr>
          <w:color w:val="000000"/>
          <w:szCs w:val="21"/>
        </w:rPr>
      </w:pPr>
      <w:r>
        <w:rPr>
          <w:color w:val="000000"/>
          <w:szCs w:val="21"/>
        </w:rPr>
        <w:t>当借款人与保证人风险暴露分类存在差异时</w:t>
      </w:r>
      <w:r>
        <w:rPr>
          <w:rFonts w:hint="eastAsia"/>
          <w:color w:val="000000"/>
          <w:szCs w:val="21"/>
        </w:rPr>
        <w:t>，</w:t>
      </w:r>
      <w:r>
        <w:rPr>
          <w:color w:val="000000"/>
          <w:szCs w:val="21"/>
        </w:rPr>
        <w:t>应按照借款人的风险暴露分类填报本报表的资产余额/名义本金、风险暴露、风险加权资产、预期损失等。</w:t>
      </w:r>
    </w:p>
    <w:p>
      <w:pPr>
        <w:spacing w:line="440" w:lineRule="exact"/>
        <w:ind w:firstLine="420" w:firstLineChars="200"/>
        <w:rPr>
          <w:color w:val="000000"/>
        </w:rPr>
      </w:pPr>
      <w:r>
        <w:rPr>
          <w:color w:val="000000"/>
          <w:szCs w:val="21"/>
        </w:rPr>
        <w:t>[资产余额/名义本金]：表内资产余额</w:t>
      </w:r>
      <w:r>
        <w:rPr>
          <w:szCs w:val="21"/>
        </w:rPr>
        <w:t>是指填报机构在报告期期末各类表内资产（贷款等）的账面价值（扣除减值准备前）；表外资产余额是指表外各项资产在报告期期末的会计账面金额，即转换前资产；</w:t>
      </w:r>
      <w:r>
        <w:rPr>
          <w:rFonts w:hint="eastAsia"/>
          <w:color w:val="000000"/>
          <w:szCs w:val="21"/>
        </w:rPr>
        <w:t>名义本金是指填报机构</w:t>
      </w:r>
      <w:r>
        <w:rPr>
          <w:rFonts w:hint="eastAsia"/>
          <w:szCs w:val="21"/>
        </w:rPr>
        <w:t>在报告期期末</w:t>
      </w:r>
      <w:r>
        <w:rPr>
          <w:rFonts w:hint="eastAsia"/>
          <w:color w:val="000000"/>
          <w:szCs w:val="21"/>
        </w:rPr>
        <w:t>持有的金融衍生合约的名义金额或合约账面金额（含中央交易对手）</w:t>
      </w:r>
      <w:r>
        <w:rPr>
          <w:rFonts w:hint="eastAsia"/>
          <w:color w:val="000000"/>
        </w:rPr>
        <w:t>。</w:t>
      </w:r>
      <w:r>
        <w:rPr>
          <w:color w:val="000000"/>
        </w:rPr>
        <w:t>内评法覆盖部分和内评法未覆盖部分分别填报。</w:t>
      </w:r>
    </w:p>
    <w:p>
      <w:pPr>
        <w:spacing w:line="440" w:lineRule="exact"/>
        <w:ind w:firstLine="420" w:firstLineChars="200"/>
        <w:rPr>
          <w:color w:val="000000"/>
        </w:rPr>
      </w:pPr>
      <w:r>
        <w:rPr>
          <w:szCs w:val="21"/>
        </w:rPr>
        <w:t>对于资产管理产品，</w:t>
      </w:r>
      <w:r>
        <w:rPr>
          <w:rFonts w:hint="eastAsia"/>
          <w:szCs w:val="21"/>
        </w:rPr>
        <w:t>适用穿透法和授权基础法的填</w:t>
      </w:r>
      <w:r>
        <w:rPr>
          <w:szCs w:val="21"/>
        </w:rPr>
        <w:t>报机构应填写持有部分的资产管理产品基础资产的资产余额（扣除减值准备前）。</w:t>
      </w:r>
      <w:r>
        <w:rPr>
          <w:rFonts w:hint="eastAsia"/>
          <w:szCs w:val="21"/>
        </w:rPr>
        <w:t>适用1250%风险权重的</w:t>
      </w:r>
      <w:r>
        <w:rPr>
          <w:szCs w:val="21"/>
        </w:rPr>
        <w:t>填报机构</w:t>
      </w:r>
      <w:r>
        <w:rPr>
          <w:rFonts w:hint="eastAsia"/>
          <w:szCs w:val="21"/>
        </w:rPr>
        <w:t>应填写</w:t>
      </w:r>
      <w:r>
        <w:rPr>
          <w:szCs w:val="21"/>
        </w:rPr>
        <w:t>持有</w:t>
      </w:r>
      <w:r>
        <w:rPr>
          <w:rFonts w:hint="eastAsia"/>
          <w:szCs w:val="21"/>
        </w:rPr>
        <w:t>部分的</w:t>
      </w:r>
      <w:r>
        <w:rPr>
          <w:szCs w:val="21"/>
        </w:rPr>
        <w:t>资产管理产品份额占比乘以资产管理产品净资产。</w:t>
      </w:r>
      <w:r>
        <w:rPr>
          <w:rFonts w:hint="eastAsia"/>
          <w:szCs w:val="21"/>
        </w:rPr>
        <w:t>资产管理产品表外部分适用100%的CCF。</w:t>
      </w:r>
    </w:p>
    <w:p>
      <w:pPr>
        <w:spacing w:line="440" w:lineRule="exact"/>
        <w:ind w:firstLine="420" w:firstLineChars="200"/>
        <w:rPr>
          <w:color w:val="000000"/>
        </w:rPr>
      </w:pPr>
      <w:r>
        <w:rPr>
          <w:color w:val="000000"/>
          <w:szCs w:val="21"/>
        </w:rPr>
        <w:t>[风险暴露]：内部评级法覆盖部分和未覆盖部分的风险暴露需分别填列在对应栏位。表内资产的风险暴露等同于资产余额；</w:t>
      </w:r>
      <w:r>
        <w:rPr>
          <w:bCs/>
          <w:color w:val="000000"/>
          <w:szCs w:val="21"/>
        </w:rPr>
        <w:t>表外资产的风险暴露应填列转换前资产与信用转换系数CCF的乘积；</w:t>
      </w:r>
      <w:r>
        <w:rPr>
          <w:rFonts w:hint="eastAsia"/>
          <w:color w:val="000000"/>
          <w:szCs w:val="21"/>
        </w:rPr>
        <w:t>交易对手信用风险的风险暴露按照《办法》附件9规定方法填报。</w:t>
      </w:r>
      <w:r>
        <w:rPr>
          <w:color w:val="000000"/>
          <w:szCs w:val="21"/>
        </w:rPr>
        <w:t>风险暴露不考虑减值准备的影响。</w:t>
      </w:r>
      <w:r>
        <w:rPr>
          <w:color w:val="000000"/>
        </w:rPr>
        <w:t>内评法覆盖部分和内评法未覆盖部分分别填报。</w:t>
      </w:r>
    </w:p>
    <w:p>
      <w:pPr>
        <w:spacing w:line="440" w:lineRule="exact"/>
        <w:ind w:firstLine="420" w:firstLineChars="200"/>
        <w:rPr>
          <w:color w:val="000000"/>
        </w:rPr>
      </w:pPr>
      <w:r>
        <w:rPr>
          <w:rFonts w:hint="eastAsia"/>
          <w:color w:val="000000"/>
        </w:rPr>
        <w:t>对于资产管理产品，填报机构应按照G4E-8《资产管理产品风险加权资产汇总表（银行账簿、内评法）》填报说明中相关要求进行填报。</w:t>
      </w:r>
    </w:p>
    <w:p>
      <w:pPr>
        <w:spacing w:line="440" w:lineRule="exact"/>
        <w:ind w:firstLine="525" w:firstLineChars="250"/>
        <w:rPr>
          <w:color w:val="000000"/>
          <w:szCs w:val="21"/>
        </w:rPr>
      </w:pPr>
      <w:r>
        <w:rPr>
          <w:color w:val="000000"/>
          <w:szCs w:val="21"/>
        </w:rPr>
        <w:t>[内部评级法覆盖部分-风险加权资产-高级方法]：是指填报机构内部评级法已覆盖部分对应的各类表内外资产使用高级方法计量的风险加权资产金额。</w:t>
      </w:r>
    </w:p>
    <w:p>
      <w:pPr>
        <w:spacing w:line="440" w:lineRule="exact"/>
        <w:ind w:firstLine="525" w:firstLineChars="250"/>
        <w:rPr>
          <w:color w:val="000000"/>
          <w:szCs w:val="21"/>
        </w:rPr>
      </w:pPr>
      <w:r>
        <w:rPr>
          <w:color w:val="000000"/>
          <w:szCs w:val="21"/>
        </w:rPr>
        <w:t>[内部评级法覆盖部分-风险加权资产-权重法]：是指填报机构内部评级法已覆盖部分对应的各类表内外资产使用权重法计量的风险加权资产金额。</w:t>
      </w:r>
    </w:p>
    <w:p>
      <w:pPr>
        <w:spacing w:line="440" w:lineRule="exact"/>
        <w:ind w:firstLine="525" w:firstLineChars="250"/>
        <w:rPr>
          <w:color w:val="000000"/>
        </w:rPr>
      </w:pPr>
      <w:r>
        <w:rPr>
          <w:color w:val="000000"/>
          <w:szCs w:val="21"/>
        </w:rPr>
        <w:t>[预期损失]：是指填报机构按照PD×LGD×EAD计算的非违约风险暴露的预期损失，以及各类考虑经济环境、法律地位等条件下已违约风险暴露的预期损失最佳估计值的合计数</w:t>
      </w:r>
      <w:r>
        <w:rPr>
          <w:color w:val="000000"/>
        </w:rPr>
        <w:t>。</w:t>
      </w:r>
    </w:p>
    <w:p>
      <w:pPr>
        <w:spacing w:line="440" w:lineRule="exact"/>
        <w:ind w:firstLine="525" w:firstLineChars="250"/>
        <w:rPr>
          <w:color w:val="000000"/>
        </w:rPr>
      </w:pPr>
      <w:r>
        <w:rPr>
          <w:color w:val="000000"/>
          <w:szCs w:val="21"/>
        </w:rPr>
        <w:t>[内部评级法未覆盖部分-风险加权资产]：是指填报机构内部评级法未覆盖部分对应的各类表内外资产使用权重法计量的风险加权资产金额。</w:t>
      </w:r>
    </w:p>
    <w:p>
      <w:pPr>
        <w:spacing w:line="440" w:lineRule="exact"/>
        <w:ind w:firstLine="420" w:firstLineChars="200"/>
        <w:rPr>
          <w:color w:val="000000"/>
          <w:szCs w:val="21"/>
        </w:rPr>
      </w:pPr>
      <w:r>
        <w:rPr>
          <w:color w:val="000000"/>
          <w:szCs w:val="21"/>
        </w:rPr>
        <w:t xml:space="preserve"> [自行校准增加的信用风险加权资产]：是指由于银行自行校准导致增加的信用风险加权资产。由于模型审慎性不足或运行时间长度不足等原因而被监管要求将内评法下风险加权资产自行校准到某种水平的情形，由此增加的风险加权资产应视为自行校准导致的风险加权资产增加。对于内部评级法已覆盖的某一类风险暴露，本表第I、II、III部分填列数据未包含自行校准影响的银行，应将自行校准导致的风险加权资产增加额在该风险暴露对应栏位填报；本表第I、II、III部分填列数据已包含自行校准影响的银行，本项目下该风险暴露对应的表内、表外、交易对手信用风险栏位均为零。</w:t>
      </w:r>
    </w:p>
    <w:p>
      <w:pPr>
        <w:spacing w:line="440" w:lineRule="exact"/>
        <w:ind w:firstLine="420" w:firstLineChars="200"/>
        <w:rPr>
          <w:color w:val="000000"/>
          <w:szCs w:val="21"/>
        </w:rPr>
      </w:pPr>
      <w:r>
        <w:rPr>
          <w:color w:val="000000"/>
          <w:szCs w:val="21"/>
        </w:rPr>
        <w:t>[监管校准增加的信用风险加权资产]：是指由于监管校准导致增加的风险加权资产。表内、表外、交易对手信用风险栏位分别填报。应用监管校准应基于自行校准后的风险加权资产。</w:t>
      </w:r>
    </w:p>
    <w:p>
      <w:pPr>
        <w:spacing w:line="440" w:lineRule="exact"/>
        <w:ind w:firstLine="420" w:firstLineChars="200"/>
        <w:rPr>
          <w:color w:val="000000"/>
          <w:szCs w:val="21"/>
        </w:rPr>
      </w:pPr>
      <w:r>
        <w:rPr>
          <w:color w:val="000000"/>
          <w:szCs w:val="21"/>
        </w:rPr>
        <w:t>[校准导致的预期损失增加]：是指由于银行自行校准导致增加的预期损失金额。对于内部评级法已覆盖的某一类风险暴露，本表第I、II、III部分填列数据未包含自行校准影响的银行，应将自行校准导致的预期损失增加额在该风险暴露对应栏位填报；本表第I、II、III部分填列数据已包含全部自行校准影响的银行，本项目下该风险暴露对应栏位均为零。</w:t>
      </w:r>
    </w:p>
    <w:p>
      <w:pPr>
        <w:spacing w:line="440" w:lineRule="exact"/>
        <w:ind w:firstLine="420" w:firstLineChars="200"/>
        <w:rPr>
          <w:color w:val="000000"/>
          <w:szCs w:val="21"/>
        </w:rPr>
      </w:pPr>
      <w:r>
        <w:rPr>
          <w:color w:val="000000"/>
          <w:szCs w:val="21"/>
        </w:rPr>
        <w:t>[内评覆盖率除外项目风险加权资产]</w:t>
      </w:r>
      <w:r>
        <w:rPr>
          <w:rFonts w:hint="eastAsia"/>
          <w:color w:val="000000"/>
          <w:szCs w:val="21"/>
        </w:rPr>
        <w:t>：</w:t>
      </w:r>
      <w:r>
        <w:rPr>
          <w:color w:val="000000"/>
          <w:szCs w:val="21"/>
        </w:rPr>
        <w:t>是指银行获监管认可予以豁免实施资本</w:t>
      </w:r>
      <w:r>
        <w:rPr>
          <w:rFonts w:hint="eastAsia"/>
          <w:color w:val="000000"/>
          <w:szCs w:val="21"/>
        </w:rPr>
        <w:t>计量</w:t>
      </w:r>
      <w:r>
        <w:rPr>
          <w:color w:val="000000"/>
          <w:szCs w:val="21"/>
        </w:rPr>
        <w:t>高级方法的项目对应的风险加权资产。</w:t>
      </w:r>
    </w:p>
    <w:p>
      <w:pPr>
        <w:spacing w:line="440" w:lineRule="exact"/>
        <w:ind w:firstLine="421" w:firstLineChars="200"/>
        <w:rPr>
          <w:b/>
          <w:bCs/>
          <w:color w:val="000000"/>
          <w:szCs w:val="21"/>
        </w:rPr>
      </w:pPr>
      <w:r>
        <w:rPr>
          <w:b/>
          <w:bCs/>
          <w:color w:val="000000"/>
          <w:szCs w:val="21"/>
        </w:rPr>
        <w:t>[第VI部分]汇总</w:t>
      </w:r>
    </w:p>
    <w:p>
      <w:pPr>
        <w:spacing w:line="440" w:lineRule="exact"/>
        <w:ind w:firstLine="420" w:firstLineChars="200"/>
        <w:rPr>
          <w:color w:val="000000"/>
          <w:szCs w:val="21"/>
        </w:rPr>
      </w:pPr>
      <w:r>
        <w:rPr>
          <w:color w:val="000000"/>
          <w:szCs w:val="21"/>
        </w:rPr>
        <w:t>[内评法覆盖部分对应的风险加权资产]</w:t>
      </w:r>
      <w:r>
        <w:rPr>
          <w:rFonts w:hint="eastAsia"/>
          <w:color w:val="000000"/>
          <w:szCs w:val="21"/>
        </w:rPr>
        <w:t>：</w:t>
      </w:r>
      <w:r>
        <w:rPr>
          <w:color w:val="000000"/>
          <w:szCs w:val="21"/>
        </w:rPr>
        <w:t>是指内部评级法覆盖部分的信用风险加权资产，包括表内、表外、交易对手信用风险三大类资产，等于内评法已覆盖部分高级方法下风险加权资产、自行校准增加的信用风险加权资产、监管校准增加的信用风险加权资产之和。公司、主权、金融机构、零售、资产证券化、</w:t>
      </w:r>
      <w:r>
        <w:rPr>
          <w:rFonts w:hint="eastAsia"/>
          <w:color w:val="000000"/>
          <w:szCs w:val="21"/>
        </w:rPr>
        <w:t>资产管理产品、</w:t>
      </w:r>
      <w:r>
        <w:rPr>
          <w:color w:val="000000"/>
          <w:szCs w:val="21"/>
        </w:rPr>
        <w:t>其他风险暴露及合计金额均为自动链接产生，无需手工填报。</w:t>
      </w:r>
    </w:p>
    <w:p>
      <w:pPr>
        <w:spacing w:line="440" w:lineRule="exact"/>
        <w:ind w:firstLine="420" w:firstLineChars="200"/>
        <w:rPr>
          <w:color w:val="000000"/>
          <w:szCs w:val="21"/>
        </w:rPr>
      </w:pPr>
      <w:r>
        <w:rPr>
          <w:color w:val="000000"/>
          <w:szCs w:val="21"/>
        </w:rPr>
        <w:t>[内评法覆盖部分对应的风险暴露]</w:t>
      </w:r>
      <w:r>
        <w:rPr>
          <w:rFonts w:hint="eastAsia"/>
          <w:color w:val="000000"/>
          <w:szCs w:val="21"/>
        </w:rPr>
        <w:t>：</w:t>
      </w:r>
      <w:r>
        <w:rPr>
          <w:color w:val="000000"/>
          <w:szCs w:val="21"/>
        </w:rPr>
        <w:t>是指内部评级法覆盖部分的风险暴露，包括表内、表外、交易对手信用风险三大类资产。公司、主权、金融机构、零售、资产证券化、</w:t>
      </w:r>
      <w:r>
        <w:rPr>
          <w:rFonts w:hint="eastAsia"/>
          <w:color w:val="000000"/>
          <w:szCs w:val="21"/>
        </w:rPr>
        <w:t>资产管理产品、</w:t>
      </w:r>
      <w:r>
        <w:rPr>
          <w:color w:val="000000"/>
          <w:szCs w:val="21"/>
        </w:rPr>
        <w:t>其他风险暴露及合计金额均为自动链接产生，无需手工填报。</w:t>
      </w:r>
    </w:p>
    <w:p>
      <w:pPr>
        <w:spacing w:line="440" w:lineRule="exact"/>
        <w:ind w:firstLine="420" w:firstLineChars="200"/>
        <w:rPr>
          <w:color w:val="000000"/>
          <w:szCs w:val="21"/>
        </w:rPr>
      </w:pPr>
      <w:r>
        <w:rPr>
          <w:color w:val="000000"/>
          <w:szCs w:val="21"/>
        </w:rPr>
        <w:t>[信用风险加权资产]：是指高级方法下信用风险加权资产总额，包括表内、表外、交易对手信用风险三大类资产，等于内评法已覆盖部分高级方法下风险加权资产、内评法未覆盖部分对应的风险加权资产、自行校准增加的信用风险加权资产、监管校准增加的信用风险加权资产以及内评法未覆盖部分对应的应计入二级资本的超额损失准备之和。公司、主权、金融机构、零售、</w:t>
      </w:r>
      <w:r>
        <w:rPr>
          <w:rFonts w:hint="eastAsia"/>
          <w:color w:val="000000"/>
          <w:szCs w:val="21"/>
        </w:rPr>
        <w:t>股权、</w:t>
      </w:r>
      <w:r>
        <w:rPr>
          <w:color w:val="000000"/>
          <w:szCs w:val="21"/>
        </w:rPr>
        <w:t>资产证券化、</w:t>
      </w:r>
      <w:r>
        <w:rPr>
          <w:rFonts w:hint="eastAsia"/>
          <w:color w:val="000000"/>
          <w:szCs w:val="21"/>
        </w:rPr>
        <w:t>资产管理产品、</w:t>
      </w:r>
      <w:r>
        <w:rPr>
          <w:color w:val="000000"/>
          <w:szCs w:val="21"/>
        </w:rPr>
        <w:t>其他风险暴露及合计金额均为自动链接产生，无需手工填报。</w:t>
      </w:r>
    </w:p>
    <w:p>
      <w:pPr>
        <w:spacing w:line="440" w:lineRule="exact"/>
        <w:ind w:firstLine="420" w:firstLineChars="200"/>
        <w:rPr>
          <w:color w:val="000000"/>
          <w:szCs w:val="21"/>
        </w:rPr>
      </w:pPr>
      <w:r>
        <w:rPr>
          <w:color w:val="000000"/>
          <w:szCs w:val="21"/>
        </w:rPr>
        <w:t>[权重法下风险加权资产]</w:t>
      </w:r>
      <w:r>
        <w:rPr>
          <w:rFonts w:hint="eastAsia"/>
          <w:color w:val="000000"/>
          <w:szCs w:val="21"/>
        </w:rPr>
        <w:t>：</w:t>
      </w:r>
      <w:r>
        <w:rPr>
          <w:color w:val="000000"/>
          <w:szCs w:val="21"/>
        </w:rPr>
        <w:t>是指权重法下信用风险加权资产总额，包括表内、表外、交易对手信用风险三大类资产，等于内评法已覆盖部分对应的权重法下风险加权资产、内评法未覆盖部分对应的风险加权资产、权重法下应计入二级资本的超额损失准备之和。公司、主权、金融机构、零售、</w:t>
      </w:r>
      <w:r>
        <w:rPr>
          <w:rFonts w:hint="eastAsia"/>
          <w:color w:val="000000"/>
          <w:szCs w:val="21"/>
        </w:rPr>
        <w:t>股权、</w:t>
      </w:r>
      <w:r>
        <w:rPr>
          <w:color w:val="000000"/>
          <w:szCs w:val="21"/>
        </w:rPr>
        <w:t>资产证券化、</w:t>
      </w:r>
      <w:r>
        <w:rPr>
          <w:rFonts w:hint="eastAsia"/>
          <w:color w:val="000000"/>
          <w:szCs w:val="21"/>
        </w:rPr>
        <w:t>资产管理产品、</w:t>
      </w:r>
      <w:r>
        <w:rPr>
          <w:color w:val="000000"/>
          <w:szCs w:val="21"/>
        </w:rPr>
        <w:t>其他风险暴露及合计金额均为自动链接产生，无需手工填报。</w:t>
      </w:r>
    </w:p>
    <w:p>
      <w:pPr>
        <w:spacing w:line="440" w:lineRule="exact"/>
        <w:ind w:firstLine="420" w:firstLineChars="200"/>
        <w:rPr>
          <w:color w:val="000000"/>
          <w:szCs w:val="21"/>
        </w:rPr>
      </w:pPr>
      <w:r>
        <w:rPr>
          <w:color w:val="000000"/>
          <w:szCs w:val="21"/>
        </w:rPr>
        <w:t>[信用风险暴露]</w:t>
      </w:r>
      <w:r>
        <w:rPr>
          <w:rFonts w:hint="eastAsia"/>
          <w:color w:val="000000"/>
          <w:szCs w:val="21"/>
        </w:rPr>
        <w:t>：</w:t>
      </w:r>
      <w:r>
        <w:rPr>
          <w:color w:val="000000"/>
          <w:szCs w:val="21"/>
        </w:rPr>
        <w:t>是指信用风险暴露总额，包括表内、表外、交易对手信用风险三大类资产，等于内评法已覆盖部分风险暴露和内评法未覆盖部分风险暴露之和。公司、主权、金融机构、零售、</w:t>
      </w:r>
      <w:r>
        <w:rPr>
          <w:rFonts w:hint="eastAsia"/>
          <w:color w:val="000000"/>
          <w:szCs w:val="21"/>
        </w:rPr>
        <w:t>股权、</w:t>
      </w:r>
      <w:r>
        <w:rPr>
          <w:color w:val="000000"/>
          <w:szCs w:val="21"/>
        </w:rPr>
        <w:t>资产证券化、</w:t>
      </w:r>
      <w:r>
        <w:rPr>
          <w:rFonts w:hint="eastAsia"/>
          <w:color w:val="000000"/>
          <w:szCs w:val="21"/>
        </w:rPr>
        <w:t>资产管理产品、</w:t>
      </w:r>
      <w:r>
        <w:rPr>
          <w:color w:val="000000"/>
          <w:szCs w:val="21"/>
        </w:rPr>
        <w:t>其他风险暴露及合计金额均为自动链接产生，无需手工填报。</w:t>
      </w:r>
    </w:p>
    <w:p>
      <w:pPr>
        <w:spacing w:line="440" w:lineRule="exact"/>
        <w:ind w:firstLine="420" w:firstLineChars="200"/>
        <w:rPr>
          <w:color w:val="000000"/>
          <w:szCs w:val="21"/>
        </w:rPr>
      </w:pPr>
      <w:r>
        <w:rPr>
          <w:color w:val="000000"/>
          <w:szCs w:val="21"/>
        </w:rPr>
        <w:t>[预期损失]：是指内部评级法下预期损失总额，包括表内、表外、交易对手信用风险三大类资产，等于内评法已覆盖部分预期损失、自行校准导致的预期损失增加之和。公司、主权、金融机构、零售、资产证券化、</w:t>
      </w:r>
      <w:r>
        <w:rPr>
          <w:rFonts w:hint="eastAsia"/>
          <w:color w:val="000000"/>
          <w:szCs w:val="21"/>
        </w:rPr>
        <w:t>资产管理产品、</w:t>
      </w:r>
      <w:r>
        <w:rPr>
          <w:color w:val="000000"/>
          <w:szCs w:val="21"/>
        </w:rPr>
        <w:t>其他风险暴露及合计金额均为自动链接产生，无需手工填报。</w:t>
      </w:r>
    </w:p>
    <w:p>
      <w:pPr>
        <w:spacing w:line="440" w:lineRule="exact"/>
        <w:ind w:firstLine="420" w:firstLineChars="200"/>
        <w:rPr>
          <w:color w:val="000000"/>
          <w:szCs w:val="21"/>
        </w:rPr>
      </w:pPr>
      <w:r>
        <w:rPr>
          <w:color w:val="000000"/>
          <w:szCs w:val="21"/>
        </w:rPr>
        <w:t>[平均权重]</w:t>
      </w:r>
      <w:r>
        <w:rPr>
          <w:rFonts w:hint="eastAsia"/>
          <w:color w:val="000000"/>
          <w:szCs w:val="21"/>
        </w:rPr>
        <w:t>：</w:t>
      </w:r>
      <w:r>
        <w:rPr>
          <w:color w:val="000000"/>
          <w:szCs w:val="21"/>
        </w:rPr>
        <w:t>是指信用风险加权资产与信用风险暴露的比值。公司、主权、金融机构、零售、</w:t>
      </w:r>
      <w:r>
        <w:rPr>
          <w:rFonts w:hint="eastAsia"/>
          <w:color w:val="000000"/>
          <w:szCs w:val="21"/>
        </w:rPr>
        <w:t>股权、</w:t>
      </w:r>
      <w:r>
        <w:rPr>
          <w:color w:val="000000"/>
          <w:szCs w:val="21"/>
        </w:rPr>
        <w:t>资产证券化、</w:t>
      </w:r>
      <w:r>
        <w:rPr>
          <w:rFonts w:hint="eastAsia"/>
          <w:color w:val="000000"/>
          <w:szCs w:val="21"/>
        </w:rPr>
        <w:t>资产管理产品、</w:t>
      </w:r>
      <w:r>
        <w:rPr>
          <w:color w:val="000000"/>
          <w:szCs w:val="21"/>
        </w:rPr>
        <w:t>其他风险暴露及合计金额均为自动链接产生，无需手工填报。</w:t>
      </w:r>
    </w:p>
    <w:p>
      <w:pPr>
        <w:spacing w:line="440" w:lineRule="exact"/>
        <w:ind w:firstLine="420" w:firstLineChars="200"/>
        <w:rPr>
          <w:b/>
          <w:bCs/>
          <w:color w:val="000000"/>
          <w:szCs w:val="21"/>
        </w:rPr>
      </w:pPr>
      <w:r>
        <w:rPr>
          <w:color w:val="000000"/>
          <w:szCs w:val="21"/>
        </w:rPr>
        <w:t>[内评覆盖率]</w:t>
      </w:r>
      <w:r>
        <w:rPr>
          <w:rFonts w:hint="eastAsia"/>
          <w:color w:val="000000"/>
          <w:szCs w:val="21"/>
        </w:rPr>
        <w:t>：</w:t>
      </w:r>
      <w:r>
        <w:rPr>
          <w:color w:val="000000"/>
          <w:szCs w:val="21"/>
        </w:rPr>
        <w:t>是指各风险暴露内部评级法覆盖部分对应的信用风险加权资产、自行校准增加的信用风险加权资产、监管校准增加的信用风险加权资产三者之和，与应实现内部评级法覆盖的全部信用风险加权资产的比值。公司、主权、金融机构、零售、资产证券化、</w:t>
      </w:r>
      <w:r>
        <w:rPr>
          <w:rFonts w:hint="eastAsia"/>
          <w:color w:val="000000"/>
          <w:szCs w:val="21"/>
        </w:rPr>
        <w:t>资产管理产品、</w:t>
      </w:r>
      <w:r>
        <w:rPr>
          <w:color w:val="000000"/>
          <w:szCs w:val="21"/>
        </w:rPr>
        <w:t>其他风险暴露及合计的内评覆盖率均为自动链接产生，无需手工填报。</w:t>
      </w:r>
    </w:p>
    <w:p>
      <w:pPr>
        <w:pStyle w:val="35"/>
        <w:ind w:firstLine="420"/>
        <w:jc w:val="both"/>
        <w:rPr>
          <w:rFonts w:eastAsia="宋体"/>
          <w:sz w:val="21"/>
          <w:szCs w:val="21"/>
        </w:rPr>
      </w:pPr>
      <w:r>
        <w:rPr>
          <w:rFonts w:eastAsia="宋体"/>
          <w:sz w:val="21"/>
          <w:szCs w:val="21"/>
        </w:rPr>
        <w:t>[附注1.已计算市场风险资本的表内交易</w:t>
      </w:r>
      <w:r>
        <w:rPr>
          <w:rFonts w:hint="eastAsia" w:eastAsia="宋体"/>
          <w:sz w:val="21"/>
          <w:szCs w:val="21"/>
        </w:rPr>
        <w:t>账簿</w:t>
      </w:r>
      <w:r>
        <w:rPr>
          <w:rFonts w:eastAsia="宋体"/>
          <w:sz w:val="21"/>
          <w:szCs w:val="21"/>
        </w:rPr>
        <w:t>资产]：是指填报机构按照《办法》要求计算市场风险暴露资本要求后，并已将计算结果在</w:t>
      </w:r>
      <w:r>
        <w:rPr>
          <w:rFonts w:hint="eastAsia" w:eastAsia="宋体"/>
          <w:sz w:val="21"/>
          <w:szCs w:val="21"/>
        </w:rPr>
        <w:t>G40《资本充足率汇总表》[5.市场风险</w:t>
      </w:r>
      <w:r>
        <w:rPr>
          <w:rFonts w:hint="eastAsia" w:eastAsia="宋体"/>
          <w:sz w:val="21"/>
          <w:szCs w:val="21"/>
          <w:highlight w:val="none"/>
        </w:rPr>
        <w:t>加权资产</w:t>
      </w:r>
      <w:r>
        <w:rPr>
          <w:rFonts w:eastAsia="宋体"/>
          <w:sz w:val="21"/>
          <w:szCs w:val="21"/>
        </w:rPr>
        <w:t>]中填报，该机构表内交易</w:t>
      </w:r>
      <w:r>
        <w:rPr>
          <w:rFonts w:hint="eastAsia" w:eastAsia="宋体"/>
          <w:sz w:val="21"/>
          <w:szCs w:val="21"/>
        </w:rPr>
        <w:t>账簿</w:t>
      </w:r>
      <w:r>
        <w:rPr>
          <w:rFonts w:eastAsia="宋体"/>
          <w:sz w:val="21"/>
          <w:szCs w:val="21"/>
        </w:rPr>
        <w:t>中已经计算市场风险的部分在本表中不再重复计算信用风险需要的资本金，有关交易</w:t>
      </w:r>
      <w:r>
        <w:rPr>
          <w:rFonts w:hint="eastAsia" w:eastAsia="宋体"/>
          <w:sz w:val="21"/>
          <w:szCs w:val="21"/>
        </w:rPr>
        <w:t>账簿</w:t>
      </w:r>
      <w:r>
        <w:rPr>
          <w:rFonts w:eastAsia="宋体"/>
          <w:sz w:val="21"/>
          <w:szCs w:val="21"/>
        </w:rPr>
        <w:t>余额在本表表内各相关项目中剔除，汇总后在本项目填报。</w:t>
      </w:r>
    </w:p>
    <w:p>
      <w:pPr>
        <w:pStyle w:val="35"/>
        <w:ind w:firstLine="420"/>
        <w:jc w:val="both"/>
        <w:rPr>
          <w:rFonts w:eastAsia="宋体"/>
          <w:sz w:val="21"/>
          <w:szCs w:val="21"/>
        </w:rPr>
      </w:pPr>
      <w:r>
        <w:rPr>
          <w:rFonts w:eastAsia="宋体"/>
          <w:sz w:val="21"/>
          <w:szCs w:val="21"/>
        </w:rPr>
        <w:t>[附注2.资本扣减项]：反映各填报机构在计算资本时应扣除的资产总计，包括核心一级资本监管扣除项目、其他一级资本监管扣除项目和二级资本监管扣除项目。以上金额在本表表内各相关项目中剔除，汇总后在本项目填报。</w:t>
      </w:r>
    </w:p>
    <w:p>
      <w:pPr>
        <w:pStyle w:val="35"/>
        <w:ind w:firstLine="420"/>
        <w:jc w:val="both"/>
        <w:rPr>
          <w:rFonts w:eastAsia="宋体"/>
          <w:sz w:val="21"/>
          <w:szCs w:val="21"/>
        </w:rPr>
      </w:pPr>
      <w:r>
        <w:rPr>
          <w:rFonts w:eastAsia="宋体"/>
          <w:sz w:val="21"/>
          <w:szCs w:val="21"/>
        </w:rPr>
        <w:t>[附注3.衍生金融资产（银行</w:t>
      </w:r>
      <w:r>
        <w:rPr>
          <w:rFonts w:hint="eastAsia" w:eastAsia="宋体"/>
          <w:sz w:val="21"/>
          <w:szCs w:val="21"/>
        </w:rPr>
        <w:t>账簿</w:t>
      </w:r>
      <w:r>
        <w:rPr>
          <w:rFonts w:eastAsia="宋体"/>
          <w:sz w:val="21"/>
          <w:szCs w:val="21"/>
        </w:rPr>
        <w:t>）]：反映各填报机构资产负债表中衍生工具的表内市值部分，该部分数值不在表内项目下填报，而是填报在交易对手信用风险项目下。</w:t>
      </w:r>
    </w:p>
    <w:p>
      <w:pPr>
        <w:pStyle w:val="35"/>
        <w:ind w:firstLine="420"/>
        <w:jc w:val="both"/>
        <w:rPr>
          <w:rFonts w:eastAsia="宋体"/>
          <w:sz w:val="21"/>
          <w:szCs w:val="21"/>
        </w:rPr>
      </w:pPr>
      <w:r>
        <w:rPr>
          <w:rFonts w:eastAsia="宋体"/>
          <w:sz w:val="21"/>
          <w:szCs w:val="21"/>
        </w:rPr>
        <w:t>[附注4.已计算交易对手信用风险的证券融资交易业务（银行</w:t>
      </w:r>
      <w:r>
        <w:rPr>
          <w:rFonts w:hint="eastAsia" w:eastAsia="宋体"/>
          <w:sz w:val="21"/>
          <w:szCs w:val="21"/>
        </w:rPr>
        <w:t>账簿</w:t>
      </w:r>
      <w:r>
        <w:rPr>
          <w:rFonts w:eastAsia="宋体"/>
          <w:sz w:val="21"/>
          <w:szCs w:val="21"/>
        </w:rPr>
        <w:t>）]：本项目用于反映填报机构根据《办法》附件9《交易对手信用风险加权资产计量规则》，计算因证券融资交易（包括回购交易、证券借贷和保证金贷款交易等）形成的交易对手信用风险的银行</w:t>
      </w:r>
      <w:r>
        <w:rPr>
          <w:rFonts w:hint="eastAsia" w:eastAsia="宋体"/>
          <w:sz w:val="21"/>
          <w:szCs w:val="21"/>
        </w:rPr>
        <w:t>账簿</w:t>
      </w:r>
      <w:r>
        <w:rPr>
          <w:rFonts w:eastAsia="宋体"/>
          <w:sz w:val="21"/>
          <w:szCs w:val="21"/>
        </w:rPr>
        <w:t>部分，该部分风险暴露已反映在本表“交易对手信用风险加权资产”中，不在本表“表内”各相关项目中反映。</w:t>
      </w:r>
    </w:p>
    <w:p>
      <w:pPr>
        <w:pStyle w:val="35"/>
        <w:ind w:firstLine="420"/>
        <w:jc w:val="both"/>
        <w:rPr>
          <w:rFonts w:eastAsia="宋体"/>
          <w:sz w:val="21"/>
          <w:szCs w:val="21"/>
        </w:rPr>
      </w:pPr>
      <w:r>
        <w:rPr>
          <w:rFonts w:eastAsia="宋体"/>
          <w:sz w:val="21"/>
          <w:szCs w:val="21"/>
        </w:rPr>
        <w:t>[附注5.未纳入监管并表的附属公司的资产]：本项目用于填报未纳入监管并表的附属公司的资产总额。因《办法》规定的监管并表范围与会计并表范围不同，而形成的差异。目前该类附属公司特指保险公司。</w:t>
      </w:r>
    </w:p>
    <w:p>
      <w:pPr>
        <w:pStyle w:val="35"/>
        <w:ind w:firstLine="420"/>
        <w:jc w:val="both"/>
        <w:rPr>
          <w:rFonts w:eastAsia="宋体"/>
          <w:sz w:val="21"/>
          <w:szCs w:val="21"/>
        </w:rPr>
      </w:pPr>
      <w:r>
        <w:rPr>
          <w:rFonts w:eastAsia="宋体"/>
          <w:sz w:val="21"/>
          <w:szCs w:val="21"/>
        </w:rPr>
        <w:t>[附注6.监管校准底线系数]：按照</w:t>
      </w:r>
      <w:r>
        <w:rPr>
          <w:rFonts w:hint="eastAsia" w:ascii="宋体" w:hAnsi="宋体" w:eastAsia="宋体" w:cs="宋体"/>
          <w:sz w:val="21"/>
          <w:szCs w:val="21"/>
        </w:rPr>
        <w:t>国家金融监督管理总局</w:t>
      </w:r>
      <w:r>
        <w:rPr>
          <w:rFonts w:eastAsia="宋体"/>
          <w:sz w:val="21"/>
          <w:szCs w:val="21"/>
        </w:rPr>
        <w:t>对各填报机构资本</w:t>
      </w:r>
      <w:r>
        <w:rPr>
          <w:rFonts w:hint="eastAsia" w:eastAsia="宋体"/>
          <w:sz w:val="21"/>
          <w:szCs w:val="21"/>
        </w:rPr>
        <w:t>计量</w:t>
      </w:r>
      <w:r>
        <w:rPr>
          <w:rFonts w:eastAsia="宋体"/>
          <w:sz w:val="21"/>
          <w:szCs w:val="21"/>
        </w:rPr>
        <w:t>高级方法</w:t>
      </w:r>
      <w:r>
        <w:rPr>
          <w:rFonts w:hint="eastAsia" w:eastAsia="宋体"/>
          <w:sz w:val="21"/>
          <w:szCs w:val="21"/>
        </w:rPr>
        <w:t>验收意见</w:t>
      </w:r>
      <w:r>
        <w:rPr>
          <w:rFonts w:eastAsia="宋体"/>
          <w:sz w:val="21"/>
          <w:szCs w:val="21"/>
        </w:rPr>
        <w:t>中监管措施的相关规定来填报，系指高级方法</w:t>
      </w:r>
      <w:r>
        <w:rPr>
          <w:rFonts w:hint="eastAsia" w:eastAsia="宋体"/>
          <w:sz w:val="21"/>
          <w:szCs w:val="21"/>
        </w:rPr>
        <w:t>验收意见</w:t>
      </w:r>
      <w:r>
        <w:rPr>
          <w:rFonts w:eastAsia="宋体"/>
          <w:sz w:val="21"/>
          <w:szCs w:val="21"/>
        </w:rPr>
        <w:t>中内部评级法下风险加权资产的自行估计值不得低于对应权重法下风险加权资产的一定比例。如监管批复中要求高级方法银行内评法下风险加权资产的自行估计值不应低于对应权重法下风险加权资产的90%，则该项应填写0.9；若无相关规定，则该项应填零。</w:t>
      </w:r>
    </w:p>
    <w:p>
      <w:pPr>
        <w:pStyle w:val="35"/>
        <w:ind w:firstLine="420"/>
        <w:jc w:val="both"/>
        <w:rPr>
          <w:rFonts w:eastAsia="宋体"/>
          <w:sz w:val="21"/>
          <w:szCs w:val="21"/>
        </w:rPr>
      </w:pPr>
      <w:r>
        <w:rPr>
          <w:rFonts w:eastAsia="宋体"/>
          <w:sz w:val="21"/>
          <w:szCs w:val="21"/>
        </w:rPr>
        <w:t>[附注7.按内部评级法计量的风险加权资产（管理口径）]</w:t>
      </w:r>
      <w:r>
        <w:rPr>
          <w:rFonts w:hint="eastAsia" w:eastAsia="宋体"/>
          <w:sz w:val="21"/>
          <w:szCs w:val="21"/>
        </w:rPr>
        <w:t>：</w:t>
      </w:r>
      <w:r>
        <w:rPr>
          <w:rFonts w:eastAsia="宋体"/>
          <w:sz w:val="21"/>
          <w:szCs w:val="21"/>
        </w:rPr>
        <w:t>反映管理口径下按内部评级法计量的风险加权资产。管理口径是指符合内部评级体系管理标准的计量口径，管理标准具体包括已上线运行内部评级模型，健全的内部评级验证体系，评级结果已应用于授信审批、风险监控、限额设定、信贷政策、风险报告等领域。</w:t>
      </w:r>
    </w:p>
    <w:p>
      <w:pPr>
        <w:pStyle w:val="35"/>
        <w:ind w:firstLine="420"/>
        <w:jc w:val="both"/>
        <w:rPr>
          <w:rFonts w:eastAsia="宋体"/>
          <w:sz w:val="21"/>
          <w:szCs w:val="21"/>
        </w:rPr>
      </w:pPr>
      <w:r>
        <w:rPr>
          <w:rFonts w:eastAsia="宋体"/>
          <w:sz w:val="21"/>
          <w:szCs w:val="21"/>
        </w:rPr>
        <w:t>[附注8.按权重法计量的内部评级法未覆盖部分的信用风险加权资产（管理口径）]：反映管理口径下按权重法计量的内部评级法未覆盖部分的信用风险加权资产。管理口径是指符合内部评级体系管理标准的计量口径，管理标准具体包括包括已上线运行内部评级模型，健全的内部评级验证体系，评级结果已应用于授信审批、风险监控、限额设定、信贷政策、风险报告等领域。</w:t>
      </w:r>
    </w:p>
    <w:p>
      <w:pPr>
        <w:pStyle w:val="35"/>
        <w:ind w:firstLine="420"/>
        <w:jc w:val="both"/>
        <w:rPr>
          <w:rFonts w:eastAsia="宋体"/>
          <w:sz w:val="21"/>
          <w:szCs w:val="21"/>
        </w:rPr>
      </w:pPr>
      <w:r>
        <w:rPr>
          <w:rFonts w:eastAsia="宋体"/>
          <w:sz w:val="21"/>
          <w:szCs w:val="21"/>
        </w:rPr>
        <w:t>[附注9.当期整体到期贷款余额(仅5家国有大型银行填报)]</w:t>
      </w:r>
      <w:r>
        <w:rPr>
          <w:rFonts w:hint="eastAsia" w:eastAsia="宋体"/>
          <w:sz w:val="21"/>
          <w:szCs w:val="21"/>
        </w:rPr>
        <w:t>：</w:t>
      </w:r>
      <w:r>
        <w:rPr>
          <w:rFonts w:eastAsia="宋体"/>
          <w:sz w:val="21"/>
          <w:szCs w:val="21"/>
        </w:rPr>
        <w:t>反映填报机构各项贷款业务（包括公司贷款、个人贷款、信用卡及票据等）中，按照合同约定（截</w:t>
      </w:r>
      <w:r>
        <w:rPr>
          <w:rFonts w:hint="eastAsia" w:eastAsia="宋体"/>
          <w:sz w:val="21"/>
          <w:szCs w:val="21"/>
        </w:rPr>
        <w:t>至</w:t>
      </w:r>
      <w:r>
        <w:rPr>
          <w:rFonts w:eastAsia="宋体"/>
          <w:sz w:val="21"/>
          <w:szCs w:val="21"/>
        </w:rPr>
        <w:t>上期期末），应于当前报告期内全部偿还完毕的贷款。对于在当前报告期内展期的贷款，如果在截止上期期末的合同中约定应于本期偿还，则仍应在此项进行反映。“整体到期”为相对“分期到期”而言的概念，是指贷款的全部本金而非部分本金到期。</w:t>
      </w:r>
    </w:p>
    <w:p>
      <w:pPr>
        <w:pStyle w:val="35"/>
        <w:ind w:firstLine="420"/>
        <w:jc w:val="both"/>
        <w:rPr>
          <w:rFonts w:eastAsia="宋体"/>
          <w:sz w:val="21"/>
          <w:szCs w:val="21"/>
        </w:rPr>
      </w:pPr>
      <w:r>
        <w:rPr>
          <w:rFonts w:eastAsia="宋体"/>
          <w:sz w:val="21"/>
          <w:szCs w:val="21"/>
        </w:rPr>
        <w:t>[附注10.当期整体到期贷款中的实际偿还金额(仅5家国有大型银行填报)]</w:t>
      </w:r>
      <w:r>
        <w:rPr>
          <w:rFonts w:hint="eastAsia" w:eastAsia="宋体"/>
          <w:sz w:val="21"/>
          <w:szCs w:val="21"/>
        </w:rPr>
        <w:t>：</w:t>
      </w:r>
      <w:r>
        <w:rPr>
          <w:rFonts w:eastAsia="宋体"/>
          <w:sz w:val="21"/>
          <w:szCs w:val="21"/>
        </w:rPr>
        <w:t>反映报告期内整体到期贷款中已经偿还的金额。</w:t>
      </w:r>
    </w:p>
    <w:p>
      <w:pPr>
        <w:spacing w:line="440" w:lineRule="exact"/>
        <w:outlineLvl w:val="0"/>
        <w:rPr>
          <w:b/>
          <w:bCs/>
          <w:color w:val="000000"/>
          <w:szCs w:val="21"/>
        </w:rPr>
      </w:pPr>
      <w:bookmarkStart w:id="60" w:name="_Toc135383025"/>
      <w:bookmarkStart w:id="61" w:name="_Toc139635750"/>
      <w:bookmarkStart w:id="62" w:name="_Toc144477350"/>
      <w:bookmarkStart w:id="63" w:name="_Toc135903882"/>
      <w:bookmarkStart w:id="64" w:name="_Toc146037664"/>
      <w:r>
        <w:rPr>
          <w:b/>
          <w:bCs/>
          <w:color w:val="000000"/>
          <w:szCs w:val="21"/>
        </w:rPr>
        <w:t>第四部分：核对关系</w:t>
      </w:r>
      <w:bookmarkEnd w:id="60"/>
      <w:bookmarkEnd w:id="61"/>
      <w:bookmarkEnd w:id="62"/>
      <w:bookmarkEnd w:id="63"/>
      <w:bookmarkEnd w:id="64"/>
    </w:p>
    <w:p>
      <w:pPr>
        <w:spacing w:line="440" w:lineRule="exact"/>
        <w:ind w:firstLine="421" w:firstLineChars="200"/>
        <w:outlineLvl w:val="1"/>
        <w:rPr>
          <w:b/>
          <w:color w:val="000000"/>
          <w:szCs w:val="21"/>
        </w:rPr>
      </w:pPr>
      <w:r>
        <w:rPr>
          <w:rFonts w:hint="eastAsia"/>
          <w:b/>
          <w:color w:val="000000"/>
          <w:szCs w:val="21"/>
        </w:rPr>
        <w:t>1</w:t>
      </w:r>
      <w:r>
        <w:rPr>
          <w:b/>
          <w:color w:val="000000"/>
          <w:szCs w:val="21"/>
        </w:rPr>
        <w:t>.</w:t>
      </w:r>
      <w:r>
        <w:rPr>
          <w:rFonts w:hint="eastAsia"/>
          <w:b/>
          <w:color w:val="000000"/>
          <w:szCs w:val="21"/>
        </w:rPr>
        <w:t>表内核对关系</w:t>
      </w:r>
    </w:p>
    <w:p>
      <w:pPr>
        <w:spacing w:line="440" w:lineRule="exact"/>
        <w:ind w:firstLine="421" w:firstLineChars="200"/>
        <w:rPr>
          <w:b/>
          <w:color w:val="000000"/>
          <w:szCs w:val="21"/>
        </w:rPr>
      </w:pPr>
      <w:r>
        <w:rPr>
          <w:b/>
          <w:color w:val="000000"/>
          <w:szCs w:val="21"/>
        </w:rPr>
        <w:t>[第I、II部分</w:t>
      </w:r>
      <w:r>
        <w:rPr>
          <w:rFonts w:hint="eastAsia"/>
          <w:b/>
          <w:color w:val="000000"/>
          <w:szCs w:val="21"/>
        </w:rPr>
        <w:t>：</w:t>
      </w:r>
      <w:r>
        <w:rPr>
          <w:b/>
          <w:color w:val="000000"/>
          <w:szCs w:val="21"/>
        </w:rPr>
        <w:t>表内资产/表外资产]</w:t>
      </w:r>
    </w:p>
    <w:p>
      <w:pPr>
        <w:spacing w:line="440" w:lineRule="exact"/>
        <w:ind w:firstLine="420" w:firstLineChars="200"/>
        <w:rPr>
          <w:bCs/>
          <w:color w:val="000000"/>
          <w:szCs w:val="21"/>
        </w:rPr>
      </w:pPr>
      <w:r>
        <w:rPr>
          <w:bCs/>
          <w:color w:val="000000"/>
          <w:szCs w:val="21"/>
        </w:rPr>
        <w:t>[1.A]=[1.1A]+[1.2A]+[1.3A]（本校验关系同样适用于B、C、D、E、F、G、H列）</w:t>
      </w:r>
    </w:p>
    <w:p>
      <w:pPr>
        <w:spacing w:line="440" w:lineRule="exact"/>
        <w:ind w:firstLine="420" w:firstLineChars="200"/>
        <w:rPr>
          <w:bCs/>
          <w:color w:val="000000"/>
          <w:szCs w:val="21"/>
        </w:rPr>
      </w:pPr>
      <w:r>
        <w:rPr>
          <w:bCs/>
          <w:color w:val="000000"/>
          <w:szCs w:val="21"/>
        </w:rPr>
        <w:t>[2.A]=[2.1A]+[2.2A]+[2.3A]（本校验关系同样适用于B、C、D、E、F、G、H列）</w:t>
      </w:r>
    </w:p>
    <w:p>
      <w:pPr>
        <w:spacing w:line="440" w:lineRule="exact"/>
        <w:ind w:firstLine="420" w:firstLineChars="200"/>
        <w:rPr>
          <w:bCs/>
          <w:color w:val="000000"/>
          <w:szCs w:val="21"/>
        </w:rPr>
      </w:pPr>
      <w:r>
        <w:rPr>
          <w:bCs/>
          <w:color w:val="000000"/>
          <w:szCs w:val="21"/>
        </w:rPr>
        <w:t>[3.A]=[3.1A]+[3.2A]+[3.3A]（本校验关系同样适用于B、C、D、E、F、G、H列）</w:t>
      </w:r>
    </w:p>
    <w:p>
      <w:pPr>
        <w:spacing w:line="440" w:lineRule="exact"/>
        <w:ind w:firstLine="420" w:firstLineChars="200"/>
        <w:rPr>
          <w:bCs/>
          <w:color w:val="000000"/>
          <w:szCs w:val="21"/>
        </w:rPr>
      </w:pPr>
      <w:r>
        <w:rPr>
          <w:bCs/>
          <w:color w:val="000000"/>
          <w:szCs w:val="21"/>
        </w:rPr>
        <w:t>[4.A]=[4.1A]+[4.2A]+[4.3A]（本校验关系同样适用于B、C、D、E、F、G、H列）</w:t>
      </w:r>
    </w:p>
    <w:p>
      <w:pPr>
        <w:spacing w:line="440" w:lineRule="exact"/>
        <w:ind w:firstLine="420" w:firstLineChars="200"/>
        <w:rPr>
          <w:bCs/>
          <w:color w:val="000000"/>
          <w:szCs w:val="21"/>
        </w:rPr>
      </w:pPr>
      <w:r>
        <w:rPr>
          <w:bCs/>
          <w:color w:val="000000"/>
          <w:szCs w:val="21"/>
        </w:rPr>
        <w:t>[4.2A]=[4.2.1A]+[4.2.2A] （本校验关系同样适用于B、C、D、E、F、G、H列）</w:t>
      </w:r>
    </w:p>
    <w:p>
      <w:pPr>
        <w:spacing w:line="440" w:lineRule="exact"/>
        <w:ind w:firstLine="420" w:firstLineChars="200"/>
        <w:rPr>
          <w:bCs/>
          <w:color w:val="000000"/>
          <w:szCs w:val="21"/>
        </w:rPr>
      </w:pPr>
      <w:r>
        <w:rPr>
          <w:bCs/>
          <w:color w:val="000000"/>
          <w:szCs w:val="21"/>
        </w:rPr>
        <w:t>[4.3.1A]&lt;=[4.3A]（本校验关系同样适用于B、C、D、E、F、G、H列）</w:t>
      </w:r>
    </w:p>
    <w:p>
      <w:pPr>
        <w:spacing w:line="440" w:lineRule="exact"/>
        <w:ind w:firstLine="420" w:firstLineChars="200"/>
        <w:rPr>
          <w:bCs/>
          <w:color w:val="000000"/>
          <w:szCs w:val="21"/>
        </w:rPr>
      </w:pPr>
      <w:r>
        <w:rPr>
          <w:bCs/>
          <w:color w:val="000000"/>
          <w:szCs w:val="21"/>
        </w:rPr>
        <w:t>[</w:t>
      </w:r>
      <w:r>
        <w:rPr>
          <w:rFonts w:hint="eastAsia"/>
          <w:bCs/>
          <w:color w:val="000000"/>
          <w:szCs w:val="21"/>
        </w:rPr>
        <w:t>9</w:t>
      </w:r>
      <w:r>
        <w:rPr>
          <w:bCs/>
          <w:color w:val="000000"/>
          <w:szCs w:val="21"/>
        </w:rPr>
        <w:t>.A]=[1.A]+[2.A]+[3.A]+[4.A]+[6.A]+[7.</w:t>
      </w:r>
      <w:r>
        <w:rPr>
          <w:rFonts w:hint="eastAsia"/>
          <w:bCs/>
          <w:color w:val="000000"/>
          <w:szCs w:val="21"/>
        </w:rPr>
        <w:t>A</w:t>
      </w:r>
      <w:r>
        <w:rPr>
          <w:bCs/>
          <w:color w:val="000000"/>
          <w:szCs w:val="21"/>
        </w:rPr>
        <w:t>]+[</w:t>
      </w:r>
      <w:r>
        <w:rPr>
          <w:rFonts w:hint="eastAsia"/>
          <w:bCs/>
          <w:color w:val="000000"/>
          <w:szCs w:val="21"/>
        </w:rPr>
        <w:t>8</w:t>
      </w:r>
      <w:r>
        <w:rPr>
          <w:bCs/>
          <w:color w:val="000000"/>
          <w:szCs w:val="21"/>
        </w:rPr>
        <w:t>.A]（本校验关系同样适用于B、C、D、E列）</w:t>
      </w:r>
    </w:p>
    <w:p>
      <w:pPr>
        <w:spacing w:line="440" w:lineRule="exact"/>
        <w:ind w:firstLine="420" w:firstLineChars="200"/>
        <w:rPr>
          <w:bCs/>
          <w:color w:val="000000"/>
          <w:szCs w:val="21"/>
        </w:rPr>
      </w:pPr>
      <w:r>
        <w:rPr>
          <w:bCs/>
          <w:color w:val="000000"/>
          <w:szCs w:val="21"/>
        </w:rPr>
        <w:t>[</w:t>
      </w:r>
      <w:r>
        <w:rPr>
          <w:rFonts w:hint="eastAsia"/>
          <w:bCs/>
          <w:color w:val="000000"/>
          <w:szCs w:val="21"/>
        </w:rPr>
        <w:t>9</w:t>
      </w:r>
      <w:r>
        <w:rPr>
          <w:bCs/>
          <w:color w:val="000000"/>
          <w:szCs w:val="21"/>
        </w:rPr>
        <w:t>.F]=[1.F]+[2.F]+[3.F]+[4.F]+[5.F]+[6.F]+[7.F]+[</w:t>
      </w:r>
      <w:r>
        <w:rPr>
          <w:rFonts w:hint="eastAsia"/>
          <w:bCs/>
          <w:color w:val="000000"/>
          <w:szCs w:val="21"/>
        </w:rPr>
        <w:t>8</w:t>
      </w:r>
      <w:r>
        <w:rPr>
          <w:bCs/>
          <w:color w:val="000000"/>
          <w:szCs w:val="21"/>
        </w:rPr>
        <w:t>.F]（本校验关系同样适用于G、H列）</w:t>
      </w:r>
    </w:p>
    <w:p>
      <w:pPr>
        <w:spacing w:line="440" w:lineRule="exact"/>
        <w:ind w:firstLine="420" w:firstLineChars="200"/>
        <w:rPr>
          <w:bCs/>
          <w:color w:val="000000"/>
          <w:szCs w:val="21"/>
        </w:rPr>
      </w:pPr>
      <w:r>
        <w:rPr>
          <w:bCs/>
          <w:color w:val="000000"/>
          <w:szCs w:val="21"/>
        </w:rPr>
        <w:t>[A]=[B]</w:t>
      </w:r>
      <w:r>
        <w:rPr>
          <w:rFonts w:hint="eastAsia"/>
          <w:bCs/>
          <w:color w:val="000000"/>
          <w:szCs w:val="21"/>
        </w:rPr>
        <w:t>，</w:t>
      </w:r>
      <w:r>
        <w:rPr>
          <w:bCs/>
          <w:color w:val="000000"/>
          <w:szCs w:val="21"/>
        </w:rPr>
        <w:t>适用于</w:t>
      </w:r>
      <w:r>
        <w:rPr>
          <w:rFonts w:hint="eastAsia"/>
          <w:bCs/>
          <w:color w:val="000000"/>
          <w:szCs w:val="21"/>
        </w:rPr>
        <w:t>第I部分</w:t>
      </w:r>
      <w:r>
        <w:rPr>
          <w:bCs/>
          <w:color w:val="000000"/>
          <w:szCs w:val="21"/>
        </w:rPr>
        <w:t>1、1.1、1.2、1.3、2、2.1、2.2、2.3、3、3.1、3.2、3.3、4、4.1、4.2、4.2.1、4.2.2、4.3、4.3.1、6</w:t>
      </w:r>
      <w:r>
        <w:rPr>
          <w:rFonts w:hint="eastAsia"/>
          <w:bCs/>
          <w:color w:val="000000"/>
          <w:szCs w:val="21"/>
        </w:rPr>
        <w:t>、7、8</w:t>
      </w:r>
      <w:r>
        <w:rPr>
          <w:bCs/>
          <w:color w:val="000000"/>
          <w:szCs w:val="21"/>
        </w:rPr>
        <w:t>行；</w:t>
      </w:r>
    </w:p>
    <w:p>
      <w:pPr>
        <w:spacing w:line="440" w:lineRule="exact"/>
        <w:ind w:firstLine="420" w:firstLineChars="200"/>
        <w:rPr>
          <w:bCs/>
          <w:color w:val="000000"/>
          <w:szCs w:val="21"/>
        </w:rPr>
      </w:pPr>
      <w:r>
        <w:rPr>
          <w:bCs/>
          <w:color w:val="000000"/>
          <w:szCs w:val="21"/>
        </w:rPr>
        <w:t>[F]=[G]</w:t>
      </w:r>
      <w:r>
        <w:rPr>
          <w:rFonts w:hint="eastAsia"/>
          <w:bCs/>
          <w:color w:val="000000"/>
          <w:szCs w:val="21"/>
        </w:rPr>
        <w:t>，</w:t>
      </w:r>
      <w:r>
        <w:rPr>
          <w:bCs/>
          <w:color w:val="000000"/>
          <w:szCs w:val="21"/>
        </w:rPr>
        <w:t>适用于</w:t>
      </w:r>
      <w:r>
        <w:rPr>
          <w:rFonts w:hint="eastAsia"/>
          <w:bCs/>
          <w:color w:val="000000"/>
          <w:szCs w:val="21"/>
        </w:rPr>
        <w:t>第I部分</w:t>
      </w:r>
      <w:r>
        <w:rPr>
          <w:bCs/>
          <w:color w:val="000000"/>
          <w:szCs w:val="21"/>
        </w:rPr>
        <w:t>1、1.1、1.2、1.3、2、2.1、2.2、2.3、3、3.1、3.2、3.3、4、4.1、4.2、4.2.1、4.2.2、4.3、4.3.1、</w:t>
      </w:r>
      <w:r>
        <w:rPr>
          <w:rFonts w:hint="eastAsia"/>
          <w:bCs/>
          <w:color w:val="000000"/>
          <w:szCs w:val="21"/>
        </w:rPr>
        <w:t>5、</w:t>
      </w:r>
      <w:r>
        <w:rPr>
          <w:bCs/>
          <w:color w:val="000000"/>
          <w:szCs w:val="21"/>
        </w:rPr>
        <w:t>6、</w:t>
      </w:r>
      <w:r>
        <w:rPr>
          <w:rFonts w:hint="eastAsia"/>
          <w:bCs/>
          <w:color w:val="000000"/>
          <w:szCs w:val="21"/>
        </w:rPr>
        <w:t>7、8</w:t>
      </w:r>
      <w:r>
        <w:rPr>
          <w:bCs/>
          <w:color w:val="000000"/>
          <w:szCs w:val="21"/>
        </w:rPr>
        <w:t>行；</w:t>
      </w:r>
    </w:p>
    <w:p>
      <w:pPr>
        <w:spacing w:line="440" w:lineRule="exact"/>
        <w:ind w:firstLine="421" w:firstLineChars="200"/>
        <w:rPr>
          <w:b/>
          <w:color w:val="000000"/>
          <w:szCs w:val="21"/>
        </w:rPr>
      </w:pPr>
      <w:r>
        <w:rPr>
          <w:b/>
          <w:color w:val="000000"/>
          <w:szCs w:val="21"/>
        </w:rPr>
        <w:t>[第III部分：交易对手信用风险]</w:t>
      </w:r>
    </w:p>
    <w:p>
      <w:pPr>
        <w:spacing w:line="440" w:lineRule="exact"/>
        <w:ind w:firstLine="420" w:firstLineChars="200"/>
        <w:rPr>
          <w:bCs/>
          <w:color w:val="000000"/>
          <w:szCs w:val="21"/>
        </w:rPr>
      </w:pPr>
      <w:r>
        <w:rPr>
          <w:bCs/>
          <w:color w:val="000000"/>
          <w:szCs w:val="21"/>
        </w:rPr>
        <w:t>[1.A]=[1.1A]+[1.2A]+[1.3A]（本校验关系同样适用于B、C、D、E、F、G、H列）</w:t>
      </w:r>
    </w:p>
    <w:p>
      <w:pPr>
        <w:spacing w:line="440" w:lineRule="exact"/>
        <w:ind w:firstLine="420" w:firstLineChars="200"/>
        <w:rPr>
          <w:bCs/>
          <w:color w:val="000000"/>
          <w:szCs w:val="21"/>
        </w:rPr>
      </w:pPr>
      <w:r>
        <w:rPr>
          <w:bCs/>
          <w:color w:val="000000"/>
          <w:szCs w:val="21"/>
        </w:rPr>
        <w:t>[2.A]=[2.1A]+[2.2A]+[2.3A]（本校验关系同样适用于B、C、D、E、F、G、H列）</w:t>
      </w:r>
    </w:p>
    <w:p>
      <w:pPr>
        <w:spacing w:line="440" w:lineRule="exact"/>
        <w:ind w:firstLine="420" w:firstLineChars="200"/>
        <w:rPr>
          <w:bCs/>
          <w:color w:val="000000"/>
          <w:szCs w:val="21"/>
        </w:rPr>
      </w:pPr>
      <w:r>
        <w:rPr>
          <w:bCs/>
          <w:color w:val="000000"/>
          <w:szCs w:val="21"/>
        </w:rPr>
        <w:t>[3.A]=[3.1A]+[3.2A]+[3.3A]（本校验关系同样适用于B、C、D、E、F、G、H列）</w:t>
      </w:r>
    </w:p>
    <w:p>
      <w:pPr>
        <w:spacing w:line="440" w:lineRule="exact"/>
        <w:ind w:firstLine="420" w:firstLineChars="200"/>
        <w:rPr>
          <w:bCs/>
          <w:color w:val="000000"/>
          <w:szCs w:val="21"/>
        </w:rPr>
      </w:pPr>
      <w:r>
        <w:rPr>
          <w:bCs/>
          <w:color w:val="000000"/>
          <w:szCs w:val="21"/>
        </w:rPr>
        <w:t>[4.A]=[4.1A]+[4.2A]+[4.3A]（本校验关系同样适用于B、C、D、E、F、G、H列）</w:t>
      </w:r>
    </w:p>
    <w:p>
      <w:pPr>
        <w:spacing w:line="440" w:lineRule="exact"/>
        <w:ind w:firstLine="420" w:firstLineChars="200"/>
        <w:rPr>
          <w:bCs/>
          <w:color w:val="000000"/>
          <w:szCs w:val="21"/>
        </w:rPr>
      </w:pPr>
      <w:r>
        <w:rPr>
          <w:bCs/>
          <w:color w:val="000000"/>
          <w:szCs w:val="21"/>
        </w:rPr>
        <w:t>[4.2A]=[4.2.1A]+[4.2.2A]（本校验关系同样适用于B、C、D、E、F、G、H列）</w:t>
      </w:r>
    </w:p>
    <w:p>
      <w:pPr>
        <w:spacing w:line="440" w:lineRule="exact"/>
        <w:ind w:firstLine="420" w:firstLineChars="200"/>
        <w:rPr>
          <w:bCs/>
          <w:color w:val="000000"/>
          <w:szCs w:val="21"/>
        </w:rPr>
      </w:pPr>
      <w:r>
        <w:rPr>
          <w:bCs/>
          <w:color w:val="000000"/>
          <w:szCs w:val="21"/>
        </w:rPr>
        <w:t>[4.3.1A]&lt;=[4.3A]（本校验关系同样适用于B、C、D、E、F、G、H列）</w:t>
      </w:r>
    </w:p>
    <w:p>
      <w:pPr>
        <w:spacing w:line="440" w:lineRule="exact"/>
        <w:ind w:firstLine="420" w:firstLineChars="200"/>
        <w:rPr>
          <w:bCs/>
          <w:color w:val="000000"/>
          <w:szCs w:val="21"/>
        </w:rPr>
      </w:pPr>
      <w:r>
        <w:rPr>
          <w:bCs/>
          <w:color w:val="000000"/>
          <w:szCs w:val="21"/>
        </w:rPr>
        <w:t xml:space="preserve">[7.1H]+[7.2H]+[7.3H] </w:t>
      </w:r>
      <w:r>
        <w:rPr>
          <w:rFonts w:hint="eastAsia"/>
          <w:bCs/>
          <w:color w:val="000000"/>
          <w:szCs w:val="21"/>
        </w:rPr>
        <w:t>=</w:t>
      </w:r>
      <w:r>
        <w:rPr>
          <w:bCs/>
          <w:color w:val="000000"/>
          <w:szCs w:val="21"/>
        </w:rPr>
        <w:t xml:space="preserve"> [7.H]</w:t>
      </w:r>
    </w:p>
    <w:p>
      <w:pPr>
        <w:spacing w:line="440" w:lineRule="exact"/>
        <w:ind w:firstLine="420" w:firstLineChars="200"/>
        <w:rPr>
          <w:bCs/>
          <w:color w:val="000000"/>
          <w:szCs w:val="21"/>
        </w:rPr>
      </w:pPr>
      <w:r>
        <w:rPr>
          <w:bCs/>
          <w:color w:val="000000"/>
          <w:szCs w:val="21"/>
        </w:rPr>
        <w:t xml:space="preserve">[7.2F]+[7.3F] </w:t>
      </w:r>
      <w:r>
        <w:rPr>
          <w:rFonts w:hint="eastAsia"/>
          <w:bCs/>
          <w:color w:val="000000"/>
          <w:szCs w:val="21"/>
        </w:rPr>
        <w:t>=</w:t>
      </w:r>
      <w:r>
        <w:rPr>
          <w:bCs/>
          <w:color w:val="000000"/>
          <w:szCs w:val="21"/>
        </w:rPr>
        <w:t>[7.F]</w:t>
      </w:r>
    </w:p>
    <w:p>
      <w:pPr>
        <w:spacing w:line="440" w:lineRule="exact"/>
        <w:ind w:firstLine="420" w:firstLineChars="200"/>
        <w:rPr>
          <w:bCs/>
          <w:color w:val="000000"/>
          <w:szCs w:val="21"/>
        </w:rPr>
      </w:pPr>
      <w:r>
        <w:rPr>
          <w:bCs/>
          <w:color w:val="000000"/>
          <w:szCs w:val="21"/>
        </w:rPr>
        <w:t xml:space="preserve">[7.2G]+[7.3G] </w:t>
      </w:r>
      <w:r>
        <w:rPr>
          <w:rFonts w:hint="eastAsia"/>
          <w:bCs/>
          <w:color w:val="000000"/>
          <w:szCs w:val="21"/>
        </w:rPr>
        <w:t>=</w:t>
      </w:r>
      <w:r>
        <w:rPr>
          <w:bCs/>
          <w:color w:val="000000"/>
          <w:szCs w:val="21"/>
        </w:rPr>
        <w:t xml:space="preserve"> [7.G]</w:t>
      </w:r>
    </w:p>
    <w:p>
      <w:pPr>
        <w:spacing w:line="440" w:lineRule="exact"/>
        <w:ind w:firstLine="420" w:firstLineChars="200"/>
        <w:rPr>
          <w:bCs/>
          <w:color w:val="000000"/>
          <w:szCs w:val="21"/>
        </w:rPr>
      </w:pPr>
      <w:r>
        <w:rPr>
          <w:bCs/>
          <w:color w:val="000000"/>
          <w:szCs w:val="21"/>
        </w:rPr>
        <w:t>[7.3A] = [7.A]（本校验关系同样适用于</w:t>
      </w:r>
      <w:r>
        <w:rPr>
          <w:rFonts w:hint="eastAsia"/>
          <w:bCs/>
          <w:color w:val="000000"/>
          <w:szCs w:val="21"/>
        </w:rPr>
        <w:t>B、</w:t>
      </w:r>
      <w:r>
        <w:rPr>
          <w:bCs/>
          <w:color w:val="000000"/>
          <w:szCs w:val="21"/>
        </w:rPr>
        <w:t>C、D、E列）</w:t>
      </w:r>
    </w:p>
    <w:p>
      <w:pPr>
        <w:spacing w:line="440" w:lineRule="exact"/>
        <w:ind w:firstLine="420" w:firstLineChars="200"/>
        <w:rPr>
          <w:bCs/>
          <w:color w:val="000000"/>
          <w:szCs w:val="21"/>
        </w:rPr>
      </w:pPr>
      <w:r>
        <w:rPr>
          <w:bCs/>
          <w:color w:val="000000"/>
          <w:szCs w:val="21"/>
        </w:rPr>
        <w:t>[8.A]=[1.A]+[2.A]+[3.A]+[4.A]+[7.A]（本校验关系同样适用于B、C、D、E、F、G、H列）</w:t>
      </w:r>
    </w:p>
    <w:p>
      <w:pPr>
        <w:spacing w:line="440" w:lineRule="exact"/>
        <w:ind w:firstLine="421" w:firstLineChars="200"/>
        <w:rPr>
          <w:b/>
          <w:color w:val="000000"/>
          <w:szCs w:val="21"/>
        </w:rPr>
      </w:pPr>
      <w:r>
        <w:rPr>
          <w:b/>
          <w:color w:val="000000"/>
          <w:szCs w:val="21"/>
        </w:rPr>
        <w:t>[第IV部分</w:t>
      </w:r>
      <w:r>
        <w:rPr>
          <w:rFonts w:hint="eastAsia"/>
          <w:b/>
          <w:color w:val="000000"/>
          <w:szCs w:val="21"/>
        </w:rPr>
        <w:t>：</w:t>
      </w:r>
      <w:r>
        <w:rPr>
          <w:b/>
          <w:color w:val="000000"/>
          <w:szCs w:val="21"/>
        </w:rPr>
        <w:t>校准及内评覆盖率除外项目]</w:t>
      </w:r>
    </w:p>
    <w:p>
      <w:pPr>
        <w:spacing w:line="440" w:lineRule="exact"/>
        <w:ind w:firstLine="420" w:firstLineChars="200"/>
        <w:rPr>
          <w:bCs/>
          <w:color w:val="000000"/>
          <w:szCs w:val="21"/>
        </w:rPr>
      </w:pPr>
      <w:r>
        <w:rPr>
          <w:bCs/>
          <w:color w:val="000000"/>
          <w:szCs w:val="21"/>
        </w:rPr>
        <w:t>[1.A]=[1.1A]+[1.2A]+[1.3A]（本校验关系同样适用于B、C、H列）</w:t>
      </w:r>
    </w:p>
    <w:p>
      <w:pPr>
        <w:spacing w:line="440" w:lineRule="exact"/>
        <w:ind w:firstLine="420" w:firstLineChars="200"/>
        <w:rPr>
          <w:bCs/>
          <w:color w:val="000000"/>
          <w:szCs w:val="21"/>
        </w:rPr>
      </w:pPr>
      <w:r>
        <w:rPr>
          <w:bCs/>
          <w:color w:val="000000"/>
          <w:szCs w:val="21"/>
        </w:rPr>
        <w:t>[2.A]=[2.1A]+[2.2A]+[2.3A]（本校验关系同样适用于B、C、H列）</w:t>
      </w:r>
    </w:p>
    <w:p>
      <w:pPr>
        <w:spacing w:line="440" w:lineRule="exact"/>
        <w:ind w:firstLine="420" w:firstLineChars="200"/>
        <w:rPr>
          <w:bCs/>
          <w:color w:val="000000"/>
          <w:szCs w:val="21"/>
        </w:rPr>
      </w:pPr>
      <w:r>
        <w:rPr>
          <w:bCs/>
          <w:color w:val="000000"/>
          <w:szCs w:val="21"/>
        </w:rPr>
        <w:t>[3.A]=[3.1A]+[3.2A]+[3.3A]（本校验关系同样适用于B、C、H列）</w:t>
      </w:r>
    </w:p>
    <w:p>
      <w:pPr>
        <w:spacing w:line="440" w:lineRule="exact"/>
        <w:ind w:firstLine="420" w:firstLineChars="200"/>
        <w:rPr>
          <w:bCs/>
          <w:color w:val="000000"/>
          <w:szCs w:val="21"/>
        </w:rPr>
      </w:pPr>
      <w:r>
        <w:rPr>
          <w:bCs/>
          <w:color w:val="000000"/>
          <w:szCs w:val="21"/>
        </w:rPr>
        <w:t>[4.A]=[4.1A]+[4.2A]+[4.3A]（本校验关系同样适用于B、C、H列）</w:t>
      </w:r>
    </w:p>
    <w:p>
      <w:pPr>
        <w:spacing w:line="440" w:lineRule="exact"/>
        <w:ind w:firstLine="420" w:firstLineChars="200"/>
        <w:rPr>
          <w:bCs/>
          <w:color w:val="000000"/>
          <w:szCs w:val="21"/>
        </w:rPr>
      </w:pPr>
      <w:r>
        <w:rPr>
          <w:bCs/>
          <w:color w:val="000000"/>
          <w:szCs w:val="21"/>
        </w:rPr>
        <w:t>[4.2A]=[4.2.1A]+[4.2.2A] （本校验关系同样适用于B、C、H列）</w:t>
      </w:r>
    </w:p>
    <w:p>
      <w:pPr>
        <w:spacing w:line="440" w:lineRule="exact"/>
        <w:ind w:firstLine="420" w:firstLineChars="200"/>
        <w:rPr>
          <w:bCs/>
          <w:color w:val="000000"/>
          <w:szCs w:val="21"/>
        </w:rPr>
      </w:pPr>
      <w:r>
        <w:rPr>
          <w:bCs/>
          <w:color w:val="000000"/>
          <w:szCs w:val="21"/>
        </w:rPr>
        <w:t>[</w:t>
      </w:r>
      <w:r>
        <w:rPr>
          <w:rFonts w:hint="eastAsia"/>
          <w:bCs/>
          <w:color w:val="000000"/>
          <w:szCs w:val="21"/>
        </w:rPr>
        <w:t>9</w:t>
      </w:r>
      <w:r>
        <w:rPr>
          <w:bCs/>
          <w:color w:val="000000"/>
          <w:szCs w:val="21"/>
        </w:rPr>
        <w:t>.A]=[1.A]+[2.A]+[3.A]+[4.A]+[6.A]+[</w:t>
      </w:r>
      <w:r>
        <w:rPr>
          <w:rFonts w:hint="eastAsia"/>
          <w:bCs/>
          <w:color w:val="000000"/>
          <w:szCs w:val="21"/>
        </w:rPr>
        <w:t>7</w:t>
      </w:r>
      <w:r>
        <w:rPr>
          <w:bCs/>
          <w:color w:val="000000"/>
          <w:szCs w:val="21"/>
        </w:rPr>
        <w:t>.A]+[</w:t>
      </w:r>
      <w:r>
        <w:rPr>
          <w:rFonts w:hint="eastAsia"/>
          <w:bCs/>
          <w:color w:val="000000"/>
          <w:szCs w:val="21"/>
        </w:rPr>
        <w:t>8</w:t>
      </w:r>
      <w:r>
        <w:rPr>
          <w:bCs/>
          <w:color w:val="000000"/>
          <w:szCs w:val="21"/>
        </w:rPr>
        <w:t>.A]（本校验关系同样适用于B、D、E、G列）</w:t>
      </w:r>
    </w:p>
    <w:p>
      <w:pPr>
        <w:spacing w:line="440" w:lineRule="exact"/>
        <w:ind w:firstLine="420" w:firstLineChars="200"/>
        <w:rPr>
          <w:bCs/>
          <w:color w:val="000000"/>
          <w:szCs w:val="21"/>
        </w:rPr>
      </w:pPr>
      <w:r>
        <w:rPr>
          <w:bCs/>
          <w:color w:val="000000"/>
          <w:szCs w:val="21"/>
        </w:rPr>
        <w:t>[</w:t>
      </w:r>
      <w:r>
        <w:rPr>
          <w:rFonts w:hint="eastAsia"/>
          <w:bCs/>
          <w:color w:val="000000"/>
          <w:szCs w:val="21"/>
        </w:rPr>
        <w:t>9</w:t>
      </w:r>
      <w:r>
        <w:rPr>
          <w:bCs/>
          <w:color w:val="000000"/>
          <w:szCs w:val="21"/>
        </w:rPr>
        <w:t>.C]=[1.C]+[2.C]+[3.C]+[4.C]+[</w:t>
      </w:r>
      <w:r>
        <w:rPr>
          <w:rFonts w:hint="eastAsia"/>
          <w:bCs/>
          <w:color w:val="000000"/>
          <w:szCs w:val="21"/>
        </w:rPr>
        <w:t>8</w:t>
      </w:r>
      <w:r>
        <w:rPr>
          <w:bCs/>
          <w:color w:val="000000"/>
          <w:szCs w:val="21"/>
        </w:rPr>
        <w:t>.C]（本校验关系同样适用于F列）</w:t>
      </w:r>
    </w:p>
    <w:p>
      <w:pPr>
        <w:spacing w:line="440" w:lineRule="exact"/>
        <w:ind w:firstLine="420" w:firstLineChars="200"/>
        <w:rPr>
          <w:bCs/>
          <w:color w:val="000000"/>
          <w:szCs w:val="21"/>
        </w:rPr>
      </w:pPr>
      <w:r>
        <w:rPr>
          <w:bCs/>
          <w:color w:val="000000"/>
          <w:szCs w:val="21"/>
        </w:rPr>
        <w:t>[</w:t>
      </w:r>
      <w:r>
        <w:rPr>
          <w:rFonts w:hint="eastAsia"/>
          <w:bCs/>
          <w:color w:val="000000"/>
          <w:szCs w:val="21"/>
        </w:rPr>
        <w:t>9</w:t>
      </w:r>
      <w:r>
        <w:rPr>
          <w:bCs/>
          <w:color w:val="000000"/>
          <w:szCs w:val="21"/>
        </w:rPr>
        <w:t>.H]=[1.H]+[2.H]+[3.H]+[4.H]+[5.H]+[6.H]+[7.H]+[</w:t>
      </w:r>
      <w:r>
        <w:rPr>
          <w:rFonts w:hint="eastAsia"/>
          <w:bCs/>
          <w:color w:val="000000"/>
          <w:szCs w:val="21"/>
        </w:rPr>
        <w:t>8</w:t>
      </w:r>
      <w:r>
        <w:rPr>
          <w:bCs/>
          <w:color w:val="000000"/>
          <w:szCs w:val="21"/>
        </w:rPr>
        <w:t>.H]</w:t>
      </w:r>
    </w:p>
    <w:p>
      <w:pPr>
        <w:spacing w:line="440" w:lineRule="exact"/>
        <w:ind w:firstLine="421" w:firstLineChars="200"/>
        <w:rPr>
          <w:b/>
          <w:color w:val="000000"/>
          <w:szCs w:val="21"/>
        </w:rPr>
      </w:pPr>
      <w:r>
        <w:rPr>
          <w:b/>
          <w:color w:val="000000"/>
          <w:szCs w:val="21"/>
        </w:rPr>
        <w:t>[第VI部分</w:t>
      </w:r>
      <w:r>
        <w:rPr>
          <w:rFonts w:hint="eastAsia"/>
          <w:b/>
          <w:color w:val="000000"/>
          <w:szCs w:val="21"/>
        </w:rPr>
        <w:t>：</w:t>
      </w:r>
      <w:r>
        <w:rPr>
          <w:b/>
          <w:color w:val="000000"/>
          <w:szCs w:val="21"/>
        </w:rPr>
        <w:t>汇总]</w:t>
      </w:r>
    </w:p>
    <w:p>
      <w:pPr>
        <w:spacing w:line="440" w:lineRule="exact"/>
        <w:ind w:firstLine="420" w:firstLineChars="200"/>
        <w:rPr>
          <w:bCs/>
          <w:color w:val="000000"/>
          <w:szCs w:val="21"/>
        </w:rPr>
      </w:pPr>
      <w:r>
        <w:rPr>
          <w:bCs/>
          <w:color w:val="000000"/>
          <w:szCs w:val="21"/>
        </w:rPr>
        <w:t>[1.A]=第I部分[1.C]+第II部分[1.C]+第III部分[1.C]+第IV部分([1.A]+[1.B]+[1.C]+[1.D]+[1.E]+[1.F])</w:t>
      </w:r>
    </w:p>
    <w:p>
      <w:pPr>
        <w:spacing w:line="440" w:lineRule="exact"/>
        <w:ind w:firstLine="420" w:firstLineChars="200"/>
        <w:rPr>
          <w:bCs/>
          <w:color w:val="000000"/>
          <w:szCs w:val="21"/>
        </w:rPr>
      </w:pPr>
      <w:r>
        <w:rPr>
          <w:bCs/>
          <w:color w:val="000000"/>
          <w:szCs w:val="21"/>
        </w:rPr>
        <w:t>[2.A]=第I部分[2.C]+第II部分[2.C]+第III部分[2.C]+第IV部分([2.A]+[2.B]+[2.C]+[2.D]+[2.E]+[2.F])</w:t>
      </w:r>
    </w:p>
    <w:p>
      <w:pPr>
        <w:spacing w:line="440" w:lineRule="exact"/>
        <w:ind w:firstLine="420" w:firstLineChars="200"/>
        <w:rPr>
          <w:bCs/>
          <w:color w:val="000000"/>
          <w:szCs w:val="21"/>
        </w:rPr>
      </w:pPr>
      <w:r>
        <w:rPr>
          <w:bCs/>
          <w:color w:val="000000"/>
          <w:szCs w:val="21"/>
        </w:rPr>
        <w:t>[3.A]=第I部分[3.C]+第II部分[3.C]+第III部分[3.C]+第IV部分([3.A]+[3.B]+[3.C]+[3.D]+[3.E]+[3.F])</w:t>
      </w:r>
    </w:p>
    <w:p>
      <w:pPr>
        <w:spacing w:line="440" w:lineRule="exact"/>
        <w:ind w:firstLine="420" w:firstLineChars="200"/>
        <w:rPr>
          <w:bCs/>
          <w:color w:val="000000"/>
          <w:szCs w:val="21"/>
        </w:rPr>
      </w:pPr>
      <w:r>
        <w:rPr>
          <w:bCs/>
          <w:color w:val="000000"/>
          <w:szCs w:val="21"/>
        </w:rPr>
        <w:t>[4.A]=第I部分[4.C]+第II部分[4.C]+第III部分[4.C]+第IV部分([4.A]+[4.B]+[4.C]+[4.D]+[4.E]+[4.F])</w:t>
      </w:r>
    </w:p>
    <w:p>
      <w:pPr>
        <w:spacing w:line="440" w:lineRule="exact"/>
        <w:ind w:firstLine="420" w:firstLineChars="200"/>
        <w:rPr>
          <w:bCs/>
          <w:color w:val="000000"/>
          <w:szCs w:val="21"/>
          <w:lang w:val="it-IT"/>
        </w:rPr>
      </w:pPr>
      <w:r>
        <w:rPr>
          <w:bCs/>
          <w:color w:val="000000"/>
          <w:szCs w:val="21"/>
          <w:lang w:val="it-IT"/>
        </w:rPr>
        <w:t>[6.A]=</w:t>
      </w:r>
      <w:r>
        <w:rPr>
          <w:bCs/>
          <w:color w:val="000000"/>
          <w:szCs w:val="21"/>
        </w:rPr>
        <w:t>第</w:t>
      </w:r>
      <w:r>
        <w:rPr>
          <w:bCs/>
          <w:color w:val="000000"/>
          <w:szCs w:val="21"/>
          <w:lang w:val="it-IT"/>
        </w:rPr>
        <w:t>I</w:t>
      </w:r>
      <w:r>
        <w:rPr>
          <w:bCs/>
          <w:color w:val="000000"/>
          <w:szCs w:val="21"/>
        </w:rPr>
        <w:t>部分</w:t>
      </w:r>
      <w:r>
        <w:rPr>
          <w:bCs/>
          <w:color w:val="000000"/>
          <w:szCs w:val="21"/>
          <w:lang w:val="it-IT"/>
        </w:rPr>
        <w:t>[6.C]+</w:t>
      </w:r>
      <w:r>
        <w:rPr>
          <w:bCs/>
          <w:color w:val="000000"/>
          <w:szCs w:val="21"/>
        </w:rPr>
        <w:t>第</w:t>
      </w:r>
      <w:r>
        <w:rPr>
          <w:bCs/>
          <w:color w:val="000000"/>
          <w:szCs w:val="21"/>
          <w:lang w:val="it-IT"/>
        </w:rPr>
        <w:t>II</w:t>
      </w:r>
      <w:r>
        <w:rPr>
          <w:bCs/>
          <w:color w:val="000000"/>
          <w:szCs w:val="21"/>
        </w:rPr>
        <w:t>部分</w:t>
      </w:r>
      <w:r>
        <w:rPr>
          <w:bCs/>
          <w:color w:val="000000"/>
          <w:szCs w:val="21"/>
          <w:lang w:val="it-IT"/>
        </w:rPr>
        <w:t>[6.C]+</w:t>
      </w:r>
      <w:r>
        <w:rPr>
          <w:bCs/>
          <w:color w:val="000000"/>
          <w:szCs w:val="21"/>
        </w:rPr>
        <w:t>第</w:t>
      </w:r>
      <w:r>
        <w:rPr>
          <w:bCs/>
          <w:color w:val="000000"/>
          <w:szCs w:val="21"/>
          <w:lang w:val="it-IT"/>
        </w:rPr>
        <w:t>IV</w:t>
      </w:r>
      <w:r>
        <w:rPr>
          <w:bCs/>
          <w:color w:val="000000"/>
          <w:szCs w:val="21"/>
        </w:rPr>
        <w:t>部分</w:t>
      </w:r>
      <w:r>
        <w:rPr>
          <w:bCs/>
          <w:color w:val="000000"/>
          <w:szCs w:val="21"/>
          <w:lang w:val="it-IT"/>
        </w:rPr>
        <w:t>([6.A]+[6.B]+[6.D]+[6.E])</w:t>
      </w:r>
    </w:p>
    <w:p>
      <w:pPr>
        <w:spacing w:line="440" w:lineRule="exact"/>
        <w:ind w:firstLine="420" w:firstLineChars="200"/>
        <w:rPr>
          <w:bCs/>
          <w:color w:val="000000"/>
          <w:szCs w:val="21"/>
          <w:lang w:val="it-IT"/>
        </w:rPr>
      </w:pPr>
      <w:r>
        <w:rPr>
          <w:bCs/>
          <w:color w:val="000000"/>
          <w:szCs w:val="21"/>
          <w:lang w:val="it-IT"/>
        </w:rPr>
        <w:t>[</w:t>
      </w:r>
      <w:r>
        <w:rPr>
          <w:rFonts w:hint="eastAsia"/>
          <w:bCs/>
          <w:color w:val="000000"/>
          <w:szCs w:val="21"/>
        </w:rPr>
        <w:t>7</w:t>
      </w:r>
      <w:r>
        <w:rPr>
          <w:bCs/>
          <w:color w:val="000000"/>
          <w:szCs w:val="21"/>
          <w:lang w:val="it-IT"/>
        </w:rPr>
        <w:t>.A]=</w:t>
      </w:r>
      <w:r>
        <w:rPr>
          <w:bCs/>
          <w:color w:val="000000"/>
          <w:szCs w:val="21"/>
        </w:rPr>
        <w:t>第</w:t>
      </w:r>
      <w:r>
        <w:rPr>
          <w:bCs/>
          <w:color w:val="000000"/>
          <w:szCs w:val="21"/>
          <w:lang w:val="it-IT"/>
        </w:rPr>
        <w:t>I</w:t>
      </w:r>
      <w:r>
        <w:rPr>
          <w:bCs/>
          <w:color w:val="000000"/>
          <w:szCs w:val="21"/>
        </w:rPr>
        <w:t>部分</w:t>
      </w:r>
      <w:r>
        <w:rPr>
          <w:bCs/>
          <w:color w:val="000000"/>
          <w:szCs w:val="21"/>
          <w:lang w:val="it-IT"/>
        </w:rPr>
        <w:t>[</w:t>
      </w:r>
      <w:r>
        <w:rPr>
          <w:rFonts w:hint="eastAsia"/>
          <w:bCs/>
          <w:color w:val="000000"/>
          <w:szCs w:val="21"/>
        </w:rPr>
        <w:t>7</w:t>
      </w:r>
      <w:r>
        <w:rPr>
          <w:bCs/>
          <w:color w:val="000000"/>
          <w:szCs w:val="21"/>
          <w:lang w:val="it-IT"/>
        </w:rPr>
        <w:t>.C]+</w:t>
      </w:r>
      <w:r>
        <w:rPr>
          <w:bCs/>
          <w:color w:val="000000"/>
          <w:szCs w:val="21"/>
        </w:rPr>
        <w:t>第</w:t>
      </w:r>
      <w:r>
        <w:rPr>
          <w:bCs/>
          <w:color w:val="000000"/>
          <w:szCs w:val="21"/>
          <w:lang w:val="it-IT"/>
        </w:rPr>
        <w:t>II</w:t>
      </w:r>
      <w:r>
        <w:rPr>
          <w:bCs/>
          <w:color w:val="000000"/>
          <w:szCs w:val="21"/>
        </w:rPr>
        <w:t>部分</w:t>
      </w:r>
      <w:r>
        <w:rPr>
          <w:bCs/>
          <w:color w:val="000000"/>
          <w:szCs w:val="21"/>
          <w:lang w:val="it-IT"/>
        </w:rPr>
        <w:t>[</w:t>
      </w:r>
      <w:r>
        <w:rPr>
          <w:rFonts w:hint="eastAsia"/>
          <w:bCs/>
          <w:color w:val="000000"/>
          <w:szCs w:val="21"/>
        </w:rPr>
        <w:t>7</w:t>
      </w:r>
      <w:r>
        <w:rPr>
          <w:bCs/>
          <w:color w:val="000000"/>
          <w:szCs w:val="21"/>
          <w:lang w:val="it-IT"/>
        </w:rPr>
        <w:t>.C]+</w:t>
      </w:r>
      <w:r>
        <w:rPr>
          <w:bCs/>
          <w:color w:val="000000"/>
          <w:szCs w:val="21"/>
        </w:rPr>
        <w:t>第</w:t>
      </w:r>
      <w:r>
        <w:rPr>
          <w:bCs/>
          <w:color w:val="000000"/>
          <w:szCs w:val="21"/>
          <w:lang w:val="it-IT"/>
        </w:rPr>
        <w:t>IV</w:t>
      </w:r>
      <w:r>
        <w:rPr>
          <w:bCs/>
          <w:color w:val="000000"/>
          <w:szCs w:val="21"/>
        </w:rPr>
        <w:t>部分</w:t>
      </w:r>
      <w:r>
        <w:rPr>
          <w:bCs/>
          <w:color w:val="000000"/>
          <w:szCs w:val="21"/>
          <w:lang w:val="it-IT"/>
        </w:rPr>
        <w:t>([</w:t>
      </w:r>
      <w:r>
        <w:rPr>
          <w:rFonts w:hint="eastAsia"/>
          <w:bCs/>
          <w:color w:val="000000"/>
          <w:szCs w:val="21"/>
        </w:rPr>
        <w:t>7</w:t>
      </w:r>
      <w:r>
        <w:rPr>
          <w:bCs/>
          <w:color w:val="000000"/>
          <w:szCs w:val="21"/>
          <w:lang w:val="it-IT"/>
        </w:rPr>
        <w:t>.A]+[</w:t>
      </w:r>
      <w:r>
        <w:rPr>
          <w:rFonts w:hint="eastAsia"/>
          <w:bCs/>
          <w:color w:val="000000"/>
          <w:szCs w:val="21"/>
        </w:rPr>
        <w:t>7</w:t>
      </w:r>
      <w:r>
        <w:rPr>
          <w:bCs/>
          <w:color w:val="000000"/>
          <w:szCs w:val="21"/>
          <w:lang w:val="it-IT"/>
        </w:rPr>
        <w:t>.B]+[</w:t>
      </w:r>
      <w:r>
        <w:rPr>
          <w:rFonts w:hint="eastAsia"/>
          <w:bCs/>
          <w:color w:val="000000"/>
          <w:szCs w:val="21"/>
        </w:rPr>
        <w:t>7</w:t>
      </w:r>
      <w:r>
        <w:rPr>
          <w:bCs/>
          <w:color w:val="000000"/>
          <w:szCs w:val="21"/>
          <w:lang w:val="it-IT"/>
        </w:rPr>
        <w:t>.D]+[</w:t>
      </w:r>
      <w:r>
        <w:rPr>
          <w:rFonts w:hint="eastAsia"/>
          <w:bCs/>
          <w:color w:val="000000"/>
          <w:szCs w:val="21"/>
        </w:rPr>
        <w:t>7</w:t>
      </w:r>
      <w:r>
        <w:rPr>
          <w:bCs/>
          <w:color w:val="000000"/>
          <w:szCs w:val="21"/>
          <w:lang w:val="it-IT"/>
        </w:rPr>
        <w:t>.E])</w:t>
      </w:r>
    </w:p>
    <w:p>
      <w:pPr>
        <w:spacing w:line="440" w:lineRule="exact"/>
        <w:ind w:firstLine="420" w:firstLineChars="200"/>
        <w:rPr>
          <w:bCs/>
          <w:color w:val="000000"/>
          <w:szCs w:val="21"/>
          <w:lang w:val="it-IT"/>
        </w:rPr>
      </w:pPr>
      <w:r>
        <w:rPr>
          <w:bCs/>
          <w:color w:val="000000"/>
          <w:szCs w:val="21"/>
          <w:lang w:val="it-IT"/>
        </w:rPr>
        <w:t>[8.A]=</w:t>
      </w:r>
      <w:r>
        <w:rPr>
          <w:bCs/>
          <w:color w:val="000000"/>
          <w:szCs w:val="21"/>
        </w:rPr>
        <w:t>第</w:t>
      </w:r>
      <w:r>
        <w:rPr>
          <w:bCs/>
          <w:color w:val="000000"/>
          <w:szCs w:val="21"/>
          <w:lang w:val="it-IT"/>
        </w:rPr>
        <w:t>I</w:t>
      </w:r>
      <w:r>
        <w:rPr>
          <w:bCs/>
          <w:color w:val="000000"/>
          <w:szCs w:val="21"/>
        </w:rPr>
        <w:t>部分</w:t>
      </w:r>
      <w:r>
        <w:rPr>
          <w:bCs/>
          <w:color w:val="000000"/>
          <w:szCs w:val="21"/>
          <w:lang w:val="it-IT"/>
        </w:rPr>
        <w:t>[8.C]+</w:t>
      </w:r>
      <w:r>
        <w:rPr>
          <w:bCs/>
          <w:color w:val="000000"/>
          <w:szCs w:val="21"/>
        </w:rPr>
        <w:t>第</w:t>
      </w:r>
      <w:r>
        <w:rPr>
          <w:bCs/>
          <w:color w:val="000000"/>
          <w:szCs w:val="21"/>
          <w:lang w:val="it-IT"/>
        </w:rPr>
        <w:t>II</w:t>
      </w:r>
      <w:r>
        <w:rPr>
          <w:bCs/>
          <w:color w:val="000000"/>
          <w:szCs w:val="21"/>
        </w:rPr>
        <w:t>部分</w:t>
      </w:r>
      <w:r>
        <w:rPr>
          <w:bCs/>
          <w:color w:val="000000"/>
          <w:szCs w:val="21"/>
          <w:lang w:val="it-IT"/>
        </w:rPr>
        <w:t>[8.C]+</w:t>
      </w:r>
      <w:r>
        <w:rPr>
          <w:bCs/>
          <w:color w:val="000000"/>
          <w:szCs w:val="21"/>
        </w:rPr>
        <w:t>第</w:t>
      </w:r>
      <w:r>
        <w:rPr>
          <w:bCs/>
          <w:color w:val="000000"/>
          <w:szCs w:val="21"/>
          <w:lang w:val="it-IT"/>
        </w:rPr>
        <w:t>III</w:t>
      </w:r>
      <w:r>
        <w:rPr>
          <w:bCs/>
          <w:color w:val="000000"/>
          <w:szCs w:val="21"/>
        </w:rPr>
        <w:t>部分</w:t>
      </w:r>
      <w:r>
        <w:rPr>
          <w:bCs/>
          <w:color w:val="000000"/>
          <w:szCs w:val="21"/>
          <w:lang w:val="it-IT"/>
        </w:rPr>
        <w:t>[</w:t>
      </w:r>
      <w:r>
        <w:rPr>
          <w:rFonts w:hint="eastAsia"/>
          <w:bCs/>
          <w:color w:val="000000"/>
          <w:szCs w:val="21"/>
          <w:lang w:val="it-IT"/>
        </w:rPr>
        <w:t>7</w:t>
      </w:r>
      <w:r>
        <w:rPr>
          <w:bCs/>
          <w:color w:val="000000"/>
          <w:szCs w:val="21"/>
          <w:lang w:val="it-IT"/>
        </w:rPr>
        <w:t>.C]+</w:t>
      </w:r>
      <w:r>
        <w:rPr>
          <w:bCs/>
          <w:color w:val="000000"/>
          <w:szCs w:val="21"/>
        </w:rPr>
        <w:t>第</w:t>
      </w:r>
      <w:r>
        <w:rPr>
          <w:bCs/>
          <w:color w:val="000000"/>
          <w:szCs w:val="21"/>
          <w:lang w:val="it-IT"/>
        </w:rPr>
        <w:t>IV</w:t>
      </w:r>
      <w:r>
        <w:rPr>
          <w:bCs/>
          <w:color w:val="000000"/>
          <w:szCs w:val="21"/>
        </w:rPr>
        <w:t>部分</w:t>
      </w:r>
      <w:r>
        <w:rPr>
          <w:bCs/>
          <w:color w:val="000000"/>
          <w:szCs w:val="21"/>
          <w:lang w:val="it-IT"/>
        </w:rPr>
        <w:t>([8.A]+[8.B]+[8.C]+[8.D]+[8.E]+[8.F])</w:t>
      </w:r>
    </w:p>
    <w:p>
      <w:pPr>
        <w:spacing w:line="440" w:lineRule="exact"/>
        <w:ind w:firstLine="420" w:firstLineChars="200"/>
        <w:rPr>
          <w:bCs/>
          <w:color w:val="000000"/>
          <w:szCs w:val="21"/>
          <w:lang w:val="it-IT"/>
        </w:rPr>
      </w:pPr>
      <w:r>
        <w:rPr>
          <w:bCs/>
          <w:color w:val="000000"/>
          <w:szCs w:val="21"/>
          <w:lang w:val="it-IT"/>
        </w:rPr>
        <w:t>[9.A]=[1.A]+[2.A]+[3.A]+[4.A]+[6.A]+[</w:t>
      </w:r>
      <w:r>
        <w:rPr>
          <w:rFonts w:hint="eastAsia"/>
          <w:bCs/>
          <w:color w:val="000000"/>
          <w:szCs w:val="21"/>
          <w:lang w:val="it-IT"/>
        </w:rPr>
        <w:t>7</w:t>
      </w:r>
      <w:r>
        <w:rPr>
          <w:bCs/>
          <w:color w:val="000000"/>
          <w:szCs w:val="21"/>
          <w:lang w:val="it-IT"/>
        </w:rPr>
        <w:t>.A]+[8.A]（</w:t>
      </w:r>
      <w:r>
        <w:rPr>
          <w:bCs/>
          <w:color w:val="000000"/>
          <w:szCs w:val="21"/>
        </w:rPr>
        <w:t>本校验关系同样适用于</w:t>
      </w:r>
      <w:r>
        <w:rPr>
          <w:bCs/>
          <w:color w:val="000000"/>
          <w:szCs w:val="21"/>
          <w:lang w:val="it-IT"/>
        </w:rPr>
        <w:t>B</w:t>
      </w:r>
      <w:r>
        <w:rPr>
          <w:bCs/>
          <w:color w:val="000000"/>
          <w:szCs w:val="21"/>
        </w:rPr>
        <w:t>、</w:t>
      </w:r>
      <w:r>
        <w:rPr>
          <w:bCs/>
          <w:color w:val="000000"/>
          <w:szCs w:val="21"/>
          <w:lang w:val="it-IT"/>
        </w:rPr>
        <w:t>F</w:t>
      </w:r>
      <w:r>
        <w:rPr>
          <w:bCs/>
          <w:color w:val="000000"/>
          <w:szCs w:val="21"/>
        </w:rPr>
        <w:t>列</w:t>
      </w:r>
      <w:r>
        <w:rPr>
          <w:bCs/>
          <w:color w:val="000000"/>
          <w:szCs w:val="21"/>
          <w:lang w:val="it-IT"/>
        </w:rPr>
        <w:t>）</w:t>
      </w:r>
    </w:p>
    <w:p>
      <w:pPr>
        <w:spacing w:line="440" w:lineRule="exact"/>
        <w:ind w:firstLine="420" w:firstLineChars="200"/>
        <w:rPr>
          <w:bCs/>
          <w:color w:val="000000"/>
          <w:szCs w:val="21"/>
          <w:lang w:val="it-IT"/>
        </w:rPr>
      </w:pPr>
      <w:r>
        <w:rPr>
          <w:bCs/>
          <w:color w:val="000000"/>
          <w:szCs w:val="21"/>
          <w:lang w:val="it-IT"/>
        </w:rPr>
        <w:t>[1.B]=</w:t>
      </w:r>
      <w:r>
        <w:rPr>
          <w:bCs/>
          <w:color w:val="000000"/>
          <w:szCs w:val="21"/>
        </w:rPr>
        <w:t>第</w:t>
      </w:r>
      <w:r>
        <w:rPr>
          <w:bCs/>
          <w:color w:val="000000"/>
          <w:szCs w:val="21"/>
          <w:lang w:val="it-IT"/>
        </w:rPr>
        <w:t>I</w:t>
      </w:r>
      <w:r>
        <w:rPr>
          <w:bCs/>
          <w:color w:val="000000"/>
          <w:szCs w:val="21"/>
        </w:rPr>
        <w:t>部分</w:t>
      </w:r>
      <w:r>
        <w:rPr>
          <w:bCs/>
          <w:color w:val="000000"/>
          <w:szCs w:val="21"/>
          <w:lang w:val="it-IT"/>
        </w:rPr>
        <w:t>[1.B]+</w:t>
      </w:r>
      <w:r>
        <w:rPr>
          <w:bCs/>
          <w:color w:val="000000"/>
          <w:szCs w:val="21"/>
        </w:rPr>
        <w:t>第</w:t>
      </w:r>
      <w:r>
        <w:rPr>
          <w:bCs/>
          <w:color w:val="000000"/>
          <w:szCs w:val="21"/>
          <w:lang w:val="it-IT"/>
        </w:rPr>
        <w:t>II</w:t>
      </w:r>
      <w:r>
        <w:rPr>
          <w:bCs/>
          <w:color w:val="000000"/>
          <w:szCs w:val="21"/>
        </w:rPr>
        <w:t>部分</w:t>
      </w:r>
      <w:r>
        <w:rPr>
          <w:bCs/>
          <w:color w:val="000000"/>
          <w:szCs w:val="21"/>
          <w:lang w:val="it-IT"/>
        </w:rPr>
        <w:t>[1.B]+</w:t>
      </w:r>
      <w:r>
        <w:rPr>
          <w:bCs/>
          <w:color w:val="000000"/>
          <w:szCs w:val="21"/>
        </w:rPr>
        <w:t>第</w:t>
      </w:r>
      <w:r>
        <w:rPr>
          <w:bCs/>
          <w:color w:val="000000"/>
          <w:szCs w:val="21"/>
          <w:lang w:val="it-IT"/>
        </w:rPr>
        <w:t>III</w:t>
      </w:r>
      <w:r>
        <w:rPr>
          <w:bCs/>
          <w:color w:val="000000"/>
          <w:szCs w:val="21"/>
        </w:rPr>
        <w:t>部分</w:t>
      </w:r>
      <w:r>
        <w:rPr>
          <w:bCs/>
          <w:color w:val="000000"/>
          <w:szCs w:val="21"/>
          <w:lang w:val="it-IT"/>
        </w:rPr>
        <w:t>[1.B]</w:t>
      </w:r>
    </w:p>
    <w:p>
      <w:pPr>
        <w:spacing w:line="440" w:lineRule="exact"/>
        <w:ind w:firstLine="420" w:firstLineChars="200"/>
        <w:rPr>
          <w:bCs/>
          <w:color w:val="000000"/>
          <w:szCs w:val="21"/>
          <w:lang w:val="it-IT"/>
        </w:rPr>
      </w:pPr>
      <w:r>
        <w:rPr>
          <w:bCs/>
          <w:color w:val="000000"/>
          <w:szCs w:val="21"/>
          <w:lang w:val="it-IT"/>
        </w:rPr>
        <w:t>[2.B]=</w:t>
      </w:r>
      <w:r>
        <w:rPr>
          <w:bCs/>
          <w:color w:val="000000"/>
          <w:szCs w:val="21"/>
        </w:rPr>
        <w:t>第</w:t>
      </w:r>
      <w:r>
        <w:rPr>
          <w:bCs/>
          <w:color w:val="000000"/>
          <w:szCs w:val="21"/>
          <w:lang w:val="it-IT"/>
        </w:rPr>
        <w:t>I</w:t>
      </w:r>
      <w:r>
        <w:rPr>
          <w:bCs/>
          <w:color w:val="000000"/>
          <w:szCs w:val="21"/>
        </w:rPr>
        <w:t>部分</w:t>
      </w:r>
      <w:r>
        <w:rPr>
          <w:bCs/>
          <w:color w:val="000000"/>
          <w:szCs w:val="21"/>
          <w:lang w:val="it-IT"/>
        </w:rPr>
        <w:t>[2.B]+</w:t>
      </w:r>
      <w:r>
        <w:rPr>
          <w:bCs/>
          <w:color w:val="000000"/>
          <w:szCs w:val="21"/>
        </w:rPr>
        <w:t>第</w:t>
      </w:r>
      <w:r>
        <w:rPr>
          <w:bCs/>
          <w:color w:val="000000"/>
          <w:szCs w:val="21"/>
          <w:lang w:val="it-IT"/>
        </w:rPr>
        <w:t>II</w:t>
      </w:r>
      <w:r>
        <w:rPr>
          <w:bCs/>
          <w:color w:val="000000"/>
          <w:szCs w:val="21"/>
        </w:rPr>
        <w:t>部分</w:t>
      </w:r>
      <w:r>
        <w:rPr>
          <w:bCs/>
          <w:color w:val="000000"/>
          <w:szCs w:val="21"/>
          <w:lang w:val="it-IT"/>
        </w:rPr>
        <w:t>[2.B]+</w:t>
      </w:r>
      <w:r>
        <w:rPr>
          <w:bCs/>
          <w:color w:val="000000"/>
          <w:szCs w:val="21"/>
        </w:rPr>
        <w:t>第</w:t>
      </w:r>
      <w:r>
        <w:rPr>
          <w:bCs/>
          <w:color w:val="000000"/>
          <w:szCs w:val="21"/>
          <w:lang w:val="it-IT"/>
        </w:rPr>
        <w:t>III</w:t>
      </w:r>
      <w:r>
        <w:rPr>
          <w:bCs/>
          <w:color w:val="000000"/>
          <w:szCs w:val="21"/>
        </w:rPr>
        <w:t>部分</w:t>
      </w:r>
      <w:r>
        <w:rPr>
          <w:bCs/>
          <w:color w:val="000000"/>
          <w:szCs w:val="21"/>
          <w:lang w:val="it-IT"/>
        </w:rPr>
        <w:t>[2.B]</w:t>
      </w:r>
    </w:p>
    <w:p>
      <w:pPr>
        <w:spacing w:line="440" w:lineRule="exact"/>
        <w:ind w:firstLine="420" w:firstLineChars="200"/>
        <w:rPr>
          <w:bCs/>
          <w:color w:val="000000"/>
          <w:szCs w:val="21"/>
          <w:lang w:val="it-IT"/>
        </w:rPr>
      </w:pPr>
      <w:r>
        <w:rPr>
          <w:bCs/>
          <w:color w:val="000000"/>
          <w:szCs w:val="21"/>
          <w:lang w:val="it-IT"/>
        </w:rPr>
        <w:t>[3.B]=</w:t>
      </w:r>
      <w:r>
        <w:rPr>
          <w:bCs/>
          <w:color w:val="000000"/>
          <w:szCs w:val="21"/>
        </w:rPr>
        <w:t>第</w:t>
      </w:r>
      <w:r>
        <w:rPr>
          <w:bCs/>
          <w:color w:val="000000"/>
          <w:szCs w:val="21"/>
          <w:lang w:val="it-IT"/>
        </w:rPr>
        <w:t>I</w:t>
      </w:r>
      <w:r>
        <w:rPr>
          <w:bCs/>
          <w:color w:val="000000"/>
          <w:szCs w:val="21"/>
        </w:rPr>
        <w:t>部分</w:t>
      </w:r>
      <w:r>
        <w:rPr>
          <w:bCs/>
          <w:color w:val="000000"/>
          <w:szCs w:val="21"/>
          <w:lang w:val="it-IT"/>
        </w:rPr>
        <w:t>[3.B]+</w:t>
      </w:r>
      <w:r>
        <w:rPr>
          <w:bCs/>
          <w:color w:val="000000"/>
          <w:szCs w:val="21"/>
        </w:rPr>
        <w:t>第</w:t>
      </w:r>
      <w:r>
        <w:rPr>
          <w:bCs/>
          <w:color w:val="000000"/>
          <w:szCs w:val="21"/>
          <w:lang w:val="it-IT"/>
        </w:rPr>
        <w:t>II</w:t>
      </w:r>
      <w:r>
        <w:rPr>
          <w:bCs/>
          <w:color w:val="000000"/>
          <w:szCs w:val="21"/>
        </w:rPr>
        <w:t>部分</w:t>
      </w:r>
      <w:r>
        <w:rPr>
          <w:bCs/>
          <w:color w:val="000000"/>
          <w:szCs w:val="21"/>
          <w:lang w:val="it-IT"/>
        </w:rPr>
        <w:t>[3.B]+</w:t>
      </w:r>
      <w:r>
        <w:rPr>
          <w:bCs/>
          <w:color w:val="000000"/>
          <w:szCs w:val="21"/>
        </w:rPr>
        <w:t>第</w:t>
      </w:r>
      <w:r>
        <w:rPr>
          <w:bCs/>
          <w:color w:val="000000"/>
          <w:szCs w:val="21"/>
          <w:lang w:val="it-IT"/>
        </w:rPr>
        <w:t>III</w:t>
      </w:r>
      <w:r>
        <w:rPr>
          <w:bCs/>
          <w:color w:val="000000"/>
          <w:szCs w:val="21"/>
        </w:rPr>
        <w:t>部分</w:t>
      </w:r>
      <w:r>
        <w:rPr>
          <w:bCs/>
          <w:color w:val="000000"/>
          <w:szCs w:val="21"/>
          <w:lang w:val="it-IT"/>
        </w:rPr>
        <w:t>[3.B]</w:t>
      </w:r>
    </w:p>
    <w:p>
      <w:pPr>
        <w:spacing w:line="440" w:lineRule="exact"/>
        <w:ind w:firstLine="420" w:firstLineChars="200"/>
        <w:rPr>
          <w:bCs/>
          <w:color w:val="000000"/>
          <w:szCs w:val="21"/>
          <w:lang w:val="it-IT"/>
        </w:rPr>
      </w:pPr>
      <w:r>
        <w:rPr>
          <w:bCs/>
          <w:color w:val="000000"/>
          <w:szCs w:val="21"/>
          <w:lang w:val="it-IT"/>
        </w:rPr>
        <w:t>[4.B]=</w:t>
      </w:r>
      <w:r>
        <w:rPr>
          <w:bCs/>
          <w:color w:val="000000"/>
          <w:szCs w:val="21"/>
        </w:rPr>
        <w:t>第</w:t>
      </w:r>
      <w:r>
        <w:rPr>
          <w:bCs/>
          <w:color w:val="000000"/>
          <w:szCs w:val="21"/>
          <w:lang w:val="it-IT"/>
        </w:rPr>
        <w:t>I</w:t>
      </w:r>
      <w:r>
        <w:rPr>
          <w:bCs/>
          <w:color w:val="000000"/>
          <w:szCs w:val="21"/>
        </w:rPr>
        <w:t>部分</w:t>
      </w:r>
      <w:r>
        <w:rPr>
          <w:bCs/>
          <w:color w:val="000000"/>
          <w:szCs w:val="21"/>
          <w:lang w:val="it-IT"/>
        </w:rPr>
        <w:t>[4.B]+</w:t>
      </w:r>
      <w:r>
        <w:rPr>
          <w:bCs/>
          <w:color w:val="000000"/>
          <w:szCs w:val="21"/>
        </w:rPr>
        <w:t>第</w:t>
      </w:r>
      <w:r>
        <w:rPr>
          <w:bCs/>
          <w:color w:val="000000"/>
          <w:szCs w:val="21"/>
          <w:lang w:val="it-IT"/>
        </w:rPr>
        <w:t>II</w:t>
      </w:r>
      <w:r>
        <w:rPr>
          <w:bCs/>
          <w:color w:val="000000"/>
          <w:szCs w:val="21"/>
        </w:rPr>
        <w:t>部分</w:t>
      </w:r>
      <w:r>
        <w:rPr>
          <w:bCs/>
          <w:color w:val="000000"/>
          <w:szCs w:val="21"/>
          <w:lang w:val="it-IT"/>
        </w:rPr>
        <w:t>[4.B]+</w:t>
      </w:r>
      <w:r>
        <w:rPr>
          <w:bCs/>
          <w:color w:val="000000"/>
          <w:szCs w:val="21"/>
        </w:rPr>
        <w:t>第</w:t>
      </w:r>
      <w:r>
        <w:rPr>
          <w:bCs/>
          <w:color w:val="000000"/>
          <w:szCs w:val="21"/>
          <w:lang w:val="it-IT"/>
        </w:rPr>
        <w:t>III</w:t>
      </w:r>
      <w:r>
        <w:rPr>
          <w:bCs/>
          <w:color w:val="000000"/>
          <w:szCs w:val="21"/>
        </w:rPr>
        <w:t>部分</w:t>
      </w:r>
      <w:r>
        <w:rPr>
          <w:bCs/>
          <w:color w:val="000000"/>
          <w:szCs w:val="21"/>
          <w:lang w:val="it-IT"/>
        </w:rPr>
        <w:t>[4.B]</w:t>
      </w:r>
    </w:p>
    <w:p>
      <w:pPr>
        <w:spacing w:line="440" w:lineRule="exact"/>
        <w:ind w:firstLine="420" w:firstLineChars="200"/>
        <w:rPr>
          <w:bCs/>
          <w:color w:val="000000"/>
          <w:szCs w:val="21"/>
          <w:lang w:val="it-IT"/>
        </w:rPr>
      </w:pPr>
      <w:r>
        <w:rPr>
          <w:bCs/>
          <w:color w:val="000000"/>
          <w:szCs w:val="21"/>
          <w:lang w:val="it-IT"/>
        </w:rPr>
        <w:t>[6.B]=</w:t>
      </w:r>
      <w:r>
        <w:rPr>
          <w:bCs/>
          <w:color w:val="000000"/>
          <w:szCs w:val="21"/>
        </w:rPr>
        <w:t>第</w:t>
      </w:r>
      <w:r>
        <w:rPr>
          <w:bCs/>
          <w:color w:val="000000"/>
          <w:szCs w:val="21"/>
          <w:lang w:val="it-IT"/>
        </w:rPr>
        <w:t>I</w:t>
      </w:r>
      <w:r>
        <w:rPr>
          <w:bCs/>
          <w:color w:val="000000"/>
          <w:szCs w:val="21"/>
        </w:rPr>
        <w:t>部分</w:t>
      </w:r>
      <w:r>
        <w:rPr>
          <w:bCs/>
          <w:color w:val="000000"/>
          <w:szCs w:val="21"/>
          <w:lang w:val="it-IT"/>
        </w:rPr>
        <w:t>[6.B]+</w:t>
      </w:r>
      <w:r>
        <w:rPr>
          <w:bCs/>
          <w:color w:val="000000"/>
          <w:szCs w:val="21"/>
        </w:rPr>
        <w:t>第</w:t>
      </w:r>
      <w:r>
        <w:rPr>
          <w:bCs/>
          <w:color w:val="000000"/>
          <w:szCs w:val="21"/>
          <w:lang w:val="it-IT"/>
        </w:rPr>
        <w:t>II</w:t>
      </w:r>
      <w:r>
        <w:rPr>
          <w:bCs/>
          <w:color w:val="000000"/>
          <w:szCs w:val="21"/>
        </w:rPr>
        <w:t>部分</w:t>
      </w:r>
      <w:r>
        <w:rPr>
          <w:bCs/>
          <w:color w:val="000000"/>
          <w:szCs w:val="21"/>
          <w:lang w:val="it-IT"/>
        </w:rPr>
        <w:t>[6.B]</w:t>
      </w:r>
    </w:p>
    <w:p>
      <w:pPr>
        <w:spacing w:line="440" w:lineRule="exact"/>
        <w:ind w:firstLine="420" w:firstLineChars="200"/>
        <w:rPr>
          <w:bCs/>
          <w:color w:val="000000"/>
          <w:szCs w:val="21"/>
          <w:lang w:val="it-IT"/>
        </w:rPr>
      </w:pPr>
      <w:r>
        <w:rPr>
          <w:bCs/>
          <w:color w:val="000000"/>
          <w:szCs w:val="21"/>
          <w:lang w:val="it-IT"/>
        </w:rPr>
        <w:t>[</w:t>
      </w:r>
      <w:r>
        <w:rPr>
          <w:rFonts w:hint="eastAsia"/>
          <w:bCs/>
          <w:color w:val="000000"/>
          <w:szCs w:val="21"/>
          <w:lang w:val="it-IT"/>
        </w:rPr>
        <w:t>7</w:t>
      </w:r>
      <w:r>
        <w:rPr>
          <w:bCs/>
          <w:color w:val="000000"/>
          <w:szCs w:val="21"/>
          <w:lang w:val="it-IT"/>
        </w:rPr>
        <w:t>.B]=</w:t>
      </w:r>
      <w:r>
        <w:rPr>
          <w:bCs/>
          <w:color w:val="000000"/>
          <w:szCs w:val="21"/>
        </w:rPr>
        <w:t>第</w:t>
      </w:r>
      <w:r>
        <w:rPr>
          <w:bCs/>
          <w:color w:val="000000"/>
          <w:szCs w:val="21"/>
          <w:lang w:val="it-IT"/>
        </w:rPr>
        <w:t>I</w:t>
      </w:r>
      <w:r>
        <w:rPr>
          <w:bCs/>
          <w:color w:val="000000"/>
          <w:szCs w:val="21"/>
        </w:rPr>
        <w:t>部分</w:t>
      </w:r>
      <w:r>
        <w:rPr>
          <w:bCs/>
          <w:color w:val="000000"/>
          <w:szCs w:val="21"/>
          <w:lang w:val="it-IT"/>
        </w:rPr>
        <w:t>[</w:t>
      </w:r>
      <w:r>
        <w:rPr>
          <w:rFonts w:hint="eastAsia"/>
          <w:bCs/>
          <w:color w:val="000000"/>
          <w:szCs w:val="21"/>
          <w:lang w:val="it-IT"/>
        </w:rPr>
        <w:t>7</w:t>
      </w:r>
      <w:r>
        <w:rPr>
          <w:bCs/>
          <w:color w:val="000000"/>
          <w:szCs w:val="21"/>
          <w:lang w:val="it-IT"/>
        </w:rPr>
        <w:t>.B]+</w:t>
      </w:r>
      <w:r>
        <w:rPr>
          <w:bCs/>
          <w:color w:val="000000"/>
          <w:szCs w:val="21"/>
        </w:rPr>
        <w:t>第</w:t>
      </w:r>
      <w:r>
        <w:rPr>
          <w:bCs/>
          <w:color w:val="000000"/>
          <w:szCs w:val="21"/>
          <w:lang w:val="it-IT"/>
        </w:rPr>
        <w:t>II</w:t>
      </w:r>
      <w:r>
        <w:rPr>
          <w:bCs/>
          <w:color w:val="000000"/>
          <w:szCs w:val="21"/>
        </w:rPr>
        <w:t>部分</w:t>
      </w:r>
      <w:r>
        <w:rPr>
          <w:bCs/>
          <w:color w:val="000000"/>
          <w:szCs w:val="21"/>
          <w:lang w:val="it-IT"/>
        </w:rPr>
        <w:t>[</w:t>
      </w:r>
      <w:r>
        <w:rPr>
          <w:rFonts w:hint="eastAsia"/>
          <w:bCs/>
          <w:color w:val="000000"/>
          <w:szCs w:val="21"/>
          <w:lang w:val="it-IT"/>
        </w:rPr>
        <w:t>7</w:t>
      </w:r>
      <w:r>
        <w:rPr>
          <w:bCs/>
          <w:color w:val="000000"/>
          <w:szCs w:val="21"/>
          <w:lang w:val="it-IT"/>
        </w:rPr>
        <w:t>.B]</w:t>
      </w:r>
    </w:p>
    <w:p>
      <w:pPr>
        <w:spacing w:line="440" w:lineRule="exact"/>
        <w:ind w:firstLine="420" w:firstLineChars="200"/>
        <w:rPr>
          <w:bCs/>
          <w:color w:val="000000"/>
          <w:szCs w:val="21"/>
          <w:lang w:val="it-IT"/>
        </w:rPr>
      </w:pPr>
      <w:r>
        <w:rPr>
          <w:bCs/>
          <w:color w:val="000000"/>
          <w:szCs w:val="21"/>
          <w:lang w:val="it-IT"/>
        </w:rPr>
        <w:t>[8.B]=</w:t>
      </w:r>
      <w:r>
        <w:rPr>
          <w:bCs/>
          <w:color w:val="000000"/>
          <w:szCs w:val="21"/>
        </w:rPr>
        <w:t>第</w:t>
      </w:r>
      <w:r>
        <w:rPr>
          <w:bCs/>
          <w:color w:val="000000"/>
          <w:szCs w:val="21"/>
          <w:lang w:val="it-IT"/>
        </w:rPr>
        <w:t>I</w:t>
      </w:r>
      <w:r>
        <w:rPr>
          <w:bCs/>
          <w:color w:val="000000"/>
          <w:szCs w:val="21"/>
        </w:rPr>
        <w:t>部分</w:t>
      </w:r>
      <w:r>
        <w:rPr>
          <w:bCs/>
          <w:color w:val="000000"/>
          <w:szCs w:val="21"/>
          <w:lang w:val="it-IT"/>
        </w:rPr>
        <w:t>[8.B]+</w:t>
      </w:r>
      <w:r>
        <w:rPr>
          <w:bCs/>
          <w:color w:val="000000"/>
          <w:szCs w:val="21"/>
        </w:rPr>
        <w:t>第</w:t>
      </w:r>
      <w:r>
        <w:rPr>
          <w:bCs/>
          <w:color w:val="000000"/>
          <w:szCs w:val="21"/>
          <w:lang w:val="it-IT"/>
        </w:rPr>
        <w:t>II</w:t>
      </w:r>
      <w:r>
        <w:rPr>
          <w:bCs/>
          <w:color w:val="000000"/>
          <w:szCs w:val="21"/>
        </w:rPr>
        <w:t>部分</w:t>
      </w:r>
      <w:r>
        <w:rPr>
          <w:bCs/>
          <w:color w:val="000000"/>
          <w:szCs w:val="21"/>
          <w:lang w:val="it-IT"/>
        </w:rPr>
        <w:t>[8.B]+</w:t>
      </w:r>
      <w:r>
        <w:rPr>
          <w:bCs/>
          <w:color w:val="000000"/>
          <w:szCs w:val="21"/>
        </w:rPr>
        <w:t>第</w:t>
      </w:r>
      <w:r>
        <w:rPr>
          <w:bCs/>
          <w:color w:val="000000"/>
          <w:szCs w:val="21"/>
          <w:lang w:val="it-IT"/>
        </w:rPr>
        <w:t>III</w:t>
      </w:r>
      <w:r>
        <w:rPr>
          <w:bCs/>
          <w:color w:val="000000"/>
          <w:szCs w:val="21"/>
        </w:rPr>
        <w:t>部分</w:t>
      </w:r>
      <w:r>
        <w:rPr>
          <w:bCs/>
          <w:color w:val="000000"/>
          <w:szCs w:val="21"/>
          <w:lang w:val="it-IT"/>
        </w:rPr>
        <w:t>[</w:t>
      </w:r>
      <w:r>
        <w:rPr>
          <w:rFonts w:hint="eastAsia"/>
          <w:bCs/>
          <w:color w:val="000000"/>
          <w:szCs w:val="21"/>
          <w:lang w:val="it-IT"/>
        </w:rPr>
        <w:t>7</w:t>
      </w:r>
      <w:r>
        <w:rPr>
          <w:bCs/>
          <w:color w:val="000000"/>
          <w:szCs w:val="21"/>
          <w:lang w:val="it-IT"/>
        </w:rPr>
        <w:t>.B]</w:t>
      </w:r>
    </w:p>
    <w:p>
      <w:pPr>
        <w:spacing w:line="440" w:lineRule="exact"/>
        <w:ind w:firstLine="420" w:firstLineChars="200"/>
        <w:rPr>
          <w:bCs/>
          <w:color w:val="000000"/>
          <w:szCs w:val="21"/>
          <w:lang w:val="it-IT"/>
        </w:rPr>
      </w:pPr>
      <w:r>
        <w:rPr>
          <w:bCs/>
          <w:color w:val="000000"/>
          <w:szCs w:val="21"/>
          <w:lang w:val="it-IT"/>
        </w:rPr>
        <w:t>[1.C]=[1.A]+</w:t>
      </w:r>
      <w:r>
        <w:rPr>
          <w:bCs/>
          <w:color w:val="000000"/>
          <w:szCs w:val="21"/>
        </w:rPr>
        <w:t>第</w:t>
      </w:r>
      <w:r>
        <w:rPr>
          <w:bCs/>
          <w:color w:val="000000"/>
          <w:szCs w:val="21"/>
          <w:lang w:val="it-IT"/>
        </w:rPr>
        <w:t>I</w:t>
      </w:r>
      <w:r>
        <w:rPr>
          <w:bCs/>
          <w:color w:val="000000"/>
          <w:szCs w:val="21"/>
        </w:rPr>
        <w:t>部分</w:t>
      </w:r>
      <w:r>
        <w:rPr>
          <w:bCs/>
          <w:color w:val="000000"/>
          <w:szCs w:val="21"/>
          <w:lang w:val="it-IT"/>
        </w:rPr>
        <w:t>[1.H]+</w:t>
      </w:r>
      <w:r>
        <w:rPr>
          <w:bCs/>
          <w:color w:val="000000"/>
          <w:szCs w:val="21"/>
        </w:rPr>
        <w:t>第</w:t>
      </w:r>
      <w:r>
        <w:rPr>
          <w:bCs/>
          <w:color w:val="000000"/>
          <w:szCs w:val="21"/>
          <w:lang w:val="it-IT"/>
        </w:rPr>
        <w:t>II</w:t>
      </w:r>
      <w:r>
        <w:rPr>
          <w:bCs/>
          <w:color w:val="000000"/>
          <w:szCs w:val="21"/>
        </w:rPr>
        <w:t>部分</w:t>
      </w:r>
      <w:r>
        <w:rPr>
          <w:bCs/>
          <w:color w:val="000000"/>
          <w:szCs w:val="21"/>
          <w:lang w:val="it-IT"/>
        </w:rPr>
        <w:t>[1.H]+</w:t>
      </w:r>
      <w:r>
        <w:rPr>
          <w:bCs/>
          <w:color w:val="000000"/>
          <w:szCs w:val="21"/>
        </w:rPr>
        <w:t>第</w:t>
      </w:r>
      <w:r>
        <w:rPr>
          <w:bCs/>
          <w:color w:val="000000"/>
          <w:szCs w:val="21"/>
          <w:lang w:val="it-IT"/>
        </w:rPr>
        <w:t>III</w:t>
      </w:r>
      <w:r>
        <w:rPr>
          <w:bCs/>
          <w:color w:val="000000"/>
          <w:szCs w:val="21"/>
        </w:rPr>
        <w:t>部分</w:t>
      </w:r>
      <w:r>
        <w:rPr>
          <w:bCs/>
          <w:color w:val="000000"/>
          <w:szCs w:val="21"/>
          <w:lang w:val="it-IT"/>
        </w:rPr>
        <w:t>[1.H]</w:t>
      </w:r>
    </w:p>
    <w:p>
      <w:pPr>
        <w:spacing w:line="440" w:lineRule="exact"/>
        <w:ind w:firstLine="420" w:firstLineChars="200"/>
        <w:rPr>
          <w:bCs/>
          <w:color w:val="000000"/>
          <w:szCs w:val="21"/>
          <w:lang w:val="it-IT"/>
        </w:rPr>
      </w:pPr>
      <w:r>
        <w:rPr>
          <w:bCs/>
          <w:color w:val="000000"/>
          <w:szCs w:val="21"/>
          <w:lang w:val="it-IT"/>
        </w:rPr>
        <w:t>[2.C]=[2.A]+</w:t>
      </w:r>
      <w:r>
        <w:rPr>
          <w:bCs/>
          <w:color w:val="000000"/>
          <w:szCs w:val="21"/>
        </w:rPr>
        <w:t>第</w:t>
      </w:r>
      <w:r>
        <w:rPr>
          <w:bCs/>
          <w:color w:val="000000"/>
          <w:szCs w:val="21"/>
          <w:lang w:val="it-IT"/>
        </w:rPr>
        <w:t>I</w:t>
      </w:r>
      <w:r>
        <w:rPr>
          <w:bCs/>
          <w:color w:val="000000"/>
          <w:szCs w:val="21"/>
        </w:rPr>
        <w:t>部分</w:t>
      </w:r>
      <w:r>
        <w:rPr>
          <w:bCs/>
          <w:color w:val="000000"/>
          <w:szCs w:val="21"/>
          <w:lang w:val="it-IT"/>
        </w:rPr>
        <w:t>[2.H]+</w:t>
      </w:r>
      <w:r>
        <w:rPr>
          <w:bCs/>
          <w:color w:val="000000"/>
          <w:szCs w:val="21"/>
        </w:rPr>
        <w:t>第</w:t>
      </w:r>
      <w:r>
        <w:rPr>
          <w:bCs/>
          <w:color w:val="000000"/>
          <w:szCs w:val="21"/>
          <w:lang w:val="it-IT"/>
        </w:rPr>
        <w:t>II</w:t>
      </w:r>
      <w:r>
        <w:rPr>
          <w:bCs/>
          <w:color w:val="000000"/>
          <w:szCs w:val="21"/>
        </w:rPr>
        <w:t>部分</w:t>
      </w:r>
      <w:r>
        <w:rPr>
          <w:bCs/>
          <w:color w:val="000000"/>
          <w:szCs w:val="21"/>
          <w:lang w:val="it-IT"/>
        </w:rPr>
        <w:t>[2.H]+</w:t>
      </w:r>
      <w:r>
        <w:rPr>
          <w:bCs/>
          <w:color w:val="000000"/>
          <w:szCs w:val="21"/>
        </w:rPr>
        <w:t>第</w:t>
      </w:r>
      <w:r>
        <w:rPr>
          <w:bCs/>
          <w:color w:val="000000"/>
          <w:szCs w:val="21"/>
          <w:lang w:val="it-IT"/>
        </w:rPr>
        <w:t>III</w:t>
      </w:r>
      <w:r>
        <w:rPr>
          <w:bCs/>
          <w:color w:val="000000"/>
          <w:szCs w:val="21"/>
        </w:rPr>
        <w:t>部分</w:t>
      </w:r>
      <w:r>
        <w:rPr>
          <w:bCs/>
          <w:color w:val="000000"/>
          <w:szCs w:val="21"/>
          <w:lang w:val="it-IT"/>
        </w:rPr>
        <w:t>[2.H]</w:t>
      </w:r>
    </w:p>
    <w:p>
      <w:pPr>
        <w:spacing w:line="440" w:lineRule="exact"/>
        <w:ind w:firstLine="420" w:firstLineChars="200"/>
        <w:rPr>
          <w:bCs/>
          <w:color w:val="000000"/>
          <w:szCs w:val="21"/>
          <w:lang w:val="it-IT"/>
        </w:rPr>
      </w:pPr>
      <w:r>
        <w:rPr>
          <w:bCs/>
          <w:color w:val="000000"/>
          <w:szCs w:val="21"/>
          <w:lang w:val="it-IT"/>
        </w:rPr>
        <w:t>[3.C]=[3.A]+</w:t>
      </w:r>
      <w:r>
        <w:rPr>
          <w:bCs/>
          <w:color w:val="000000"/>
          <w:szCs w:val="21"/>
        </w:rPr>
        <w:t>第</w:t>
      </w:r>
      <w:r>
        <w:rPr>
          <w:bCs/>
          <w:color w:val="000000"/>
          <w:szCs w:val="21"/>
          <w:lang w:val="it-IT"/>
        </w:rPr>
        <w:t>I</w:t>
      </w:r>
      <w:r>
        <w:rPr>
          <w:bCs/>
          <w:color w:val="000000"/>
          <w:szCs w:val="21"/>
        </w:rPr>
        <w:t>部分</w:t>
      </w:r>
      <w:r>
        <w:rPr>
          <w:bCs/>
          <w:color w:val="000000"/>
          <w:szCs w:val="21"/>
          <w:lang w:val="it-IT"/>
        </w:rPr>
        <w:t>[3.H]+</w:t>
      </w:r>
      <w:r>
        <w:rPr>
          <w:bCs/>
          <w:color w:val="000000"/>
          <w:szCs w:val="21"/>
        </w:rPr>
        <w:t>第</w:t>
      </w:r>
      <w:r>
        <w:rPr>
          <w:bCs/>
          <w:color w:val="000000"/>
          <w:szCs w:val="21"/>
          <w:lang w:val="it-IT"/>
        </w:rPr>
        <w:t>II</w:t>
      </w:r>
      <w:r>
        <w:rPr>
          <w:bCs/>
          <w:color w:val="000000"/>
          <w:szCs w:val="21"/>
        </w:rPr>
        <w:t>部分</w:t>
      </w:r>
      <w:r>
        <w:rPr>
          <w:bCs/>
          <w:color w:val="000000"/>
          <w:szCs w:val="21"/>
          <w:lang w:val="it-IT"/>
        </w:rPr>
        <w:t>[3.H]+</w:t>
      </w:r>
      <w:r>
        <w:rPr>
          <w:bCs/>
          <w:color w:val="000000"/>
          <w:szCs w:val="21"/>
        </w:rPr>
        <w:t>第</w:t>
      </w:r>
      <w:r>
        <w:rPr>
          <w:bCs/>
          <w:color w:val="000000"/>
          <w:szCs w:val="21"/>
          <w:lang w:val="it-IT"/>
        </w:rPr>
        <w:t>III</w:t>
      </w:r>
      <w:r>
        <w:rPr>
          <w:bCs/>
          <w:color w:val="000000"/>
          <w:szCs w:val="21"/>
        </w:rPr>
        <w:t>部分</w:t>
      </w:r>
      <w:r>
        <w:rPr>
          <w:bCs/>
          <w:color w:val="000000"/>
          <w:szCs w:val="21"/>
          <w:lang w:val="it-IT"/>
        </w:rPr>
        <w:t>[3.H]</w:t>
      </w:r>
    </w:p>
    <w:p>
      <w:pPr>
        <w:spacing w:line="440" w:lineRule="exact"/>
        <w:ind w:firstLine="420" w:firstLineChars="200"/>
        <w:rPr>
          <w:bCs/>
          <w:color w:val="000000"/>
          <w:szCs w:val="21"/>
          <w:lang w:val="it-IT"/>
        </w:rPr>
      </w:pPr>
      <w:r>
        <w:rPr>
          <w:bCs/>
          <w:color w:val="000000"/>
          <w:szCs w:val="21"/>
          <w:lang w:val="it-IT"/>
        </w:rPr>
        <w:t>[4.C]=[4.A]+</w:t>
      </w:r>
      <w:r>
        <w:rPr>
          <w:bCs/>
          <w:color w:val="000000"/>
          <w:szCs w:val="21"/>
        </w:rPr>
        <w:t>第</w:t>
      </w:r>
      <w:r>
        <w:rPr>
          <w:bCs/>
          <w:color w:val="000000"/>
          <w:szCs w:val="21"/>
          <w:lang w:val="it-IT"/>
        </w:rPr>
        <w:t>I</w:t>
      </w:r>
      <w:r>
        <w:rPr>
          <w:bCs/>
          <w:color w:val="000000"/>
          <w:szCs w:val="21"/>
        </w:rPr>
        <w:t>部分</w:t>
      </w:r>
      <w:r>
        <w:rPr>
          <w:bCs/>
          <w:color w:val="000000"/>
          <w:szCs w:val="21"/>
          <w:lang w:val="it-IT"/>
        </w:rPr>
        <w:t>[4.H]+</w:t>
      </w:r>
      <w:r>
        <w:rPr>
          <w:bCs/>
          <w:color w:val="000000"/>
          <w:szCs w:val="21"/>
        </w:rPr>
        <w:t>第</w:t>
      </w:r>
      <w:r>
        <w:rPr>
          <w:bCs/>
          <w:color w:val="000000"/>
          <w:szCs w:val="21"/>
          <w:lang w:val="it-IT"/>
        </w:rPr>
        <w:t>II</w:t>
      </w:r>
      <w:r>
        <w:rPr>
          <w:bCs/>
          <w:color w:val="000000"/>
          <w:szCs w:val="21"/>
        </w:rPr>
        <w:t>部分</w:t>
      </w:r>
      <w:r>
        <w:rPr>
          <w:bCs/>
          <w:color w:val="000000"/>
          <w:szCs w:val="21"/>
          <w:lang w:val="it-IT"/>
        </w:rPr>
        <w:t>[4.H]+</w:t>
      </w:r>
      <w:r>
        <w:rPr>
          <w:bCs/>
          <w:color w:val="000000"/>
          <w:szCs w:val="21"/>
        </w:rPr>
        <w:t>第</w:t>
      </w:r>
      <w:r>
        <w:rPr>
          <w:bCs/>
          <w:color w:val="000000"/>
          <w:szCs w:val="21"/>
          <w:lang w:val="it-IT"/>
        </w:rPr>
        <w:t>III</w:t>
      </w:r>
      <w:r>
        <w:rPr>
          <w:bCs/>
          <w:color w:val="000000"/>
          <w:szCs w:val="21"/>
        </w:rPr>
        <w:t>部分</w:t>
      </w:r>
      <w:r>
        <w:rPr>
          <w:bCs/>
          <w:color w:val="000000"/>
          <w:szCs w:val="21"/>
          <w:lang w:val="it-IT"/>
        </w:rPr>
        <w:t>[4.H]</w:t>
      </w:r>
    </w:p>
    <w:p>
      <w:pPr>
        <w:spacing w:line="440" w:lineRule="exact"/>
        <w:ind w:firstLine="420" w:firstLineChars="200"/>
        <w:rPr>
          <w:bCs/>
          <w:color w:val="000000"/>
          <w:szCs w:val="21"/>
          <w:lang w:val="it-IT"/>
        </w:rPr>
      </w:pPr>
      <w:r>
        <w:rPr>
          <w:bCs/>
          <w:color w:val="000000"/>
          <w:szCs w:val="21"/>
          <w:lang w:val="it-IT"/>
        </w:rPr>
        <w:t>[5.C]=</w:t>
      </w:r>
      <w:r>
        <w:rPr>
          <w:bCs/>
          <w:color w:val="000000"/>
          <w:szCs w:val="21"/>
        </w:rPr>
        <w:t>第</w:t>
      </w:r>
      <w:r>
        <w:rPr>
          <w:bCs/>
          <w:color w:val="000000"/>
          <w:szCs w:val="21"/>
          <w:lang w:val="it-IT"/>
        </w:rPr>
        <w:t>I</w:t>
      </w:r>
      <w:r>
        <w:rPr>
          <w:bCs/>
          <w:color w:val="000000"/>
          <w:szCs w:val="21"/>
        </w:rPr>
        <w:t>部分</w:t>
      </w:r>
      <w:r>
        <w:rPr>
          <w:bCs/>
          <w:color w:val="000000"/>
          <w:szCs w:val="21"/>
          <w:lang w:val="it-IT"/>
        </w:rPr>
        <w:t>[5.H]+</w:t>
      </w:r>
      <w:r>
        <w:rPr>
          <w:bCs/>
          <w:color w:val="000000"/>
          <w:szCs w:val="21"/>
        </w:rPr>
        <w:t>第</w:t>
      </w:r>
      <w:r>
        <w:rPr>
          <w:bCs/>
          <w:color w:val="000000"/>
          <w:szCs w:val="21"/>
          <w:lang w:val="it-IT"/>
        </w:rPr>
        <w:t>II</w:t>
      </w:r>
      <w:r>
        <w:rPr>
          <w:bCs/>
          <w:color w:val="000000"/>
          <w:szCs w:val="21"/>
        </w:rPr>
        <w:t>部分</w:t>
      </w:r>
      <w:r>
        <w:rPr>
          <w:bCs/>
          <w:color w:val="000000"/>
          <w:szCs w:val="21"/>
          <w:lang w:val="it-IT"/>
        </w:rPr>
        <w:t>[5.H]</w:t>
      </w:r>
    </w:p>
    <w:p>
      <w:pPr>
        <w:spacing w:line="440" w:lineRule="exact"/>
        <w:ind w:firstLine="420" w:firstLineChars="200"/>
        <w:rPr>
          <w:bCs/>
          <w:color w:val="000000"/>
          <w:szCs w:val="21"/>
        </w:rPr>
      </w:pPr>
      <w:r>
        <w:rPr>
          <w:bCs/>
          <w:color w:val="000000"/>
          <w:szCs w:val="21"/>
        </w:rPr>
        <w:t>[6.C]=[6.A]+第I部分[6.H]+第II部分[6.H]</w:t>
      </w:r>
    </w:p>
    <w:p>
      <w:pPr>
        <w:spacing w:line="440" w:lineRule="exact"/>
        <w:ind w:firstLine="420" w:firstLineChars="200"/>
        <w:rPr>
          <w:bCs/>
          <w:color w:val="000000"/>
          <w:szCs w:val="21"/>
        </w:rPr>
      </w:pPr>
      <w:r>
        <w:rPr>
          <w:bCs/>
          <w:color w:val="000000"/>
          <w:szCs w:val="21"/>
          <w:lang w:val="it-IT"/>
        </w:rPr>
        <w:t>[</w:t>
      </w:r>
      <w:r>
        <w:rPr>
          <w:rFonts w:hint="eastAsia"/>
          <w:bCs/>
          <w:color w:val="000000"/>
          <w:szCs w:val="21"/>
        </w:rPr>
        <w:t>7</w:t>
      </w:r>
      <w:r>
        <w:rPr>
          <w:bCs/>
          <w:color w:val="000000"/>
          <w:szCs w:val="21"/>
          <w:lang w:val="it-IT"/>
        </w:rPr>
        <w:t>.C]=</w:t>
      </w:r>
      <w:r>
        <w:rPr>
          <w:bCs/>
          <w:color w:val="000000"/>
          <w:szCs w:val="21"/>
        </w:rPr>
        <w:t>[</w:t>
      </w:r>
      <w:r>
        <w:rPr>
          <w:rFonts w:hint="eastAsia"/>
          <w:bCs/>
          <w:color w:val="000000"/>
          <w:szCs w:val="21"/>
        </w:rPr>
        <w:t>7</w:t>
      </w:r>
      <w:r>
        <w:rPr>
          <w:bCs/>
          <w:color w:val="000000"/>
          <w:szCs w:val="21"/>
        </w:rPr>
        <w:t>.A]+第</w:t>
      </w:r>
      <w:r>
        <w:rPr>
          <w:bCs/>
          <w:color w:val="000000"/>
          <w:szCs w:val="21"/>
          <w:lang w:val="it-IT"/>
        </w:rPr>
        <w:t>I</w:t>
      </w:r>
      <w:r>
        <w:rPr>
          <w:bCs/>
          <w:color w:val="000000"/>
          <w:szCs w:val="21"/>
        </w:rPr>
        <w:t>部分</w:t>
      </w:r>
      <w:r>
        <w:rPr>
          <w:bCs/>
          <w:color w:val="000000"/>
          <w:szCs w:val="21"/>
          <w:lang w:val="it-IT"/>
        </w:rPr>
        <w:t>[</w:t>
      </w:r>
      <w:r>
        <w:rPr>
          <w:rFonts w:hint="eastAsia"/>
          <w:bCs/>
          <w:color w:val="000000"/>
          <w:szCs w:val="21"/>
        </w:rPr>
        <w:t>7</w:t>
      </w:r>
      <w:r>
        <w:rPr>
          <w:bCs/>
          <w:color w:val="000000"/>
          <w:szCs w:val="21"/>
          <w:lang w:val="it-IT"/>
        </w:rPr>
        <w:t>.H]+</w:t>
      </w:r>
      <w:r>
        <w:rPr>
          <w:bCs/>
          <w:color w:val="000000"/>
          <w:szCs w:val="21"/>
        </w:rPr>
        <w:t>第</w:t>
      </w:r>
      <w:r>
        <w:rPr>
          <w:bCs/>
          <w:color w:val="000000"/>
          <w:szCs w:val="21"/>
          <w:lang w:val="it-IT"/>
        </w:rPr>
        <w:t>II</w:t>
      </w:r>
      <w:r>
        <w:rPr>
          <w:bCs/>
          <w:color w:val="000000"/>
          <w:szCs w:val="21"/>
        </w:rPr>
        <w:t>部分</w:t>
      </w:r>
      <w:r>
        <w:rPr>
          <w:bCs/>
          <w:color w:val="000000"/>
          <w:szCs w:val="21"/>
          <w:lang w:val="it-IT"/>
        </w:rPr>
        <w:t>[</w:t>
      </w:r>
      <w:r>
        <w:rPr>
          <w:rFonts w:hint="eastAsia"/>
          <w:bCs/>
          <w:color w:val="000000"/>
          <w:szCs w:val="21"/>
        </w:rPr>
        <w:t>7</w:t>
      </w:r>
      <w:r>
        <w:rPr>
          <w:bCs/>
          <w:color w:val="000000"/>
          <w:szCs w:val="21"/>
          <w:lang w:val="it-IT"/>
        </w:rPr>
        <w:t>.H]</w:t>
      </w:r>
    </w:p>
    <w:p>
      <w:pPr>
        <w:spacing w:line="440" w:lineRule="exact"/>
        <w:ind w:firstLine="420" w:firstLineChars="200"/>
        <w:rPr>
          <w:bCs/>
          <w:color w:val="000000"/>
          <w:szCs w:val="21"/>
        </w:rPr>
      </w:pPr>
      <w:r>
        <w:rPr>
          <w:bCs/>
          <w:color w:val="000000"/>
          <w:szCs w:val="21"/>
        </w:rPr>
        <w:t>[</w:t>
      </w:r>
      <w:r>
        <w:rPr>
          <w:rFonts w:hint="eastAsia"/>
          <w:bCs/>
          <w:color w:val="000000"/>
          <w:szCs w:val="21"/>
        </w:rPr>
        <w:t>8</w:t>
      </w:r>
      <w:r>
        <w:rPr>
          <w:bCs/>
          <w:color w:val="000000"/>
          <w:szCs w:val="21"/>
        </w:rPr>
        <w:t>.C]=[</w:t>
      </w:r>
      <w:r>
        <w:rPr>
          <w:rFonts w:hint="eastAsia"/>
          <w:bCs/>
          <w:color w:val="000000"/>
          <w:szCs w:val="21"/>
        </w:rPr>
        <w:t>8</w:t>
      </w:r>
      <w:r>
        <w:rPr>
          <w:bCs/>
          <w:color w:val="000000"/>
          <w:szCs w:val="21"/>
        </w:rPr>
        <w:t>.A]+第I部分[</w:t>
      </w:r>
      <w:r>
        <w:rPr>
          <w:rFonts w:hint="eastAsia"/>
          <w:bCs/>
          <w:color w:val="000000"/>
          <w:szCs w:val="21"/>
        </w:rPr>
        <w:t>8</w:t>
      </w:r>
      <w:r>
        <w:rPr>
          <w:bCs/>
          <w:color w:val="000000"/>
          <w:szCs w:val="21"/>
        </w:rPr>
        <w:t>.H]+第II部分[</w:t>
      </w:r>
      <w:r>
        <w:rPr>
          <w:rFonts w:hint="eastAsia"/>
          <w:bCs/>
          <w:color w:val="000000"/>
          <w:szCs w:val="21"/>
        </w:rPr>
        <w:t>8</w:t>
      </w:r>
      <w:r>
        <w:rPr>
          <w:bCs/>
          <w:color w:val="000000"/>
          <w:szCs w:val="21"/>
        </w:rPr>
        <w:t>.H]+第III部分[</w:t>
      </w:r>
      <w:r>
        <w:rPr>
          <w:rFonts w:hint="eastAsia"/>
          <w:bCs/>
          <w:color w:val="000000"/>
          <w:szCs w:val="21"/>
        </w:rPr>
        <w:t>7</w:t>
      </w:r>
      <w:r>
        <w:rPr>
          <w:bCs/>
          <w:color w:val="000000"/>
          <w:szCs w:val="21"/>
        </w:rPr>
        <w:t>.H]</w:t>
      </w:r>
    </w:p>
    <w:p>
      <w:pPr>
        <w:spacing w:line="440" w:lineRule="exact"/>
        <w:ind w:firstLine="420" w:firstLineChars="200"/>
        <w:rPr>
          <w:bCs/>
          <w:color w:val="000000"/>
          <w:szCs w:val="21"/>
        </w:rPr>
      </w:pPr>
      <w:r>
        <w:rPr>
          <w:bCs/>
          <w:color w:val="000000"/>
          <w:szCs w:val="21"/>
        </w:rPr>
        <w:t>[</w:t>
      </w:r>
      <w:r>
        <w:rPr>
          <w:rFonts w:hint="eastAsia"/>
          <w:bCs/>
          <w:color w:val="000000"/>
          <w:szCs w:val="21"/>
        </w:rPr>
        <w:t>9</w:t>
      </w:r>
      <w:r>
        <w:rPr>
          <w:bCs/>
          <w:color w:val="000000"/>
          <w:szCs w:val="21"/>
        </w:rPr>
        <w:t>.C]=[1.C]+[2.C]+[3.C]+[4.C]+[5.C]+[6.C]+[7.C]+[</w:t>
      </w:r>
      <w:r>
        <w:rPr>
          <w:rFonts w:hint="eastAsia"/>
          <w:bCs/>
          <w:color w:val="000000"/>
          <w:szCs w:val="21"/>
        </w:rPr>
        <w:t>8</w:t>
      </w:r>
      <w:r>
        <w:rPr>
          <w:bCs/>
          <w:color w:val="000000"/>
          <w:szCs w:val="21"/>
        </w:rPr>
        <w:t>.C]+第V部分[1.A]</w:t>
      </w:r>
    </w:p>
    <w:p>
      <w:pPr>
        <w:spacing w:line="440" w:lineRule="exact"/>
        <w:ind w:firstLine="420" w:firstLineChars="200"/>
        <w:rPr>
          <w:bCs/>
          <w:color w:val="000000"/>
          <w:szCs w:val="21"/>
        </w:rPr>
      </w:pPr>
      <w:r>
        <w:rPr>
          <w:bCs/>
          <w:color w:val="000000"/>
          <w:szCs w:val="21"/>
        </w:rPr>
        <w:t>[1.D]=第I部分[1.D]+第II部分[1.D]+第III部分[1.D]+第I部分[1.H]+第II部分[1.H]+第III部分[1.H]</w:t>
      </w:r>
    </w:p>
    <w:p>
      <w:pPr>
        <w:spacing w:line="440" w:lineRule="exact"/>
        <w:ind w:firstLine="420" w:firstLineChars="200"/>
        <w:rPr>
          <w:bCs/>
          <w:color w:val="000000"/>
          <w:szCs w:val="21"/>
        </w:rPr>
      </w:pPr>
      <w:r>
        <w:rPr>
          <w:bCs/>
          <w:color w:val="000000"/>
          <w:szCs w:val="21"/>
        </w:rPr>
        <w:t>[2.D]=第I部分[2.D]+第II部分[2.D]+第III部分[2.D]+第I部分[2.H]+第II部分[2.H]+第III部分[2.H]</w:t>
      </w:r>
    </w:p>
    <w:p>
      <w:pPr>
        <w:spacing w:line="440" w:lineRule="exact"/>
        <w:ind w:firstLine="420" w:firstLineChars="200"/>
        <w:rPr>
          <w:bCs/>
          <w:color w:val="000000"/>
          <w:szCs w:val="21"/>
        </w:rPr>
      </w:pPr>
      <w:r>
        <w:rPr>
          <w:bCs/>
          <w:color w:val="000000"/>
          <w:szCs w:val="21"/>
        </w:rPr>
        <w:t>[3.D]=第I部分[3.D]+第II部分[3.D]+第III部分[3.D]+第I部分[3.H]+第II部分[3.H]+第III部分[3.H]</w:t>
      </w:r>
    </w:p>
    <w:p>
      <w:pPr>
        <w:spacing w:line="440" w:lineRule="exact"/>
        <w:ind w:firstLine="420" w:firstLineChars="200"/>
        <w:rPr>
          <w:bCs/>
          <w:color w:val="000000"/>
          <w:szCs w:val="21"/>
        </w:rPr>
      </w:pPr>
      <w:r>
        <w:rPr>
          <w:bCs/>
          <w:color w:val="000000"/>
          <w:szCs w:val="21"/>
        </w:rPr>
        <w:t>[4.D]=第I部分[4.D]+第II部分[4.D]+第III部分[4.D]+第I部分[4.H]+第II部分[4.H]+第III部分[4.H]</w:t>
      </w:r>
    </w:p>
    <w:p>
      <w:pPr>
        <w:spacing w:line="440" w:lineRule="exact"/>
        <w:ind w:firstLine="420" w:firstLineChars="200"/>
        <w:rPr>
          <w:bCs/>
          <w:color w:val="000000"/>
          <w:szCs w:val="21"/>
        </w:rPr>
      </w:pPr>
      <w:r>
        <w:rPr>
          <w:bCs/>
          <w:color w:val="000000"/>
          <w:szCs w:val="21"/>
        </w:rPr>
        <w:t>[5.D]=[5.C]</w:t>
      </w:r>
    </w:p>
    <w:p>
      <w:pPr>
        <w:spacing w:line="440" w:lineRule="exact"/>
        <w:ind w:firstLine="420" w:firstLineChars="200"/>
        <w:rPr>
          <w:bCs/>
          <w:color w:val="000000"/>
          <w:szCs w:val="21"/>
        </w:rPr>
      </w:pPr>
      <w:r>
        <w:rPr>
          <w:bCs/>
          <w:color w:val="000000"/>
          <w:szCs w:val="21"/>
        </w:rPr>
        <w:t>[6.D]=第I部分[6.D]+第II部分[6.D]+第I部分[6.H]+第II部分[6.H]</w:t>
      </w:r>
    </w:p>
    <w:p>
      <w:pPr>
        <w:spacing w:line="440" w:lineRule="exact"/>
        <w:ind w:firstLine="420" w:firstLineChars="200"/>
        <w:rPr>
          <w:bCs/>
          <w:color w:val="000000"/>
          <w:szCs w:val="21"/>
        </w:rPr>
      </w:pPr>
      <w:r>
        <w:rPr>
          <w:bCs/>
          <w:color w:val="000000"/>
          <w:szCs w:val="21"/>
        </w:rPr>
        <w:t>[</w:t>
      </w:r>
      <w:r>
        <w:rPr>
          <w:rFonts w:hint="eastAsia"/>
          <w:bCs/>
          <w:color w:val="000000"/>
          <w:szCs w:val="21"/>
        </w:rPr>
        <w:t>7</w:t>
      </w:r>
      <w:r>
        <w:rPr>
          <w:bCs/>
          <w:color w:val="000000"/>
          <w:szCs w:val="21"/>
        </w:rPr>
        <w:t>.D]=第I部分[</w:t>
      </w:r>
      <w:r>
        <w:rPr>
          <w:rFonts w:hint="eastAsia"/>
          <w:bCs/>
          <w:color w:val="000000"/>
          <w:szCs w:val="21"/>
        </w:rPr>
        <w:t>7</w:t>
      </w:r>
      <w:r>
        <w:rPr>
          <w:bCs/>
          <w:color w:val="000000"/>
          <w:szCs w:val="21"/>
        </w:rPr>
        <w:t>.D]+第II部分[</w:t>
      </w:r>
      <w:r>
        <w:rPr>
          <w:rFonts w:hint="eastAsia"/>
          <w:bCs/>
          <w:color w:val="000000"/>
          <w:szCs w:val="21"/>
        </w:rPr>
        <w:t>7</w:t>
      </w:r>
      <w:r>
        <w:rPr>
          <w:bCs/>
          <w:color w:val="000000"/>
          <w:szCs w:val="21"/>
        </w:rPr>
        <w:t>.D]+第I部分[</w:t>
      </w:r>
      <w:r>
        <w:rPr>
          <w:rFonts w:hint="eastAsia"/>
          <w:bCs/>
          <w:color w:val="000000"/>
          <w:szCs w:val="21"/>
        </w:rPr>
        <w:t>7</w:t>
      </w:r>
      <w:r>
        <w:rPr>
          <w:bCs/>
          <w:color w:val="000000"/>
          <w:szCs w:val="21"/>
        </w:rPr>
        <w:t>.H]+第II部分[</w:t>
      </w:r>
      <w:r>
        <w:rPr>
          <w:rFonts w:hint="eastAsia"/>
          <w:bCs/>
          <w:color w:val="000000"/>
          <w:szCs w:val="21"/>
        </w:rPr>
        <w:t>7</w:t>
      </w:r>
      <w:r>
        <w:rPr>
          <w:bCs/>
          <w:color w:val="000000"/>
          <w:szCs w:val="21"/>
        </w:rPr>
        <w:t>.H]</w:t>
      </w:r>
    </w:p>
    <w:p>
      <w:pPr>
        <w:spacing w:line="440" w:lineRule="exact"/>
        <w:ind w:firstLine="420" w:firstLineChars="200"/>
        <w:rPr>
          <w:bCs/>
          <w:color w:val="000000"/>
          <w:szCs w:val="21"/>
        </w:rPr>
      </w:pPr>
      <w:r>
        <w:rPr>
          <w:bCs/>
          <w:color w:val="000000"/>
          <w:szCs w:val="21"/>
        </w:rPr>
        <w:t>[</w:t>
      </w:r>
      <w:r>
        <w:rPr>
          <w:rFonts w:hint="eastAsia"/>
          <w:bCs/>
          <w:color w:val="000000"/>
          <w:szCs w:val="21"/>
        </w:rPr>
        <w:t>8</w:t>
      </w:r>
      <w:r>
        <w:rPr>
          <w:bCs/>
          <w:color w:val="000000"/>
          <w:szCs w:val="21"/>
        </w:rPr>
        <w:t>.D]=第I部分[</w:t>
      </w:r>
      <w:r>
        <w:rPr>
          <w:rFonts w:hint="eastAsia"/>
          <w:bCs/>
          <w:color w:val="000000"/>
          <w:szCs w:val="21"/>
        </w:rPr>
        <w:t>8</w:t>
      </w:r>
      <w:r>
        <w:rPr>
          <w:bCs/>
          <w:color w:val="000000"/>
          <w:szCs w:val="21"/>
        </w:rPr>
        <w:t>.D]+第II部分[</w:t>
      </w:r>
      <w:r>
        <w:rPr>
          <w:rFonts w:hint="eastAsia"/>
          <w:bCs/>
          <w:color w:val="000000"/>
          <w:szCs w:val="21"/>
        </w:rPr>
        <w:t>8</w:t>
      </w:r>
      <w:r>
        <w:rPr>
          <w:bCs/>
          <w:color w:val="000000"/>
          <w:szCs w:val="21"/>
        </w:rPr>
        <w:t>.D]+第III部分[</w:t>
      </w:r>
      <w:r>
        <w:rPr>
          <w:rFonts w:hint="eastAsia"/>
          <w:bCs/>
          <w:color w:val="000000"/>
          <w:szCs w:val="21"/>
        </w:rPr>
        <w:t>7</w:t>
      </w:r>
      <w:r>
        <w:rPr>
          <w:bCs/>
          <w:color w:val="000000"/>
          <w:szCs w:val="21"/>
        </w:rPr>
        <w:t>.D]+第I部分[</w:t>
      </w:r>
      <w:r>
        <w:rPr>
          <w:rFonts w:hint="eastAsia"/>
          <w:bCs/>
          <w:color w:val="000000"/>
          <w:szCs w:val="21"/>
        </w:rPr>
        <w:t>8</w:t>
      </w:r>
      <w:r>
        <w:rPr>
          <w:bCs/>
          <w:color w:val="000000"/>
          <w:szCs w:val="21"/>
        </w:rPr>
        <w:t>.H]+第II部分[</w:t>
      </w:r>
      <w:r>
        <w:rPr>
          <w:rFonts w:hint="eastAsia"/>
          <w:bCs/>
          <w:color w:val="000000"/>
          <w:szCs w:val="21"/>
        </w:rPr>
        <w:t>8</w:t>
      </w:r>
      <w:r>
        <w:rPr>
          <w:bCs/>
          <w:color w:val="000000"/>
          <w:szCs w:val="21"/>
        </w:rPr>
        <w:t>.H]+第III部分[</w:t>
      </w:r>
      <w:r>
        <w:rPr>
          <w:rFonts w:hint="eastAsia"/>
          <w:bCs/>
          <w:color w:val="000000"/>
          <w:szCs w:val="21"/>
        </w:rPr>
        <w:t>7</w:t>
      </w:r>
      <w:r>
        <w:rPr>
          <w:bCs/>
          <w:color w:val="000000"/>
          <w:szCs w:val="21"/>
        </w:rPr>
        <w:t>.H]</w:t>
      </w:r>
    </w:p>
    <w:p>
      <w:pPr>
        <w:spacing w:line="440" w:lineRule="exact"/>
        <w:ind w:firstLine="420" w:firstLineChars="200"/>
        <w:rPr>
          <w:bCs/>
          <w:color w:val="000000"/>
          <w:szCs w:val="21"/>
        </w:rPr>
      </w:pPr>
      <w:r>
        <w:rPr>
          <w:bCs/>
          <w:color w:val="000000"/>
          <w:szCs w:val="21"/>
        </w:rPr>
        <w:t>[</w:t>
      </w:r>
      <w:r>
        <w:rPr>
          <w:rFonts w:hint="eastAsia"/>
          <w:bCs/>
          <w:color w:val="000000"/>
          <w:szCs w:val="21"/>
        </w:rPr>
        <w:t>9</w:t>
      </w:r>
      <w:r>
        <w:rPr>
          <w:bCs/>
          <w:color w:val="000000"/>
          <w:szCs w:val="21"/>
        </w:rPr>
        <w:t>.D]=[1.D]+[2.D]+[3.D]+[4.D]+[5.D]+[6.D]+[7.D]+[</w:t>
      </w:r>
      <w:r>
        <w:rPr>
          <w:rFonts w:hint="eastAsia"/>
          <w:bCs/>
          <w:color w:val="000000"/>
          <w:szCs w:val="21"/>
        </w:rPr>
        <w:t>8</w:t>
      </w:r>
      <w:r>
        <w:rPr>
          <w:bCs/>
          <w:color w:val="000000"/>
          <w:szCs w:val="21"/>
        </w:rPr>
        <w:t>.D]+第V部分[1.B]</w:t>
      </w:r>
    </w:p>
    <w:p>
      <w:pPr>
        <w:spacing w:line="440" w:lineRule="exact"/>
        <w:ind w:firstLine="420" w:firstLineChars="200"/>
        <w:rPr>
          <w:bCs/>
          <w:color w:val="000000"/>
          <w:szCs w:val="21"/>
        </w:rPr>
      </w:pPr>
      <w:r>
        <w:rPr>
          <w:bCs/>
          <w:color w:val="000000"/>
          <w:szCs w:val="21"/>
        </w:rPr>
        <w:t>[1.E]=[1.B]+第I部分[1.G]+第II部分[1.G]+第III部分[1.G]</w:t>
      </w:r>
    </w:p>
    <w:p>
      <w:pPr>
        <w:spacing w:line="440" w:lineRule="exact"/>
        <w:ind w:firstLine="420" w:firstLineChars="200"/>
        <w:rPr>
          <w:bCs/>
          <w:color w:val="000000"/>
          <w:szCs w:val="21"/>
        </w:rPr>
      </w:pPr>
      <w:r>
        <w:rPr>
          <w:bCs/>
          <w:color w:val="000000"/>
          <w:szCs w:val="21"/>
        </w:rPr>
        <w:t>[2.E]=[2.B]+第I部分[2.G]+第II部分[2.G]+第III部分[2.G]</w:t>
      </w:r>
    </w:p>
    <w:p>
      <w:pPr>
        <w:spacing w:line="440" w:lineRule="exact"/>
        <w:ind w:firstLine="420" w:firstLineChars="200"/>
        <w:rPr>
          <w:bCs/>
          <w:color w:val="000000"/>
          <w:szCs w:val="21"/>
        </w:rPr>
      </w:pPr>
      <w:r>
        <w:rPr>
          <w:bCs/>
          <w:color w:val="000000"/>
          <w:szCs w:val="21"/>
        </w:rPr>
        <w:t>[3.E]=[3.B]+第I部分[3.G]+第II部分[3.G]+第III部分[3.G]</w:t>
      </w:r>
    </w:p>
    <w:p>
      <w:pPr>
        <w:spacing w:line="440" w:lineRule="exact"/>
        <w:ind w:firstLine="420" w:firstLineChars="200"/>
        <w:rPr>
          <w:bCs/>
          <w:color w:val="000000"/>
          <w:szCs w:val="21"/>
        </w:rPr>
      </w:pPr>
      <w:r>
        <w:rPr>
          <w:bCs/>
          <w:color w:val="000000"/>
          <w:szCs w:val="21"/>
        </w:rPr>
        <w:t>[4.E]=[4.B]+第I部分[4.G]+第II部分[4.G]+第III部分[4.G]</w:t>
      </w:r>
    </w:p>
    <w:p>
      <w:pPr>
        <w:spacing w:line="440" w:lineRule="exact"/>
        <w:ind w:firstLine="420" w:firstLineChars="200"/>
        <w:rPr>
          <w:bCs/>
          <w:color w:val="000000"/>
          <w:szCs w:val="21"/>
          <w:lang w:val="it-IT"/>
        </w:rPr>
      </w:pPr>
      <w:r>
        <w:rPr>
          <w:bCs/>
          <w:color w:val="000000"/>
          <w:szCs w:val="21"/>
          <w:lang w:val="it-IT"/>
        </w:rPr>
        <w:t>[5.E]=</w:t>
      </w:r>
      <w:r>
        <w:rPr>
          <w:bCs/>
          <w:color w:val="000000"/>
          <w:szCs w:val="21"/>
        </w:rPr>
        <w:t>第</w:t>
      </w:r>
      <w:r>
        <w:rPr>
          <w:bCs/>
          <w:color w:val="000000"/>
          <w:szCs w:val="21"/>
          <w:lang w:val="it-IT"/>
        </w:rPr>
        <w:t>I</w:t>
      </w:r>
      <w:r>
        <w:rPr>
          <w:bCs/>
          <w:color w:val="000000"/>
          <w:szCs w:val="21"/>
        </w:rPr>
        <w:t>部分</w:t>
      </w:r>
      <w:r>
        <w:rPr>
          <w:bCs/>
          <w:color w:val="000000"/>
          <w:szCs w:val="21"/>
          <w:lang w:val="it-IT"/>
        </w:rPr>
        <w:t>[5.G]+</w:t>
      </w:r>
      <w:r>
        <w:rPr>
          <w:bCs/>
          <w:color w:val="000000"/>
          <w:szCs w:val="21"/>
        </w:rPr>
        <w:t>第</w:t>
      </w:r>
      <w:r>
        <w:rPr>
          <w:bCs/>
          <w:color w:val="000000"/>
          <w:szCs w:val="21"/>
          <w:lang w:val="it-IT"/>
        </w:rPr>
        <w:t>II</w:t>
      </w:r>
      <w:r>
        <w:rPr>
          <w:bCs/>
          <w:color w:val="000000"/>
          <w:szCs w:val="21"/>
        </w:rPr>
        <w:t>部分</w:t>
      </w:r>
      <w:r>
        <w:rPr>
          <w:bCs/>
          <w:color w:val="000000"/>
          <w:szCs w:val="21"/>
          <w:lang w:val="it-IT"/>
        </w:rPr>
        <w:t>[5.G]</w:t>
      </w:r>
    </w:p>
    <w:p>
      <w:pPr>
        <w:spacing w:line="440" w:lineRule="exact"/>
        <w:ind w:firstLine="420" w:firstLineChars="200"/>
        <w:rPr>
          <w:bCs/>
          <w:color w:val="000000"/>
          <w:szCs w:val="21"/>
          <w:lang w:val="it-IT"/>
        </w:rPr>
      </w:pPr>
      <w:r>
        <w:rPr>
          <w:bCs/>
          <w:color w:val="000000"/>
          <w:szCs w:val="21"/>
          <w:lang w:val="it-IT"/>
        </w:rPr>
        <w:t>[6.E]=[6.B]+</w:t>
      </w:r>
      <w:r>
        <w:rPr>
          <w:bCs/>
          <w:color w:val="000000"/>
          <w:szCs w:val="21"/>
        </w:rPr>
        <w:t>第</w:t>
      </w:r>
      <w:r>
        <w:rPr>
          <w:bCs/>
          <w:color w:val="000000"/>
          <w:szCs w:val="21"/>
          <w:lang w:val="it-IT"/>
        </w:rPr>
        <w:t>I</w:t>
      </w:r>
      <w:r>
        <w:rPr>
          <w:bCs/>
          <w:color w:val="000000"/>
          <w:szCs w:val="21"/>
        </w:rPr>
        <w:t>部分</w:t>
      </w:r>
      <w:r>
        <w:rPr>
          <w:bCs/>
          <w:color w:val="000000"/>
          <w:szCs w:val="21"/>
          <w:lang w:val="it-IT"/>
        </w:rPr>
        <w:t>[6.G]+</w:t>
      </w:r>
      <w:r>
        <w:rPr>
          <w:bCs/>
          <w:color w:val="000000"/>
          <w:szCs w:val="21"/>
        </w:rPr>
        <w:t>第</w:t>
      </w:r>
      <w:r>
        <w:rPr>
          <w:bCs/>
          <w:color w:val="000000"/>
          <w:szCs w:val="21"/>
          <w:lang w:val="it-IT"/>
        </w:rPr>
        <w:t>II</w:t>
      </w:r>
      <w:r>
        <w:rPr>
          <w:bCs/>
          <w:color w:val="000000"/>
          <w:szCs w:val="21"/>
        </w:rPr>
        <w:t>部分</w:t>
      </w:r>
      <w:r>
        <w:rPr>
          <w:bCs/>
          <w:color w:val="000000"/>
          <w:szCs w:val="21"/>
          <w:lang w:val="it-IT"/>
        </w:rPr>
        <w:t>[6.G]</w:t>
      </w:r>
    </w:p>
    <w:p>
      <w:pPr>
        <w:spacing w:line="440" w:lineRule="exact"/>
        <w:ind w:firstLine="420" w:firstLineChars="200"/>
        <w:rPr>
          <w:bCs/>
          <w:color w:val="000000"/>
          <w:szCs w:val="21"/>
          <w:lang w:val="it-IT"/>
        </w:rPr>
      </w:pPr>
      <w:r>
        <w:rPr>
          <w:bCs/>
          <w:color w:val="000000"/>
          <w:szCs w:val="21"/>
          <w:lang w:val="it-IT"/>
        </w:rPr>
        <w:t>[7.E]=[</w:t>
      </w:r>
      <w:r>
        <w:rPr>
          <w:rFonts w:hint="eastAsia"/>
          <w:bCs/>
          <w:color w:val="000000"/>
          <w:szCs w:val="21"/>
          <w:lang w:val="it-IT"/>
        </w:rPr>
        <w:t>7</w:t>
      </w:r>
      <w:r>
        <w:rPr>
          <w:bCs/>
          <w:color w:val="000000"/>
          <w:szCs w:val="21"/>
          <w:lang w:val="it-IT"/>
        </w:rPr>
        <w:t>.B]+</w:t>
      </w:r>
      <w:r>
        <w:rPr>
          <w:bCs/>
          <w:color w:val="000000"/>
          <w:szCs w:val="21"/>
        </w:rPr>
        <w:t>第</w:t>
      </w:r>
      <w:r>
        <w:rPr>
          <w:bCs/>
          <w:color w:val="000000"/>
          <w:szCs w:val="21"/>
          <w:lang w:val="it-IT"/>
        </w:rPr>
        <w:t>I</w:t>
      </w:r>
      <w:r>
        <w:rPr>
          <w:bCs/>
          <w:color w:val="000000"/>
          <w:szCs w:val="21"/>
        </w:rPr>
        <w:t>部分</w:t>
      </w:r>
      <w:r>
        <w:rPr>
          <w:bCs/>
          <w:color w:val="000000"/>
          <w:szCs w:val="21"/>
          <w:lang w:val="it-IT"/>
        </w:rPr>
        <w:t>[7.G]+</w:t>
      </w:r>
      <w:r>
        <w:rPr>
          <w:bCs/>
          <w:color w:val="000000"/>
          <w:szCs w:val="21"/>
        </w:rPr>
        <w:t>第</w:t>
      </w:r>
      <w:r>
        <w:rPr>
          <w:bCs/>
          <w:color w:val="000000"/>
          <w:szCs w:val="21"/>
          <w:lang w:val="it-IT"/>
        </w:rPr>
        <w:t>II</w:t>
      </w:r>
      <w:r>
        <w:rPr>
          <w:bCs/>
          <w:color w:val="000000"/>
          <w:szCs w:val="21"/>
        </w:rPr>
        <w:t>部分</w:t>
      </w:r>
      <w:r>
        <w:rPr>
          <w:bCs/>
          <w:color w:val="000000"/>
          <w:szCs w:val="21"/>
          <w:lang w:val="it-IT"/>
        </w:rPr>
        <w:t>[7.G]</w:t>
      </w:r>
    </w:p>
    <w:p>
      <w:pPr>
        <w:spacing w:line="440" w:lineRule="exact"/>
        <w:ind w:firstLine="420" w:firstLineChars="200"/>
        <w:rPr>
          <w:bCs/>
          <w:color w:val="000000"/>
          <w:szCs w:val="21"/>
          <w:lang w:val="it-IT"/>
        </w:rPr>
      </w:pPr>
      <w:r>
        <w:rPr>
          <w:bCs/>
          <w:color w:val="000000"/>
          <w:szCs w:val="21"/>
          <w:lang w:val="it-IT"/>
        </w:rPr>
        <w:t>[8.E]=[8.B]+</w:t>
      </w:r>
      <w:r>
        <w:rPr>
          <w:bCs/>
          <w:color w:val="000000"/>
          <w:szCs w:val="21"/>
        </w:rPr>
        <w:t>第</w:t>
      </w:r>
      <w:r>
        <w:rPr>
          <w:bCs/>
          <w:color w:val="000000"/>
          <w:szCs w:val="21"/>
          <w:lang w:val="it-IT"/>
        </w:rPr>
        <w:t>I</w:t>
      </w:r>
      <w:r>
        <w:rPr>
          <w:bCs/>
          <w:color w:val="000000"/>
          <w:szCs w:val="21"/>
        </w:rPr>
        <w:t>部分</w:t>
      </w:r>
      <w:r>
        <w:rPr>
          <w:bCs/>
          <w:color w:val="000000"/>
          <w:szCs w:val="21"/>
          <w:lang w:val="it-IT"/>
        </w:rPr>
        <w:t>[8.G]+</w:t>
      </w:r>
      <w:r>
        <w:rPr>
          <w:bCs/>
          <w:color w:val="000000"/>
          <w:szCs w:val="21"/>
        </w:rPr>
        <w:t>第</w:t>
      </w:r>
      <w:r>
        <w:rPr>
          <w:bCs/>
          <w:color w:val="000000"/>
          <w:szCs w:val="21"/>
          <w:lang w:val="it-IT"/>
        </w:rPr>
        <w:t>II</w:t>
      </w:r>
      <w:r>
        <w:rPr>
          <w:bCs/>
          <w:color w:val="000000"/>
          <w:szCs w:val="21"/>
        </w:rPr>
        <w:t>部分</w:t>
      </w:r>
      <w:r>
        <w:rPr>
          <w:bCs/>
          <w:color w:val="000000"/>
          <w:szCs w:val="21"/>
          <w:lang w:val="it-IT"/>
        </w:rPr>
        <w:t>[8.G]+</w:t>
      </w:r>
      <w:r>
        <w:rPr>
          <w:bCs/>
          <w:color w:val="000000"/>
          <w:szCs w:val="21"/>
        </w:rPr>
        <w:t>第</w:t>
      </w:r>
      <w:r>
        <w:rPr>
          <w:bCs/>
          <w:color w:val="000000"/>
          <w:szCs w:val="21"/>
          <w:lang w:val="it-IT"/>
        </w:rPr>
        <w:t>III</w:t>
      </w:r>
      <w:r>
        <w:rPr>
          <w:bCs/>
          <w:color w:val="000000"/>
          <w:szCs w:val="21"/>
        </w:rPr>
        <w:t>部分</w:t>
      </w:r>
      <w:r>
        <w:rPr>
          <w:bCs/>
          <w:color w:val="000000"/>
          <w:szCs w:val="21"/>
          <w:lang w:val="it-IT"/>
        </w:rPr>
        <w:t>[</w:t>
      </w:r>
      <w:r>
        <w:rPr>
          <w:rFonts w:hint="eastAsia"/>
          <w:bCs/>
          <w:color w:val="000000"/>
          <w:szCs w:val="21"/>
          <w:lang w:val="it-IT"/>
        </w:rPr>
        <w:t>7</w:t>
      </w:r>
      <w:r>
        <w:rPr>
          <w:bCs/>
          <w:color w:val="000000"/>
          <w:szCs w:val="21"/>
          <w:lang w:val="it-IT"/>
        </w:rPr>
        <w:t>.G]</w:t>
      </w:r>
    </w:p>
    <w:p>
      <w:pPr>
        <w:spacing w:line="440" w:lineRule="exact"/>
        <w:ind w:firstLine="420" w:firstLineChars="200"/>
        <w:rPr>
          <w:bCs/>
          <w:color w:val="000000"/>
          <w:szCs w:val="21"/>
          <w:lang w:val="it-IT"/>
        </w:rPr>
      </w:pPr>
      <w:r>
        <w:rPr>
          <w:bCs/>
          <w:color w:val="000000"/>
          <w:szCs w:val="21"/>
          <w:lang w:val="it-IT"/>
        </w:rPr>
        <w:t>[9.E]=[1.E]+[2.E]+[3.E]+[4.E]+[5.E]+[6.E]+[7.E]+[8.E]</w:t>
      </w:r>
    </w:p>
    <w:p>
      <w:pPr>
        <w:spacing w:line="440" w:lineRule="exact"/>
        <w:ind w:firstLine="420" w:firstLineChars="200"/>
        <w:rPr>
          <w:bCs/>
          <w:color w:val="000000"/>
          <w:szCs w:val="21"/>
          <w:lang w:val="it-IT"/>
        </w:rPr>
      </w:pPr>
      <w:r>
        <w:rPr>
          <w:bCs/>
          <w:color w:val="000000"/>
          <w:szCs w:val="21"/>
          <w:lang w:val="it-IT"/>
        </w:rPr>
        <w:t>[1.F]=</w:t>
      </w:r>
      <w:r>
        <w:rPr>
          <w:bCs/>
          <w:color w:val="000000"/>
          <w:szCs w:val="21"/>
        </w:rPr>
        <w:t>第</w:t>
      </w:r>
      <w:r>
        <w:rPr>
          <w:bCs/>
          <w:color w:val="000000"/>
          <w:szCs w:val="21"/>
          <w:lang w:val="it-IT"/>
        </w:rPr>
        <w:t>I</w:t>
      </w:r>
      <w:r>
        <w:rPr>
          <w:bCs/>
          <w:color w:val="000000"/>
          <w:szCs w:val="21"/>
        </w:rPr>
        <w:t>部分</w:t>
      </w:r>
      <w:r>
        <w:rPr>
          <w:bCs/>
          <w:color w:val="000000"/>
          <w:szCs w:val="21"/>
          <w:lang w:val="it-IT"/>
        </w:rPr>
        <w:t>[1.E]+</w:t>
      </w:r>
      <w:r>
        <w:rPr>
          <w:bCs/>
          <w:color w:val="000000"/>
          <w:szCs w:val="21"/>
        </w:rPr>
        <w:t>第</w:t>
      </w:r>
      <w:r>
        <w:rPr>
          <w:bCs/>
          <w:color w:val="000000"/>
          <w:szCs w:val="21"/>
          <w:lang w:val="it-IT"/>
        </w:rPr>
        <w:t>II</w:t>
      </w:r>
      <w:r>
        <w:rPr>
          <w:bCs/>
          <w:color w:val="000000"/>
          <w:szCs w:val="21"/>
        </w:rPr>
        <w:t>部分</w:t>
      </w:r>
      <w:r>
        <w:rPr>
          <w:bCs/>
          <w:color w:val="000000"/>
          <w:szCs w:val="21"/>
          <w:lang w:val="it-IT"/>
        </w:rPr>
        <w:t>[1.E]+</w:t>
      </w:r>
      <w:r>
        <w:rPr>
          <w:bCs/>
          <w:color w:val="000000"/>
          <w:szCs w:val="21"/>
        </w:rPr>
        <w:t>第</w:t>
      </w:r>
      <w:r>
        <w:rPr>
          <w:bCs/>
          <w:color w:val="000000"/>
          <w:szCs w:val="21"/>
          <w:lang w:val="it-IT"/>
        </w:rPr>
        <w:t>III</w:t>
      </w:r>
      <w:r>
        <w:rPr>
          <w:bCs/>
          <w:color w:val="000000"/>
          <w:szCs w:val="21"/>
        </w:rPr>
        <w:t>部分</w:t>
      </w:r>
      <w:r>
        <w:rPr>
          <w:bCs/>
          <w:color w:val="000000"/>
          <w:szCs w:val="21"/>
          <w:lang w:val="it-IT"/>
        </w:rPr>
        <w:t>[1.E]+</w:t>
      </w:r>
      <w:r>
        <w:rPr>
          <w:bCs/>
          <w:color w:val="000000"/>
          <w:szCs w:val="21"/>
        </w:rPr>
        <w:t>第</w:t>
      </w:r>
      <w:r>
        <w:rPr>
          <w:bCs/>
          <w:color w:val="000000"/>
          <w:szCs w:val="21"/>
          <w:lang w:val="it-IT"/>
        </w:rPr>
        <w:t>IV</w:t>
      </w:r>
      <w:r>
        <w:rPr>
          <w:bCs/>
          <w:color w:val="000000"/>
          <w:szCs w:val="21"/>
        </w:rPr>
        <w:t>部分</w:t>
      </w:r>
      <w:r>
        <w:rPr>
          <w:bCs/>
          <w:color w:val="000000"/>
          <w:szCs w:val="21"/>
          <w:lang w:val="it-IT"/>
        </w:rPr>
        <w:t>[1.G]</w:t>
      </w:r>
    </w:p>
    <w:p>
      <w:pPr>
        <w:spacing w:line="440" w:lineRule="exact"/>
        <w:ind w:firstLine="420" w:firstLineChars="200"/>
        <w:rPr>
          <w:bCs/>
          <w:color w:val="000000"/>
          <w:szCs w:val="21"/>
          <w:lang w:val="it-IT"/>
        </w:rPr>
      </w:pPr>
      <w:r>
        <w:rPr>
          <w:bCs/>
          <w:color w:val="000000"/>
          <w:szCs w:val="21"/>
          <w:lang w:val="it-IT"/>
        </w:rPr>
        <w:t>[2.F]=</w:t>
      </w:r>
      <w:r>
        <w:rPr>
          <w:bCs/>
          <w:color w:val="000000"/>
          <w:szCs w:val="21"/>
        </w:rPr>
        <w:t>第</w:t>
      </w:r>
      <w:r>
        <w:rPr>
          <w:bCs/>
          <w:color w:val="000000"/>
          <w:szCs w:val="21"/>
          <w:lang w:val="it-IT"/>
        </w:rPr>
        <w:t>I</w:t>
      </w:r>
      <w:r>
        <w:rPr>
          <w:bCs/>
          <w:color w:val="000000"/>
          <w:szCs w:val="21"/>
        </w:rPr>
        <w:t>部分</w:t>
      </w:r>
      <w:r>
        <w:rPr>
          <w:bCs/>
          <w:color w:val="000000"/>
          <w:szCs w:val="21"/>
          <w:lang w:val="it-IT"/>
        </w:rPr>
        <w:t>[2.E]+</w:t>
      </w:r>
      <w:r>
        <w:rPr>
          <w:bCs/>
          <w:color w:val="000000"/>
          <w:szCs w:val="21"/>
        </w:rPr>
        <w:t>第</w:t>
      </w:r>
      <w:r>
        <w:rPr>
          <w:bCs/>
          <w:color w:val="000000"/>
          <w:szCs w:val="21"/>
          <w:lang w:val="it-IT"/>
        </w:rPr>
        <w:t>II</w:t>
      </w:r>
      <w:r>
        <w:rPr>
          <w:bCs/>
          <w:color w:val="000000"/>
          <w:szCs w:val="21"/>
        </w:rPr>
        <w:t>部分</w:t>
      </w:r>
      <w:r>
        <w:rPr>
          <w:bCs/>
          <w:color w:val="000000"/>
          <w:szCs w:val="21"/>
          <w:lang w:val="it-IT"/>
        </w:rPr>
        <w:t>[2.E]+</w:t>
      </w:r>
      <w:r>
        <w:rPr>
          <w:bCs/>
          <w:color w:val="000000"/>
          <w:szCs w:val="21"/>
        </w:rPr>
        <w:t>第</w:t>
      </w:r>
      <w:r>
        <w:rPr>
          <w:bCs/>
          <w:color w:val="000000"/>
          <w:szCs w:val="21"/>
          <w:lang w:val="it-IT"/>
        </w:rPr>
        <w:t>III</w:t>
      </w:r>
      <w:r>
        <w:rPr>
          <w:bCs/>
          <w:color w:val="000000"/>
          <w:szCs w:val="21"/>
        </w:rPr>
        <w:t>部分</w:t>
      </w:r>
      <w:r>
        <w:rPr>
          <w:bCs/>
          <w:color w:val="000000"/>
          <w:szCs w:val="21"/>
          <w:lang w:val="it-IT"/>
        </w:rPr>
        <w:t>[2.E]+</w:t>
      </w:r>
      <w:r>
        <w:rPr>
          <w:bCs/>
          <w:color w:val="000000"/>
          <w:szCs w:val="21"/>
        </w:rPr>
        <w:t>第</w:t>
      </w:r>
      <w:r>
        <w:rPr>
          <w:bCs/>
          <w:color w:val="000000"/>
          <w:szCs w:val="21"/>
          <w:lang w:val="it-IT"/>
        </w:rPr>
        <w:t>IV</w:t>
      </w:r>
      <w:r>
        <w:rPr>
          <w:bCs/>
          <w:color w:val="000000"/>
          <w:szCs w:val="21"/>
        </w:rPr>
        <w:t>部分</w:t>
      </w:r>
      <w:r>
        <w:rPr>
          <w:bCs/>
          <w:color w:val="000000"/>
          <w:szCs w:val="21"/>
          <w:lang w:val="it-IT"/>
        </w:rPr>
        <w:t>[2.G]</w:t>
      </w:r>
    </w:p>
    <w:p>
      <w:pPr>
        <w:spacing w:line="440" w:lineRule="exact"/>
        <w:ind w:firstLine="420" w:firstLineChars="200"/>
        <w:rPr>
          <w:bCs/>
          <w:color w:val="000000"/>
          <w:szCs w:val="21"/>
          <w:lang w:val="it-IT"/>
        </w:rPr>
      </w:pPr>
      <w:r>
        <w:rPr>
          <w:bCs/>
          <w:color w:val="000000"/>
          <w:szCs w:val="21"/>
          <w:lang w:val="it-IT"/>
        </w:rPr>
        <w:t>[3.F]=</w:t>
      </w:r>
      <w:r>
        <w:rPr>
          <w:bCs/>
          <w:color w:val="000000"/>
          <w:szCs w:val="21"/>
        </w:rPr>
        <w:t>第</w:t>
      </w:r>
      <w:r>
        <w:rPr>
          <w:bCs/>
          <w:color w:val="000000"/>
          <w:szCs w:val="21"/>
          <w:lang w:val="it-IT"/>
        </w:rPr>
        <w:t>I</w:t>
      </w:r>
      <w:r>
        <w:rPr>
          <w:bCs/>
          <w:color w:val="000000"/>
          <w:szCs w:val="21"/>
        </w:rPr>
        <w:t>部分</w:t>
      </w:r>
      <w:r>
        <w:rPr>
          <w:bCs/>
          <w:color w:val="000000"/>
          <w:szCs w:val="21"/>
          <w:lang w:val="it-IT"/>
        </w:rPr>
        <w:t>[3.E]+</w:t>
      </w:r>
      <w:r>
        <w:rPr>
          <w:bCs/>
          <w:color w:val="000000"/>
          <w:szCs w:val="21"/>
        </w:rPr>
        <w:t>第</w:t>
      </w:r>
      <w:r>
        <w:rPr>
          <w:bCs/>
          <w:color w:val="000000"/>
          <w:szCs w:val="21"/>
          <w:lang w:val="it-IT"/>
        </w:rPr>
        <w:t>II</w:t>
      </w:r>
      <w:r>
        <w:rPr>
          <w:bCs/>
          <w:color w:val="000000"/>
          <w:szCs w:val="21"/>
        </w:rPr>
        <w:t>部分</w:t>
      </w:r>
      <w:r>
        <w:rPr>
          <w:bCs/>
          <w:color w:val="000000"/>
          <w:szCs w:val="21"/>
          <w:lang w:val="it-IT"/>
        </w:rPr>
        <w:t>[3.E]+</w:t>
      </w:r>
      <w:r>
        <w:rPr>
          <w:bCs/>
          <w:color w:val="000000"/>
          <w:szCs w:val="21"/>
        </w:rPr>
        <w:t>第</w:t>
      </w:r>
      <w:r>
        <w:rPr>
          <w:bCs/>
          <w:color w:val="000000"/>
          <w:szCs w:val="21"/>
          <w:lang w:val="it-IT"/>
        </w:rPr>
        <w:t>III</w:t>
      </w:r>
      <w:r>
        <w:rPr>
          <w:bCs/>
          <w:color w:val="000000"/>
          <w:szCs w:val="21"/>
        </w:rPr>
        <w:t>部分</w:t>
      </w:r>
      <w:r>
        <w:rPr>
          <w:bCs/>
          <w:color w:val="000000"/>
          <w:szCs w:val="21"/>
          <w:lang w:val="it-IT"/>
        </w:rPr>
        <w:t>[3.E]+</w:t>
      </w:r>
      <w:r>
        <w:rPr>
          <w:bCs/>
          <w:color w:val="000000"/>
          <w:szCs w:val="21"/>
        </w:rPr>
        <w:t>第</w:t>
      </w:r>
      <w:r>
        <w:rPr>
          <w:bCs/>
          <w:color w:val="000000"/>
          <w:szCs w:val="21"/>
          <w:lang w:val="it-IT"/>
        </w:rPr>
        <w:t>IV</w:t>
      </w:r>
      <w:r>
        <w:rPr>
          <w:bCs/>
          <w:color w:val="000000"/>
          <w:szCs w:val="21"/>
        </w:rPr>
        <w:t>部分</w:t>
      </w:r>
      <w:r>
        <w:rPr>
          <w:bCs/>
          <w:color w:val="000000"/>
          <w:szCs w:val="21"/>
          <w:lang w:val="it-IT"/>
        </w:rPr>
        <w:t>[3.G]</w:t>
      </w:r>
    </w:p>
    <w:p>
      <w:pPr>
        <w:spacing w:line="440" w:lineRule="exact"/>
        <w:ind w:firstLine="420" w:firstLineChars="200"/>
        <w:rPr>
          <w:bCs/>
          <w:color w:val="000000"/>
          <w:szCs w:val="21"/>
          <w:lang w:val="it-IT"/>
        </w:rPr>
      </w:pPr>
      <w:r>
        <w:rPr>
          <w:bCs/>
          <w:color w:val="000000"/>
          <w:szCs w:val="21"/>
          <w:lang w:val="it-IT"/>
        </w:rPr>
        <w:t>[4.F]=</w:t>
      </w:r>
      <w:r>
        <w:rPr>
          <w:bCs/>
          <w:color w:val="000000"/>
          <w:szCs w:val="21"/>
        </w:rPr>
        <w:t>第</w:t>
      </w:r>
      <w:r>
        <w:rPr>
          <w:bCs/>
          <w:color w:val="000000"/>
          <w:szCs w:val="21"/>
          <w:lang w:val="it-IT"/>
        </w:rPr>
        <w:t>I</w:t>
      </w:r>
      <w:r>
        <w:rPr>
          <w:bCs/>
          <w:color w:val="000000"/>
          <w:szCs w:val="21"/>
        </w:rPr>
        <w:t>部分</w:t>
      </w:r>
      <w:r>
        <w:rPr>
          <w:bCs/>
          <w:color w:val="000000"/>
          <w:szCs w:val="21"/>
          <w:lang w:val="it-IT"/>
        </w:rPr>
        <w:t>[4.E]+</w:t>
      </w:r>
      <w:r>
        <w:rPr>
          <w:bCs/>
          <w:color w:val="000000"/>
          <w:szCs w:val="21"/>
        </w:rPr>
        <w:t>第</w:t>
      </w:r>
      <w:r>
        <w:rPr>
          <w:bCs/>
          <w:color w:val="000000"/>
          <w:szCs w:val="21"/>
          <w:lang w:val="it-IT"/>
        </w:rPr>
        <w:t>II</w:t>
      </w:r>
      <w:r>
        <w:rPr>
          <w:bCs/>
          <w:color w:val="000000"/>
          <w:szCs w:val="21"/>
        </w:rPr>
        <w:t>部分</w:t>
      </w:r>
      <w:r>
        <w:rPr>
          <w:bCs/>
          <w:color w:val="000000"/>
          <w:szCs w:val="21"/>
          <w:lang w:val="it-IT"/>
        </w:rPr>
        <w:t>[4.E]+</w:t>
      </w:r>
      <w:r>
        <w:rPr>
          <w:bCs/>
          <w:color w:val="000000"/>
          <w:szCs w:val="21"/>
        </w:rPr>
        <w:t>第</w:t>
      </w:r>
      <w:r>
        <w:rPr>
          <w:bCs/>
          <w:color w:val="000000"/>
          <w:szCs w:val="21"/>
          <w:lang w:val="it-IT"/>
        </w:rPr>
        <w:t>III</w:t>
      </w:r>
      <w:r>
        <w:rPr>
          <w:bCs/>
          <w:color w:val="000000"/>
          <w:szCs w:val="21"/>
        </w:rPr>
        <w:t>部分</w:t>
      </w:r>
      <w:r>
        <w:rPr>
          <w:bCs/>
          <w:color w:val="000000"/>
          <w:szCs w:val="21"/>
          <w:lang w:val="it-IT"/>
        </w:rPr>
        <w:t>[4.E]+</w:t>
      </w:r>
      <w:r>
        <w:rPr>
          <w:bCs/>
          <w:color w:val="000000"/>
          <w:szCs w:val="21"/>
        </w:rPr>
        <w:t>第</w:t>
      </w:r>
      <w:r>
        <w:rPr>
          <w:bCs/>
          <w:color w:val="000000"/>
          <w:szCs w:val="21"/>
          <w:lang w:val="it-IT"/>
        </w:rPr>
        <w:t>IV</w:t>
      </w:r>
      <w:r>
        <w:rPr>
          <w:bCs/>
          <w:color w:val="000000"/>
          <w:szCs w:val="21"/>
        </w:rPr>
        <w:t>部分</w:t>
      </w:r>
      <w:r>
        <w:rPr>
          <w:bCs/>
          <w:color w:val="000000"/>
          <w:szCs w:val="21"/>
          <w:lang w:val="it-IT"/>
        </w:rPr>
        <w:t>[4.G]</w:t>
      </w:r>
    </w:p>
    <w:p>
      <w:pPr>
        <w:spacing w:line="440" w:lineRule="exact"/>
        <w:ind w:firstLine="420" w:firstLineChars="200"/>
        <w:rPr>
          <w:bCs/>
          <w:color w:val="000000"/>
          <w:szCs w:val="21"/>
          <w:lang w:val="it-IT"/>
        </w:rPr>
      </w:pPr>
      <w:r>
        <w:rPr>
          <w:bCs/>
          <w:color w:val="000000"/>
          <w:szCs w:val="21"/>
          <w:lang w:val="it-IT"/>
        </w:rPr>
        <w:t>[6.F]=</w:t>
      </w:r>
      <w:r>
        <w:rPr>
          <w:bCs/>
          <w:color w:val="000000"/>
          <w:szCs w:val="21"/>
        </w:rPr>
        <w:t>第</w:t>
      </w:r>
      <w:r>
        <w:rPr>
          <w:bCs/>
          <w:color w:val="000000"/>
          <w:szCs w:val="21"/>
          <w:lang w:val="it-IT"/>
        </w:rPr>
        <w:t>I</w:t>
      </w:r>
      <w:r>
        <w:rPr>
          <w:bCs/>
          <w:color w:val="000000"/>
          <w:szCs w:val="21"/>
        </w:rPr>
        <w:t>部分</w:t>
      </w:r>
      <w:r>
        <w:rPr>
          <w:bCs/>
          <w:color w:val="000000"/>
          <w:szCs w:val="21"/>
          <w:lang w:val="it-IT"/>
        </w:rPr>
        <w:t>[6.E]+</w:t>
      </w:r>
      <w:r>
        <w:rPr>
          <w:bCs/>
          <w:color w:val="000000"/>
          <w:szCs w:val="21"/>
        </w:rPr>
        <w:t>第</w:t>
      </w:r>
      <w:r>
        <w:rPr>
          <w:bCs/>
          <w:color w:val="000000"/>
          <w:szCs w:val="21"/>
          <w:lang w:val="it-IT"/>
        </w:rPr>
        <w:t>II</w:t>
      </w:r>
      <w:r>
        <w:rPr>
          <w:bCs/>
          <w:color w:val="000000"/>
          <w:szCs w:val="21"/>
        </w:rPr>
        <w:t>部分</w:t>
      </w:r>
      <w:r>
        <w:rPr>
          <w:bCs/>
          <w:color w:val="000000"/>
          <w:szCs w:val="21"/>
          <w:lang w:val="it-IT"/>
        </w:rPr>
        <w:t>[6.E]+</w:t>
      </w:r>
      <w:r>
        <w:rPr>
          <w:bCs/>
          <w:color w:val="000000"/>
          <w:szCs w:val="21"/>
        </w:rPr>
        <w:t>第</w:t>
      </w:r>
      <w:r>
        <w:rPr>
          <w:bCs/>
          <w:color w:val="000000"/>
          <w:szCs w:val="21"/>
          <w:lang w:val="it-IT"/>
        </w:rPr>
        <w:t>IV</w:t>
      </w:r>
      <w:r>
        <w:rPr>
          <w:bCs/>
          <w:color w:val="000000"/>
          <w:szCs w:val="21"/>
        </w:rPr>
        <w:t>部分</w:t>
      </w:r>
      <w:r>
        <w:rPr>
          <w:bCs/>
          <w:color w:val="000000"/>
          <w:szCs w:val="21"/>
          <w:lang w:val="it-IT"/>
        </w:rPr>
        <w:t>[6.G]</w:t>
      </w:r>
    </w:p>
    <w:p>
      <w:pPr>
        <w:spacing w:line="440" w:lineRule="exact"/>
        <w:ind w:firstLine="420" w:firstLineChars="200"/>
        <w:rPr>
          <w:bCs/>
          <w:color w:val="000000"/>
          <w:szCs w:val="21"/>
          <w:lang w:val="it-IT"/>
        </w:rPr>
      </w:pPr>
      <w:r>
        <w:rPr>
          <w:bCs/>
          <w:color w:val="000000"/>
          <w:szCs w:val="21"/>
          <w:lang w:val="it-IT"/>
        </w:rPr>
        <w:t>[</w:t>
      </w:r>
      <w:r>
        <w:rPr>
          <w:rFonts w:hint="eastAsia"/>
          <w:bCs/>
          <w:color w:val="000000"/>
          <w:szCs w:val="21"/>
          <w:lang w:val="it-IT"/>
        </w:rPr>
        <w:t>7</w:t>
      </w:r>
      <w:r>
        <w:rPr>
          <w:bCs/>
          <w:color w:val="000000"/>
          <w:szCs w:val="21"/>
          <w:lang w:val="it-IT"/>
        </w:rPr>
        <w:t>.F]=</w:t>
      </w:r>
      <w:r>
        <w:rPr>
          <w:bCs/>
          <w:color w:val="000000"/>
          <w:szCs w:val="21"/>
        </w:rPr>
        <w:t>第</w:t>
      </w:r>
      <w:r>
        <w:rPr>
          <w:bCs/>
          <w:color w:val="000000"/>
          <w:szCs w:val="21"/>
          <w:lang w:val="it-IT"/>
        </w:rPr>
        <w:t>I</w:t>
      </w:r>
      <w:r>
        <w:rPr>
          <w:bCs/>
          <w:color w:val="000000"/>
          <w:szCs w:val="21"/>
        </w:rPr>
        <w:t>部分</w:t>
      </w:r>
      <w:r>
        <w:rPr>
          <w:bCs/>
          <w:color w:val="000000"/>
          <w:szCs w:val="21"/>
          <w:lang w:val="it-IT"/>
        </w:rPr>
        <w:t>[</w:t>
      </w:r>
      <w:r>
        <w:rPr>
          <w:rFonts w:hint="eastAsia"/>
          <w:bCs/>
          <w:color w:val="000000"/>
          <w:szCs w:val="21"/>
          <w:lang w:val="it-IT"/>
        </w:rPr>
        <w:t>7</w:t>
      </w:r>
      <w:r>
        <w:rPr>
          <w:bCs/>
          <w:color w:val="000000"/>
          <w:szCs w:val="21"/>
          <w:lang w:val="it-IT"/>
        </w:rPr>
        <w:t>.E]+</w:t>
      </w:r>
      <w:r>
        <w:rPr>
          <w:bCs/>
          <w:color w:val="000000"/>
          <w:szCs w:val="21"/>
        </w:rPr>
        <w:t>第</w:t>
      </w:r>
      <w:r>
        <w:rPr>
          <w:bCs/>
          <w:color w:val="000000"/>
          <w:szCs w:val="21"/>
          <w:lang w:val="it-IT"/>
        </w:rPr>
        <w:t>II</w:t>
      </w:r>
      <w:r>
        <w:rPr>
          <w:bCs/>
          <w:color w:val="000000"/>
          <w:szCs w:val="21"/>
        </w:rPr>
        <w:t>部分</w:t>
      </w:r>
      <w:r>
        <w:rPr>
          <w:bCs/>
          <w:color w:val="000000"/>
          <w:szCs w:val="21"/>
          <w:lang w:val="it-IT"/>
        </w:rPr>
        <w:t>[</w:t>
      </w:r>
      <w:r>
        <w:rPr>
          <w:rFonts w:hint="eastAsia"/>
          <w:bCs/>
          <w:color w:val="000000"/>
          <w:szCs w:val="21"/>
          <w:lang w:val="it-IT"/>
        </w:rPr>
        <w:t>7</w:t>
      </w:r>
      <w:r>
        <w:rPr>
          <w:bCs/>
          <w:color w:val="000000"/>
          <w:szCs w:val="21"/>
          <w:lang w:val="it-IT"/>
        </w:rPr>
        <w:t>.E]+</w:t>
      </w:r>
      <w:r>
        <w:rPr>
          <w:bCs/>
          <w:color w:val="000000"/>
          <w:szCs w:val="21"/>
        </w:rPr>
        <w:t>第</w:t>
      </w:r>
      <w:r>
        <w:rPr>
          <w:bCs/>
          <w:color w:val="000000"/>
          <w:szCs w:val="21"/>
          <w:lang w:val="it-IT"/>
        </w:rPr>
        <w:t>IV</w:t>
      </w:r>
      <w:r>
        <w:rPr>
          <w:bCs/>
          <w:color w:val="000000"/>
          <w:szCs w:val="21"/>
        </w:rPr>
        <w:t>部分</w:t>
      </w:r>
      <w:r>
        <w:rPr>
          <w:bCs/>
          <w:color w:val="000000"/>
          <w:szCs w:val="21"/>
          <w:lang w:val="it-IT"/>
        </w:rPr>
        <w:t>[</w:t>
      </w:r>
      <w:r>
        <w:rPr>
          <w:rFonts w:hint="eastAsia"/>
          <w:bCs/>
          <w:color w:val="000000"/>
          <w:szCs w:val="21"/>
          <w:lang w:val="it-IT"/>
        </w:rPr>
        <w:t>7</w:t>
      </w:r>
      <w:r>
        <w:rPr>
          <w:bCs/>
          <w:color w:val="000000"/>
          <w:szCs w:val="21"/>
          <w:lang w:val="it-IT"/>
        </w:rPr>
        <w:t>.G]</w:t>
      </w:r>
    </w:p>
    <w:p>
      <w:pPr>
        <w:spacing w:line="440" w:lineRule="exact"/>
        <w:ind w:firstLine="420" w:firstLineChars="200"/>
        <w:rPr>
          <w:bCs/>
          <w:color w:val="000000"/>
          <w:szCs w:val="21"/>
          <w:lang w:val="it-IT"/>
        </w:rPr>
      </w:pPr>
      <w:r>
        <w:rPr>
          <w:bCs/>
          <w:color w:val="000000"/>
          <w:szCs w:val="21"/>
          <w:lang w:val="it-IT"/>
        </w:rPr>
        <w:t>[8.F]=</w:t>
      </w:r>
      <w:r>
        <w:rPr>
          <w:bCs/>
          <w:color w:val="000000"/>
          <w:szCs w:val="21"/>
        </w:rPr>
        <w:t>第</w:t>
      </w:r>
      <w:r>
        <w:rPr>
          <w:bCs/>
          <w:color w:val="000000"/>
          <w:szCs w:val="21"/>
          <w:lang w:val="it-IT"/>
        </w:rPr>
        <w:t>I</w:t>
      </w:r>
      <w:r>
        <w:rPr>
          <w:bCs/>
          <w:color w:val="000000"/>
          <w:szCs w:val="21"/>
        </w:rPr>
        <w:t>部分</w:t>
      </w:r>
      <w:r>
        <w:rPr>
          <w:bCs/>
          <w:color w:val="000000"/>
          <w:szCs w:val="21"/>
          <w:lang w:val="it-IT"/>
        </w:rPr>
        <w:t>[8.E]+</w:t>
      </w:r>
      <w:r>
        <w:rPr>
          <w:bCs/>
          <w:color w:val="000000"/>
          <w:szCs w:val="21"/>
        </w:rPr>
        <w:t>第</w:t>
      </w:r>
      <w:r>
        <w:rPr>
          <w:bCs/>
          <w:color w:val="000000"/>
          <w:szCs w:val="21"/>
          <w:lang w:val="it-IT"/>
        </w:rPr>
        <w:t>II</w:t>
      </w:r>
      <w:r>
        <w:rPr>
          <w:bCs/>
          <w:color w:val="000000"/>
          <w:szCs w:val="21"/>
        </w:rPr>
        <w:t>部分</w:t>
      </w:r>
      <w:r>
        <w:rPr>
          <w:bCs/>
          <w:color w:val="000000"/>
          <w:szCs w:val="21"/>
          <w:lang w:val="it-IT"/>
        </w:rPr>
        <w:t>[8.E]+</w:t>
      </w:r>
      <w:r>
        <w:rPr>
          <w:bCs/>
          <w:color w:val="000000"/>
          <w:szCs w:val="21"/>
        </w:rPr>
        <w:t>第</w:t>
      </w:r>
      <w:r>
        <w:rPr>
          <w:bCs/>
          <w:color w:val="000000"/>
          <w:szCs w:val="21"/>
          <w:lang w:val="it-IT"/>
        </w:rPr>
        <w:t>III</w:t>
      </w:r>
      <w:r>
        <w:rPr>
          <w:bCs/>
          <w:color w:val="000000"/>
          <w:szCs w:val="21"/>
        </w:rPr>
        <w:t>部分</w:t>
      </w:r>
      <w:r>
        <w:rPr>
          <w:bCs/>
          <w:color w:val="000000"/>
          <w:szCs w:val="21"/>
          <w:lang w:val="it-IT"/>
        </w:rPr>
        <w:t>[</w:t>
      </w:r>
      <w:r>
        <w:rPr>
          <w:rFonts w:hint="eastAsia"/>
          <w:bCs/>
          <w:color w:val="000000"/>
          <w:szCs w:val="21"/>
          <w:lang w:val="it-IT"/>
        </w:rPr>
        <w:t>7</w:t>
      </w:r>
      <w:r>
        <w:rPr>
          <w:bCs/>
          <w:color w:val="000000"/>
          <w:szCs w:val="21"/>
          <w:lang w:val="it-IT"/>
        </w:rPr>
        <w:t>.E]+</w:t>
      </w:r>
      <w:r>
        <w:rPr>
          <w:bCs/>
          <w:color w:val="000000"/>
          <w:szCs w:val="21"/>
        </w:rPr>
        <w:t>第</w:t>
      </w:r>
      <w:r>
        <w:rPr>
          <w:bCs/>
          <w:color w:val="000000"/>
          <w:szCs w:val="21"/>
          <w:lang w:val="it-IT"/>
        </w:rPr>
        <w:t>IV</w:t>
      </w:r>
      <w:r>
        <w:rPr>
          <w:bCs/>
          <w:color w:val="000000"/>
          <w:szCs w:val="21"/>
        </w:rPr>
        <w:t>部分</w:t>
      </w:r>
      <w:r>
        <w:rPr>
          <w:bCs/>
          <w:color w:val="000000"/>
          <w:szCs w:val="21"/>
          <w:lang w:val="it-IT"/>
        </w:rPr>
        <w:t>[8.G]</w:t>
      </w:r>
    </w:p>
    <w:p>
      <w:pPr>
        <w:spacing w:line="440" w:lineRule="exact"/>
        <w:ind w:firstLine="420" w:firstLineChars="200"/>
        <w:rPr>
          <w:bCs/>
          <w:color w:val="000000"/>
          <w:szCs w:val="21"/>
          <w:lang w:val="it-IT"/>
        </w:rPr>
      </w:pPr>
      <w:r>
        <w:rPr>
          <w:bCs/>
          <w:color w:val="000000"/>
          <w:szCs w:val="21"/>
          <w:lang w:val="it-IT"/>
        </w:rPr>
        <w:t>[1.G]=[1.C]/[1.E](</w:t>
      </w:r>
      <w:r>
        <w:rPr>
          <w:bCs/>
          <w:color w:val="000000"/>
          <w:szCs w:val="21"/>
        </w:rPr>
        <w:t>本校验关系同样适用于第</w:t>
      </w:r>
      <w:r>
        <w:rPr>
          <w:bCs/>
          <w:color w:val="000000"/>
          <w:szCs w:val="21"/>
          <w:lang w:val="it-IT"/>
        </w:rPr>
        <w:t>2-</w:t>
      </w:r>
      <w:r>
        <w:rPr>
          <w:rFonts w:hint="eastAsia"/>
          <w:bCs/>
          <w:color w:val="000000"/>
          <w:szCs w:val="21"/>
        </w:rPr>
        <w:t>9</w:t>
      </w:r>
      <w:r>
        <w:rPr>
          <w:bCs/>
          <w:color w:val="000000"/>
          <w:szCs w:val="21"/>
        </w:rPr>
        <w:t>行</w:t>
      </w:r>
      <w:r>
        <w:rPr>
          <w:bCs/>
          <w:color w:val="000000"/>
          <w:szCs w:val="21"/>
          <w:lang w:val="it-IT"/>
        </w:rPr>
        <w:t>)</w:t>
      </w:r>
    </w:p>
    <w:p>
      <w:pPr>
        <w:spacing w:line="440" w:lineRule="exact"/>
        <w:ind w:firstLine="420" w:firstLineChars="200"/>
        <w:rPr>
          <w:bCs/>
          <w:color w:val="000000"/>
          <w:szCs w:val="21"/>
        </w:rPr>
      </w:pPr>
      <w:r>
        <w:rPr>
          <w:bCs/>
          <w:color w:val="000000"/>
          <w:szCs w:val="21"/>
        </w:rPr>
        <w:t>[1.H]=[1.A]/[1.C]</w:t>
      </w:r>
    </w:p>
    <w:p>
      <w:pPr>
        <w:spacing w:line="440" w:lineRule="exact"/>
        <w:ind w:firstLine="420" w:firstLineChars="200"/>
        <w:rPr>
          <w:bCs/>
          <w:color w:val="000000"/>
          <w:szCs w:val="21"/>
        </w:rPr>
      </w:pPr>
      <w:r>
        <w:rPr>
          <w:bCs/>
          <w:color w:val="000000"/>
          <w:szCs w:val="21"/>
        </w:rPr>
        <w:t>[2.H]=[2.A]/[2.C]</w:t>
      </w:r>
    </w:p>
    <w:p>
      <w:pPr>
        <w:spacing w:line="440" w:lineRule="exact"/>
        <w:ind w:firstLine="420" w:firstLineChars="200"/>
        <w:rPr>
          <w:bCs/>
          <w:color w:val="000000"/>
          <w:szCs w:val="21"/>
        </w:rPr>
      </w:pPr>
      <w:r>
        <w:rPr>
          <w:bCs/>
          <w:color w:val="000000"/>
          <w:szCs w:val="21"/>
        </w:rPr>
        <w:t>[3.H]=[3.A]/[3.C]</w:t>
      </w:r>
    </w:p>
    <w:p>
      <w:pPr>
        <w:spacing w:line="440" w:lineRule="exact"/>
        <w:ind w:firstLine="420" w:firstLineChars="200"/>
        <w:rPr>
          <w:bCs/>
          <w:color w:val="000000"/>
          <w:szCs w:val="21"/>
        </w:rPr>
      </w:pPr>
      <w:r>
        <w:rPr>
          <w:bCs/>
          <w:color w:val="000000"/>
          <w:szCs w:val="21"/>
        </w:rPr>
        <w:t>[4.H]=[4.A]/[4.C]</w:t>
      </w:r>
    </w:p>
    <w:p>
      <w:pPr>
        <w:spacing w:line="440" w:lineRule="exact"/>
        <w:ind w:firstLine="420" w:firstLineChars="200"/>
        <w:rPr>
          <w:bCs/>
          <w:color w:val="000000"/>
          <w:szCs w:val="21"/>
        </w:rPr>
      </w:pPr>
      <w:r>
        <w:rPr>
          <w:bCs/>
          <w:color w:val="000000"/>
          <w:szCs w:val="21"/>
        </w:rPr>
        <w:t>[6.H]=[6.A]/[6.C]</w:t>
      </w:r>
    </w:p>
    <w:p>
      <w:pPr>
        <w:spacing w:line="440" w:lineRule="exact"/>
        <w:ind w:firstLine="420" w:firstLineChars="200"/>
        <w:rPr>
          <w:bCs/>
          <w:color w:val="000000"/>
          <w:szCs w:val="21"/>
        </w:rPr>
      </w:pPr>
      <w:r>
        <w:rPr>
          <w:bCs/>
          <w:color w:val="000000"/>
          <w:szCs w:val="21"/>
        </w:rPr>
        <w:t>[</w:t>
      </w:r>
      <w:r>
        <w:rPr>
          <w:rFonts w:hint="eastAsia"/>
          <w:bCs/>
          <w:color w:val="000000"/>
          <w:szCs w:val="21"/>
        </w:rPr>
        <w:t>8</w:t>
      </w:r>
      <w:r>
        <w:rPr>
          <w:bCs/>
          <w:color w:val="000000"/>
          <w:szCs w:val="21"/>
        </w:rPr>
        <w:t>.H]=[</w:t>
      </w:r>
      <w:r>
        <w:rPr>
          <w:rFonts w:hint="eastAsia"/>
          <w:bCs/>
          <w:color w:val="000000"/>
          <w:szCs w:val="21"/>
        </w:rPr>
        <w:t>8</w:t>
      </w:r>
      <w:r>
        <w:rPr>
          <w:bCs/>
          <w:color w:val="000000"/>
          <w:szCs w:val="21"/>
        </w:rPr>
        <w:t>.A]/[</w:t>
      </w:r>
      <w:r>
        <w:rPr>
          <w:rFonts w:hint="eastAsia"/>
          <w:bCs/>
          <w:color w:val="000000"/>
          <w:szCs w:val="21"/>
        </w:rPr>
        <w:t>8</w:t>
      </w:r>
      <w:r>
        <w:rPr>
          <w:bCs/>
          <w:color w:val="000000"/>
          <w:szCs w:val="21"/>
        </w:rPr>
        <w:t>.C]</w:t>
      </w:r>
    </w:p>
    <w:p>
      <w:pPr>
        <w:spacing w:line="440" w:lineRule="exact"/>
        <w:ind w:firstLine="420" w:firstLineChars="200"/>
        <w:rPr>
          <w:bCs/>
          <w:color w:val="000000"/>
          <w:szCs w:val="21"/>
        </w:rPr>
      </w:pPr>
      <w:r>
        <w:rPr>
          <w:bCs/>
          <w:color w:val="000000"/>
          <w:szCs w:val="21"/>
        </w:rPr>
        <w:t>[</w:t>
      </w:r>
      <w:r>
        <w:rPr>
          <w:rFonts w:hint="eastAsia"/>
          <w:bCs/>
          <w:color w:val="000000"/>
          <w:szCs w:val="21"/>
        </w:rPr>
        <w:t>9</w:t>
      </w:r>
      <w:r>
        <w:rPr>
          <w:bCs/>
          <w:color w:val="000000"/>
          <w:szCs w:val="21"/>
        </w:rPr>
        <w:t>.H]=[</w:t>
      </w:r>
      <w:r>
        <w:rPr>
          <w:rFonts w:hint="eastAsia"/>
          <w:bCs/>
          <w:color w:val="000000"/>
          <w:szCs w:val="21"/>
        </w:rPr>
        <w:t>9</w:t>
      </w:r>
      <w:r>
        <w:rPr>
          <w:bCs/>
          <w:color w:val="000000"/>
          <w:szCs w:val="21"/>
        </w:rPr>
        <w:t>.A]/[</w:t>
      </w:r>
      <w:r>
        <w:rPr>
          <w:rFonts w:hint="eastAsia"/>
          <w:bCs/>
          <w:color w:val="000000"/>
          <w:szCs w:val="21"/>
        </w:rPr>
        <w:t>9</w:t>
      </w:r>
      <w:r>
        <w:rPr>
          <w:bCs/>
          <w:color w:val="000000"/>
          <w:szCs w:val="21"/>
        </w:rPr>
        <w:t>.C]</w:t>
      </w:r>
    </w:p>
    <w:p>
      <w:pPr>
        <w:spacing w:line="440" w:lineRule="exact"/>
        <w:ind w:firstLine="421" w:firstLineChars="200"/>
        <w:outlineLvl w:val="1"/>
        <w:rPr>
          <w:b/>
          <w:color w:val="000000"/>
          <w:szCs w:val="21"/>
        </w:rPr>
      </w:pPr>
      <w:r>
        <w:rPr>
          <w:b/>
          <w:color w:val="000000"/>
          <w:szCs w:val="21"/>
        </w:rPr>
        <w:t>2.</w:t>
      </w:r>
      <w:r>
        <w:rPr>
          <w:rFonts w:hint="eastAsia"/>
          <w:b/>
          <w:color w:val="000000"/>
          <w:szCs w:val="21"/>
        </w:rPr>
        <w:t>表间核对关系</w:t>
      </w:r>
    </w:p>
    <w:p>
      <w:pPr>
        <w:spacing w:line="440" w:lineRule="exact"/>
        <w:ind w:firstLine="420" w:firstLineChars="200"/>
        <w:rPr>
          <w:bCs/>
          <w:color w:val="000000"/>
          <w:szCs w:val="21"/>
        </w:rPr>
      </w:pPr>
      <w:r>
        <w:rPr>
          <w:bCs/>
          <w:color w:val="000000"/>
          <w:szCs w:val="21"/>
        </w:rPr>
        <w:t>以下表间核对关系均为在同一报送口径下的相互检验，即数据同为法人数据或同为法人合并数据（含附属公司）。</w:t>
      </w:r>
    </w:p>
    <w:p>
      <w:pPr>
        <w:spacing w:line="440" w:lineRule="exact"/>
        <w:ind w:firstLine="421" w:firstLineChars="200"/>
        <w:rPr>
          <w:b/>
          <w:color w:val="000000"/>
          <w:szCs w:val="21"/>
        </w:rPr>
      </w:pPr>
      <w:r>
        <w:rPr>
          <w:b/>
          <w:color w:val="000000"/>
          <w:szCs w:val="21"/>
        </w:rPr>
        <w:t>[第I部分：表内资产]</w:t>
      </w:r>
    </w:p>
    <w:p>
      <w:pPr>
        <w:spacing w:line="440" w:lineRule="exact"/>
        <w:ind w:firstLine="420" w:firstLineChars="200"/>
        <w:rPr>
          <w:bCs/>
          <w:color w:val="000000"/>
          <w:szCs w:val="21"/>
          <w:lang w:val="it-IT"/>
        </w:rPr>
      </w:pPr>
      <w:r>
        <w:rPr>
          <w:bCs/>
          <w:color w:val="000000"/>
          <w:szCs w:val="21"/>
          <w:lang w:val="it-IT"/>
        </w:rPr>
        <w:t>[1.A]&gt;=G4E-1[1.A]</w:t>
      </w:r>
    </w:p>
    <w:p>
      <w:pPr>
        <w:spacing w:line="440" w:lineRule="exact"/>
        <w:ind w:firstLine="420" w:firstLineChars="200"/>
        <w:rPr>
          <w:bCs/>
          <w:color w:val="000000"/>
          <w:szCs w:val="21"/>
          <w:lang w:val="it-IT"/>
        </w:rPr>
      </w:pPr>
      <w:r>
        <w:rPr>
          <w:bCs/>
          <w:color w:val="000000"/>
          <w:szCs w:val="21"/>
          <w:lang w:val="it-IT"/>
        </w:rPr>
        <w:t>[1.B]&gt;=G4E-1[1.B]</w:t>
      </w:r>
    </w:p>
    <w:p>
      <w:pPr>
        <w:spacing w:line="440" w:lineRule="exact"/>
        <w:ind w:firstLine="420" w:firstLineChars="200"/>
        <w:rPr>
          <w:bCs/>
          <w:color w:val="000000"/>
          <w:szCs w:val="21"/>
          <w:lang w:val="it-IT"/>
        </w:rPr>
      </w:pPr>
      <w:r>
        <w:rPr>
          <w:bCs/>
          <w:color w:val="000000"/>
          <w:szCs w:val="21"/>
          <w:lang w:val="it-IT"/>
        </w:rPr>
        <w:t>[1.C]&gt;=G4E-1[1.C]</w:t>
      </w:r>
    </w:p>
    <w:p>
      <w:pPr>
        <w:spacing w:line="440" w:lineRule="exact"/>
        <w:ind w:firstLine="420" w:firstLineChars="200"/>
        <w:rPr>
          <w:bCs/>
          <w:color w:val="000000"/>
          <w:szCs w:val="21"/>
        </w:rPr>
      </w:pPr>
      <w:r>
        <w:rPr>
          <w:bCs/>
          <w:color w:val="000000"/>
          <w:szCs w:val="21"/>
        </w:rPr>
        <w:t>[1.E]&gt;=G4E-1[1.D]</w:t>
      </w:r>
    </w:p>
    <w:p>
      <w:pPr>
        <w:spacing w:line="440" w:lineRule="exact"/>
        <w:ind w:firstLine="420" w:firstLineChars="200"/>
        <w:rPr>
          <w:bCs/>
          <w:color w:val="000000"/>
          <w:szCs w:val="21"/>
        </w:rPr>
      </w:pPr>
      <w:r>
        <w:rPr>
          <w:bCs/>
          <w:color w:val="000000"/>
          <w:szCs w:val="21"/>
        </w:rPr>
        <w:t>[2.A]=G4E-1[32.A]</w:t>
      </w:r>
    </w:p>
    <w:p>
      <w:pPr>
        <w:spacing w:line="440" w:lineRule="exact"/>
        <w:ind w:firstLine="420" w:firstLineChars="200"/>
        <w:rPr>
          <w:bCs/>
          <w:color w:val="000000"/>
          <w:szCs w:val="21"/>
          <w:lang w:val="it-IT"/>
        </w:rPr>
      </w:pPr>
      <w:r>
        <w:rPr>
          <w:bCs/>
          <w:color w:val="000000"/>
          <w:szCs w:val="21"/>
          <w:lang w:val="it-IT"/>
        </w:rPr>
        <w:t>[2.B]=G4E-1[32.B]</w:t>
      </w:r>
    </w:p>
    <w:p>
      <w:pPr>
        <w:spacing w:line="440" w:lineRule="exact"/>
        <w:ind w:firstLine="420" w:firstLineChars="200"/>
        <w:rPr>
          <w:bCs/>
          <w:color w:val="000000"/>
          <w:szCs w:val="21"/>
          <w:lang w:val="it-IT"/>
        </w:rPr>
      </w:pPr>
      <w:r>
        <w:rPr>
          <w:bCs/>
          <w:color w:val="000000"/>
          <w:szCs w:val="21"/>
          <w:lang w:val="it-IT"/>
        </w:rPr>
        <w:t>[2.C]=G4E-1[32.C]</w:t>
      </w:r>
    </w:p>
    <w:p>
      <w:pPr>
        <w:spacing w:line="440" w:lineRule="exact"/>
        <w:ind w:firstLine="420" w:firstLineChars="200"/>
        <w:rPr>
          <w:bCs/>
          <w:color w:val="000000"/>
          <w:szCs w:val="21"/>
          <w:lang w:val="it-IT"/>
        </w:rPr>
      </w:pPr>
      <w:r>
        <w:rPr>
          <w:bCs/>
          <w:color w:val="000000"/>
          <w:szCs w:val="21"/>
          <w:lang w:val="it-IT"/>
        </w:rPr>
        <w:t>[2.E]=G4E-1[32.D]</w:t>
      </w:r>
    </w:p>
    <w:p>
      <w:pPr>
        <w:spacing w:line="440" w:lineRule="exact"/>
        <w:ind w:firstLine="420" w:firstLineChars="200"/>
        <w:rPr>
          <w:bCs/>
          <w:color w:val="000000"/>
          <w:szCs w:val="21"/>
          <w:lang w:val="it-IT"/>
        </w:rPr>
      </w:pPr>
      <w:r>
        <w:rPr>
          <w:bCs/>
          <w:color w:val="000000"/>
          <w:szCs w:val="21"/>
          <w:lang w:val="it-IT"/>
        </w:rPr>
        <w:t>[3.A]=G4E-1[63.A]</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[3.B]=G4E-1[63.B]</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[3.C]=G4E-1[63.C]</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[3.E]=G4E-1[63.D]</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[4.A]=G4E-4[1.C]</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[4.B]=G4E-4[1.D]</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[4.C]=G4E-4[1.E]</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[4.E]=G4E-4[1.F]</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[4.1A]=G4E-4[18.C]</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[4.1B]=G4E-4[18.D]</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[4.1C]=G4E-4[18.E]</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[4.1E]=G4E-4[18.F]</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[4.2A]=G4E-4[35.C]</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[4.2B]=G4E-4[35.D]</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[4.2C]=G4E-4[35.E]</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[4.2E]=G4E-4[35.F]</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[4.3A]=G4E-4[52.C]</w:t>
      </w:r>
    </w:p>
    <w:p>
      <w:pPr>
        <w:spacing w:line="440" w:lineRule="exact"/>
        <w:ind w:firstLine="315" w:firstLineChars="15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 xml:space="preserve"> [4.3B]=G4E-4[52.D]</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[4.3C]=G4E-4[52.E]</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[4.3E]=G4E-4[52.F]</w:t>
      </w:r>
    </w:p>
    <w:p>
      <w:pPr>
        <w:pStyle w:val="35"/>
        <w:numPr>
          <w:ilvl w:val="255"/>
          <w:numId w:val="0"/>
        </w:numPr>
        <w:ind w:firstLine="420" w:firstLineChars="200"/>
        <w:jc w:val="both"/>
        <w:rPr>
          <w:rFonts w:eastAsia="宋体"/>
          <w:color w:val="auto"/>
          <w:sz w:val="21"/>
          <w:szCs w:val="21"/>
        </w:rPr>
      </w:pPr>
      <w:r>
        <w:rPr>
          <w:rFonts w:eastAsia="宋体"/>
          <w:color w:val="auto"/>
          <w:sz w:val="21"/>
          <w:szCs w:val="21"/>
        </w:rPr>
        <w:t>[7.B]=</w:t>
      </w:r>
      <w:r>
        <w:rPr>
          <w:bCs/>
          <w:color w:val="000000" w:themeColor="text1"/>
          <w:sz w:val="21"/>
          <w:szCs w:val="21"/>
          <w:lang w:val="it-IT"/>
          <w14:textFill>
            <w14:solidFill>
              <w14:schemeClr w14:val="tx1"/>
            </w14:solidFill>
          </w14:textFill>
        </w:rPr>
        <w:t>G4E-8</w:t>
      </w:r>
      <w:r>
        <w:rPr>
          <w:rFonts w:eastAsia="宋体"/>
          <w:color w:val="auto"/>
          <w:sz w:val="21"/>
          <w:szCs w:val="21"/>
        </w:rPr>
        <w:t>[1.B]</w:t>
      </w:r>
    </w:p>
    <w:p>
      <w:pPr>
        <w:pStyle w:val="35"/>
        <w:ind w:firstLine="420"/>
        <w:jc w:val="both"/>
        <w:rPr>
          <w:rFonts w:eastAsia="宋体"/>
          <w:color w:val="auto"/>
          <w:sz w:val="21"/>
          <w:szCs w:val="21"/>
        </w:rPr>
      </w:pPr>
      <w:r>
        <w:rPr>
          <w:rFonts w:eastAsia="宋体"/>
          <w:color w:val="auto"/>
          <w:sz w:val="21"/>
          <w:szCs w:val="21"/>
        </w:rPr>
        <w:t>[7.G]=</w:t>
      </w:r>
      <w:r>
        <w:rPr>
          <w:bCs/>
          <w:color w:val="000000" w:themeColor="text1"/>
          <w:sz w:val="21"/>
          <w:szCs w:val="21"/>
          <w:lang w:val="it-IT"/>
          <w14:textFill>
            <w14:solidFill>
              <w14:schemeClr w14:val="tx1"/>
            </w14:solidFill>
          </w14:textFill>
        </w:rPr>
        <w:t>G4E-8</w:t>
      </w:r>
      <w:r>
        <w:rPr>
          <w:rFonts w:eastAsia="宋体"/>
          <w:color w:val="auto"/>
          <w:sz w:val="21"/>
          <w:szCs w:val="21"/>
        </w:rPr>
        <w:t>[1.D]+[1.F]+[1.H]+[1.</w:t>
      </w:r>
      <w:r>
        <w:rPr>
          <w:rFonts w:hint="eastAsia" w:eastAsia="宋体"/>
          <w:color w:val="auto"/>
          <w:sz w:val="21"/>
          <w:szCs w:val="21"/>
        </w:rPr>
        <w:t>J</w:t>
      </w:r>
      <w:r>
        <w:rPr>
          <w:rFonts w:eastAsia="宋体"/>
          <w:color w:val="auto"/>
          <w:sz w:val="21"/>
          <w:szCs w:val="21"/>
        </w:rPr>
        <w:t>]</w:t>
      </w:r>
    </w:p>
    <w:p>
      <w:pPr>
        <w:pStyle w:val="35"/>
        <w:ind w:firstLine="420"/>
        <w:jc w:val="both"/>
        <w:rPr>
          <w:rFonts w:eastAsia="宋体"/>
          <w:color w:val="auto"/>
          <w:sz w:val="21"/>
          <w:szCs w:val="21"/>
        </w:rPr>
      </w:pPr>
      <w:r>
        <w:rPr>
          <w:rFonts w:eastAsia="宋体"/>
          <w:color w:val="auto"/>
          <w:sz w:val="21"/>
          <w:szCs w:val="21"/>
        </w:rPr>
        <w:t>[7.H]=</w:t>
      </w:r>
      <w:r>
        <w:rPr>
          <w:bCs/>
          <w:color w:val="000000" w:themeColor="text1"/>
          <w:sz w:val="21"/>
          <w:szCs w:val="21"/>
          <w:lang w:val="it-IT"/>
          <w14:textFill>
            <w14:solidFill>
              <w14:schemeClr w14:val="tx1"/>
            </w14:solidFill>
          </w14:textFill>
        </w:rPr>
        <w:t>G4E-8</w:t>
      </w:r>
      <w:r>
        <w:rPr>
          <w:rFonts w:eastAsia="宋体"/>
          <w:color w:val="auto"/>
          <w:sz w:val="21"/>
          <w:szCs w:val="21"/>
        </w:rPr>
        <w:t>[1.E]+[1.G]+[1.I]+[1.</w:t>
      </w:r>
      <w:r>
        <w:rPr>
          <w:rFonts w:hint="eastAsia" w:eastAsia="宋体"/>
          <w:color w:val="auto"/>
          <w:sz w:val="21"/>
          <w:szCs w:val="21"/>
        </w:rPr>
        <w:t>K</w:t>
      </w:r>
      <w:r>
        <w:rPr>
          <w:rFonts w:eastAsia="宋体"/>
          <w:color w:val="auto"/>
          <w:sz w:val="21"/>
          <w:szCs w:val="21"/>
        </w:rPr>
        <w:t>]</w:t>
      </w:r>
      <w:r>
        <w:rPr>
          <w:rFonts w:hint="eastAsia" w:eastAsia="宋体"/>
          <w:color w:val="auto"/>
          <w:sz w:val="21"/>
          <w:szCs w:val="21"/>
        </w:rPr>
        <w:t>+</w:t>
      </w:r>
      <w:r>
        <w:rPr>
          <w:rFonts w:eastAsia="宋体"/>
          <w:color w:val="auto"/>
          <w:sz w:val="21"/>
          <w:szCs w:val="21"/>
        </w:rPr>
        <w:t>[1.</w:t>
      </w:r>
      <w:r>
        <w:rPr>
          <w:rFonts w:hint="eastAsia" w:eastAsia="宋体"/>
          <w:color w:val="auto"/>
          <w:sz w:val="21"/>
          <w:szCs w:val="21"/>
        </w:rPr>
        <w:t>O</w:t>
      </w:r>
      <w:r>
        <w:rPr>
          <w:rFonts w:eastAsia="宋体"/>
          <w:color w:val="auto"/>
          <w:sz w:val="21"/>
          <w:szCs w:val="21"/>
        </w:rPr>
        <w:t>]-[1.</w:t>
      </w:r>
      <w:r>
        <w:rPr>
          <w:rFonts w:hint="eastAsia" w:eastAsia="宋体"/>
          <w:color w:val="auto"/>
          <w:sz w:val="21"/>
          <w:szCs w:val="21"/>
        </w:rPr>
        <w:t>N</w:t>
      </w:r>
      <w:r>
        <w:rPr>
          <w:rFonts w:eastAsia="宋体"/>
          <w:color w:val="auto"/>
          <w:sz w:val="21"/>
          <w:szCs w:val="21"/>
        </w:rPr>
        <w:t>]</w:t>
      </w:r>
    </w:p>
    <w:p>
      <w:pPr>
        <w:spacing w:line="440" w:lineRule="exact"/>
        <w:ind w:firstLine="421" w:firstLineChars="200"/>
        <w:rPr>
          <w:b/>
          <w:color w:val="000000"/>
          <w:szCs w:val="21"/>
          <w:lang w:val="it-IT"/>
        </w:rPr>
      </w:pPr>
      <w:r>
        <w:rPr>
          <w:b/>
          <w:color w:val="000000"/>
          <w:szCs w:val="21"/>
          <w:lang w:val="it-IT"/>
        </w:rPr>
        <w:t>[</w:t>
      </w:r>
      <w:r>
        <w:rPr>
          <w:b/>
          <w:color w:val="000000"/>
          <w:szCs w:val="21"/>
        </w:rPr>
        <w:t>第</w:t>
      </w:r>
      <w:r>
        <w:rPr>
          <w:b/>
          <w:color w:val="000000"/>
          <w:szCs w:val="21"/>
          <w:lang w:val="it-IT"/>
        </w:rPr>
        <w:t>II</w:t>
      </w:r>
      <w:r>
        <w:rPr>
          <w:b/>
          <w:color w:val="000000"/>
          <w:szCs w:val="21"/>
        </w:rPr>
        <w:t>部分</w:t>
      </w:r>
      <w:r>
        <w:rPr>
          <w:rFonts w:hint="eastAsia"/>
          <w:b/>
          <w:color w:val="000000"/>
          <w:szCs w:val="21"/>
          <w:lang w:val="it-IT"/>
        </w:rPr>
        <w:t>：</w:t>
      </w:r>
      <w:r>
        <w:rPr>
          <w:b/>
          <w:color w:val="000000"/>
          <w:szCs w:val="21"/>
        </w:rPr>
        <w:t>表外资产</w:t>
      </w:r>
      <w:r>
        <w:rPr>
          <w:b/>
          <w:color w:val="000000"/>
          <w:szCs w:val="21"/>
          <w:lang w:val="it-IT"/>
        </w:rPr>
        <w:t>]</w:t>
      </w:r>
    </w:p>
    <w:p>
      <w:pPr>
        <w:spacing w:line="440" w:lineRule="exact"/>
        <w:ind w:firstLine="420" w:firstLineChars="200"/>
        <w:rPr>
          <w:bCs/>
          <w:color w:val="000000"/>
          <w:szCs w:val="21"/>
          <w:lang w:val="it-IT"/>
        </w:rPr>
      </w:pPr>
      <w:r>
        <w:rPr>
          <w:bCs/>
          <w:color w:val="000000"/>
          <w:szCs w:val="21"/>
          <w:lang w:val="it-IT"/>
        </w:rPr>
        <w:t>[1.A]&gt;=G4E-1[1.E]</w:t>
      </w:r>
    </w:p>
    <w:p>
      <w:pPr>
        <w:spacing w:line="440" w:lineRule="exact"/>
        <w:ind w:firstLine="420" w:firstLineChars="200"/>
        <w:rPr>
          <w:bCs/>
          <w:color w:val="000000"/>
          <w:szCs w:val="21"/>
          <w:lang w:val="it-IT"/>
        </w:rPr>
      </w:pPr>
      <w:r>
        <w:rPr>
          <w:bCs/>
          <w:color w:val="000000"/>
          <w:szCs w:val="21"/>
          <w:lang w:val="it-IT"/>
        </w:rPr>
        <w:t>[1.B]&gt;=G4E-1[1.F]</w:t>
      </w:r>
    </w:p>
    <w:p>
      <w:pPr>
        <w:spacing w:line="440" w:lineRule="exact"/>
        <w:ind w:firstLine="420" w:firstLineChars="200"/>
        <w:rPr>
          <w:bCs/>
          <w:color w:val="000000"/>
          <w:szCs w:val="21"/>
          <w:lang w:val="it-IT"/>
        </w:rPr>
      </w:pPr>
      <w:r>
        <w:rPr>
          <w:bCs/>
          <w:color w:val="000000"/>
          <w:szCs w:val="21"/>
          <w:lang w:val="it-IT"/>
        </w:rPr>
        <w:t>[1.C]&gt;=G4E-1[1.G]</w:t>
      </w:r>
    </w:p>
    <w:p>
      <w:pPr>
        <w:spacing w:line="440" w:lineRule="exact"/>
        <w:ind w:firstLine="420" w:firstLineChars="200"/>
        <w:rPr>
          <w:bCs/>
          <w:color w:val="000000"/>
          <w:szCs w:val="21"/>
          <w:lang w:val="it-IT"/>
        </w:rPr>
      </w:pPr>
      <w:r>
        <w:rPr>
          <w:bCs/>
          <w:color w:val="000000"/>
          <w:szCs w:val="21"/>
          <w:lang w:val="it-IT"/>
        </w:rPr>
        <w:t>[1.E]&gt;=G4E-1[1.H]</w:t>
      </w:r>
    </w:p>
    <w:p>
      <w:pPr>
        <w:spacing w:line="440" w:lineRule="exact"/>
        <w:ind w:firstLine="420" w:firstLineChars="200"/>
        <w:rPr>
          <w:bCs/>
          <w:color w:val="000000"/>
          <w:szCs w:val="21"/>
          <w:lang w:val="it-IT"/>
        </w:rPr>
      </w:pPr>
      <w:r>
        <w:rPr>
          <w:bCs/>
          <w:color w:val="000000"/>
          <w:szCs w:val="21"/>
          <w:lang w:val="it-IT"/>
        </w:rPr>
        <w:t>[2.A]=G4E-1[32.E]</w:t>
      </w:r>
    </w:p>
    <w:p>
      <w:pPr>
        <w:spacing w:line="440" w:lineRule="exact"/>
        <w:ind w:firstLine="420" w:firstLineChars="200"/>
        <w:rPr>
          <w:bCs/>
          <w:color w:val="000000"/>
          <w:szCs w:val="21"/>
          <w:lang w:val="it-IT"/>
        </w:rPr>
      </w:pPr>
      <w:r>
        <w:rPr>
          <w:bCs/>
          <w:color w:val="000000"/>
          <w:szCs w:val="21"/>
          <w:lang w:val="it-IT"/>
        </w:rPr>
        <w:t>[2.B]=G4E-1[32.F]</w:t>
      </w:r>
    </w:p>
    <w:p>
      <w:pPr>
        <w:spacing w:line="440" w:lineRule="exact"/>
        <w:ind w:firstLine="420" w:firstLineChars="200"/>
        <w:rPr>
          <w:bCs/>
          <w:color w:val="000000"/>
          <w:szCs w:val="21"/>
          <w:lang w:val="it-IT"/>
        </w:rPr>
      </w:pPr>
      <w:r>
        <w:rPr>
          <w:bCs/>
          <w:color w:val="000000"/>
          <w:szCs w:val="21"/>
          <w:lang w:val="it-IT"/>
        </w:rPr>
        <w:t>[2.C]=G4E-1[32.G]</w:t>
      </w:r>
    </w:p>
    <w:p>
      <w:pPr>
        <w:spacing w:line="440" w:lineRule="exact"/>
        <w:ind w:firstLine="420" w:firstLineChars="200"/>
        <w:rPr>
          <w:bCs/>
          <w:color w:val="000000"/>
          <w:szCs w:val="21"/>
          <w:lang w:val="it-IT"/>
        </w:rPr>
      </w:pPr>
      <w:r>
        <w:rPr>
          <w:bCs/>
          <w:color w:val="000000"/>
          <w:szCs w:val="21"/>
          <w:lang w:val="it-IT"/>
        </w:rPr>
        <w:t>[2.E]=G4E-1[32.H]</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[3.A]=G4E-1[63.E]</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[3.B]=G4E-1[63.F]</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[3.C]=G4E-1[63.G]</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[3.E]=G4E-1[63.H]</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[4.A]=G4E-4[1.G]</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[4.B]=G4E-4[1.H]</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[4.C]=G4E-4[1.I]</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[4.E]=G4E-4[1.J]</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[4.1A]=G4E-4[18.G]</w:t>
      </w:r>
    </w:p>
    <w:p>
      <w:pPr>
        <w:spacing w:line="440" w:lineRule="exact"/>
        <w:ind w:firstLine="315" w:firstLineChars="15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 xml:space="preserve"> [4.1B]=G4E-4[18.H]</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[4.1C]=G4E-4[18.I]</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[4.1E]=G4E-4[18.J]</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[4.2A]=G4E-4[35.G]</w:t>
      </w:r>
    </w:p>
    <w:p>
      <w:pPr>
        <w:spacing w:line="440" w:lineRule="exact"/>
        <w:ind w:firstLine="315" w:firstLineChars="15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 xml:space="preserve"> [4.2B]=G4E-4[35.H]</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[4.2C]=G4E-4[35.I]</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[4.2E]=G4E-4[35.J]</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[4.3A]=G4E-4[52.G]</w:t>
      </w:r>
    </w:p>
    <w:p>
      <w:pPr>
        <w:spacing w:line="440" w:lineRule="exact"/>
        <w:ind w:firstLine="315" w:firstLineChars="15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 xml:space="preserve"> [4.3B]=G4E-4[52.H]</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[4.3C]=G4E-4[52.I]</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[4.3E]=G4E-4[52.J]</w:t>
      </w:r>
    </w:p>
    <w:p>
      <w:pPr>
        <w:pStyle w:val="35"/>
        <w:numPr>
          <w:ilvl w:val="255"/>
          <w:numId w:val="0"/>
        </w:numPr>
        <w:ind w:firstLine="420" w:firstLineChars="200"/>
        <w:jc w:val="both"/>
        <w:rPr>
          <w:rFonts w:eastAsia="宋体"/>
          <w:color w:val="auto"/>
          <w:sz w:val="21"/>
          <w:szCs w:val="21"/>
        </w:rPr>
      </w:pPr>
      <w:r>
        <w:rPr>
          <w:rFonts w:eastAsia="宋体"/>
          <w:color w:val="auto"/>
          <w:sz w:val="21"/>
          <w:szCs w:val="21"/>
        </w:rPr>
        <w:t>[7.B]=</w:t>
      </w:r>
      <w:r>
        <w:rPr>
          <w:bCs/>
          <w:color w:val="000000" w:themeColor="text1"/>
          <w:sz w:val="21"/>
          <w:szCs w:val="21"/>
          <w:lang w:val="it-IT"/>
          <w14:textFill>
            <w14:solidFill>
              <w14:schemeClr w14:val="tx1"/>
            </w14:solidFill>
          </w14:textFill>
        </w:rPr>
        <w:t>G4E-8</w:t>
      </w:r>
      <w:r>
        <w:rPr>
          <w:rFonts w:eastAsia="宋体"/>
          <w:color w:val="auto"/>
          <w:sz w:val="21"/>
          <w:szCs w:val="21"/>
        </w:rPr>
        <w:t>[2.B]</w:t>
      </w:r>
    </w:p>
    <w:p>
      <w:pPr>
        <w:pStyle w:val="35"/>
        <w:ind w:firstLine="420"/>
        <w:jc w:val="both"/>
        <w:rPr>
          <w:rFonts w:eastAsia="宋体"/>
          <w:color w:val="auto"/>
          <w:sz w:val="21"/>
          <w:szCs w:val="21"/>
        </w:rPr>
      </w:pPr>
      <w:r>
        <w:rPr>
          <w:rFonts w:eastAsia="宋体"/>
          <w:color w:val="auto"/>
          <w:sz w:val="21"/>
          <w:szCs w:val="21"/>
        </w:rPr>
        <w:t>[7.G]=</w:t>
      </w:r>
      <w:r>
        <w:rPr>
          <w:bCs/>
          <w:color w:val="000000" w:themeColor="text1"/>
          <w:sz w:val="21"/>
          <w:szCs w:val="21"/>
          <w:lang w:val="it-IT"/>
          <w14:textFill>
            <w14:solidFill>
              <w14:schemeClr w14:val="tx1"/>
            </w14:solidFill>
          </w14:textFill>
        </w:rPr>
        <w:t>G4E-8</w:t>
      </w:r>
      <w:r>
        <w:rPr>
          <w:rFonts w:eastAsia="宋体"/>
          <w:color w:val="auto"/>
          <w:sz w:val="21"/>
          <w:szCs w:val="21"/>
        </w:rPr>
        <w:t>[2.D]+[2.F]+[2.H]</w:t>
      </w:r>
      <w:r>
        <w:rPr>
          <w:rFonts w:hint="eastAsia" w:eastAsia="宋体"/>
          <w:color w:val="auto"/>
          <w:sz w:val="21"/>
          <w:szCs w:val="21"/>
        </w:rPr>
        <w:t>+</w:t>
      </w:r>
      <w:r>
        <w:rPr>
          <w:rFonts w:eastAsia="宋体"/>
          <w:color w:val="auto"/>
          <w:sz w:val="21"/>
          <w:szCs w:val="21"/>
        </w:rPr>
        <w:t>[</w:t>
      </w:r>
      <w:r>
        <w:rPr>
          <w:rFonts w:hint="eastAsia" w:eastAsia="宋体"/>
          <w:color w:val="auto"/>
          <w:sz w:val="21"/>
          <w:szCs w:val="21"/>
        </w:rPr>
        <w:t>2</w:t>
      </w:r>
      <w:r>
        <w:rPr>
          <w:rFonts w:eastAsia="宋体"/>
          <w:color w:val="auto"/>
          <w:sz w:val="21"/>
          <w:szCs w:val="21"/>
        </w:rPr>
        <w:t>.</w:t>
      </w:r>
      <w:r>
        <w:rPr>
          <w:rFonts w:hint="eastAsia" w:eastAsia="宋体"/>
          <w:color w:val="auto"/>
          <w:sz w:val="21"/>
          <w:szCs w:val="21"/>
        </w:rPr>
        <w:t>J</w:t>
      </w:r>
      <w:r>
        <w:rPr>
          <w:rFonts w:eastAsia="宋体"/>
          <w:color w:val="auto"/>
          <w:sz w:val="21"/>
          <w:szCs w:val="21"/>
        </w:rPr>
        <w:t>]</w:t>
      </w:r>
    </w:p>
    <w:p>
      <w:pPr>
        <w:pStyle w:val="35"/>
        <w:ind w:firstLine="420"/>
        <w:rPr>
          <w:b/>
          <w:sz w:val="21"/>
          <w:szCs w:val="21"/>
          <w:lang w:val="it-IT"/>
        </w:rPr>
      </w:pPr>
      <w:r>
        <w:rPr>
          <w:rFonts w:eastAsia="宋体"/>
          <w:color w:val="auto"/>
          <w:sz w:val="21"/>
          <w:szCs w:val="21"/>
        </w:rPr>
        <w:t>[7.H]=</w:t>
      </w:r>
      <w:r>
        <w:rPr>
          <w:bCs/>
          <w:color w:val="000000" w:themeColor="text1"/>
          <w:sz w:val="21"/>
          <w:szCs w:val="21"/>
          <w:lang w:val="it-IT"/>
          <w14:textFill>
            <w14:solidFill>
              <w14:schemeClr w14:val="tx1"/>
            </w14:solidFill>
          </w14:textFill>
        </w:rPr>
        <w:t>G4E-8</w:t>
      </w:r>
      <w:r>
        <w:rPr>
          <w:rFonts w:eastAsia="宋体"/>
          <w:color w:val="auto"/>
          <w:sz w:val="21"/>
          <w:szCs w:val="21"/>
        </w:rPr>
        <w:t>[2.E]+[2.G]+[2.I]+[2.</w:t>
      </w:r>
      <w:r>
        <w:rPr>
          <w:rFonts w:hint="eastAsia" w:eastAsia="宋体"/>
          <w:color w:val="auto"/>
          <w:sz w:val="21"/>
          <w:szCs w:val="21"/>
        </w:rPr>
        <w:t>K</w:t>
      </w:r>
      <w:r>
        <w:rPr>
          <w:rFonts w:eastAsia="宋体"/>
          <w:color w:val="auto"/>
          <w:sz w:val="21"/>
          <w:szCs w:val="21"/>
        </w:rPr>
        <w:t>]</w:t>
      </w:r>
      <w:r>
        <w:rPr>
          <w:rFonts w:hint="eastAsia" w:eastAsia="宋体"/>
          <w:color w:val="auto"/>
          <w:sz w:val="21"/>
          <w:szCs w:val="21"/>
        </w:rPr>
        <w:t>+</w:t>
      </w:r>
      <w:r>
        <w:rPr>
          <w:rFonts w:eastAsia="宋体"/>
          <w:color w:val="auto"/>
          <w:sz w:val="21"/>
          <w:szCs w:val="21"/>
        </w:rPr>
        <w:t>[</w:t>
      </w:r>
      <w:r>
        <w:rPr>
          <w:rFonts w:hint="eastAsia" w:eastAsia="宋体"/>
          <w:color w:val="auto"/>
          <w:sz w:val="21"/>
          <w:szCs w:val="21"/>
        </w:rPr>
        <w:t>2</w:t>
      </w:r>
      <w:r>
        <w:rPr>
          <w:rFonts w:eastAsia="宋体"/>
          <w:color w:val="auto"/>
          <w:sz w:val="21"/>
          <w:szCs w:val="21"/>
        </w:rPr>
        <w:t>.</w:t>
      </w:r>
      <w:r>
        <w:rPr>
          <w:rFonts w:hint="eastAsia" w:eastAsia="宋体"/>
          <w:color w:val="auto"/>
          <w:sz w:val="21"/>
          <w:szCs w:val="21"/>
        </w:rPr>
        <w:t>O</w:t>
      </w:r>
      <w:r>
        <w:rPr>
          <w:rFonts w:eastAsia="宋体"/>
          <w:color w:val="auto"/>
          <w:sz w:val="21"/>
          <w:szCs w:val="21"/>
        </w:rPr>
        <w:t>]-[</w:t>
      </w:r>
      <w:r>
        <w:rPr>
          <w:rFonts w:hint="eastAsia" w:eastAsia="宋体"/>
          <w:color w:val="auto"/>
          <w:sz w:val="21"/>
          <w:szCs w:val="21"/>
        </w:rPr>
        <w:t>2</w:t>
      </w:r>
      <w:r>
        <w:rPr>
          <w:rFonts w:eastAsia="宋体"/>
          <w:color w:val="auto"/>
          <w:sz w:val="21"/>
          <w:szCs w:val="21"/>
        </w:rPr>
        <w:t>.</w:t>
      </w:r>
      <w:r>
        <w:rPr>
          <w:rFonts w:hint="eastAsia" w:eastAsia="宋体"/>
          <w:color w:val="auto"/>
          <w:sz w:val="21"/>
          <w:szCs w:val="21"/>
        </w:rPr>
        <w:t>N</w:t>
      </w:r>
      <w:r>
        <w:rPr>
          <w:rFonts w:eastAsia="宋体"/>
          <w:color w:val="auto"/>
          <w:sz w:val="21"/>
          <w:szCs w:val="21"/>
        </w:rPr>
        <w:t>]</w:t>
      </w:r>
    </w:p>
    <w:p>
      <w:pPr>
        <w:spacing w:line="440" w:lineRule="exact"/>
        <w:ind w:firstLine="421" w:firstLineChars="200"/>
        <w:rPr>
          <w:b/>
          <w:color w:val="000000"/>
          <w:szCs w:val="21"/>
          <w:lang w:val="it-IT"/>
        </w:rPr>
      </w:pPr>
      <w:r>
        <w:rPr>
          <w:b/>
          <w:color w:val="000000"/>
          <w:szCs w:val="21"/>
          <w:lang w:val="it-IT"/>
        </w:rPr>
        <w:t>[</w:t>
      </w:r>
      <w:r>
        <w:rPr>
          <w:rFonts w:hint="eastAsia"/>
          <w:b/>
          <w:color w:val="000000"/>
          <w:szCs w:val="21"/>
        </w:rPr>
        <w:t>第</w:t>
      </w:r>
      <w:r>
        <w:rPr>
          <w:b/>
          <w:color w:val="000000"/>
          <w:szCs w:val="21"/>
          <w:lang w:val="it-IT"/>
        </w:rPr>
        <w:t>III</w:t>
      </w:r>
      <w:r>
        <w:rPr>
          <w:rFonts w:hint="eastAsia"/>
          <w:b/>
          <w:color w:val="000000"/>
          <w:szCs w:val="21"/>
        </w:rPr>
        <w:t>部分</w:t>
      </w:r>
      <w:r>
        <w:rPr>
          <w:rFonts w:hint="eastAsia"/>
          <w:b/>
          <w:color w:val="000000"/>
          <w:szCs w:val="21"/>
          <w:lang w:val="it-IT"/>
        </w:rPr>
        <w:t>：</w:t>
      </w:r>
      <w:r>
        <w:rPr>
          <w:rFonts w:hint="eastAsia"/>
          <w:b/>
          <w:color w:val="000000"/>
          <w:szCs w:val="21"/>
        </w:rPr>
        <w:t>交易对手信用风险</w:t>
      </w:r>
      <w:r>
        <w:rPr>
          <w:b/>
          <w:color w:val="000000"/>
          <w:szCs w:val="21"/>
          <w:lang w:val="it-IT"/>
        </w:rPr>
        <w:t>]</w:t>
      </w:r>
    </w:p>
    <w:p>
      <w:pPr>
        <w:spacing w:line="440" w:lineRule="exact"/>
        <w:ind w:firstLine="420" w:firstLineChars="200"/>
        <w:rPr>
          <w:bCs/>
          <w:color w:val="000000"/>
          <w:szCs w:val="21"/>
        </w:rPr>
      </w:pPr>
      <w:r>
        <w:rPr>
          <w:bCs/>
          <w:color w:val="000000"/>
          <w:szCs w:val="21"/>
          <w:lang w:val="it-IT"/>
        </w:rPr>
        <w:t>[1.A]&gt;=G4E-1[1.I]</w:t>
      </w:r>
    </w:p>
    <w:p>
      <w:pPr>
        <w:spacing w:line="440" w:lineRule="exact"/>
        <w:ind w:firstLine="420" w:firstLineChars="200"/>
        <w:rPr>
          <w:bCs/>
          <w:color w:val="000000"/>
          <w:szCs w:val="21"/>
          <w:lang w:val="it-IT"/>
        </w:rPr>
      </w:pPr>
      <w:r>
        <w:rPr>
          <w:bCs/>
          <w:color w:val="000000"/>
          <w:szCs w:val="21"/>
          <w:lang w:val="it-IT"/>
        </w:rPr>
        <w:t>[1.B]&gt;=G4E-1[1.J]</w:t>
      </w:r>
    </w:p>
    <w:p>
      <w:pPr>
        <w:spacing w:line="440" w:lineRule="exact"/>
        <w:ind w:firstLine="420" w:firstLineChars="200"/>
        <w:rPr>
          <w:bCs/>
          <w:color w:val="000000"/>
          <w:szCs w:val="21"/>
          <w:lang w:val="it-IT"/>
        </w:rPr>
      </w:pPr>
      <w:r>
        <w:rPr>
          <w:bCs/>
          <w:color w:val="000000"/>
          <w:szCs w:val="21"/>
          <w:lang w:val="it-IT"/>
        </w:rPr>
        <w:t>[1.C]&gt;=G4E-1[1.K]</w:t>
      </w:r>
    </w:p>
    <w:p>
      <w:pPr>
        <w:spacing w:line="440" w:lineRule="exact"/>
        <w:ind w:firstLine="420" w:firstLineChars="200"/>
        <w:rPr>
          <w:bCs/>
          <w:color w:val="000000"/>
          <w:szCs w:val="21"/>
          <w:lang w:val="it-IT"/>
        </w:rPr>
      </w:pPr>
      <w:r>
        <w:rPr>
          <w:bCs/>
          <w:color w:val="000000"/>
          <w:szCs w:val="21"/>
          <w:lang w:val="it-IT"/>
        </w:rPr>
        <w:t>[1.E]&gt;=G4E-1[1.L]</w:t>
      </w:r>
    </w:p>
    <w:p>
      <w:pPr>
        <w:spacing w:line="440" w:lineRule="exact"/>
        <w:ind w:firstLine="420" w:firstLineChars="200"/>
        <w:rPr>
          <w:bCs/>
          <w:color w:val="000000"/>
          <w:szCs w:val="21"/>
          <w:lang w:val="it-IT"/>
        </w:rPr>
      </w:pPr>
      <w:r>
        <w:rPr>
          <w:bCs/>
          <w:color w:val="000000"/>
          <w:szCs w:val="21"/>
          <w:lang w:val="it-IT"/>
        </w:rPr>
        <w:t>[2.A]=G4E-1[32.I]</w:t>
      </w:r>
    </w:p>
    <w:p>
      <w:pPr>
        <w:spacing w:line="440" w:lineRule="exact"/>
        <w:ind w:firstLine="420" w:firstLineChars="200"/>
        <w:rPr>
          <w:bCs/>
          <w:color w:val="000000"/>
          <w:szCs w:val="21"/>
          <w:lang w:val="it-IT"/>
        </w:rPr>
      </w:pPr>
      <w:r>
        <w:rPr>
          <w:bCs/>
          <w:color w:val="000000"/>
          <w:szCs w:val="21"/>
          <w:lang w:val="it-IT"/>
        </w:rPr>
        <w:t>[2.B]=G4E-1[32.J]</w:t>
      </w:r>
    </w:p>
    <w:p>
      <w:pPr>
        <w:spacing w:line="440" w:lineRule="exact"/>
        <w:ind w:firstLine="420" w:firstLineChars="200"/>
        <w:rPr>
          <w:bCs/>
          <w:color w:val="000000"/>
          <w:szCs w:val="21"/>
          <w:lang w:val="it-IT"/>
        </w:rPr>
      </w:pPr>
      <w:r>
        <w:rPr>
          <w:bCs/>
          <w:color w:val="000000"/>
          <w:szCs w:val="21"/>
          <w:lang w:val="it-IT"/>
        </w:rPr>
        <w:t>[2.C]=G4E-1[32.K]</w:t>
      </w:r>
    </w:p>
    <w:p>
      <w:pPr>
        <w:spacing w:line="440" w:lineRule="exact"/>
        <w:ind w:firstLine="420" w:firstLineChars="200"/>
        <w:rPr>
          <w:bCs/>
          <w:color w:val="000000"/>
          <w:szCs w:val="21"/>
          <w:lang w:val="it-IT"/>
        </w:rPr>
      </w:pPr>
      <w:r>
        <w:rPr>
          <w:bCs/>
          <w:color w:val="000000"/>
          <w:szCs w:val="21"/>
          <w:lang w:val="it-IT"/>
        </w:rPr>
        <w:t>[2.E]=G4E-1[32.L]</w:t>
      </w:r>
    </w:p>
    <w:p>
      <w:pPr>
        <w:spacing w:line="440" w:lineRule="exact"/>
        <w:ind w:firstLine="420" w:firstLineChars="200"/>
        <w:rPr>
          <w:bCs/>
          <w:color w:val="000000"/>
          <w:szCs w:val="21"/>
          <w:lang w:val="it-IT"/>
        </w:rPr>
      </w:pPr>
      <w:r>
        <w:rPr>
          <w:bCs/>
          <w:color w:val="000000"/>
          <w:szCs w:val="21"/>
          <w:lang w:val="it-IT"/>
        </w:rPr>
        <w:t>[3.A]=G4E-1[63.I]</w:t>
      </w:r>
    </w:p>
    <w:p>
      <w:pPr>
        <w:spacing w:line="440" w:lineRule="exact"/>
        <w:ind w:firstLine="420" w:firstLineChars="200"/>
        <w:rPr>
          <w:bCs/>
          <w:color w:val="000000"/>
          <w:szCs w:val="21"/>
          <w:lang w:val="it-IT"/>
        </w:rPr>
      </w:pPr>
      <w:r>
        <w:rPr>
          <w:bCs/>
          <w:color w:val="000000"/>
          <w:szCs w:val="21"/>
          <w:lang w:val="it-IT"/>
        </w:rPr>
        <w:t>[3.B]=G4E-1[63.J]</w:t>
      </w:r>
    </w:p>
    <w:p>
      <w:pPr>
        <w:spacing w:line="440" w:lineRule="exact"/>
        <w:ind w:firstLine="420" w:firstLineChars="200"/>
        <w:rPr>
          <w:bCs/>
          <w:color w:val="000000"/>
          <w:szCs w:val="21"/>
          <w:lang w:val="it-IT"/>
        </w:rPr>
      </w:pPr>
      <w:r>
        <w:rPr>
          <w:bCs/>
          <w:color w:val="000000"/>
          <w:szCs w:val="21"/>
          <w:lang w:val="it-IT"/>
        </w:rPr>
        <w:t>[3.C]=G4E-1[63.K]</w:t>
      </w:r>
    </w:p>
    <w:p>
      <w:pPr>
        <w:spacing w:line="440" w:lineRule="exact"/>
        <w:ind w:firstLine="420" w:firstLineChars="200"/>
        <w:rPr>
          <w:bCs/>
          <w:color w:val="000000"/>
          <w:szCs w:val="21"/>
          <w:lang w:val="it-IT"/>
        </w:rPr>
      </w:pPr>
      <w:r>
        <w:rPr>
          <w:bCs/>
          <w:color w:val="000000"/>
          <w:szCs w:val="21"/>
          <w:lang w:val="it-IT"/>
        </w:rPr>
        <w:t>[3.E]=G4E-1[63.L]</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[4.A]=G4E-4[1.K]</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[4.B]=G4E-4[1.L]</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[4.C]=G4E-4[1.M]</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[4.E]=G4E-4[1.N]</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[4.1A]=G4E-4[18.K]</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[4.1B]=G4E-4[18.L]</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[4.1C]=G4E-4[18.M]</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[4.1E]=G4E-4[18.N]</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[4.2A]=G4E-4[35.K]</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[4.2B]=G4E-4[35.L]</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[4.2C]=G4E-4[35.M]</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[4.2E]=G4E-4[35.N]</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[4.3A]=G4E-4[52.K]</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[4.3B]=G4E-4[52.L]</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[4.3C]=G4E-4[52.M]</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[4.3E]=G4E-4[52.N]</w:t>
      </w:r>
    </w:p>
    <w:p>
      <w:pPr>
        <w:spacing w:line="440" w:lineRule="exact"/>
        <w:ind w:firstLine="421" w:firstLineChars="200"/>
        <w:rPr>
          <w:b/>
          <w:color w:val="000000" w:themeColor="text1"/>
          <w:szCs w:val="21"/>
          <w:lang w:val="it-IT"/>
          <w14:textFill>
            <w14:solidFill>
              <w14:schemeClr w14:val="tx1"/>
            </w14:solidFill>
          </w14:textFill>
        </w:rPr>
      </w:pPr>
      <w:r>
        <w:rPr>
          <w:b/>
          <w:color w:val="000000" w:themeColor="text1"/>
          <w:szCs w:val="21"/>
          <w:lang w:val="it-IT"/>
          <w14:textFill>
            <w14:solidFill>
              <w14:schemeClr w14:val="tx1"/>
            </w14:solidFill>
          </w14:textFill>
        </w:rPr>
        <w:t>[</w:t>
      </w:r>
      <w:r>
        <w:rPr>
          <w:b/>
          <w:color w:val="000000" w:themeColor="text1"/>
          <w:szCs w:val="21"/>
          <w14:textFill>
            <w14:solidFill>
              <w14:schemeClr w14:val="tx1"/>
            </w14:solidFill>
          </w14:textFill>
        </w:rPr>
        <w:t>第</w:t>
      </w:r>
      <w:r>
        <w:rPr>
          <w:b/>
          <w:color w:val="000000" w:themeColor="text1"/>
          <w:szCs w:val="21"/>
          <w:lang w:val="it-IT"/>
          <w14:textFill>
            <w14:solidFill>
              <w14:schemeClr w14:val="tx1"/>
            </w14:solidFill>
          </w14:textFill>
        </w:rPr>
        <w:t>V</w:t>
      </w:r>
      <w:r>
        <w:rPr>
          <w:b/>
          <w:color w:val="000000" w:themeColor="text1"/>
          <w:szCs w:val="21"/>
          <w14:textFill>
            <w14:solidFill>
              <w14:schemeClr w14:val="tx1"/>
            </w14:solidFill>
          </w14:textFill>
        </w:rPr>
        <w:t>部分</w:t>
      </w:r>
      <w:r>
        <w:rPr>
          <w:b/>
          <w:color w:val="000000" w:themeColor="text1"/>
          <w:szCs w:val="21"/>
          <w:lang w:val="it-IT"/>
          <w14:textFill>
            <w14:solidFill>
              <w14:schemeClr w14:val="tx1"/>
            </w14:solidFill>
          </w14:textFill>
        </w:rPr>
        <w:t>：</w:t>
      </w:r>
      <w:r>
        <w:rPr>
          <w:b/>
          <w:color w:val="000000" w:themeColor="text1"/>
          <w:szCs w:val="21"/>
          <w14:textFill>
            <w14:solidFill>
              <w14:schemeClr w14:val="tx1"/>
            </w14:solidFill>
          </w14:textFill>
        </w:rPr>
        <w:t>超额损失准备</w:t>
      </w:r>
      <w:r>
        <w:rPr>
          <w:b/>
          <w:color w:val="000000" w:themeColor="text1"/>
          <w:szCs w:val="21"/>
          <w:lang w:val="it-IT"/>
          <w14:textFill>
            <w14:solidFill>
              <w14:schemeClr w14:val="tx1"/>
            </w14:solidFill>
          </w14:textFill>
        </w:rPr>
        <w:t>]</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[1.A]=G4A-1(b)[4.3A]</w:t>
      </w:r>
    </w:p>
    <w:p>
      <w:pPr>
        <w:spacing w:line="440" w:lineRule="exact"/>
        <w:ind w:firstLine="420" w:firstLineChars="200"/>
        <w:rPr>
          <w:bCs/>
          <w:color w:val="000000" w:themeColor="text1"/>
          <w:szCs w:val="21"/>
          <w:lang w:val="it-IT"/>
          <w14:textFill>
            <w14:solidFill>
              <w14:schemeClr w14:val="tx1"/>
            </w14:solidFill>
          </w14:textFill>
        </w:rPr>
      </w:pPr>
      <w:r>
        <w:rPr>
          <w:bCs/>
          <w:color w:val="000000" w:themeColor="text1"/>
          <w:szCs w:val="21"/>
          <w:lang w:val="it-IT"/>
          <w14:textFill>
            <w14:solidFill>
              <w14:schemeClr w14:val="tx1"/>
            </w14:solidFill>
          </w14:textFill>
        </w:rPr>
        <w:t>[1.B]=G4F</w:t>
      </w:r>
      <w:r>
        <w:rPr>
          <w:bCs/>
          <w:color w:val="000000" w:themeColor="text1"/>
          <w:szCs w:val="21"/>
          <w14:textFill>
            <w14:solidFill>
              <w14:schemeClr w14:val="tx1"/>
            </w14:solidFill>
          </w14:textFill>
        </w:rPr>
        <w:t>附注项目</w:t>
      </w:r>
      <w:r>
        <w:rPr>
          <w:bCs/>
          <w:color w:val="000000" w:themeColor="text1"/>
          <w:szCs w:val="21"/>
          <w:lang w:val="it-IT"/>
          <w14:textFill>
            <w14:solidFill>
              <w14:schemeClr w14:val="tx1"/>
            </w14:solidFill>
          </w14:textFill>
        </w:rPr>
        <w:t xml:space="preserve">[1.A]-G40[3.A]+G4A-1(b)[4.A] </w:t>
      </w:r>
    </w:p>
    <w:p>
      <w:pPr>
        <w:spacing w:line="440" w:lineRule="exact"/>
        <w:ind w:firstLine="421" w:firstLineChars="200"/>
        <w:rPr>
          <w:bCs/>
          <w:color w:val="000000"/>
          <w:szCs w:val="21"/>
          <w:lang w:val="it-IT"/>
        </w:rPr>
      </w:pPr>
      <w:r>
        <w:rPr>
          <w:b/>
          <w:color w:val="000000"/>
          <w:szCs w:val="21"/>
          <w:lang w:val="it-IT"/>
        </w:rPr>
        <w:t>[</w:t>
      </w:r>
      <w:r>
        <w:rPr>
          <w:b/>
          <w:color w:val="000000"/>
          <w:szCs w:val="21"/>
        </w:rPr>
        <w:t>第</w:t>
      </w:r>
      <w:r>
        <w:rPr>
          <w:b/>
          <w:color w:val="000000"/>
          <w:szCs w:val="21"/>
          <w:lang w:val="it-IT"/>
        </w:rPr>
        <w:t>VI</w:t>
      </w:r>
      <w:r>
        <w:rPr>
          <w:b/>
          <w:color w:val="000000"/>
          <w:szCs w:val="21"/>
        </w:rPr>
        <w:t>部分</w:t>
      </w:r>
      <w:r>
        <w:rPr>
          <w:b/>
          <w:color w:val="000000"/>
          <w:szCs w:val="21"/>
          <w:lang w:val="it-IT"/>
        </w:rPr>
        <w:t>：</w:t>
      </w:r>
      <w:r>
        <w:rPr>
          <w:b/>
          <w:color w:val="000000"/>
          <w:szCs w:val="21"/>
        </w:rPr>
        <w:t>汇总</w:t>
      </w:r>
      <w:r>
        <w:rPr>
          <w:b/>
          <w:color w:val="000000"/>
          <w:szCs w:val="21"/>
          <w:lang w:val="it-IT"/>
        </w:rPr>
        <w:t>]</w:t>
      </w:r>
    </w:p>
    <w:p>
      <w:pPr>
        <w:spacing w:line="440" w:lineRule="exact"/>
        <w:ind w:firstLine="420" w:firstLineChars="200"/>
        <w:rPr>
          <w:color w:val="000000"/>
          <w:szCs w:val="21"/>
          <w:lang w:val="pt-BR"/>
        </w:rPr>
      </w:pPr>
      <w:r>
        <w:rPr>
          <w:bCs/>
          <w:color w:val="000000"/>
          <w:szCs w:val="21"/>
          <w:lang w:val="it-IT"/>
        </w:rPr>
        <w:t>[1.A]&gt;=</w:t>
      </w:r>
      <w:r>
        <w:rPr>
          <w:color w:val="000000"/>
          <w:szCs w:val="21"/>
          <w:lang w:val="pt-BR"/>
        </w:rPr>
        <w:t>G4E-1[1.</w:t>
      </w:r>
      <w:r>
        <w:rPr>
          <w:color w:val="000000"/>
          <w:szCs w:val="21"/>
          <w:lang w:val="it-IT"/>
        </w:rPr>
        <w:t>N</w:t>
      </w:r>
      <w:r>
        <w:rPr>
          <w:color w:val="000000"/>
          <w:szCs w:val="21"/>
          <w:lang w:val="pt-BR"/>
        </w:rPr>
        <w:t>]</w:t>
      </w:r>
    </w:p>
    <w:p>
      <w:pPr>
        <w:spacing w:line="440" w:lineRule="exact"/>
        <w:ind w:firstLine="420" w:firstLineChars="200"/>
        <w:rPr>
          <w:color w:val="000000"/>
          <w:szCs w:val="21"/>
          <w:lang w:val="pt-BR"/>
        </w:rPr>
      </w:pPr>
      <w:r>
        <w:rPr>
          <w:bCs/>
          <w:color w:val="000000"/>
          <w:szCs w:val="21"/>
          <w:lang w:val="it-IT"/>
        </w:rPr>
        <w:t>[1.B]&gt;=</w:t>
      </w:r>
      <w:r>
        <w:rPr>
          <w:color w:val="000000"/>
          <w:szCs w:val="21"/>
          <w:lang w:val="pt-BR"/>
        </w:rPr>
        <w:t>G4E-1[1.</w:t>
      </w:r>
      <w:r>
        <w:rPr>
          <w:color w:val="000000"/>
          <w:szCs w:val="21"/>
          <w:lang w:val="it-IT"/>
        </w:rPr>
        <w:t>M</w:t>
      </w:r>
      <w:r>
        <w:rPr>
          <w:color w:val="000000"/>
          <w:szCs w:val="21"/>
          <w:lang w:val="pt-BR"/>
        </w:rPr>
        <w:t>]</w:t>
      </w:r>
    </w:p>
    <w:p>
      <w:pPr>
        <w:spacing w:line="440" w:lineRule="exact"/>
        <w:ind w:firstLine="420" w:firstLineChars="200"/>
        <w:rPr>
          <w:color w:val="000000"/>
          <w:szCs w:val="21"/>
          <w:lang w:val="pt-BR"/>
        </w:rPr>
      </w:pPr>
      <w:r>
        <w:rPr>
          <w:bCs/>
          <w:color w:val="000000"/>
          <w:szCs w:val="21"/>
          <w:lang w:val="it-IT"/>
        </w:rPr>
        <w:t>[1.F]&gt;=</w:t>
      </w:r>
      <w:r>
        <w:rPr>
          <w:color w:val="000000"/>
          <w:szCs w:val="21"/>
          <w:lang w:val="pt-BR"/>
        </w:rPr>
        <w:t>G4E-1[1.</w:t>
      </w:r>
      <w:r>
        <w:rPr>
          <w:color w:val="000000"/>
          <w:szCs w:val="21"/>
          <w:lang w:val="it-IT"/>
        </w:rPr>
        <w:t>P</w:t>
      </w:r>
      <w:r>
        <w:rPr>
          <w:color w:val="000000"/>
          <w:szCs w:val="21"/>
          <w:lang w:val="pt-BR"/>
        </w:rPr>
        <w:t>]</w:t>
      </w:r>
    </w:p>
    <w:p>
      <w:pPr>
        <w:spacing w:line="440" w:lineRule="exact"/>
        <w:ind w:firstLine="420" w:firstLineChars="200"/>
        <w:rPr>
          <w:color w:val="000000"/>
          <w:szCs w:val="21"/>
          <w:lang w:val="pt-BR"/>
        </w:rPr>
      </w:pPr>
      <w:r>
        <w:rPr>
          <w:bCs/>
          <w:color w:val="000000"/>
          <w:szCs w:val="21"/>
          <w:lang w:val="it-IT"/>
        </w:rPr>
        <w:t>[2.A]&gt;=</w:t>
      </w:r>
      <w:r>
        <w:rPr>
          <w:color w:val="000000"/>
          <w:szCs w:val="21"/>
          <w:lang w:val="pt-BR"/>
        </w:rPr>
        <w:t>G4E-1[</w:t>
      </w:r>
      <w:r>
        <w:rPr>
          <w:color w:val="000000"/>
          <w:szCs w:val="21"/>
          <w:lang w:val="it-IT"/>
        </w:rPr>
        <w:t>32</w:t>
      </w:r>
      <w:r>
        <w:rPr>
          <w:color w:val="000000"/>
          <w:szCs w:val="21"/>
          <w:lang w:val="pt-BR"/>
        </w:rPr>
        <w:t>.</w:t>
      </w:r>
      <w:r>
        <w:rPr>
          <w:color w:val="000000"/>
          <w:szCs w:val="21"/>
          <w:lang w:val="it-IT"/>
        </w:rPr>
        <w:t>N</w:t>
      </w:r>
      <w:r>
        <w:rPr>
          <w:color w:val="000000"/>
          <w:szCs w:val="21"/>
          <w:lang w:val="pt-BR"/>
        </w:rPr>
        <w:t>]</w:t>
      </w:r>
    </w:p>
    <w:p>
      <w:pPr>
        <w:spacing w:line="440" w:lineRule="exact"/>
        <w:ind w:firstLine="420" w:firstLineChars="200"/>
        <w:rPr>
          <w:color w:val="000000"/>
          <w:szCs w:val="21"/>
          <w:lang w:val="pt-BR"/>
        </w:rPr>
      </w:pPr>
      <w:r>
        <w:rPr>
          <w:bCs/>
          <w:color w:val="000000"/>
          <w:szCs w:val="21"/>
          <w:lang w:val="it-IT"/>
        </w:rPr>
        <w:t>[2.B]=</w:t>
      </w:r>
      <w:r>
        <w:rPr>
          <w:color w:val="000000"/>
          <w:szCs w:val="21"/>
          <w:lang w:val="pt-BR"/>
        </w:rPr>
        <w:t>G4E-1[</w:t>
      </w:r>
      <w:r>
        <w:rPr>
          <w:color w:val="000000"/>
          <w:szCs w:val="21"/>
          <w:lang w:val="it-IT"/>
        </w:rPr>
        <w:t>32</w:t>
      </w:r>
      <w:r>
        <w:rPr>
          <w:color w:val="000000"/>
          <w:szCs w:val="21"/>
          <w:lang w:val="pt-BR"/>
        </w:rPr>
        <w:t>.</w:t>
      </w:r>
      <w:r>
        <w:rPr>
          <w:color w:val="000000"/>
          <w:szCs w:val="21"/>
          <w:lang w:val="it-IT"/>
        </w:rPr>
        <w:t>M</w:t>
      </w:r>
      <w:r>
        <w:rPr>
          <w:color w:val="000000"/>
          <w:szCs w:val="21"/>
          <w:lang w:val="pt-BR"/>
        </w:rPr>
        <w:t>]</w:t>
      </w:r>
    </w:p>
    <w:p>
      <w:pPr>
        <w:spacing w:line="440" w:lineRule="exact"/>
        <w:ind w:firstLine="420" w:firstLineChars="200"/>
        <w:rPr>
          <w:color w:val="000000"/>
          <w:szCs w:val="21"/>
          <w:lang w:val="pt-BR"/>
        </w:rPr>
      </w:pPr>
      <w:r>
        <w:rPr>
          <w:bCs/>
          <w:color w:val="000000"/>
          <w:szCs w:val="21"/>
          <w:lang w:val="it-IT"/>
        </w:rPr>
        <w:t>[2.F]&gt;=</w:t>
      </w:r>
      <w:r>
        <w:rPr>
          <w:color w:val="000000"/>
          <w:szCs w:val="21"/>
          <w:lang w:val="pt-BR"/>
        </w:rPr>
        <w:t>G4E-1[</w:t>
      </w:r>
      <w:r>
        <w:rPr>
          <w:color w:val="000000"/>
          <w:szCs w:val="21"/>
          <w:lang w:val="it-IT"/>
        </w:rPr>
        <w:t>32</w:t>
      </w:r>
      <w:r>
        <w:rPr>
          <w:color w:val="000000"/>
          <w:szCs w:val="21"/>
          <w:lang w:val="pt-BR"/>
        </w:rPr>
        <w:t>.</w:t>
      </w:r>
      <w:r>
        <w:rPr>
          <w:color w:val="000000"/>
          <w:szCs w:val="21"/>
          <w:lang w:val="it-IT"/>
        </w:rPr>
        <w:t>P</w:t>
      </w:r>
      <w:r>
        <w:rPr>
          <w:color w:val="000000"/>
          <w:szCs w:val="21"/>
          <w:lang w:val="pt-BR"/>
        </w:rPr>
        <w:t>]</w:t>
      </w:r>
    </w:p>
    <w:p>
      <w:pPr>
        <w:spacing w:line="440" w:lineRule="exact"/>
        <w:ind w:firstLine="420" w:firstLineChars="200"/>
        <w:rPr>
          <w:color w:val="000000"/>
          <w:szCs w:val="21"/>
          <w:lang w:val="pt-BR"/>
        </w:rPr>
      </w:pPr>
      <w:r>
        <w:rPr>
          <w:bCs/>
          <w:color w:val="000000"/>
          <w:szCs w:val="21"/>
          <w:lang w:val="it-IT"/>
        </w:rPr>
        <w:t>[3.A]&gt;=</w:t>
      </w:r>
      <w:r>
        <w:rPr>
          <w:color w:val="000000"/>
          <w:szCs w:val="21"/>
          <w:lang w:val="pt-BR"/>
        </w:rPr>
        <w:t>G4E-1[</w:t>
      </w:r>
      <w:r>
        <w:rPr>
          <w:color w:val="000000"/>
          <w:szCs w:val="21"/>
          <w:lang w:val="it-IT"/>
        </w:rPr>
        <w:t>63</w:t>
      </w:r>
      <w:r>
        <w:rPr>
          <w:color w:val="000000"/>
          <w:szCs w:val="21"/>
          <w:lang w:val="pt-BR"/>
        </w:rPr>
        <w:t>.</w:t>
      </w:r>
      <w:r>
        <w:rPr>
          <w:color w:val="000000"/>
          <w:szCs w:val="21"/>
          <w:lang w:val="it-IT"/>
        </w:rPr>
        <w:t>N</w:t>
      </w:r>
      <w:r>
        <w:rPr>
          <w:color w:val="000000"/>
          <w:szCs w:val="21"/>
          <w:lang w:val="pt-BR"/>
        </w:rPr>
        <w:t>]</w:t>
      </w:r>
    </w:p>
    <w:p>
      <w:pPr>
        <w:spacing w:line="440" w:lineRule="exact"/>
        <w:ind w:firstLine="420" w:firstLineChars="200"/>
        <w:rPr>
          <w:color w:val="000000"/>
          <w:szCs w:val="21"/>
          <w:lang w:val="pt-BR"/>
        </w:rPr>
      </w:pPr>
      <w:r>
        <w:rPr>
          <w:bCs/>
          <w:color w:val="000000"/>
          <w:szCs w:val="21"/>
          <w:lang w:val="it-IT"/>
        </w:rPr>
        <w:t>[3.B]=</w:t>
      </w:r>
      <w:r>
        <w:rPr>
          <w:color w:val="000000"/>
          <w:szCs w:val="21"/>
          <w:lang w:val="pt-BR"/>
        </w:rPr>
        <w:t>G4E-1[</w:t>
      </w:r>
      <w:r>
        <w:rPr>
          <w:color w:val="000000"/>
          <w:szCs w:val="21"/>
          <w:lang w:val="it-IT"/>
        </w:rPr>
        <w:t>63</w:t>
      </w:r>
      <w:r>
        <w:rPr>
          <w:color w:val="000000"/>
          <w:szCs w:val="21"/>
          <w:lang w:val="pt-BR"/>
        </w:rPr>
        <w:t>.</w:t>
      </w:r>
      <w:r>
        <w:rPr>
          <w:color w:val="000000"/>
          <w:szCs w:val="21"/>
          <w:lang w:val="it-IT"/>
        </w:rPr>
        <w:t>M</w:t>
      </w:r>
      <w:r>
        <w:rPr>
          <w:color w:val="000000"/>
          <w:szCs w:val="21"/>
          <w:lang w:val="pt-BR"/>
        </w:rPr>
        <w:t>]</w:t>
      </w:r>
    </w:p>
    <w:p>
      <w:pPr>
        <w:spacing w:line="440" w:lineRule="exact"/>
        <w:ind w:firstLine="420" w:firstLineChars="200"/>
        <w:rPr>
          <w:color w:val="000000"/>
          <w:szCs w:val="21"/>
          <w:lang w:val="pt-BR"/>
        </w:rPr>
      </w:pPr>
      <w:r>
        <w:rPr>
          <w:bCs/>
          <w:color w:val="000000"/>
          <w:szCs w:val="21"/>
          <w:lang w:val="it-IT"/>
        </w:rPr>
        <w:t>[3.F]&gt;=</w:t>
      </w:r>
      <w:r>
        <w:rPr>
          <w:color w:val="000000"/>
          <w:szCs w:val="21"/>
          <w:lang w:val="pt-BR"/>
        </w:rPr>
        <w:t>G4E-1[</w:t>
      </w:r>
      <w:r>
        <w:rPr>
          <w:color w:val="000000"/>
          <w:szCs w:val="21"/>
          <w:lang w:val="it-IT"/>
        </w:rPr>
        <w:t>63</w:t>
      </w:r>
      <w:r>
        <w:rPr>
          <w:color w:val="000000"/>
          <w:szCs w:val="21"/>
          <w:lang w:val="pt-BR"/>
        </w:rPr>
        <w:t>.</w:t>
      </w:r>
      <w:r>
        <w:rPr>
          <w:color w:val="000000"/>
          <w:szCs w:val="21"/>
          <w:lang w:val="it-IT"/>
        </w:rPr>
        <w:t>P</w:t>
      </w:r>
      <w:r>
        <w:rPr>
          <w:color w:val="000000"/>
          <w:szCs w:val="21"/>
          <w:lang w:val="pt-BR"/>
        </w:rPr>
        <w:t>]</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lang w:val="it-IT"/>
          <w14:textFill>
            <w14:solidFill>
              <w14:schemeClr w14:val="tx1"/>
            </w14:solidFill>
          </w14:textFill>
        </w:rPr>
        <w:t>[4.A]&gt;=</w:t>
      </w:r>
      <w:r>
        <w:rPr>
          <w:color w:val="000000" w:themeColor="text1"/>
          <w:szCs w:val="21"/>
          <w:lang w:val="pt-BR"/>
          <w14:textFill>
            <w14:solidFill>
              <w14:schemeClr w14:val="tx1"/>
            </w14:solidFill>
          </w14:textFill>
        </w:rPr>
        <w:t>G4E-</w:t>
      </w:r>
      <w:r>
        <w:rPr>
          <w:color w:val="000000" w:themeColor="text1"/>
          <w:szCs w:val="21"/>
          <w:lang w:val="it-IT"/>
          <w14:textFill>
            <w14:solidFill>
              <w14:schemeClr w14:val="tx1"/>
            </w14:solidFill>
          </w14:textFill>
        </w:rPr>
        <w:t>4</w:t>
      </w:r>
      <w:r>
        <w:rPr>
          <w:color w:val="000000" w:themeColor="text1"/>
          <w:szCs w:val="21"/>
          <w:lang w:val="pt-BR"/>
          <w14:textFill>
            <w14:solidFill>
              <w14:schemeClr w14:val="tx1"/>
            </w14:solidFill>
          </w14:textFill>
        </w:rPr>
        <w:t>[</w:t>
      </w:r>
      <w:r>
        <w:rPr>
          <w:color w:val="000000" w:themeColor="text1"/>
          <w:szCs w:val="21"/>
          <w:lang w:val="it-IT"/>
          <w14:textFill>
            <w14:solidFill>
              <w14:schemeClr w14:val="tx1"/>
            </w14:solidFill>
          </w14:textFill>
        </w:rPr>
        <w:t>1.P</w:t>
      </w:r>
      <w:r>
        <w:rPr>
          <w:color w:val="000000" w:themeColor="text1"/>
          <w:szCs w:val="21"/>
          <w:lang w:val="pt-BR"/>
          <w14:textFill>
            <w14:solidFill>
              <w14:schemeClr w14:val="tx1"/>
            </w14:solidFill>
          </w14:textFill>
        </w:rPr>
        <w:t>]</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lang w:val="it-IT"/>
          <w14:textFill>
            <w14:solidFill>
              <w14:schemeClr w14:val="tx1"/>
            </w14:solidFill>
          </w14:textFill>
        </w:rPr>
        <w:t>[4.B]=</w:t>
      </w:r>
      <w:r>
        <w:rPr>
          <w:color w:val="000000" w:themeColor="text1"/>
          <w:szCs w:val="21"/>
          <w:lang w:val="pt-BR"/>
          <w14:textFill>
            <w14:solidFill>
              <w14:schemeClr w14:val="tx1"/>
            </w14:solidFill>
          </w14:textFill>
        </w:rPr>
        <w:t>G4E-</w:t>
      </w:r>
      <w:r>
        <w:rPr>
          <w:color w:val="000000" w:themeColor="text1"/>
          <w:szCs w:val="21"/>
          <w:lang w:val="it-IT"/>
          <w14:textFill>
            <w14:solidFill>
              <w14:schemeClr w14:val="tx1"/>
            </w14:solidFill>
          </w14:textFill>
        </w:rPr>
        <w:t>4</w:t>
      </w:r>
      <w:r>
        <w:rPr>
          <w:color w:val="000000" w:themeColor="text1"/>
          <w:szCs w:val="21"/>
          <w:lang w:val="pt-BR"/>
          <w14:textFill>
            <w14:solidFill>
              <w14:schemeClr w14:val="tx1"/>
            </w14:solidFill>
          </w14:textFill>
        </w:rPr>
        <w:t>[</w:t>
      </w:r>
      <w:r>
        <w:rPr>
          <w:color w:val="000000" w:themeColor="text1"/>
          <w:szCs w:val="21"/>
          <w:lang w:val="it-IT"/>
          <w14:textFill>
            <w14:solidFill>
              <w14:schemeClr w14:val="tx1"/>
            </w14:solidFill>
          </w14:textFill>
        </w:rPr>
        <w:t>1.O</w:t>
      </w:r>
      <w:r>
        <w:rPr>
          <w:color w:val="000000" w:themeColor="text1"/>
          <w:szCs w:val="21"/>
          <w:lang w:val="pt-BR"/>
          <w14:textFill>
            <w14:solidFill>
              <w14:schemeClr w14:val="tx1"/>
            </w14:solidFill>
          </w14:textFill>
        </w:rPr>
        <w:t>]</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lang w:val="pt-BR"/>
          <w14:textFill>
            <w14:solidFill>
              <w14:schemeClr w14:val="tx1"/>
            </w14:solidFill>
          </w14:textFill>
        </w:rPr>
        <w:t>[4.F]&gt;=</w:t>
      </w:r>
      <w:r>
        <w:rPr>
          <w:color w:val="000000" w:themeColor="text1"/>
          <w:szCs w:val="21"/>
          <w:lang w:val="pt-BR"/>
          <w14:textFill>
            <w14:solidFill>
              <w14:schemeClr w14:val="tx1"/>
            </w14:solidFill>
          </w14:textFill>
        </w:rPr>
        <w:t>G4E-4[1.R]</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[1.C]+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[1.C]+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 xml:space="preserve">[1.C]&gt;= </w:t>
      </w:r>
      <w:r>
        <w:rPr>
          <w:color w:val="000000" w:themeColor="text1"/>
          <w:szCs w:val="21"/>
          <w:lang w:val="pt-BR"/>
          <w14:textFill>
            <w14:solidFill>
              <w14:schemeClr w14:val="tx1"/>
            </w14:solidFill>
          </w14:textFill>
        </w:rPr>
        <w:t>G4E-1 [1.N]</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[1.</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[1.</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[1.</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 xml:space="preserve">]&gt;= </w:t>
      </w:r>
      <w:r>
        <w:rPr>
          <w:color w:val="000000" w:themeColor="text1"/>
          <w:szCs w:val="21"/>
          <w:lang w:val="pt-BR"/>
          <w14:textFill>
            <w14:solidFill>
              <w14:schemeClr w14:val="tx1"/>
            </w14:solidFill>
          </w14:textFill>
        </w:rPr>
        <w:t>G4E-1 [1.</w:t>
      </w:r>
      <w:r>
        <w:rPr>
          <w:color w:val="000000" w:themeColor="text1"/>
          <w:szCs w:val="21"/>
          <w:lang w:val="it-IT"/>
          <w14:textFill>
            <w14:solidFill>
              <w14:schemeClr w14:val="tx1"/>
            </w14:solidFill>
          </w14:textFill>
        </w:rPr>
        <w:t>P</w:t>
      </w:r>
      <w:r>
        <w:rPr>
          <w:color w:val="000000" w:themeColor="text1"/>
          <w:szCs w:val="21"/>
          <w:lang w:val="pt-BR"/>
          <w14:textFill>
            <w14:solidFill>
              <w14:schemeClr w14:val="tx1"/>
            </w14:solidFill>
          </w14:textFill>
        </w:rPr>
        <w:t>]</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[2.C]+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[2.C]+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 xml:space="preserve">[2.C]= </w:t>
      </w:r>
      <w:r>
        <w:rPr>
          <w:color w:val="000000" w:themeColor="text1"/>
          <w:szCs w:val="21"/>
          <w:lang w:val="pt-BR"/>
          <w14:textFill>
            <w14:solidFill>
              <w14:schemeClr w14:val="tx1"/>
            </w14:solidFill>
          </w14:textFill>
        </w:rPr>
        <w:t>G4E-1 [32.N]</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[2.</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[2.</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[2.</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 xml:space="preserve">]= </w:t>
      </w:r>
      <w:r>
        <w:rPr>
          <w:color w:val="000000" w:themeColor="text1"/>
          <w:szCs w:val="21"/>
          <w:lang w:val="pt-BR"/>
          <w14:textFill>
            <w14:solidFill>
              <w14:schemeClr w14:val="tx1"/>
            </w14:solidFill>
          </w14:textFill>
        </w:rPr>
        <w:t>G4E-1 [32.</w:t>
      </w:r>
      <w:r>
        <w:rPr>
          <w:color w:val="000000" w:themeColor="text1"/>
          <w:szCs w:val="21"/>
          <w:lang w:val="it-IT"/>
          <w14:textFill>
            <w14:solidFill>
              <w14:schemeClr w14:val="tx1"/>
            </w14:solidFill>
          </w14:textFill>
        </w:rPr>
        <w:t>P</w:t>
      </w:r>
      <w:r>
        <w:rPr>
          <w:color w:val="000000" w:themeColor="text1"/>
          <w:szCs w:val="21"/>
          <w:lang w:val="pt-BR"/>
          <w14:textFill>
            <w14:solidFill>
              <w14:schemeClr w14:val="tx1"/>
            </w14:solidFill>
          </w14:textFill>
        </w:rPr>
        <w:t>]</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[3.C]+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[3.C]+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 xml:space="preserve">[3.C]= </w:t>
      </w:r>
      <w:r>
        <w:rPr>
          <w:color w:val="000000" w:themeColor="text1"/>
          <w:szCs w:val="21"/>
          <w:lang w:val="pt-BR"/>
          <w14:textFill>
            <w14:solidFill>
              <w14:schemeClr w14:val="tx1"/>
            </w14:solidFill>
          </w14:textFill>
        </w:rPr>
        <w:t>G4E-1 [63.N]</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[3.</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[3.</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[3.</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 xml:space="preserve">]= </w:t>
      </w:r>
      <w:r>
        <w:rPr>
          <w:color w:val="000000" w:themeColor="text1"/>
          <w:szCs w:val="21"/>
          <w:lang w:val="pt-BR"/>
          <w14:textFill>
            <w14:solidFill>
              <w14:schemeClr w14:val="tx1"/>
            </w14:solidFill>
          </w14:textFill>
        </w:rPr>
        <w:t>G4E-1 [63.</w:t>
      </w:r>
      <w:r>
        <w:rPr>
          <w:color w:val="000000" w:themeColor="text1"/>
          <w:szCs w:val="21"/>
          <w:lang w:val="it-IT"/>
          <w14:textFill>
            <w14:solidFill>
              <w14:schemeClr w14:val="tx1"/>
            </w14:solidFill>
          </w14:textFill>
        </w:rPr>
        <w:t>P</w:t>
      </w:r>
      <w:r>
        <w:rPr>
          <w:color w:val="000000" w:themeColor="text1"/>
          <w:szCs w:val="21"/>
          <w:lang w:val="pt-BR"/>
          <w14:textFill>
            <w14:solidFill>
              <w14:schemeClr w14:val="tx1"/>
            </w14:solidFill>
          </w14:textFill>
        </w:rPr>
        <w:t>]</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 xml:space="preserve">[4.C]= </w:t>
      </w:r>
      <w:r>
        <w:rPr>
          <w:color w:val="000000" w:themeColor="text1"/>
          <w:szCs w:val="21"/>
          <w:lang w:val="pt-BR"/>
          <w14:textFill>
            <w14:solidFill>
              <w14:schemeClr w14:val="tx1"/>
            </w14:solidFill>
          </w14:textFill>
        </w:rPr>
        <w:t>G4E-4 [1.P]</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 xml:space="preserve">]= </w:t>
      </w:r>
      <w:r>
        <w:rPr>
          <w:color w:val="000000" w:themeColor="text1"/>
          <w:szCs w:val="21"/>
          <w:lang w:val="pt-BR"/>
          <w14:textFill>
            <w14:solidFill>
              <w14:schemeClr w14:val="tx1"/>
            </w14:solidFill>
          </w14:textFill>
        </w:rPr>
        <w:t>G4E-4 [1.</w:t>
      </w:r>
      <w:r>
        <w:rPr>
          <w:color w:val="000000" w:themeColor="text1"/>
          <w:szCs w:val="21"/>
          <w:lang w:val="it-IT"/>
          <w14:textFill>
            <w14:solidFill>
              <w14:schemeClr w14:val="tx1"/>
            </w14:solidFill>
          </w14:textFill>
        </w:rPr>
        <w:t>R</w:t>
      </w:r>
      <w:r>
        <w:rPr>
          <w:color w:val="000000" w:themeColor="text1"/>
          <w:szCs w:val="21"/>
          <w:lang w:val="pt-BR"/>
          <w14:textFill>
            <w14:solidFill>
              <w14:schemeClr w14:val="tx1"/>
            </w14:solidFill>
          </w14:textFill>
        </w:rPr>
        <w:t>]</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[4.1B]+</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[4.1B]+</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 xml:space="preserve">[4.1B]= </w:t>
      </w:r>
      <w:r>
        <w:rPr>
          <w:color w:val="000000" w:themeColor="text1"/>
          <w:szCs w:val="21"/>
          <w:lang w:val="pt-BR"/>
          <w14:textFill>
            <w14:solidFill>
              <w14:schemeClr w14:val="tx1"/>
            </w14:solidFill>
          </w14:textFill>
        </w:rPr>
        <w:t>G4E-4 [18.O]</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[4.1C]+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[4.1C]+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 xml:space="preserve">[4.1C]= </w:t>
      </w:r>
      <w:r>
        <w:rPr>
          <w:color w:val="000000" w:themeColor="text1"/>
          <w:szCs w:val="21"/>
          <w:lang w:val="pt-BR"/>
          <w14:textFill>
            <w14:solidFill>
              <w14:schemeClr w14:val="tx1"/>
            </w14:solidFill>
          </w14:textFill>
        </w:rPr>
        <w:t>G4E-4 [18.P]</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[4.1</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[4.1</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[4.1</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 xml:space="preserve">]= </w:t>
      </w:r>
      <w:r>
        <w:rPr>
          <w:color w:val="000000" w:themeColor="text1"/>
          <w:szCs w:val="21"/>
          <w:lang w:val="pt-BR"/>
          <w14:textFill>
            <w14:solidFill>
              <w14:schemeClr w14:val="tx1"/>
            </w14:solidFill>
          </w14:textFill>
        </w:rPr>
        <w:t>G4E-4 [18.</w:t>
      </w:r>
      <w:r>
        <w:rPr>
          <w:color w:val="000000" w:themeColor="text1"/>
          <w:szCs w:val="21"/>
          <w:lang w:val="it-IT"/>
          <w14:textFill>
            <w14:solidFill>
              <w14:schemeClr w14:val="tx1"/>
            </w14:solidFill>
          </w14:textFill>
        </w:rPr>
        <w:t>R</w:t>
      </w:r>
      <w:r>
        <w:rPr>
          <w:color w:val="000000" w:themeColor="text1"/>
          <w:szCs w:val="21"/>
          <w:lang w:val="pt-BR"/>
          <w14:textFill>
            <w14:solidFill>
              <w14:schemeClr w14:val="tx1"/>
            </w14:solidFill>
          </w14:textFill>
        </w:rPr>
        <w:t>]</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[4.2B]+</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[4.2B]+</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 xml:space="preserve">[4.2B]= </w:t>
      </w:r>
      <w:r>
        <w:rPr>
          <w:color w:val="000000" w:themeColor="text1"/>
          <w:szCs w:val="21"/>
          <w:lang w:val="pt-BR"/>
          <w14:textFill>
            <w14:solidFill>
              <w14:schemeClr w14:val="tx1"/>
            </w14:solidFill>
          </w14:textFill>
        </w:rPr>
        <w:t>G4E-4 [35.O]</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[4.2C]+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[4.2C]+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 xml:space="preserve">[4.2C]= </w:t>
      </w:r>
      <w:r>
        <w:rPr>
          <w:color w:val="000000" w:themeColor="text1"/>
          <w:szCs w:val="21"/>
          <w:lang w:val="pt-BR"/>
          <w14:textFill>
            <w14:solidFill>
              <w14:schemeClr w14:val="tx1"/>
            </w14:solidFill>
          </w14:textFill>
        </w:rPr>
        <w:t>G4E-4 [35.P]</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[4.2</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[4.2</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[4.2</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 xml:space="preserve">]= </w:t>
      </w:r>
      <w:r>
        <w:rPr>
          <w:color w:val="000000" w:themeColor="text1"/>
          <w:szCs w:val="21"/>
          <w:lang w:val="pt-BR"/>
          <w14:textFill>
            <w14:solidFill>
              <w14:schemeClr w14:val="tx1"/>
            </w14:solidFill>
          </w14:textFill>
        </w:rPr>
        <w:t>G4E-4 [35.</w:t>
      </w:r>
      <w:r>
        <w:rPr>
          <w:color w:val="000000" w:themeColor="text1"/>
          <w:szCs w:val="21"/>
          <w:lang w:val="it-IT"/>
          <w14:textFill>
            <w14:solidFill>
              <w14:schemeClr w14:val="tx1"/>
            </w14:solidFill>
          </w14:textFill>
        </w:rPr>
        <w:t>R</w:t>
      </w:r>
      <w:r>
        <w:rPr>
          <w:color w:val="000000" w:themeColor="text1"/>
          <w:szCs w:val="21"/>
          <w:lang w:val="pt-BR"/>
          <w14:textFill>
            <w14:solidFill>
              <w14:schemeClr w14:val="tx1"/>
            </w14:solidFill>
          </w14:textFill>
        </w:rPr>
        <w:t>]</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[4.3B]+</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[4.3B]+</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 xml:space="preserve">[4.3B]= </w:t>
      </w:r>
      <w:r>
        <w:rPr>
          <w:color w:val="000000" w:themeColor="text1"/>
          <w:szCs w:val="21"/>
          <w:lang w:val="pt-BR"/>
          <w14:textFill>
            <w14:solidFill>
              <w14:schemeClr w14:val="tx1"/>
            </w14:solidFill>
          </w14:textFill>
        </w:rPr>
        <w:t>G4E-4 [52.O]</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[4.3C]+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[4.3C]+</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 xml:space="preserve">[4.3C]= </w:t>
      </w:r>
      <w:r>
        <w:rPr>
          <w:color w:val="000000" w:themeColor="text1"/>
          <w:szCs w:val="21"/>
          <w:lang w:val="pt-BR"/>
          <w14:textFill>
            <w14:solidFill>
              <w14:schemeClr w14:val="tx1"/>
            </w14:solidFill>
          </w14:textFill>
        </w:rPr>
        <w:t>G4E-4 [52.P]</w:t>
      </w:r>
    </w:p>
    <w:p>
      <w:pPr>
        <w:spacing w:line="440" w:lineRule="exact"/>
        <w:ind w:firstLine="420" w:firstLineChars="200"/>
        <w:rPr>
          <w:color w:val="000000" w:themeColor="text1"/>
          <w:szCs w:val="21"/>
          <w:lang w:val="pt-BR"/>
          <w14:textFill>
            <w14:solidFill>
              <w14:schemeClr w14:val="tx1"/>
            </w14:solidFill>
          </w14:textFill>
        </w:rPr>
      </w:pP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[4.3</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[4.3</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w:t>
      </w:r>
      <w:r>
        <w:rPr>
          <w:bCs/>
          <w:color w:val="000000" w:themeColor="text1"/>
          <w:szCs w:val="21"/>
          <w14:textFill>
            <w14:solidFill>
              <w14:schemeClr w14:val="tx1"/>
            </w14:solidFill>
          </w14:textFill>
        </w:rPr>
        <w:t>第</w:t>
      </w:r>
      <w:r>
        <w:rPr>
          <w:bCs/>
          <w:color w:val="000000" w:themeColor="text1"/>
          <w:szCs w:val="21"/>
          <w:lang w:val="pt-BR"/>
          <w14:textFill>
            <w14:solidFill>
              <w14:schemeClr w14:val="tx1"/>
            </w14:solidFill>
          </w14:textFill>
        </w:rPr>
        <w:t>III</w:t>
      </w:r>
      <w:r>
        <w:rPr>
          <w:bCs/>
          <w:color w:val="000000" w:themeColor="text1"/>
          <w:szCs w:val="21"/>
          <w14:textFill>
            <w14:solidFill>
              <w14:schemeClr w14:val="tx1"/>
            </w14:solidFill>
          </w14:textFill>
        </w:rPr>
        <w:t>部分</w:t>
      </w:r>
      <w:r>
        <w:rPr>
          <w:bCs/>
          <w:color w:val="000000" w:themeColor="text1"/>
          <w:szCs w:val="21"/>
          <w:lang w:val="pt-BR"/>
          <w14:textFill>
            <w14:solidFill>
              <w14:schemeClr w14:val="tx1"/>
            </w14:solidFill>
          </w14:textFill>
        </w:rPr>
        <w:t>[4.3</w:t>
      </w:r>
      <w:r>
        <w:rPr>
          <w:bCs/>
          <w:color w:val="000000" w:themeColor="text1"/>
          <w:szCs w:val="21"/>
          <w:lang w:val="it-IT"/>
          <w14:textFill>
            <w14:solidFill>
              <w14:schemeClr w14:val="tx1"/>
            </w14:solidFill>
          </w14:textFill>
        </w:rPr>
        <w:t>E</w:t>
      </w:r>
      <w:r>
        <w:rPr>
          <w:bCs/>
          <w:color w:val="000000" w:themeColor="text1"/>
          <w:szCs w:val="21"/>
          <w:lang w:val="pt-BR"/>
          <w14:textFill>
            <w14:solidFill>
              <w14:schemeClr w14:val="tx1"/>
            </w14:solidFill>
          </w14:textFill>
        </w:rPr>
        <w:t xml:space="preserve">]= </w:t>
      </w:r>
      <w:r>
        <w:rPr>
          <w:color w:val="000000" w:themeColor="text1"/>
          <w:szCs w:val="21"/>
          <w:lang w:val="pt-BR"/>
          <w14:textFill>
            <w14:solidFill>
              <w14:schemeClr w14:val="tx1"/>
            </w14:solidFill>
          </w14:textFill>
        </w:rPr>
        <w:t>G4E-4 [52.</w:t>
      </w:r>
      <w:r>
        <w:rPr>
          <w:color w:val="000000" w:themeColor="text1"/>
          <w:szCs w:val="21"/>
          <w:lang w:val="it-IT"/>
          <w14:textFill>
            <w14:solidFill>
              <w14:schemeClr w14:val="tx1"/>
            </w14:solidFill>
          </w14:textFill>
        </w:rPr>
        <w:t>R</w:t>
      </w:r>
      <w:r>
        <w:rPr>
          <w:color w:val="000000" w:themeColor="text1"/>
          <w:szCs w:val="21"/>
          <w:lang w:val="pt-BR"/>
          <w14:textFill>
            <w14:solidFill>
              <w14:schemeClr w14:val="tx1"/>
            </w14:solidFill>
          </w14:textFill>
        </w:rPr>
        <w:t>]</w:t>
      </w:r>
    </w:p>
    <w:p>
      <w:pPr>
        <w:spacing w:line="440" w:lineRule="exact"/>
        <w:ind w:firstLine="420" w:firstLineChars="200"/>
        <w:rPr>
          <w:del w:id="11" w:author="陈静" w:date="2024-12-12T15:34:24Z"/>
          <w:rFonts w:eastAsia="宋体"/>
          <w:bCs/>
          <w:color w:val="000000" w:themeColor="text1"/>
          <w:sz w:val="21"/>
          <w:szCs w:val="21"/>
          <w:lang w:val="pt-BR"/>
          <w14:textFill>
            <w14:solidFill>
              <w14:schemeClr w14:val="tx1"/>
            </w14:solidFill>
          </w14:textFill>
        </w:rPr>
      </w:pPr>
      <w:del w:id="12" w:author="陈静" w:date="2024-12-12T15:34:24Z">
        <w:r>
          <w:rPr>
            <w:rFonts w:ascii="宋体" w:hAnsi="宋体"/>
            <w:bCs/>
            <w:color w:val="000000" w:themeColor="text1"/>
            <w:szCs w:val="21"/>
            <w14:textFill>
              <w14:solidFill>
                <w14:schemeClr w14:val="tx1"/>
              </w14:solidFill>
            </w14:textFill>
          </w:rPr>
          <w:delText>第</w:delText>
        </w:r>
      </w:del>
      <w:del w:id="13" w:author="陈静" w:date="2024-12-12T15:34:24Z">
        <w:r>
          <w:rPr>
            <w:rFonts w:ascii="宋体" w:hAnsi="宋体"/>
            <w:bCs/>
            <w:color w:val="000000" w:themeColor="text1"/>
            <w:szCs w:val="21"/>
            <w:lang w:val="pt-BR"/>
            <w14:textFill>
              <w14:solidFill>
                <w14:schemeClr w14:val="tx1"/>
              </w14:solidFill>
            </w14:textFill>
          </w:rPr>
          <w:delText>I</w:delText>
        </w:r>
      </w:del>
      <w:del w:id="14" w:author="陈静" w:date="2024-12-12T15:34:24Z">
        <w:r>
          <w:rPr>
            <w:rFonts w:ascii="宋体" w:hAnsi="宋体"/>
            <w:bCs/>
            <w:color w:val="000000" w:themeColor="text1"/>
            <w:szCs w:val="21"/>
            <w14:textFill>
              <w14:solidFill>
                <w14:schemeClr w14:val="tx1"/>
              </w14:solidFill>
            </w14:textFill>
          </w:rPr>
          <w:delText>部分</w:delText>
        </w:r>
      </w:del>
      <w:del w:id="15" w:author="陈静" w:date="2024-12-12T15:34:24Z">
        <w:r>
          <w:rPr>
            <w:rFonts w:ascii="宋体" w:hAnsi="宋体"/>
            <w:bCs/>
            <w:color w:val="000000" w:themeColor="text1"/>
            <w:szCs w:val="21"/>
            <w:lang w:val="pt-BR"/>
            <w14:textFill>
              <w14:solidFill>
                <w14:schemeClr w14:val="tx1"/>
              </w14:solidFill>
            </w14:textFill>
          </w:rPr>
          <w:delText>[7.C]+</w:delText>
        </w:r>
      </w:del>
      <w:del w:id="16" w:author="陈静" w:date="2024-12-12T15:34:24Z">
        <w:r>
          <w:rPr>
            <w:rFonts w:ascii="宋体" w:hAnsi="宋体"/>
            <w:bCs/>
            <w:color w:val="000000" w:themeColor="text1"/>
            <w:szCs w:val="21"/>
            <w14:textFill>
              <w14:solidFill>
                <w14:schemeClr w14:val="tx1"/>
              </w14:solidFill>
            </w14:textFill>
          </w:rPr>
          <w:delText>第</w:delText>
        </w:r>
      </w:del>
      <w:del w:id="17" w:author="陈静" w:date="2024-12-12T15:34:24Z">
        <w:r>
          <w:rPr>
            <w:rFonts w:ascii="宋体" w:hAnsi="宋体"/>
            <w:bCs/>
            <w:color w:val="000000" w:themeColor="text1"/>
            <w:szCs w:val="21"/>
            <w:lang w:val="pt-BR"/>
            <w14:textFill>
              <w14:solidFill>
                <w14:schemeClr w14:val="tx1"/>
              </w14:solidFill>
            </w14:textFill>
          </w:rPr>
          <w:delText>III</w:delText>
        </w:r>
      </w:del>
      <w:del w:id="18" w:author="陈静" w:date="2024-12-12T15:34:24Z">
        <w:r>
          <w:rPr>
            <w:rFonts w:ascii="宋体" w:hAnsi="宋体"/>
            <w:bCs/>
            <w:color w:val="000000" w:themeColor="text1"/>
            <w:szCs w:val="21"/>
            <w14:textFill>
              <w14:solidFill>
                <w14:schemeClr w14:val="tx1"/>
              </w14:solidFill>
            </w14:textFill>
          </w:rPr>
          <w:delText>部分</w:delText>
        </w:r>
      </w:del>
      <w:del w:id="19" w:author="陈静" w:date="2024-12-12T15:34:24Z">
        <w:r>
          <w:rPr>
            <w:rFonts w:ascii="宋体" w:hAnsi="宋体"/>
            <w:bCs/>
            <w:color w:val="000000" w:themeColor="text1"/>
            <w:szCs w:val="21"/>
            <w:lang w:val="pt-BR"/>
            <w14:textFill>
              <w14:solidFill>
                <w14:schemeClr w14:val="tx1"/>
              </w14:solidFill>
            </w14:textFill>
          </w:rPr>
          <w:delText>[7.A]+</w:delText>
        </w:r>
      </w:del>
      <w:del w:id="20" w:author="陈静" w:date="2024-12-12T15:34:24Z">
        <w:r>
          <w:rPr>
            <w:rFonts w:ascii="宋体" w:hAnsi="宋体"/>
            <w:bCs/>
            <w:color w:val="000000" w:themeColor="text1"/>
            <w:szCs w:val="21"/>
            <w14:textFill>
              <w14:solidFill>
                <w14:schemeClr w14:val="tx1"/>
              </w14:solidFill>
            </w14:textFill>
          </w:rPr>
          <w:delText>第</w:delText>
        </w:r>
      </w:del>
      <w:del w:id="21" w:author="陈静" w:date="2024-12-12T15:34:24Z">
        <w:r>
          <w:rPr>
            <w:rFonts w:ascii="宋体" w:hAnsi="宋体"/>
            <w:bCs/>
            <w:color w:val="000000" w:themeColor="text1"/>
            <w:szCs w:val="21"/>
            <w:lang w:val="pt-BR"/>
            <w14:textFill>
              <w14:solidFill>
                <w14:schemeClr w14:val="tx1"/>
              </w14:solidFill>
            </w14:textFill>
          </w:rPr>
          <w:delText>III</w:delText>
        </w:r>
      </w:del>
      <w:del w:id="22" w:author="陈静" w:date="2024-12-12T15:34:24Z">
        <w:r>
          <w:rPr>
            <w:rFonts w:ascii="宋体" w:hAnsi="宋体"/>
            <w:bCs/>
            <w:color w:val="000000" w:themeColor="text1"/>
            <w:szCs w:val="21"/>
            <w14:textFill>
              <w14:solidFill>
                <w14:schemeClr w14:val="tx1"/>
              </w14:solidFill>
            </w14:textFill>
          </w:rPr>
          <w:delText>部分</w:delText>
        </w:r>
      </w:del>
      <w:del w:id="23" w:author="陈静" w:date="2024-12-12T15:34:24Z">
        <w:r>
          <w:rPr>
            <w:rFonts w:ascii="宋体" w:hAnsi="宋体"/>
            <w:bCs/>
            <w:color w:val="000000" w:themeColor="text1"/>
            <w:szCs w:val="21"/>
            <w:lang w:val="pt-BR"/>
            <w14:textFill>
              <w14:solidFill>
                <w14:schemeClr w14:val="tx1"/>
              </w14:solidFill>
            </w14:textFill>
          </w:rPr>
          <w:delText>[7.D]=G4E-8[1.C]</w:delText>
        </w:r>
      </w:del>
    </w:p>
    <w:p>
      <w:pPr>
        <w:spacing w:line="440" w:lineRule="exact"/>
        <w:ind w:firstLine="420" w:firstLineChars="200"/>
        <w:rPr>
          <w:del w:id="24" w:author="陈静" w:date="2024-12-12T15:34:24Z"/>
          <w:rFonts w:ascii="宋体" w:hAnsi="宋体" w:eastAsia="宋体"/>
          <w:bCs/>
          <w:color w:val="000000" w:themeColor="text1"/>
          <w:sz w:val="21"/>
          <w:szCs w:val="21"/>
          <w:lang w:val="pt-BR"/>
          <w14:textFill>
            <w14:solidFill>
              <w14:schemeClr w14:val="tx1"/>
            </w14:solidFill>
          </w14:textFill>
        </w:rPr>
      </w:pPr>
      <w:del w:id="25" w:author="陈静" w:date="2024-12-12T15:34:24Z">
        <w:r>
          <w:rPr>
            <w:rFonts w:ascii="宋体" w:hAnsi="宋体"/>
            <w:bCs/>
            <w:color w:val="000000" w:themeColor="text1"/>
            <w:szCs w:val="21"/>
            <w14:textFill>
              <w14:solidFill>
                <w14:schemeClr w14:val="tx1"/>
              </w14:solidFill>
            </w14:textFill>
          </w:rPr>
          <w:delText>第</w:delText>
        </w:r>
      </w:del>
      <w:del w:id="26" w:author="陈静" w:date="2024-12-12T15:34:24Z">
        <w:r>
          <w:rPr>
            <w:rFonts w:ascii="宋体" w:hAnsi="宋体"/>
            <w:bCs/>
            <w:color w:val="000000" w:themeColor="text1"/>
            <w:szCs w:val="21"/>
            <w:lang w:val="pt-BR"/>
            <w14:textFill>
              <w14:solidFill>
                <w14:schemeClr w14:val="tx1"/>
              </w14:solidFill>
            </w14:textFill>
          </w:rPr>
          <w:delText>II</w:delText>
        </w:r>
      </w:del>
      <w:del w:id="27" w:author="陈静" w:date="2024-12-12T15:34:24Z">
        <w:r>
          <w:rPr>
            <w:rFonts w:hint="eastAsia" w:ascii="宋体" w:hAnsi="宋体"/>
            <w:bCs/>
            <w:color w:val="000000" w:themeColor="text1"/>
            <w:szCs w:val="21"/>
            <w14:textFill>
              <w14:solidFill>
                <w14:schemeClr w14:val="tx1"/>
              </w14:solidFill>
            </w14:textFill>
          </w:rPr>
          <w:delText>部分</w:delText>
        </w:r>
      </w:del>
      <w:del w:id="28" w:author="陈静" w:date="2024-12-12T15:34:24Z">
        <w:r>
          <w:rPr>
            <w:rFonts w:ascii="宋体" w:hAnsi="宋体"/>
            <w:bCs/>
            <w:color w:val="000000" w:themeColor="text1"/>
            <w:szCs w:val="21"/>
            <w:lang w:val="pt-BR"/>
            <w14:textFill>
              <w14:solidFill>
                <w14:schemeClr w14:val="tx1"/>
              </w14:solidFill>
            </w14:textFill>
          </w:rPr>
          <w:delText>[7.C]+</w:delText>
        </w:r>
      </w:del>
      <w:del w:id="29" w:author="陈静" w:date="2024-12-12T15:34:24Z">
        <w:r>
          <w:rPr>
            <w:rFonts w:ascii="宋体" w:hAnsi="宋体"/>
            <w:bCs/>
            <w:color w:val="000000" w:themeColor="text1"/>
            <w:szCs w:val="21"/>
            <w14:textFill>
              <w14:solidFill>
                <w14:schemeClr w14:val="tx1"/>
              </w14:solidFill>
            </w14:textFill>
          </w:rPr>
          <w:delText>第</w:delText>
        </w:r>
      </w:del>
      <w:del w:id="30" w:author="陈静" w:date="2024-12-12T15:34:24Z">
        <w:r>
          <w:rPr>
            <w:rFonts w:ascii="宋体" w:hAnsi="宋体"/>
            <w:bCs/>
            <w:color w:val="000000" w:themeColor="text1"/>
            <w:szCs w:val="21"/>
            <w:lang w:val="pt-BR"/>
            <w14:textFill>
              <w14:solidFill>
                <w14:schemeClr w14:val="tx1"/>
              </w14:solidFill>
            </w14:textFill>
          </w:rPr>
          <w:delText>III</w:delText>
        </w:r>
      </w:del>
      <w:del w:id="31" w:author="陈静" w:date="2024-12-12T15:34:24Z">
        <w:r>
          <w:rPr>
            <w:rFonts w:ascii="宋体" w:hAnsi="宋体"/>
            <w:bCs/>
            <w:color w:val="000000" w:themeColor="text1"/>
            <w:szCs w:val="21"/>
            <w14:textFill>
              <w14:solidFill>
                <w14:schemeClr w14:val="tx1"/>
              </w14:solidFill>
            </w14:textFill>
          </w:rPr>
          <w:delText>部分</w:delText>
        </w:r>
      </w:del>
      <w:del w:id="32" w:author="陈静" w:date="2024-12-12T15:34:24Z">
        <w:r>
          <w:rPr>
            <w:rFonts w:ascii="宋体" w:hAnsi="宋体"/>
            <w:bCs/>
            <w:color w:val="000000" w:themeColor="text1"/>
            <w:szCs w:val="21"/>
            <w:lang w:val="pt-BR"/>
            <w14:textFill>
              <w14:solidFill>
                <w14:schemeClr w14:val="tx1"/>
              </w14:solidFill>
            </w14:textFill>
          </w:rPr>
          <w:delText>[7.B]+</w:delText>
        </w:r>
      </w:del>
      <w:del w:id="33" w:author="陈静" w:date="2024-12-12T15:34:24Z">
        <w:r>
          <w:rPr>
            <w:rFonts w:ascii="宋体" w:hAnsi="宋体"/>
            <w:bCs/>
            <w:color w:val="000000" w:themeColor="text1"/>
            <w:szCs w:val="21"/>
            <w14:textFill>
              <w14:solidFill>
                <w14:schemeClr w14:val="tx1"/>
              </w14:solidFill>
            </w14:textFill>
          </w:rPr>
          <w:delText>第</w:delText>
        </w:r>
      </w:del>
      <w:del w:id="34" w:author="陈静" w:date="2024-12-12T15:34:24Z">
        <w:r>
          <w:rPr>
            <w:rFonts w:ascii="宋体" w:hAnsi="宋体"/>
            <w:bCs/>
            <w:color w:val="000000" w:themeColor="text1"/>
            <w:szCs w:val="21"/>
            <w:lang w:val="pt-BR"/>
            <w14:textFill>
              <w14:solidFill>
                <w14:schemeClr w14:val="tx1"/>
              </w14:solidFill>
            </w14:textFill>
          </w:rPr>
          <w:delText>III</w:delText>
        </w:r>
      </w:del>
      <w:del w:id="35" w:author="陈静" w:date="2024-12-12T15:34:24Z">
        <w:r>
          <w:rPr>
            <w:rFonts w:ascii="宋体" w:hAnsi="宋体"/>
            <w:bCs/>
            <w:color w:val="000000" w:themeColor="text1"/>
            <w:szCs w:val="21"/>
            <w14:textFill>
              <w14:solidFill>
                <w14:schemeClr w14:val="tx1"/>
              </w14:solidFill>
            </w14:textFill>
          </w:rPr>
          <w:delText>部分</w:delText>
        </w:r>
      </w:del>
      <w:del w:id="36" w:author="陈静" w:date="2024-12-12T15:34:24Z">
        <w:r>
          <w:rPr>
            <w:rFonts w:ascii="宋体" w:hAnsi="宋体"/>
            <w:bCs/>
            <w:color w:val="000000" w:themeColor="text1"/>
            <w:szCs w:val="21"/>
            <w:lang w:val="pt-BR"/>
            <w14:textFill>
              <w14:solidFill>
                <w14:schemeClr w14:val="tx1"/>
              </w14:solidFill>
            </w14:textFill>
          </w:rPr>
          <w:delText>[7.E]=G4E-8[2.C]</w:delText>
        </w:r>
      </w:del>
    </w:p>
    <w:p>
      <w:pPr>
        <w:spacing w:line="440" w:lineRule="exact"/>
        <w:ind w:firstLine="420"/>
        <w:rPr>
          <w:rFonts w:ascii="宋体" w:hAnsi="宋体" w:eastAsia="宋体"/>
          <w:color w:val="auto"/>
          <w:sz w:val="21"/>
          <w:szCs w:val="21"/>
          <w:highlight w:val="yellow"/>
          <w:lang w:val="pt-BR"/>
        </w:rPr>
      </w:pPr>
      <w:r>
        <w:rPr>
          <w:rFonts w:ascii="宋体" w:hAnsi="宋体" w:eastAsia="宋体"/>
          <w:color w:val="auto"/>
          <w:sz w:val="21"/>
          <w:szCs w:val="21"/>
          <w:highlight w:val="yellow"/>
          <w:lang w:val="pt-BR"/>
        </w:rPr>
        <w:br w:type="page"/>
      </w:r>
    </w:p>
    <w:p>
      <w:pPr>
        <w:pStyle w:val="35"/>
        <w:ind w:firstLine="420"/>
        <w:jc w:val="both"/>
        <w:rPr>
          <w:rFonts w:ascii="宋体" w:hAnsi="宋体" w:eastAsia="宋体"/>
          <w:color w:val="auto"/>
          <w:sz w:val="21"/>
          <w:szCs w:val="21"/>
          <w:lang w:val="pt-BR"/>
        </w:rPr>
      </w:pPr>
    </w:p>
    <w:p>
      <w:pPr>
        <w:pStyle w:val="2"/>
        <w:ind w:left="210" w:leftChars="100"/>
        <w:rPr>
          <w:color w:val="000000"/>
          <w:szCs w:val="30"/>
        </w:rPr>
      </w:pPr>
      <w:bookmarkStart w:id="65" w:name="_Toc146037665"/>
      <w:r>
        <w:rPr>
          <w:color w:val="000000"/>
          <w:szCs w:val="30"/>
        </w:rPr>
        <w:t>G4E-1《非零售信用风险暴露按主标尺情况表（IRB法）》</w:t>
      </w:r>
      <w:r>
        <w:rPr>
          <w:rFonts w:hint="eastAsia"/>
          <w:color w:val="000000"/>
          <w:szCs w:val="30"/>
        </w:rPr>
        <w:t>（新规）</w:t>
      </w:r>
      <w:r>
        <w:rPr>
          <w:color w:val="000000"/>
          <w:szCs w:val="30"/>
        </w:rPr>
        <w:t>填报说明</w:t>
      </w:r>
      <w:bookmarkEnd w:id="38"/>
      <w:bookmarkEnd w:id="39"/>
      <w:bookmarkEnd w:id="40"/>
      <w:bookmarkEnd w:id="65"/>
    </w:p>
    <w:p>
      <w:pPr>
        <w:spacing w:line="440" w:lineRule="exact"/>
        <w:ind w:firstLine="420" w:firstLineChars="200"/>
        <w:rPr>
          <w:color w:val="000000"/>
          <w:szCs w:val="30"/>
        </w:rPr>
      </w:pPr>
      <w:bookmarkStart w:id="66" w:name="_Toc135903884"/>
      <w:bookmarkStart w:id="67" w:name="_Toc144477352"/>
      <w:bookmarkStart w:id="68" w:name="_Toc135383027"/>
      <w:bookmarkStart w:id="69" w:name="_Toc139635752"/>
    </w:p>
    <w:p>
      <w:pPr>
        <w:spacing w:line="440" w:lineRule="exact"/>
        <w:outlineLvl w:val="0"/>
        <w:rPr>
          <w:b/>
          <w:bCs/>
          <w:color w:val="000000"/>
          <w:szCs w:val="30"/>
        </w:rPr>
      </w:pPr>
      <w:bookmarkStart w:id="70" w:name="_Toc146037666"/>
      <w:r>
        <w:rPr>
          <w:b/>
          <w:bCs/>
          <w:color w:val="000000"/>
          <w:szCs w:val="30"/>
        </w:rPr>
        <w:t>第一部分：引言</w:t>
      </w:r>
      <w:bookmarkEnd w:id="66"/>
      <w:bookmarkEnd w:id="67"/>
      <w:bookmarkEnd w:id="68"/>
      <w:bookmarkEnd w:id="69"/>
      <w:bookmarkEnd w:id="70"/>
    </w:p>
    <w:p>
      <w:pPr>
        <w:spacing w:line="440" w:lineRule="exact"/>
        <w:ind w:firstLine="420" w:firstLineChars="200"/>
        <w:rPr>
          <w:color w:val="000000"/>
          <w:szCs w:val="21"/>
        </w:rPr>
      </w:pPr>
      <w:r>
        <w:rPr>
          <w:color w:val="000000"/>
          <w:szCs w:val="30"/>
        </w:rPr>
        <w:t>非零售信用风险暴露按主标尺情况表</w:t>
      </w:r>
      <w:r>
        <w:rPr>
          <w:color w:val="000000"/>
          <w:szCs w:val="21"/>
        </w:rPr>
        <w:t>收集填报机构内部评级法下公司风险暴露、主权风险暴露、金融机构风险暴露</w:t>
      </w:r>
      <w:r>
        <w:rPr>
          <w:color w:val="000000"/>
        </w:rPr>
        <w:t>三部分非零售风险暴露数据</w:t>
      </w:r>
      <w:r>
        <w:rPr>
          <w:color w:val="000000"/>
          <w:szCs w:val="21"/>
        </w:rPr>
        <w:t>，反映各机构非零售风险暴露汇总信用风险程度，填列划入非零售风险暴露汇总且采用内部评级法计算的风险暴露敞口。</w:t>
      </w:r>
    </w:p>
    <w:p>
      <w:pPr>
        <w:spacing w:line="440" w:lineRule="exact"/>
        <w:ind w:firstLine="420" w:firstLineChars="200"/>
        <w:rPr>
          <w:color w:val="000000"/>
          <w:szCs w:val="21"/>
        </w:rPr>
      </w:pPr>
      <w:r>
        <w:rPr>
          <w:color w:val="000000"/>
          <w:szCs w:val="21"/>
        </w:rPr>
        <w:t>本报表依据《商业银行资本管理办法》（以下简称《办法》）制定，本报表应与《G4E信用风险内部评级法汇总表》一并阅读。</w:t>
      </w:r>
    </w:p>
    <w:p>
      <w:pPr>
        <w:spacing w:line="440" w:lineRule="exact"/>
        <w:outlineLvl w:val="0"/>
        <w:rPr>
          <w:b/>
          <w:bCs/>
          <w:color w:val="000000"/>
          <w:szCs w:val="30"/>
        </w:rPr>
      </w:pPr>
      <w:bookmarkStart w:id="71" w:name="_Toc144477353"/>
      <w:bookmarkStart w:id="72" w:name="_Toc139635753"/>
      <w:bookmarkStart w:id="73" w:name="_Toc135383028"/>
      <w:bookmarkStart w:id="74" w:name="_Toc135903885"/>
      <w:bookmarkStart w:id="75" w:name="_Toc146037667"/>
      <w:r>
        <w:rPr>
          <w:b/>
          <w:bCs/>
          <w:color w:val="000000"/>
          <w:szCs w:val="30"/>
        </w:rPr>
        <w:t>第二部分：一般说明</w:t>
      </w:r>
      <w:bookmarkEnd w:id="71"/>
      <w:bookmarkEnd w:id="72"/>
      <w:bookmarkEnd w:id="73"/>
      <w:bookmarkEnd w:id="74"/>
      <w:bookmarkEnd w:id="75"/>
    </w:p>
    <w:p>
      <w:pPr>
        <w:spacing w:line="440" w:lineRule="exact"/>
        <w:ind w:firstLine="420" w:firstLineChars="200"/>
        <w:rPr>
          <w:color w:val="000000"/>
          <w:szCs w:val="21"/>
        </w:rPr>
      </w:pPr>
      <w:r>
        <w:rPr>
          <w:color w:val="000000"/>
          <w:szCs w:val="21"/>
        </w:rPr>
        <w:t>1．报表名称：</w:t>
      </w:r>
      <w:r>
        <w:rPr>
          <w:color w:val="000000"/>
          <w:szCs w:val="30"/>
        </w:rPr>
        <w:t>非零售信用风险暴露按主标尺情况表(IRB法)</w:t>
      </w:r>
      <w:r>
        <w:rPr>
          <w:color w:val="000000"/>
        </w:rPr>
        <w:t>。</w:t>
      </w:r>
    </w:p>
    <w:p>
      <w:pPr>
        <w:spacing w:line="440" w:lineRule="exact"/>
        <w:ind w:firstLine="420" w:firstLineChars="200"/>
        <w:rPr>
          <w:color w:val="000000"/>
          <w:szCs w:val="21"/>
        </w:rPr>
      </w:pPr>
      <w:r>
        <w:rPr>
          <w:bCs/>
          <w:color w:val="000000"/>
          <w:szCs w:val="21"/>
        </w:rPr>
        <w:t>2．</w:t>
      </w:r>
      <w:del w:id="37" w:author="陈静" w:date="2024-12-12T15:32:43Z">
        <w:r>
          <w:rPr>
            <w:bCs/>
            <w:color w:val="000000"/>
            <w:szCs w:val="21"/>
          </w:rPr>
          <w:delText>报表编码</w:delText>
        </w:r>
      </w:del>
      <w:del w:id="38" w:author="陈静" w:date="2024-12-12T15:32:43Z">
        <w:r>
          <w:rPr>
            <w:color w:val="000000"/>
            <w:szCs w:val="21"/>
          </w:rPr>
          <w:delText>：银监</w:delText>
        </w:r>
      </w:del>
      <w:ins w:id="39" w:author="陈静" w:date="2024-12-12T15:32:43Z">
        <w:r>
          <w:rPr>
            <w:rFonts w:hint="eastAsia"/>
            <w:bCs/>
            <w:color w:val="000000"/>
            <w:szCs w:val="21"/>
            <w:lang w:eastAsia="zh-CN"/>
          </w:rPr>
          <w:t>报表编码：金监</w:t>
        </w:r>
      </w:ins>
      <w:ins w:id="40" w:author="王雅洁" w:date="2024-12-13T10:33:03Z">
        <w:r>
          <w:rPr>
            <w:rFonts w:hint="eastAsia"/>
            <w:bCs/>
            <w:color w:val="000000"/>
            <w:szCs w:val="21"/>
            <w:lang w:eastAsia="zh-CN"/>
          </w:rPr>
          <w:t>统</w:t>
        </w:r>
      </w:ins>
      <w:ins w:id="41" w:author="王雅洁" w:date="2024-12-13T10:33:08Z">
        <w:r>
          <w:rPr>
            <w:color w:val="000000"/>
            <w:szCs w:val="30"/>
          </w:rPr>
          <w:t>G4E-1</w:t>
        </w:r>
      </w:ins>
      <w:ins w:id="42" w:author="王雅洁" w:date="2024-12-13T10:33:10Z">
        <w:r>
          <w:rPr>
            <w:rFonts w:hint="eastAsia"/>
            <w:color w:val="000000"/>
            <w:szCs w:val="30"/>
            <w:lang w:eastAsia="zh-CN"/>
          </w:rPr>
          <w:t>号</w:t>
        </w:r>
      </w:ins>
      <w:r>
        <w:rPr>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国家金融监督管理总局或其派出机构验收通过，非零售风险暴露</w:t>
      </w:r>
      <w:r>
        <w:rPr>
          <w:color w:val="000000"/>
          <w:szCs w:val="21"/>
        </w:rPr>
        <w:t>实施信用风险内部评级法的商业银行。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为季后18日、合并报表数据</w:t>
      </w:r>
      <w:r>
        <w:rPr>
          <w:szCs w:val="21"/>
        </w:rPr>
        <w:t>（季报）为</w:t>
      </w:r>
      <w:r>
        <w:rPr>
          <w:color w:val="000000"/>
          <w:szCs w:val="21"/>
        </w:rPr>
        <w:t>季后40日。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6．数据单位：万元，百分比。</w:t>
      </w:r>
    </w:p>
    <w:p>
      <w:pPr>
        <w:spacing w:line="440" w:lineRule="exact"/>
        <w:ind w:firstLine="420" w:firstLineChars="200"/>
        <w:rPr>
          <w:color w:val="000000"/>
          <w:szCs w:val="21"/>
        </w:rPr>
      </w:pPr>
      <w:r>
        <w:rPr>
          <w:color w:val="000000"/>
          <w:szCs w:val="21"/>
        </w:rPr>
        <w:t>7．四舍五入要求：金额保留两位小数，百分比保留两位小数。</w:t>
      </w:r>
    </w:p>
    <w:p>
      <w:pPr>
        <w:spacing w:line="440" w:lineRule="exact"/>
        <w:ind w:firstLine="420" w:firstLineChars="200"/>
        <w:rPr>
          <w:color w:val="000000"/>
          <w:szCs w:val="21"/>
        </w:rPr>
      </w:pPr>
      <w:r>
        <w:rPr>
          <w:color w:val="000000"/>
          <w:szCs w:val="21"/>
        </w:rPr>
        <w:t>8．填报币种：本表要求以本外币合计人民币数据填报。除权益类项目外，银行业金融机构将外币折算为人民币时，应按照报告期末最后一天国家外汇管理局公布的人民币兑美元、欧元、日元和港币的基准汇价进行折算。根据财政部金融企业会计制度的有关规定，权益类项目按历史汇率折合为人民币，不同时期汇率之间形成的差额，按相应规定进行会计处理。美元、欧元、日元和港币等四种主要货币以外的其他货币对人民币的折算汇率，以报告期末最后一天美元对人民币的基准汇率与同一天上午9时国际外汇市场其他货币兑美元汇率套算确定。</w:t>
      </w:r>
    </w:p>
    <w:p>
      <w:pPr>
        <w:spacing w:line="440" w:lineRule="exact"/>
        <w:outlineLvl w:val="0"/>
        <w:rPr>
          <w:b/>
          <w:bCs/>
          <w:color w:val="000000"/>
          <w:szCs w:val="30"/>
        </w:rPr>
      </w:pPr>
      <w:bookmarkStart w:id="76" w:name="_Toc144477354"/>
      <w:bookmarkStart w:id="77" w:name="_Toc135903886"/>
      <w:bookmarkStart w:id="78" w:name="_Toc135383029"/>
      <w:bookmarkStart w:id="79" w:name="_Toc146037668"/>
      <w:bookmarkStart w:id="80" w:name="_Toc139635754"/>
      <w:r>
        <w:rPr>
          <w:b/>
          <w:bCs/>
          <w:color w:val="000000"/>
          <w:szCs w:val="30"/>
        </w:rPr>
        <w:t>第三部分：具体说明</w:t>
      </w:r>
      <w:bookmarkEnd w:id="76"/>
      <w:bookmarkEnd w:id="77"/>
      <w:bookmarkEnd w:id="78"/>
      <w:bookmarkEnd w:id="79"/>
      <w:bookmarkEnd w:id="80"/>
    </w:p>
    <w:p>
      <w:pPr>
        <w:spacing w:line="440" w:lineRule="exact"/>
        <w:ind w:firstLine="420" w:firstLineChars="200"/>
        <w:rPr>
          <w:color w:val="000000"/>
        </w:rPr>
      </w:pPr>
      <w:r>
        <w:rPr>
          <w:color w:val="000000"/>
          <w:szCs w:val="21"/>
        </w:rPr>
        <w:t>[资产余额]：</w:t>
      </w:r>
      <w:r>
        <w:rPr>
          <w:szCs w:val="21"/>
        </w:rPr>
        <w:t>是指填报机构在报告期期末各类表内资产（贷款等）的账面价值（扣除减值准备前）</w:t>
      </w:r>
      <w:r>
        <w:rPr>
          <w:color w:val="000000"/>
        </w:rPr>
        <w:t>。</w:t>
      </w:r>
    </w:p>
    <w:p>
      <w:pPr>
        <w:spacing w:line="440" w:lineRule="exact"/>
        <w:ind w:firstLine="420" w:firstLineChars="200"/>
        <w:rPr>
          <w:color w:val="000000"/>
        </w:rPr>
      </w:pPr>
      <w:r>
        <w:rPr>
          <w:color w:val="000000"/>
          <w:szCs w:val="21"/>
        </w:rPr>
        <w:t>[转换前资产]：</w:t>
      </w:r>
      <w:r>
        <w:rPr>
          <w:szCs w:val="21"/>
        </w:rPr>
        <w:t>是指表外各项资产在报告期期末的会计账面金额</w:t>
      </w:r>
      <w:r>
        <w:rPr>
          <w:color w:val="000000"/>
        </w:rPr>
        <w:t>。</w:t>
      </w:r>
    </w:p>
    <w:p>
      <w:pPr>
        <w:spacing w:line="440" w:lineRule="exact"/>
        <w:ind w:firstLine="420" w:firstLineChars="200"/>
        <w:rPr>
          <w:color w:val="000000"/>
          <w:szCs w:val="21"/>
        </w:rPr>
      </w:pPr>
      <w:r>
        <w:rPr>
          <w:color w:val="000000"/>
          <w:szCs w:val="21"/>
        </w:rPr>
        <w:t>[名义本金]：是指填报机构</w:t>
      </w:r>
      <w:r>
        <w:rPr>
          <w:szCs w:val="21"/>
        </w:rPr>
        <w:t>在报告期期末</w:t>
      </w:r>
      <w:r>
        <w:rPr>
          <w:color w:val="000000"/>
          <w:szCs w:val="21"/>
        </w:rPr>
        <w:t>持有的金融衍生合约的名义金额或合约账面金额</w:t>
      </w:r>
      <w:r>
        <w:rPr>
          <w:color w:val="000000"/>
        </w:rPr>
        <w:t>。</w:t>
      </w:r>
    </w:p>
    <w:p>
      <w:pPr>
        <w:spacing w:line="440" w:lineRule="exact"/>
        <w:ind w:firstLine="420"/>
        <w:rPr>
          <w:color w:val="000000"/>
          <w:szCs w:val="21"/>
        </w:rPr>
      </w:pPr>
      <w:r>
        <w:rPr>
          <w:color w:val="000000"/>
          <w:szCs w:val="21"/>
        </w:rPr>
        <w:t>[风险暴露]：</w:t>
      </w:r>
      <w:r>
        <w:rPr>
          <w:color w:val="000000"/>
        </w:rPr>
        <w:t>表内资产的风险暴露等同于资产余额；表外资产的风险暴露应填列名义本金（即转换前资产）与信用转换系数CCF的乘积；交易对手信用风险的风险暴露按照《办法》附件9规定的方法填报。风险暴露不考虑减值准备的影响。当借款人与保证人存在风险暴露分类或信用等级不一致时，应按照借款人的风险暴露分类填报风险暴露数据，但需</w:t>
      </w:r>
      <w:r>
        <w:rPr>
          <w:rFonts w:hint="eastAsia"/>
          <w:color w:val="000000"/>
        </w:rPr>
        <w:t>根据</w:t>
      </w:r>
      <w:r>
        <w:rPr>
          <w:color w:val="000000"/>
        </w:rPr>
        <w:t>保证人和借款人各自对应的信用等级按照覆盖金额进行拆分填报。</w:t>
      </w:r>
    </w:p>
    <w:p>
      <w:pPr>
        <w:spacing w:line="440" w:lineRule="exact"/>
        <w:ind w:firstLine="420" w:firstLineChars="200"/>
        <w:rPr>
          <w:color w:val="000000"/>
        </w:rPr>
      </w:pPr>
      <w:r>
        <w:rPr>
          <w:color w:val="000000"/>
          <w:szCs w:val="21"/>
        </w:rPr>
        <w:t>[风险加权资产]：对于填报机构每一信用等级对应的</w:t>
      </w:r>
      <w:r>
        <w:rPr>
          <w:color w:val="000000"/>
        </w:rPr>
        <w:t>非零售风险暴露</w:t>
      </w:r>
      <w:r>
        <w:rPr>
          <w:color w:val="000000"/>
          <w:szCs w:val="21"/>
        </w:rPr>
        <w:t>，不同债项风险加权资产的合计</w:t>
      </w:r>
      <w:r>
        <w:rPr>
          <w:color w:val="000000"/>
        </w:rPr>
        <w:t>。当借款人与保证人存在风险暴露分类或信用等级不一致时，风险加权资产的拆分填报参照风险暴露的填报方式执行。</w:t>
      </w:r>
      <w:r>
        <w:rPr>
          <w:color w:val="000000"/>
          <w:szCs w:val="21"/>
        </w:rPr>
        <w:t>表内项目、表外项目、交易对手信用风险分别填报在对应栏位</w:t>
      </w:r>
      <w:r>
        <w:rPr>
          <w:color w:val="000000"/>
        </w:rPr>
        <w:t>。</w:t>
      </w:r>
    </w:p>
    <w:p>
      <w:pPr>
        <w:spacing w:line="440" w:lineRule="exact"/>
        <w:rPr>
          <w:color w:val="000000"/>
          <w:szCs w:val="21"/>
        </w:rPr>
      </w:pPr>
      <w:r>
        <w:rPr>
          <w:color w:val="000000"/>
          <w:szCs w:val="21"/>
        </w:rPr>
        <w:t xml:space="preserve">    [预期损失]：填报机构每一信用等级对应的</w:t>
      </w:r>
      <w:r>
        <w:rPr>
          <w:color w:val="000000"/>
        </w:rPr>
        <w:t>非零售风险暴露</w:t>
      </w:r>
      <w:r>
        <w:rPr>
          <w:color w:val="000000"/>
          <w:szCs w:val="21"/>
        </w:rPr>
        <w:t>不同债项预期损失总额，包括填报机构按照PD×LGD×EAD计算的非违约风险暴露的预期损失，以及各类考虑经济环境、法律地位等条件下已违约风险暴露的预期损失最佳估计值的合计数</w:t>
      </w:r>
      <w:r>
        <w:rPr>
          <w:color w:val="000000"/>
        </w:rPr>
        <w:t>。</w:t>
      </w:r>
      <w:r>
        <w:rPr>
          <w:color w:val="000000"/>
          <w:szCs w:val="21"/>
        </w:rPr>
        <w:t>表内项目、表外项目、交易对手信用风险分别填报在对应栏位</w:t>
      </w:r>
      <w:r>
        <w:rPr>
          <w:color w:val="000000"/>
        </w:rPr>
        <w:t>。</w:t>
      </w:r>
    </w:p>
    <w:p>
      <w:pPr>
        <w:spacing w:line="440" w:lineRule="exact"/>
        <w:ind w:firstLine="420" w:firstLineChars="200"/>
        <w:rPr>
          <w:color w:val="000000"/>
          <w:szCs w:val="21"/>
        </w:rPr>
      </w:pPr>
      <w:r>
        <w:rPr>
          <w:color w:val="000000"/>
          <w:szCs w:val="21"/>
        </w:rPr>
        <w:t>[风险暴露合计]：填报机构每一信用等级对应的</w:t>
      </w:r>
      <w:r>
        <w:rPr>
          <w:color w:val="000000"/>
        </w:rPr>
        <w:t>非零售</w:t>
      </w:r>
      <w:r>
        <w:rPr>
          <w:color w:val="000000"/>
          <w:szCs w:val="21"/>
        </w:rPr>
        <w:t>风险暴露风险暴露合计，数值上等于B、F与J的合计</w:t>
      </w:r>
      <w:r>
        <w:rPr>
          <w:color w:val="000000"/>
        </w:rPr>
        <w:t>。</w:t>
      </w:r>
    </w:p>
    <w:p>
      <w:pPr>
        <w:spacing w:line="440" w:lineRule="exact"/>
        <w:ind w:firstLine="420" w:firstLineChars="200"/>
        <w:rPr>
          <w:color w:val="000000"/>
          <w:szCs w:val="21"/>
        </w:rPr>
      </w:pPr>
      <w:r>
        <w:rPr>
          <w:color w:val="000000"/>
          <w:szCs w:val="21"/>
        </w:rPr>
        <w:t>[风险加权资产合计]：填报机构每一信用等级对应的</w:t>
      </w:r>
      <w:r>
        <w:rPr>
          <w:color w:val="000000"/>
        </w:rPr>
        <w:t>非零售</w:t>
      </w:r>
      <w:r>
        <w:rPr>
          <w:color w:val="000000"/>
          <w:szCs w:val="21"/>
        </w:rPr>
        <w:t>风险暴露风险加权资产合计，数值上等于C、G与K的合计</w:t>
      </w:r>
      <w:r>
        <w:rPr>
          <w:color w:val="000000"/>
        </w:rPr>
        <w:t>。</w:t>
      </w:r>
    </w:p>
    <w:p>
      <w:pPr>
        <w:spacing w:line="440" w:lineRule="exact"/>
        <w:ind w:firstLine="420" w:firstLineChars="200"/>
        <w:rPr>
          <w:color w:val="000000"/>
          <w:szCs w:val="21"/>
        </w:rPr>
      </w:pPr>
      <w:r>
        <w:rPr>
          <w:color w:val="000000"/>
          <w:szCs w:val="21"/>
        </w:rPr>
        <w:t>[预期损失合计]：对于填报机构每一信用等级对应的</w:t>
      </w:r>
      <w:r>
        <w:rPr>
          <w:color w:val="000000"/>
        </w:rPr>
        <w:t>非零售</w:t>
      </w:r>
      <w:r>
        <w:rPr>
          <w:color w:val="000000"/>
          <w:szCs w:val="21"/>
        </w:rPr>
        <w:t>风险暴露，不同债项预期损失的合计</w:t>
      </w:r>
      <w:r>
        <w:rPr>
          <w:rFonts w:hint="eastAsia"/>
          <w:color w:val="000000"/>
          <w:szCs w:val="21"/>
        </w:rPr>
        <w:t>，</w:t>
      </w:r>
      <w:r>
        <w:rPr>
          <w:color w:val="000000"/>
          <w:szCs w:val="21"/>
        </w:rPr>
        <w:t>数值上等于D、H与L的合计</w:t>
      </w:r>
      <w:r>
        <w:rPr>
          <w:color w:val="000000"/>
        </w:rPr>
        <w:t>。</w:t>
      </w:r>
    </w:p>
    <w:p>
      <w:pPr>
        <w:spacing w:line="440" w:lineRule="exact"/>
        <w:ind w:firstLine="420" w:firstLineChars="200"/>
        <w:rPr>
          <w:color w:val="000000"/>
          <w:szCs w:val="21"/>
        </w:rPr>
      </w:pPr>
      <w:r>
        <w:rPr>
          <w:color w:val="000000"/>
        </w:rPr>
        <w:t>[新增违约客户风险暴露-违约前]</w:t>
      </w:r>
      <w:r>
        <w:rPr>
          <w:rFonts w:hint="eastAsia"/>
          <w:color w:val="000000"/>
        </w:rPr>
        <w:t>：</w:t>
      </w:r>
      <w:r>
        <w:rPr>
          <w:color w:val="000000"/>
        </w:rPr>
        <w:t>是指填报机构新发生违约的客户，在认定违约前最近的违约风险暴露值。新发生违约是指在报告时点日前推1年的完整观测期内，在观测期期初时点内部评级法</w:t>
      </w:r>
      <w:r>
        <w:rPr>
          <w:rFonts w:hint="eastAsia"/>
          <w:color w:val="000000"/>
        </w:rPr>
        <w:t>验收通过</w:t>
      </w:r>
      <w:r>
        <w:rPr>
          <w:color w:val="000000"/>
        </w:rPr>
        <w:t>范围内所有实际承担信用风险的非零售客户在本观测期内新发生的违约。在观测期期初没有业务余额也不实际承担信用风险的客户在本观测期内发生违约的，不纳入本项目填报范畴。以下各列中“新增违约”定义同本列。</w:t>
      </w:r>
    </w:p>
    <w:p>
      <w:pPr>
        <w:spacing w:line="440" w:lineRule="exact"/>
        <w:ind w:firstLine="420" w:firstLineChars="200"/>
        <w:rPr>
          <w:color w:val="000000"/>
          <w:szCs w:val="21"/>
        </w:rPr>
      </w:pPr>
      <w:r>
        <w:rPr>
          <w:color w:val="000000"/>
        </w:rPr>
        <w:t>[新增违约客户风险暴露-违约前一个季度]</w:t>
      </w:r>
      <w:r>
        <w:rPr>
          <w:rFonts w:hint="eastAsia"/>
          <w:color w:val="000000"/>
        </w:rPr>
        <w:t>：</w:t>
      </w:r>
      <w:r>
        <w:rPr>
          <w:color w:val="000000"/>
        </w:rPr>
        <w:t>是指填报机构新发生违约的客户，在认定违约前三个月的违约风险暴露值。</w:t>
      </w:r>
    </w:p>
    <w:p>
      <w:pPr>
        <w:spacing w:line="440" w:lineRule="exact"/>
        <w:ind w:firstLine="420" w:firstLineChars="200"/>
        <w:rPr>
          <w:color w:val="000000"/>
          <w:szCs w:val="21"/>
        </w:rPr>
      </w:pPr>
      <w:r>
        <w:rPr>
          <w:color w:val="000000"/>
        </w:rPr>
        <w:t>[新增违约客户风险暴露-违约前半年]</w:t>
      </w:r>
      <w:r>
        <w:rPr>
          <w:rFonts w:hint="eastAsia"/>
          <w:color w:val="000000"/>
        </w:rPr>
        <w:t>：</w:t>
      </w:r>
      <w:r>
        <w:rPr>
          <w:color w:val="000000"/>
        </w:rPr>
        <w:t>是指填报机构新发生违约的客户，在认定违约前六个月的违约风险暴露值。</w:t>
      </w:r>
    </w:p>
    <w:p>
      <w:pPr>
        <w:spacing w:line="440" w:lineRule="exact"/>
        <w:ind w:firstLine="420" w:firstLineChars="200"/>
        <w:rPr>
          <w:color w:val="000000"/>
          <w:szCs w:val="21"/>
        </w:rPr>
      </w:pPr>
      <w:r>
        <w:rPr>
          <w:color w:val="000000"/>
        </w:rPr>
        <w:t>[新增违约客户风险暴露-违约前1年]</w:t>
      </w:r>
      <w:r>
        <w:rPr>
          <w:rFonts w:hint="eastAsia"/>
          <w:color w:val="000000"/>
        </w:rPr>
        <w:t>：</w:t>
      </w:r>
      <w:r>
        <w:rPr>
          <w:color w:val="000000"/>
        </w:rPr>
        <w:t>是指填报机构新发生违约的客户，在认定违约前十二个月的违约风险暴露值。</w:t>
      </w:r>
    </w:p>
    <w:p>
      <w:pPr>
        <w:spacing w:line="440" w:lineRule="exact"/>
        <w:ind w:firstLine="420" w:firstLineChars="200"/>
        <w:rPr>
          <w:color w:val="000000"/>
          <w:szCs w:val="21"/>
        </w:rPr>
      </w:pPr>
      <w:r>
        <w:rPr>
          <w:color w:val="000000"/>
        </w:rPr>
        <w:t>[新增违约客户风险暴露-违约后实际]</w:t>
      </w:r>
      <w:r>
        <w:rPr>
          <w:rFonts w:hint="eastAsia"/>
          <w:color w:val="000000"/>
        </w:rPr>
        <w:t>：</w:t>
      </w:r>
      <w:r>
        <w:rPr>
          <w:color w:val="000000"/>
        </w:rPr>
        <w:t>是指填报机构新发生违约的客户，在认定违约后实际的违约风险暴露值。若客户违约后均已被认定为“违约”，则违约后实际风险暴露应统一填入“违约”级别对应单元格内。</w:t>
      </w:r>
    </w:p>
    <w:p>
      <w:pPr>
        <w:spacing w:line="440" w:lineRule="exact"/>
        <w:outlineLvl w:val="0"/>
        <w:rPr>
          <w:b/>
          <w:bCs/>
          <w:color w:val="000000"/>
          <w:szCs w:val="30"/>
        </w:rPr>
      </w:pPr>
      <w:bookmarkStart w:id="81" w:name="_Toc144477355"/>
      <w:bookmarkStart w:id="82" w:name="_Toc135903887"/>
      <w:bookmarkStart w:id="83" w:name="_Toc135383030"/>
      <w:bookmarkStart w:id="84" w:name="_Toc139635755"/>
      <w:bookmarkStart w:id="85" w:name="_Toc146037669"/>
      <w:r>
        <w:rPr>
          <w:b/>
          <w:bCs/>
          <w:color w:val="000000"/>
          <w:szCs w:val="30"/>
        </w:rPr>
        <w:t>第四部分：核对关系</w:t>
      </w:r>
      <w:bookmarkEnd w:id="81"/>
      <w:bookmarkEnd w:id="82"/>
      <w:bookmarkEnd w:id="83"/>
      <w:bookmarkEnd w:id="84"/>
      <w:bookmarkEnd w:id="85"/>
    </w:p>
    <w:p>
      <w:pPr>
        <w:spacing w:line="440" w:lineRule="exact"/>
        <w:ind w:firstLine="421" w:firstLineChars="200"/>
        <w:rPr>
          <w:b/>
          <w:color w:val="000000"/>
          <w:szCs w:val="21"/>
        </w:rPr>
      </w:pPr>
      <w:r>
        <w:rPr>
          <w:b/>
          <w:color w:val="000000"/>
          <w:szCs w:val="21"/>
        </w:rPr>
        <w:t>1.表内核对关系</w:t>
      </w:r>
    </w:p>
    <w:p>
      <w:pPr>
        <w:spacing w:line="440" w:lineRule="exact"/>
        <w:ind w:firstLine="420" w:firstLineChars="200"/>
        <w:rPr>
          <w:color w:val="000000"/>
          <w:szCs w:val="21"/>
        </w:rPr>
      </w:pPr>
      <w:r>
        <w:rPr>
          <w:color w:val="000000"/>
          <w:szCs w:val="21"/>
        </w:rPr>
        <w:t>[1.]=[2.]+[3.]+…+[31.]适用于A、B、C、D、E、F、G、H、I、J、K、L、M、N、P、Q、R、S、T、U列</w:t>
      </w:r>
    </w:p>
    <w:p>
      <w:pPr>
        <w:spacing w:line="440" w:lineRule="exact"/>
        <w:ind w:firstLine="420" w:firstLineChars="200"/>
        <w:rPr>
          <w:color w:val="000000"/>
          <w:szCs w:val="21"/>
        </w:rPr>
      </w:pPr>
      <w:r>
        <w:rPr>
          <w:color w:val="000000"/>
          <w:szCs w:val="21"/>
        </w:rPr>
        <w:t>[32.]=[33.]+[34.]+…+[62.]适用于A、B、C、D、E、F、G、H、I、J、K、L、M、N、P、Q、R、S、T、U列</w:t>
      </w:r>
    </w:p>
    <w:p>
      <w:pPr>
        <w:spacing w:line="440" w:lineRule="exact"/>
        <w:ind w:firstLine="420" w:firstLineChars="200"/>
        <w:rPr>
          <w:color w:val="000000"/>
          <w:szCs w:val="21"/>
        </w:rPr>
      </w:pPr>
      <w:r>
        <w:rPr>
          <w:color w:val="000000"/>
          <w:szCs w:val="21"/>
        </w:rPr>
        <w:t>[63.]=[64.]+[65.]+…+[93.]适用于A、B、C、D、E、F、G、H、I、J、K、L、M、N、P、Q、R、S、T、U列</w:t>
      </w:r>
    </w:p>
    <w:p>
      <w:pPr>
        <w:spacing w:line="440" w:lineRule="exact"/>
        <w:ind w:firstLine="420" w:firstLineChars="200"/>
        <w:rPr>
          <w:color w:val="000000"/>
          <w:szCs w:val="21"/>
          <w:lang w:val="it-IT"/>
        </w:rPr>
      </w:pPr>
      <w:r>
        <w:rPr>
          <w:color w:val="000000"/>
          <w:szCs w:val="21"/>
          <w:lang w:val="it-IT"/>
        </w:rPr>
        <w:t>[M]=[B]+[F]+[J]</w:t>
      </w:r>
    </w:p>
    <w:p>
      <w:pPr>
        <w:spacing w:line="440" w:lineRule="exact"/>
        <w:ind w:firstLine="420" w:firstLineChars="200"/>
        <w:rPr>
          <w:color w:val="000000"/>
          <w:szCs w:val="21"/>
          <w:lang w:val="it-IT"/>
        </w:rPr>
      </w:pPr>
      <w:r>
        <w:rPr>
          <w:color w:val="000000"/>
          <w:szCs w:val="21"/>
          <w:lang w:val="it-IT"/>
        </w:rPr>
        <w:t>[N]=[C]+[G]+[K]</w:t>
      </w:r>
    </w:p>
    <w:p>
      <w:pPr>
        <w:spacing w:line="440" w:lineRule="exact"/>
        <w:ind w:firstLine="420" w:firstLineChars="200"/>
        <w:rPr>
          <w:color w:val="000000"/>
          <w:szCs w:val="21"/>
          <w:lang w:val="it-IT"/>
        </w:rPr>
      </w:pPr>
      <w:r>
        <w:rPr>
          <w:color w:val="000000"/>
          <w:szCs w:val="21"/>
          <w:lang w:val="it-IT"/>
        </w:rPr>
        <w:t>[O]=[N]/[M]</w:t>
      </w:r>
    </w:p>
    <w:p>
      <w:pPr>
        <w:spacing w:line="440" w:lineRule="exact"/>
        <w:ind w:firstLine="420" w:firstLineChars="200"/>
        <w:rPr>
          <w:color w:val="000000"/>
          <w:szCs w:val="21"/>
          <w:lang w:val="pt-BR"/>
        </w:rPr>
      </w:pPr>
      <w:r>
        <w:rPr>
          <w:color w:val="000000"/>
          <w:szCs w:val="21"/>
        </w:rPr>
        <w:t>[P]=[D]+[H]+[L]</w:t>
      </w:r>
      <w:r>
        <w:rPr>
          <w:b/>
          <w:color w:val="000000"/>
          <w:szCs w:val="21"/>
        </w:rPr>
        <w:t xml:space="preserve"> </w:t>
      </w:r>
    </w:p>
    <w:p>
      <w:pPr>
        <w:spacing w:line="440" w:lineRule="exact"/>
        <w:outlineLvl w:val="0"/>
        <w:rPr>
          <w:b/>
          <w:bCs/>
          <w:color w:val="000000"/>
          <w:szCs w:val="30"/>
        </w:rPr>
      </w:pPr>
      <w:bookmarkStart w:id="86" w:name="_Toc144477356"/>
      <w:bookmarkStart w:id="87" w:name="_Toc135383031"/>
      <w:bookmarkStart w:id="88" w:name="_Toc135903888"/>
      <w:bookmarkStart w:id="89" w:name="_Toc139635756"/>
      <w:bookmarkStart w:id="90" w:name="_Toc146037670"/>
      <w:r>
        <w:rPr>
          <w:b/>
          <w:bCs/>
          <w:color w:val="000000"/>
          <w:szCs w:val="30"/>
        </w:rPr>
        <w:t>第五部分：填报案例</w:t>
      </w:r>
      <w:bookmarkEnd w:id="86"/>
      <w:bookmarkEnd w:id="87"/>
      <w:bookmarkEnd w:id="88"/>
      <w:bookmarkEnd w:id="89"/>
      <w:bookmarkEnd w:id="90"/>
    </w:p>
    <w:p>
      <w:pPr>
        <w:spacing w:line="440" w:lineRule="exact"/>
        <w:rPr>
          <w:color w:val="000000"/>
          <w:szCs w:val="21"/>
        </w:rPr>
      </w:pPr>
      <w:r>
        <w:rPr>
          <w:color w:val="000000"/>
          <w:szCs w:val="21"/>
        </w:rPr>
        <w:t xml:space="preserve">   1.假设客户A违约前是12级，违约前一个季度是11级，违约前半年是9级，违约前1年同样是9级，违约后是违约级别15级，假设该客户在违约前后1年内风险暴露无变化，均为1000万元。则：</w:t>
      </w:r>
    </w:p>
    <w:p>
      <w:pPr>
        <w:spacing w:line="440" w:lineRule="exact"/>
        <w:rPr>
          <w:color w:val="000000"/>
          <w:szCs w:val="21"/>
        </w:rPr>
      </w:pPr>
      <w:r>
        <w:rPr>
          <w:color w:val="000000"/>
          <w:szCs w:val="21"/>
        </w:rPr>
        <w:t xml:space="preserve">   第I部分[13.Q]=1000</w:t>
      </w:r>
      <w:r>
        <w:rPr>
          <w:rFonts w:hint="eastAsia"/>
          <w:color w:val="000000"/>
          <w:szCs w:val="21"/>
        </w:rPr>
        <w:t>，</w:t>
      </w:r>
      <w:r>
        <w:rPr>
          <w:color w:val="000000"/>
          <w:szCs w:val="21"/>
        </w:rPr>
        <w:t>[12.R]=1000</w:t>
      </w:r>
      <w:r>
        <w:rPr>
          <w:rFonts w:hint="eastAsia"/>
          <w:color w:val="000000"/>
          <w:szCs w:val="21"/>
        </w:rPr>
        <w:t>，</w:t>
      </w:r>
      <w:r>
        <w:rPr>
          <w:color w:val="000000"/>
          <w:szCs w:val="21"/>
        </w:rPr>
        <w:t>[10.S]=1000</w:t>
      </w:r>
      <w:r>
        <w:rPr>
          <w:rFonts w:hint="eastAsia"/>
          <w:color w:val="000000"/>
          <w:szCs w:val="21"/>
        </w:rPr>
        <w:t>，</w:t>
      </w:r>
      <w:r>
        <w:rPr>
          <w:color w:val="000000"/>
          <w:szCs w:val="21"/>
        </w:rPr>
        <w:t>[10.T]=1000</w:t>
      </w:r>
      <w:r>
        <w:rPr>
          <w:rFonts w:hint="eastAsia"/>
          <w:color w:val="000000"/>
          <w:szCs w:val="21"/>
        </w:rPr>
        <w:t>，</w:t>
      </w:r>
      <w:r>
        <w:rPr>
          <w:color w:val="000000"/>
          <w:szCs w:val="21"/>
        </w:rPr>
        <w:t>[16.U]=1000</w:t>
      </w:r>
    </w:p>
    <w:p>
      <w:pPr>
        <w:spacing w:line="440" w:lineRule="exact"/>
        <w:rPr>
          <w:color w:val="000000"/>
        </w:rPr>
      </w:pPr>
      <w:r>
        <w:rPr>
          <w:color w:val="000000"/>
          <w:szCs w:val="21"/>
        </w:rPr>
        <w:t xml:space="preserve">   2.假设银行A对客户B（信用等级为11级）的债权为1000万元的贷款，其中客户B自行提供了金额为600万元的现金质押，金融机构C（信用等级为5级）为客户B提供了金额为400万元的担保。则银行A对客户B的风险暴露为600+400=1000（万元），填报方式为：第I部分[12.B]=600</w:t>
      </w:r>
      <w:r>
        <w:rPr>
          <w:rFonts w:hint="eastAsia"/>
          <w:color w:val="000000"/>
          <w:szCs w:val="21"/>
        </w:rPr>
        <w:t>，</w:t>
      </w:r>
      <w:r>
        <w:rPr>
          <w:color w:val="000000"/>
          <w:szCs w:val="21"/>
        </w:rPr>
        <w:t>[6.B]=400</w:t>
      </w:r>
      <w:r>
        <w:rPr>
          <w:rFonts w:hint="eastAsia"/>
          <w:color w:val="000000"/>
          <w:szCs w:val="21"/>
        </w:rPr>
        <w:t>。</w:t>
      </w:r>
    </w:p>
    <w:p>
      <w:pPr>
        <w:rPr>
          <w:color w:val="000000"/>
          <w:szCs w:val="30"/>
        </w:rPr>
      </w:pPr>
      <w:r>
        <w:rPr>
          <w:color w:val="000000"/>
          <w:szCs w:val="30"/>
        </w:rPr>
        <w:br w:type="page"/>
      </w:r>
    </w:p>
    <w:p>
      <w:pPr>
        <w:pStyle w:val="2"/>
        <w:ind w:left="210" w:leftChars="100"/>
        <w:rPr>
          <w:color w:val="000000"/>
          <w:szCs w:val="30"/>
        </w:rPr>
      </w:pPr>
      <w:bookmarkStart w:id="91" w:name="_Toc146037671"/>
      <w:bookmarkStart w:id="92" w:name="_Toc425237561"/>
      <w:bookmarkStart w:id="93" w:name="_Toc425156300"/>
      <w:bookmarkStart w:id="94" w:name="_Toc425156141"/>
      <w:r>
        <w:rPr>
          <w:color w:val="000000"/>
          <w:szCs w:val="30"/>
        </w:rPr>
        <w:t>G4E-2《公司风险暴露多维度情况表（IRB法）》</w:t>
      </w:r>
      <w:r>
        <w:rPr>
          <w:rFonts w:hint="eastAsia"/>
          <w:color w:val="000000"/>
          <w:szCs w:val="30"/>
        </w:rPr>
        <w:t>（新规）</w:t>
      </w:r>
      <w:r>
        <w:rPr>
          <w:color w:val="000000"/>
          <w:szCs w:val="30"/>
        </w:rPr>
        <w:t>填报说明</w:t>
      </w:r>
      <w:bookmarkEnd w:id="91"/>
      <w:bookmarkEnd w:id="92"/>
      <w:bookmarkEnd w:id="93"/>
      <w:bookmarkEnd w:id="94"/>
    </w:p>
    <w:p>
      <w:pPr>
        <w:spacing w:line="440" w:lineRule="exact"/>
        <w:ind w:firstLine="420" w:firstLineChars="200"/>
        <w:rPr>
          <w:color w:val="000000"/>
          <w:szCs w:val="30"/>
        </w:rPr>
      </w:pPr>
      <w:bookmarkStart w:id="95" w:name="_Toc135903890"/>
      <w:bookmarkStart w:id="96" w:name="_Toc144477358"/>
      <w:bookmarkStart w:id="97" w:name="_Toc139635758"/>
      <w:bookmarkStart w:id="98" w:name="_Toc135383033"/>
    </w:p>
    <w:p>
      <w:pPr>
        <w:spacing w:line="440" w:lineRule="exact"/>
        <w:outlineLvl w:val="0"/>
        <w:rPr>
          <w:b/>
          <w:bCs/>
          <w:color w:val="000000"/>
          <w:szCs w:val="30"/>
        </w:rPr>
      </w:pPr>
      <w:bookmarkStart w:id="99" w:name="_Toc146037672"/>
      <w:r>
        <w:rPr>
          <w:b/>
          <w:bCs/>
          <w:color w:val="000000"/>
          <w:szCs w:val="30"/>
        </w:rPr>
        <w:t>第一部分：引言</w:t>
      </w:r>
      <w:bookmarkEnd w:id="95"/>
      <w:bookmarkEnd w:id="96"/>
      <w:bookmarkEnd w:id="97"/>
      <w:bookmarkEnd w:id="98"/>
      <w:bookmarkEnd w:id="99"/>
    </w:p>
    <w:p>
      <w:pPr>
        <w:spacing w:line="440" w:lineRule="exact"/>
        <w:ind w:firstLine="420" w:firstLineChars="200"/>
        <w:rPr>
          <w:color w:val="000000"/>
        </w:rPr>
      </w:pPr>
      <w:r>
        <w:rPr>
          <w:color w:val="000000"/>
          <w:szCs w:val="30"/>
        </w:rPr>
        <w:t>公司风险暴露多维度情况表(IRB法)</w:t>
      </w:r>
      <w:r>
        <w:rPr>
          <w:color w:val="000000"/>
          <w:szCs w:val="21"/>
        </w:rPr>
        <w:t>反映填报机构内部评级法下</w:t>
      </w:r>
      <w:r>
        <w:rPr>
          <w:color w:val="000000"/>
        </w:rPr>
        <w:t>公司风险暴露数据在各行业（执行《国民经济行业分类》的分类标准）、各区域、不同规模以及剩余期限的分布情况。</w:t>
      </w:r>
    </w:p>
    <w:p>
      <w:pPr>
        <w:spacing w:line="440" w:lineRule="exact"/>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（以下简称《办法》）制定，本报表应与《G4E信用风险内部评级法汇总表》一并阅读。</w:t>
      </w:r>
    </w:p>
    <w:p>
      <w:pPr>
        <w:spacing w:line="440" w:lineRule="exact"/>
        <w:outlineLvl w:val="0"/>
        <w:rPr>
          <w:b/>
          <w:bCs/>
          <w:color w:val="000000"/>
          <w:szCs w:val="30"/>
        </w:rPr>
      </w:pPr>
      <w:bookmarkStart w:id="100" w:name="_Toc139635759"/>
      <w:bookmarkStart w:id="101" w:name="_Toc146037673"/>
      <w:bookmarkStart w:id="102" w:name="_Toc144477359"/>
      <w:bookmarkStart w:id="103" w:name="_Toc135383034"/>
      <w:bookmarkStart w:id="104" w:name="_Toc135903891"/>
      <w:r>
        <w:rPr>
          <w:b/>
          <w:bCs/>
          <w:color w:val="000000"/>
          <w:szCs w:val="30"/>
        </w:rPr>
        <w:t>第二部分：一般说明</w:t>
      </w:r>
      <w:bookmarkEnd w:id="100"/>
      <w:bookmarkEnd w:id="101"/>
      <w:bookmarkEnd w:id="102"/>
      <w:bookmarkEnd w:id="103"/>
      <w:bookmarkEnd w:id="104"/>
    </w:p>
    <w:p>
      <w:pPr>
        <w:spacing w:line="440" w:lineRule="exact"/>
        <w:ind w:firstLine="420" w:firstLineChars="200"/>
        <w:rPr>
          <w:color w:val="000000"/>
          <w:szCs w:val="21"/>
        </w:rPr>
      </w:pPr>
      <w:r>
        <w:rPr>
          <w:color w:val="000000"/>
          <w:szCs w:val="21"/>
        </w:rPr>
        <w:t>1．报表名称：</w:t>
      </w:r>
      <w:r>
        <w:rPr>
          <w:color w:val="000000"/>
          <w:szCs w:val="30"/>
        </w:rPr>
        <w:t>公司风险暴露多维度情况表(IRB法)</w:t>
      </w:r>
      <w:r>
        <w:rPr>
          <w:color w:val="000000"/>
        </w:rPr>
        <w:t>。</w:t>
      </w:r>
    </w:p>
    <w:p>
      <w:pPr>
        <w:spacing w:line="440" w:lineRule="exact"/>
        <w:ind w:firstLine="420" w:firstLineChars="200"/>
        <w:rPr>
          <w:color w:val="000000"/>
          <w:szCs w:val="21"/>
        </w:rPr>
      </w:pPr>
      <w:r>
        <w:rPr>
          <w:bCs/>
          <w:color w:val="000000"/>
          <w:szCs w:val="21"/>
        </w:rPr>
        <w:t>2．报表编码</w:t>
      </w:r>
      <w:r>
        <w:rPr>
          <w:color w:val="000000"/>
          <w:szCs w:val="21"/>
        </w:rPr>
        <w:t>：</w:t>
      </w:r>
      <w:del w:id="43" w:author="陈静" w:date="2024-12-12T15:31:42Z">
        <w:r>
          <w:rPr>
            <w:color w:val="000000"/>
            <w:szCs w:val="21"/>
          </w:rPr>
          <w:delText>银监审号</w:delText>
        </w:r>
      </w:del>
      <w:ins w:id="44" w:author="陈静" w:date="2024-12-12T15:31:42Z">
        <w:r>
          <w:rPr>
            <w:rFonts w:hint="eastAsia"/>
            <w:color w:val="000000"/>
            <w:szCs w:val="21"/>
            <w:lang w:eastAsia="zh-CN"/>
          </w:rPr>
          <w:t>金监</w:t>
        </w:r>
      </w:ins>
      <w:ins w:id="45" w:author="王雅洁" w:date="2024-12-13T10:33:17Z">
        <w:r>
          <w:rPr>
            <w:rFonts w:hint="eastAsia"/>
            <w:color w:val="000000"/>
            <w:szCs w:val="21"/>
            <w:lang w:eastAsia="zh-CN"/>
          </w:rPr>
          <w:t>统</w:t>
        </w:r>
      </w:ins>
      <w:ins w:id="46" w:author="王雅洁" w:date="2024-12-13T10:33:22Z">
        <w:r>
          <w:rPr>
            <w:color w:val="000000"/>
            <w:szCs w:val="30"/>
          </w:rPr>
          <w:t>G4E-2</w:t>
        </w:r>
      </w:ins>
      <w:ins w:id="47" w:author="陈静" w:date="2024-12-12T15:31:42Z">
        <w:del w:id="48" w:author="王雅洁" w:date="2024-12-13T10:33:16Z">
          <w:r>
            <w:rPr>
              <w:rFonts w:hint="eastAsia"/>
              <w:color w:val="000000"/>
              <w:szCs w:val="21"/>
              <w:lang w:eastAsia="zh-CN"/>
            </w:rPr>
            <w:delText>审</w:delText>
          </w:r>
        </w:del>
      </w:ins>
      <w:ins w:id="49" w:author="陈静" w:date="2024-12-12T15:31:42Z">
        <w:r>
          <w:rPr>
            <w:rFonts w:hint="eastAsia"/>
            <w:color w:val="000000"/>
            <w:szCs w:val="21"/>
            <w:lang w:eastAsia="zh-CN"/>
          </w:rPr>
          <w:t>号</w:t>
        </w:r>
      </w:ins>
      <w:r>
        <w:rPr>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国家金融监督管理总局或其派出机构验收通过，非零售风险暴露</w:t>
      </w:r>
      <w:r>
        <w:rPr>
          <w:color w:val="000000"/>
          <w:szCs w:val="21"/>
        </w:rPr>
        <w:t>实施信用风险内部评级法的商业银行。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6．数据单位：万元，百分比。</w:t>
      </w:r>
    </w:p>
    <w:p>
      <w:pPr>
        <w:spacing w:line="440" w:lineRule="exact"/>
        <w:ind w:firstLine="420" w:firstLineChars="200"/>
        <w:rPr>
          <w:color w:val="000000"/>
          <w:szCs w:val="21"/>
        </w:rPr>
      </w:pPr>
      <w:r>
        <w:rPr>
          <w:color w:val="000000"/>
          <w:szCs w:val="21"/>
        </w:rPr>
        <w:t>7．四舍五入要求：金额保留两位小数，百分比保留两位小数。</w:t>
      </w:r>
    </w:p>
    <w:p>
      <w:pPr>
        <w:spacing w:line="440" w:lineRule="exact"/>
        <w:ind w:firstLine="420" w:firstLineChars="200"/>
        <w:rPr>
          <w:color w:val="000000"/>
          <w:szCs w:val="21"/>
        </w:rPr>
      </w:pPr>
      <w:r>
        <w:rPr>
          <w:color w:val="000000"/>
          <w:szCs w:val="21"/>
        </w:rPr>
        <w:t>8．填报币种：本表要求以本外币合计人民币数据填报。除权益类项目外，银行业金融机构将外币折算为人民币时，应按照报告期末最后一天国家外汇管理局公布的人民币兑美元、欧元、日元和港币的基准汇价进行折算。根据财政部金融企业会计制度的有关规定，权益类项目按历史汇率折合为人民币，不同时期汇率之间形成的差额，按相应规定进行会计处理。美元、欧元、日元和港币等四种主要货币以外的其他货币对人民币的折算汇率，以报告期末最后一天美元对人民币的基准汇率与同一天上午9时国际外汇市场其他货币兑美元汇率套算确定。</w:t>
      </w:r>
    </w:p>
    <w:p>
      <w:pPr>
        <w:spacing w:line="440" w:lineRule="exact"/>
        <w:outlineLvl w:val="0"/>
        <w:rPr>
          <w:b/>
          <w:bCs/>
          <w:color w:val="000000"/>
          <w:szCs w:val="30"/>
        </w:rPr>
      </w:pPr>
      <w:bookmarkStart w:id="105" w:name="_Toc144477360"/>
      <w:bookmarkStart w:id="106" w:name="_Toc135383035"/>
      <w:bookmarkStart w:id="107" w:name="_Toc146037674"/>
      <w:bookmarkStart w:id="108" w:name="_Toc139635760"/>
      <w:bookmarkStart w:id="109" w:name="_Toc135903892"/>
      <w:r>
        <w:rPr>
          <w:b/>
          <w:bCs/>
          <w:color w:val="000000"/>
          <w:szCs w:val="30"/>
        </w:rPr>
        <w:t>第三部分：具体说明</w:t>
      </w:r>
      <w:bookmarkEnd w:id="105"/>
      <w:bookmarkEnd w:id="106"/>
      <w:bookmarkEnd w:id="107"/>
      <w:bookmarkEnd w:id="108"/>
      <w:bookmarkEnd w:id="109"/>
    </w:p>
    <w:p>
      <w:pPr>
        <w:spacing w:line="440" w:lineRule="exact"/>
        <w:ind w:firstLine="420" w:firstLineChars="200"/>
        <w:rPr>
          <w:color w:val="000000"/>
        </w:rPr>
      </w:pPr>
      <w:r>
        <w:rPr>
          <w:color w:val="000000"/>
          <w:szCs w:val="21"/>
        </w:rPr>
        <w:t>[资产余额]：</w:t>
      </w:r>
      <w:r>
        <w:rPr>
          <w:szCs w:val="21"/>
        </w:rPr>
        <w:t>是指填报机构在报告期期末各类表内资产（贷款等）的账面价值（扣除减值准备前）</w:t>
      </w:r>
      <w:r>
        <w:rPr>
          <w:color w:val="000000"/>
        </w:rPr>
        <w:t>。</w:t>
      </w:r>
    </w:p>
    <w:p>
      <w:pPr>
        <w:spacing w:line="440" w:lineRule="exact"/>
        <w:ind w:firstLine="420" w:firstLineChars="200"/>
        <w:rPr>
          <w:color w:val="000000"/>
        </w:rPr>
      </w:pPr>
      <w:r>
        <w:rPr>
          <w:color w:val="000000"/>
          <w:szCs w:val="21"/>
        </w:rPr>
        <w:t>[转换前资产]：</w:t>
      </w:r>
      <w:r>
        <w:rPr>
          <w:szCs w:val="21"/>
        </w:rPr>
        <w:t>是指表外各项资产在报告期期末的会计账面金额</w:t>
      </w:r>
      <w:r>
        <w:rPr>
          <w:color w:val="000000"/>
        </w:rPr>
        <w:t>。</w:t>
      </w:r>
    </w:p>
    <w:p>
      <w:pPr>
        <w:spacing w:line="440" w:lineRule="exact"/>
        <w:ind w:firstLine="420" w:firstLineChars="200"/>
        <w:rPr>
          <w:color w:val="000000"/>
          <w:szCs w:val="21"/>
        </w:rPr>
      </w:pPr>
      <w:r>
        <w:rPr>
          <w:color w:val="000000"/>
          <w:szCs w:val="21"/>
        </w:rPr>
        <w:t>[名义本金]：是指填报机构</w:t>
      </w:r>
      <w:r>
        <w:rPr>
          <w:szCs w:val="21"/>
        </w:rPr>
        <w:t>在报告期期末</w:t>
      </w:r>
      <w:r>
        <w:rPr>
          <w:color w:val="000000"/>
          <w:szCs w:val="21"/>
        </w:rPr>
        <w:t>持有的金融衍生合约的名义金额或合约账面金额</w:t>
      </w:r>
      <w:r>
        <w:rPr>
          <w:color w:val="000000"/>
        </w:rPr>
        <w:t>。</w:t>
      </w:r>
    </w:p>
    <w:p>
      <w:pPr>
        <w:spacing w:line="440" w:lineRule="exact"/>
        <w:ind w:firstLine="420" w:firstLineChars="200"/>
        <w:rPr>
          <w:color w:val="000000"/>
        </w:rPr>
      </w:pPr>
      <w:r>
        <w:rPr>
          <w:color w:val="000000"/>
          <w:szCs w:val="21"/>
        </w:rPr>
        <w:t>[风险暴露]：</w:t>
      </w:r>
      <w:r>
        <w:rPr>
          <w:color w:val="000000"/>
        </w:rPr>
        <w:t>表内资产的风险暴露等同于资产余额；表外资产的风险暴露应填列名义本金（即转换前资产）与信用转换系数CCF的乘积；交易对手信用风险的风险暴露按照《办法》附件9规定的方法填报。</w:t>
      </w:r>
    </w:p>
    <w:p>
      <w:pPr>
        <w:spacing w:line="440" w:lineRule="exact"/>
        <w:ind w:firstLine="420" w:firstLineChars="200"/>
        <w:rPr>
          <w:color w:val="000000"/>
          <w:szCs w:val="21"/>
        </w:rPr>
      </w:pPr>
      <w:r>
        <w:rPr>
          <w:color w:val="000000"/>
          <w:szCs w:val="21"/>
        </w:rPr>
        <w:t>[风险加权资产]：对于填报机构每一维度对应的</w:t>
      </w:r>
      <w:r>
        <w:rPr>
          <w:color w:val="000000"/>
        </w:rPr>
        <w:t>公司风险暴露</w:t>
      </w:r>
      <w:r>
        <w:rPr>
          <w:color w:val="000000"/>
          <w:szCs w:val="21"/>
        </w:rPr>
        <w:t>，不同债项风险加权资产的合计</w:t>
      </w:r>
      <w:r>
        <w:rPr>
          <w:color w:val="000000"/>
        </w:rPr>
        <w:t>。风险加权资产的拆分填报参照风险暴露的填报方式执行。</w:t>
      </w:r>
      <w:r>
        <w:rPr>
          <w:color w:val="000000"/>
          <w:szCs w:val="21"/>
        </w:rPr>
        <w:t>表内项目、表外项目、交易对手信用风险分别填报在对应栏位</w:t>
      </w:r>
      <w:r>
        <w:rPr>
          <w:color w:val="000000"/>
        </w:rPr>
        <w:t>。</w:t>
      </w:r>
    </w:p>
    <w:p>
      <w:pPr>
        <w:spacing w:line="440" w:lineRule="exact"/>
        <w:ind w:firstLine="420" w:firstLineChars="200"/>
        <w:rPr>
          <w:color w:val="000000"/>
          <w:szCs w:val="21"/>
        </w:rPr>
      </w:pPr>
      <w:r>
        <w:rPr>
          <w:color w:val="000000"/>
          <w:szCs w:val="21"/>
        </w:rPr>
        <w:t>[预期损失]：填报机构每一维度对应的</w:t>
      </w:r>
      <w:r>
        <w:rPr>
          <w:color w:val="000000"/>
        </w:rPr>
        <w:t>公司风险暴露</w:t>
      </w:r>
      <w:r>
        <w:rPr>
          <w:color w:val="000000"/>
          <w:szCs w:val="21"/>
        </w:rPr>
        <w:t>不同债项预期损失总额，包括填报机构按照PD×LGD×EAD计算的非违约风险暴露的预期损失，以及各类考虑经济环境、法律地位等条件下已违约风险暴露的预期损失最佳估计值的合计数</w:t>
      </w:r>
      <w:r>
        <w:rPr>
          <w:color w:val="000000"/>
        </w:rPr>
        <w:t>。</w:t>
      </w:r>
      <w:r>
        <w:rPr>
          <w:color w:val="000000"/>
          <w:szCs w:val="21"/>
        </w:rPr>
        <w:t>表内项目、表外项目、交易对手信用风险分别填报在对应栏位</w:t>
      </w:r>
      <w:r>
        <w:rPr>
          <w:color w:val="000000"/>
        </w:rPr>
        <w:t>。</w:t>
      </w:r>
    </w:p>
    <w:p>
      <w:pPr>
        <w:spacing w:line="440" w:lineRule="exact"/>
        <w:ind w:firstLine="420" w:firstLineChars="200"/>
        <w:rPr>
          <w:color w:val="000000"/>
          <w:szCs w:val="21"/>
        </w:rPr>
      </w:pPr>
      <w:r>
        <w:rPr>
          <w:color w:val="000000"/>
          <w:szCs w:val="21"/>
        </w:rPr>
        <w:t>[风险暴露合计]：填报机构每一维度对应的</w:t>
      </w:r>
      <w:r>
        <w:rPr>
          <w:color w:val="000000"/>
        </w:rPr>
        <w:t>公司风险暴露</w:t>
      </w:r>
      <w:r>
        <w:rPr>
          <w:color w:val="000000"/>
          <w:szCs w:val="21"/>
        </w:rPr>
        <w:t>风险暴露合计，数值上等于B、F与J的合计</w:t>
      </w:r>
      <w:r>
        <w:rPr>
          <w:color w:val="000000"/>
        </w:rPr>
        <w:t>。</w:t>
      </w:r>
    </w:p>
    <w:p>
      <w:pPr>
        <w:spacing w:line="440" w:lineRule="exact"/>
        <w:ind w:firstLine="420" w:firstLineChars="200"/>
        <w:rPr>
          <w:color w:val="000000"/>
          <w:szCs w:val="21"/>
        </w:rPr>
      </w:pPr>
      <w:r>
        <w:rPr>
          <w:color w:val="000000"/>
          <w:szCs w:val="21"/>
        </w:rPr>
        <w:t>[风险加权资产合计]：填报机构每一维度对应的</w:t>
      </w:r>
      <w:r>
        <w:rPr>
          <w:color w:val="000000"/>
        </w:rPr>
        <w:t>公司风险暴露</w:t>
      </w:r>
      <w:r>
        <w:rPr>
          <w:color w:val="000000"/>
          <w:szCs w:val="21"/>
        </w:rPr>
        <w:t>风险加权资产合计，数值上等于C、G与K的合计</w:t>
      </w:r>
      <w:r>
        <w:rPr>
          <w:color w:val="000000"/>
        </w:rPr>
        <w:t>。</w:t>
      </w:r>
    </w:p>
    <w:p>
      <w:pPr>
        <w:spacing w:line="440" w:lineRule="exact"/>
        <w:ind w:firstLine="420" w:firstLineChars="200"/>
        <w:rPr>
          <w:color w:val="000000"/>
          <w:szCs w:val="21"/>
        </w:rPr>
      </w:pPr>
      <w:r>
        <w:rPr>
          <w:color w:val="000000"/>
          <w:szCs w:val="21"/>
        </w:rPr>
        <w:t>[预期损失合计]：对于填报机构每一维度对应的</w:t>
      </w:r>
      <w:r>
        <w:rPr>
          <w:color w:val="000000"/>
        </w:rPr>
        <w:t>公司风险暴露</w:t>
      </w:r>
      <w:r>
        <w:rPr>
          <w:color w:val="000000"/>
          <w:szCs w:val="21"/>
        </w:rPr>
        <w:t>不同债项预期损失的合计</w:t>
      </w:r>
      <w:r>
        <w:rPr>
          <w:rFonts w:hint="eastAsia"/>
          <w:color w:val="000000"/>
          <w:szCs w:val="21"/>
        </w:rPr>
        <w:t>，</w:t>
      </w:r>
      <w:r>
        <w:rPr>
          <w:color w:val="000000"/>
          <w:szCs w:val="21"/>
        </w:rPr>
        <w:t>数值上等于D、H与L的合计</w:t>
      </w:r>
      <w:r>
        <w:rPr>
          <w:color w:val="000000"/>
        </w:rPr>
        <w:t>。</w:t>
      </w:r>
    </w:p>
    <w:p>
      <w:pPr>
        <w:spacing w:line="440" w:lineRule="exact"/>
        <w:ind w:firstLine="420" w:firstLineChars="200"/>
        <w:rPr>
          <w:color w:val="000000"/>
          <w:szCs w:val="21"/>
        </w:rPr>
      </w:pPr>
      <w:r>
        <w:rPr>
          <w:color w:val="000000"/>
        </w:rPr>
        <w:t>[新增违约客户风险暴露-违约前]</w:t>
      </w:r>
      <w:r>
        <w:rPr>
          <w:rFonts w:hint="eastAsia"/>
          <w:color w:val="000000"/>
        </w:rPr>
        <w:t>：</w:t>
      </w:r>
      <w:r>
        <w:rPr>
          <w:color w:val="000000"/>
        </w:rPr>
        <w:t>是指填报机构新发生违约的客户，在认定违约前最近的违约风险暴露值。新发生违约是指在报告时点日前推1年的完整观测期内，在观测期期初时点内部评级法</w:t>
      </w:r>
      <w:r>
        <w:rPr>
          <w:rFonts w:hint="eastAsia"/>
          <w:color w:val="000000"/>
        </w:rPr>
        <w:t>验收通过</w:t>
      </w:r>
      <w:r>
        <w:rPr>
          <w:color w:val="000000"/>
        </w:rPr>
        <w:t>范围内所有实际承担信用风险的非零售客户在本观测期内新发生的违约。在观测期期初没有业务余额也不实际承担信用风险的客户在本观测期内发生违约的，不纳入本项目填报范畴。以下各列中“新增违约”定义同本列。</w:t>
      </w:r>
    </w:p>
    <w:p>
      <w:pPr>
        <w:spacing w:line="440" w:lineRule="exact"/>
        <w:ind w:firstLine="420" w:firstLineChars="200"/>
        <w:rPr>
          <w:color w:val="000000"/>
        </w:rPr>
      </w:pPr>
      <w:r>
        <w:rPr>
          <w:color w:val="000000"/>
        </w:rPr>
        <w:t>[新增违约客户风险暴露-违约前一个季度]</w:t>
      </w:r>
      <w:r>
        <w:rPr>
          <w:rFonts w:hint="eastAsia"/>
          <w:color w:val="000000"/>
        </w:rPr>
        <w:t>：</w:t>
      </w:r>
      <w:r>
        <w:rPr>
          <w:color w:val="000000"/>
        </w:rPr>
        <w:t>是指填报机构新发生违约的客户，在认定违约前三个月的违约风险暴露值。</w:t>
      </w:r>
    </w:p>
    <w:p>
      <w:pPr>
        <w:spacing w:line="440" w:lineRule="exact"/>
        <w:ind w:firstLine="420" w:firstLineChars="200"/>
        <w:rPr>
          <w:color w:val="000000"/>
        </w:rPr>
      </w:pPr>
      <w:r>
        <w:rPr>
          <w:color w:val="000000"/>
        </w:rPr>
        <w:t>[新增违约客户风险暴露-违约前半年]</w:t>
      </w:r>
      <w:r>
        <w:rPr>
          <w:rFonts w:hint="eastAsia"/>
          <w:color w:val="000000"/>
        </w:rPr>
        <w:t>：</w:t>
      </w:r>
      <w:r>
        <w:rPr>
          <w:color w:val="000000"/>
        </w:rPr>
        <w:t>是指填报机构新发生违约的客户，在认定违约前六个月的违约风险暴露值。</w:t>
      </w:r>
    </w:p>
    <w:p>
      <w:pPr>
        <w:spacing w:line="440" w:lineRule="exact"/>
        <w:ind w:firstLine="420" w:firstLineChars="200"/>
        <w:rPr>
          <w:color w:val="000000"/>
        </w:rPr>
      </w:pPr>
      <w:r>
        <w:rPr>
          <w:color w:val="000000"/>
        </w:rPr>
        <w:t>[新增违约客户风险暴露-违约前一年]</w:t>
      </w:r>
      <w:r>
        <w:rPr>
          <w:rFonts w:hint="eastAsia"/>
          <w:color w:val="000000"/>
        </w:rPr>
        <w:t>：</w:t>
      </w:r>
      <w:r>
        <w:rPr>
          <w:color w:val="000000"/>
        </w:rPr>
        <w:t>是指填报机构新发生违约的客户，在认定违约前十二个月的违约风险暴露值。</w:t>
      </w:r>
    </w:p>
    <w:p>
      <w:pPr>
        <w:spacing w:line="440" w:lineRule="exact"/>
        <w:ind w:firstLine="420" w:firstLineChars="200"/>
        <w:rPr>
          <w:color w:val="000000"/>
        </w:rPr>
      </w:pPr>
      <w:r>
        <w:rPr>
          <w:color w:val="000000"/>
        </w:rPr>
        <w:t>[新增违约客户风险暴露-违约后实际]</w:t>
      </w:r>
      <w:r>
        <w:rPr>
          <w:rFonts w:hint="eastAsia"/>
          <w:color w:val="000000"/>
        </w:rPr>
        <w:t>：</w:t>
      </w:r>
      <w:r>
        <w:rPr>
          <w:color w:val="000000"/>
        </w:rPr>
        <w:t>是指填报机构新发生违约的客户，在认定违约后实际的违约风险暴露值。</w:t>
      </w:r>
    </w:p>
    <w:p>
      <w:pPr>
        <w:spacing w:line="440" w:lineRule="exact"/>
        <w:ind w:firstLine="420" w:firstLineChars="200"/>
        <w:rPr>
          <w:color w:val="000000"/>
        </w:rPr>
      </w:pPr>
      <w:r>
        <w:rPr>
          <w:color w:val="000000"/>
        </w:rPr>
        <w:t>[行业]：执行《国民经济行业分类》的分类标准，按照借款人所属的“行业门类”进行填报。</w:t>
      </w:r>
      <w:r>
        <w:rPr>
          <w:color w:val="000000"/>
          <w:szCs w:val="21"/>
        </w:rPr>
        <w:t>当借款人与保证人的行业分类存在差异时</w:t>
      </w:r>
      <w:r>
        <w:rPr>
          <w:rFonts w:hint="eastAsia"/>
          <w:color w:val="000000"/>
          <w:szCs w:val="21"/>
        </w:rPr>
        <w:t>，</w:t>
      </w:r>
      <w:r>
        <w:rPr>
          <w:color w:val="000000"/>
          <w:szCs w:val="21"/>
        </w:rPr>
        <w:t>应按照借款人的行业分类填报本报表的资产余额/转换前资产/名义本金、风险暴露、风险加权资产、预期损失等。</w:t>
      </w:r>
    </w:p>
    <w:p>
      <w:pPr>
        <w:spacing w:line="440" w:lineRule="exact"/>
        <w:ind w:firstLine="420" w:firstLineChars="200"/>
        <w:rPr>
          <w:color w:val="000000"/>
        </w:rPr>
      </w:pPr>
      <w:r>
        <w:rPr>
          <w:color w:val="000000"/>
        </w:rPr>
        <w:t>[地区]：按照借款人所属地区填报，区分国内31个省、自治区、直辖市分行，总行单独填报，港澳地区、其他境外分别汇总填报。</w:t>
      </w:r>
      <w:r>
        <w:rPr>
          <w:color w:val="000000"/>
          <w:szCs w:val="21"/>
        </w:rPr>
        <w:t>当借款人与保证人的所属地区存在差异时</w:t>
      </w:r>
      <w:r>
        <w:rPr>
          <w:rFonts w:hint="eastAsia"/>
          <w:color w:val="000000"/>
          <w:szCs w:val="21"/>
        </w:rPr>
        <w:t>，</w:t>
      </w:r>
      <w:r>
        <w:rPr>
          <w:color w:val="000000"/>
          <w:szCs w:val="21"/>
        </w:rPr>
        <w:t>应按照借款人的所属地区填报本报表的资产余额/转换前资产/名义本金、风险暴露、风险加权资产、预期损失等。</w:t>
      </w:r>
    </w:p>
    <w:p>
      <w:pPr>
        <w:spacing w:line="440" w:lineRule="exact"/>
        <w:ind w:firstLine="420" w:firstLineChars="200"/>
        <w:rPr>
          <w:color w:val="000000"/>
        </w:rPr>
      </w:pPr>
      <w:r>
        <w:rPr>
          <w:color w:val="000000"/>
        </w:rPr>
        <w:t>[企业规模]：执行</w:t>
      </w:r>
      <w:r>
        <w:rPr>
          <w:rFonts w:hint="eastAsia" w:ascii="宋体" w:hAnsi="宋体"/>
          <w:color w:val="000000"/>
          <w:szCs w:val="21"/>
        </w:rPr>
        <w:t>国家相关部门规定</w:t>
      </w:r>
      <w:r>
        <w:rPr>
          <w:color w:val="000000"/>
        </w:rPr>
        <w:t>，将企业划分为大型、中型、小型、微型四种类型。</w:t>
      </w:r>
      <w:r>
        <w:rPr>
          <w:color w:val="000000"/>
          <w:szCs w:val="21"/>
        </w:rPr>
        <w:t>当借款人与保证人的企业规模存在差异时</w:t>
      </w:r>
      <w:r>
        <w:rPr>
          <w:rFonts w:hint="eastAsia"/>
          <w:color w:val="000000"/>
          <w:szCs w:val="21"/>
        </w:rPr>
        <w:t>，</w:t>
      </w:r>
      <w:r>
        <w:rPr>
          <w:color w:val="000000"/>
          <w:szCs w:val="21"/>
        </w:rPr>
        <w:t>应按照借款人的企业规模填报本报表的资产余额/转换前资产/名义本金、风险暴露、风险加权资产、预期损失等。</w:t>
      </w:r>
    </w:p>
    <w:p>
      <w:pPr>
        <w:spacing w:line="440" w:lineRule="exact"/>
        <w:ind w:firstLine="420" w:firstLineChars="200"/>
        <w:rPr>
          <w:color w:val="000000"/>
          <w:szCs w:val="21"/>
        </w:rPr>
      </w:pPr>
      <w:r>
        <w:rPr>
          <w:color w:val="000000"/>
        </w:rPr>
        <w:t>[剩余期限(M)]：是指报表日期距离合同约定的偿付时间。本项目按照债项实际剩余期限进行填报。</w:t>
      </w:r>
    </w:p>
    <w:p>
      <w:pPr>
        <w:spacing w:line="440" w:lineRule="exact"/>
        <w:outlineLvl w:val="0"/>
        <w:rPr>
          <w:b/>
          <w:bCs/>
          <w:color w:val="000000"/>
          <w:szCs w:val="30"/>
        </w:rPr>
      </w:pPr>
      <w:bookmarkStart w:id="110" w:name="_Toc135903893"/>
      <w:bookmarkStart w:id="111" w:name="_Toc144477361"/>
      <w:bookmarkStart w:id="112" w:name="_Toc139635761"/>
      <w:bookmarkStart w:id="113" w:name="_Toc146037675"/>
      <w:bookmarkStart w:id="114" w:name="_Toc135383036"/>
      <w:r>
        <w:rPr>
          <w:b/>
          <w:bCs/>
          <w:color w:val="000000"/>
          <w:szCs w:val="30"/>
        </w:rPr>
        <w:t>第四部分：核对关系</w:t>
      </w:r>
      <w:bookmarkEnd w:id="110"/>
      <w:bookmarkEnd w:id="111"/>
      <w:bookmarkEnd w:id="112"/>
      <w:bookmarkEnd w:id="113"/>
      <w:bookmarkEnd w:id="114"/>
    </w:p>
    <w:p>
      <w:pPr>
        <w:spacing w:line="440" w:lineRule="exact"/>
        <w:ind w:firstLine="421" w:firstLineChars="200"/>
        <w:rPr>
          <w:b/>
          <w:color w:val="000000"/>
          <w:szCs w:val="21"/>
        </w:rPr>
      </w:pPr>
      <w:r>
        <w:rPr>
          <w:b/>
          <w:color w:val="000000"/>
          <w:szCs w:val="21"/>
        </w:rPr>
        <w:t>1.表内核对关系</w:t>
      </w:r>
    </w:p>
    <w:p>
      <w:pPr>
        <w:spacing w:line="440" w:lineRule="exact"/>
        <w:ind w:firstLine="420" w:firstLineChars="200"/>
        <w:rPr>
          <w:color w:val="000000"/>
          <w:szCs w:val="21"/>
        </w:rPr>
      </w:pPr>
      <w:r>
        <w:rPr>
          <w:color w:val="000000"/>
          <w:szCs w:val="21"/>
        </w:rPr>
        <w:t>[1.]=[2.]+[3.]+…+[21.]</w:t>
      </w:r>
      <w:r>
        <w:rPr>
          <w:rFonts w:hint="eastAsia"/>
          <w:color w:val="000000"/>
          <w:szCs w:val="21"/>
        </w:rPr>
        <w:t>，</w:t>
      </w:r>
      <w:r>
        <w:rPr>
          <w:color w:val="000000"/>
          <w:szCs w:val="21"/>
        </w:rPr>
        <w:t>适用于A、B、C、D、E、F、G、H、I、J、K、L、M、N、P、Q、R、S、T、U列</w:t>
      </w:r>
    </w:p>
    <w:p>
      <w:pPr>
        <w:spacing w:line="440" w:lineRule="exact"/>
        <w:ind w:firstLine="420" w:firstLineChars="200"/>
        <w:rPr>
          <w:color w:val="000000"/>
          <w:szCs w:val="21"/>
        </w:rPr>
      </w:pPr>
      <w:r>
        <w:rPr>
          <w:color w:val="000000"/>
          <w:szCs w:val="21"/>
        </w:rPr>
        <w:t>[22.]=[23.]+[24.]+…+[56.]</w:t>
      </w:r>
      <w:r>
        <w:rPr>
          <w:rFonts w:hint="eastAsia"/>
          <w:color w:val="000000"/>
          <w:szCs w:val="21"/>
        </w:rPr>
        <w:t>，</w:t>
      </w:r>
      <w:r>
        <w:rPr>
          <w:color w:val="000000"/>
          <w:szCs w:val="21"/>
        </w:rPr>
        <w:t>适用于A、B、C、D、E、F、G、H、I、J、K、L、M、N、P、Q、R、S、T、U列</w:t>
      </w:r>
    </w:p>
    <w:p>
      <w:pPr>
        <w:spacing w:line="440" w:lineRule="exact"/>
        <w:ind w:firstLine="420" w:firstLineChars="200"/>
        <w:rPr>
          <w:color w:val="000000"/>
          <w:szCs w:val="21"/>
        </w:rPr>
      </w:pPr>
      <w:r>
        <w:rPr>
          <w:color w:val="000000"/>
          <w:szCs w:val="21"/>
        </w:rPr>
        <w:t>[57.]=[58.]+[59.]+[60.]</w:t>
      </w:r>
      <w:r>
        <w:rPr>
          <w:rFonts w:hint="eastAsia"/>
          <w:color w:val="000000"/>
          <w:szCs w:val="21"/>
        </w:rPr>
        <w:t>，</w:t>
      </w:r>
      <w:r>
        <w:rPr>
          <w:color w:val="000000"/>
          <w:szCs w:val="21"/>
        </w:rPr>
        <w:t>适用于A、B、C、D、E、F、G、H、I、J、K、L、M、N、P、Q、R、S、T、U列</w:t>
      </w:r>
    </w:p>
    <w:p>
      <w:pPr>
        <w:spacing w:line="440" w:lineRule="exact"/>
        <w:ind w:firstLine="420" w:firstLineChars="200"/>
        <w:rPr>
          <w:color w:val="000000"/>
          <w:szCs w:val="21"/>
        </w:rPr>
      </w:pPr>
      <w:r>
        <w:rPr>
          <w:color w:val="000000"/>
          <w:szCs w:val="21"/>
        </w:rPr>
        <w:t>[63.]=[64.]+[65.]+…+[68.]</w:t>
      </w:r>
      <w:r>
        <w:rPr>
          <w:rFonts w:hint="eastAsia"/>
          <w:color w:val="000000"/>
          <w:szCs w:val="21"/>
        </w:rPr>
        <w:t>，</w:t>
      </w:r>
      <w:r>
        <w:rPr>
          <w:color w:val="000000"/>
          <w:szCs w:val="21"/>
        </w:rPr>
        <w:t>适用于A、B、C、D、E、F、G、H、I、J、K、L、M、N、P、Q、R、S、T、U列</w:t>
      </w:r>
    </w:p>
    <w:p>
      <w:pPr>
        <w:spacing w:line="440" w:lineRule="exact"/>
        <w:ind w:left="1680" w:leftChars="200" w:hanging="1260" w:hangingChars="600"/>
        <w:rPr>
          <w:color w:val="000000"/>
          <w:szCs w:val="21"/>
          <w:lang w:val="pt-BR"/>
        </w:rPr>
      </w:pPr>
      <w:r>
        <w:rPr>
          <w:color w:val="000000"/>
          <w:szCs w:val="21"/>
          <w:lang w:val="pt-BR"/>
        </w:rPr>
        <w:t>[</w:t>
      </w:r>
      <w:r>
        <w:rPr>
          <w:color w:val="000000"/>
          <w:szCs w:val="21"/>
        </w:rPr>
        <w:t>M</w:t>
      </w:r>
      <w:r>
        <w:rPr>
          <w:color w:val="000000"/>
          <w:szCs w:val="21"/>
          <w:lang w:val="pt-BR"/>
        </w:rPr>
        <w:t>]=[B]+[</w:t>
      </w:r>
      <w:r>
        <w:rPr>
          <w:color w:val="000000"/>
          <w:szCs w:val="21"/>
        </w:rPr>
        <w:t>F</w:t>
      </w:r>
      <w:r>
        <w:rPr>
          <w:color w:val="000000"/>
          <w:szCs w:val="21"/>
          <w:lang w:val="pt-BR"/>
        </w:rPr>
        <w:t>]+[</w:t>
      </w:r>
      <w:r>
        <w:rPr>
          <w:color w:val="000000"/>
          <w:szCs w:val="21"/>
        </w:rPr>
        <w:t>J</w:t>
      </w:r>
      <w:r>
        <w:rPr>
          <w:color w:val="000000"/>
          <w:szCs w:val="21"/>
          <w:lang w:val="pt-BR"/>
        </w:rPr>
        <w:t>]</w:t>
      </w:r>
    </w:p>
    <w:p>
      <w:pPr>
        <w:spacing w:line="440" w:lineRule="exact"/>
        <w:ind w:left="1680" w:leftChars="200" w:hanging="1260" w:hangingChars="600"/>
        <w:rPr>
          <w:color w:val="000000"/>
          <w:szCs w:val="21"/>
          <w:lang w:val="pt-BR"/>
        </w:rPr>
      </w:pPr>
      <w:r>
        <w:rPr>
          <w:color w:val="000000"/>
          <w:szCs w:val="21"/>
          <w:lang w:val="pt-BR"/>
        </w:rPr>
        <w:t>[</w:t>
      </w:r>
      <w:r>
        <w:rPr>
          <w:color w:val="000000"/>
          <w:szCs w:val="21"/>
        </w:rPr>
        <w:t>N</w:t>
      </w:r>
      <w:r>
        <w:rPr>
          <w:color w:val="000000"/>
          <w:szCs w:val="21"/>
          <w:lang w:val="pt-BR"/>
        </w:rPr>
        <w:t>]=[C]+[</w:t>
      </w:r>
      <w:r>
        <w:rPr>
          <w:color w:val="000000"/>
          <w:szCs w:val="21"/>
        </w:rPr>
        <w:t>G</w:t>
      </w:r>
      <w:r>
        <w:rPr>
          <w:color w:val="000000"/>
          <w:szCs w:val="21"/>
          <w:lang w:val="pt-BR"/>
        </w:rPr>
        <w:t>]+[</w:t>
      </w:r>
      <w:r>
        <w:rPr>
          <w:color w:val="000000"/>
          <w:szCs w:val="21"/>
        </w:rPr>
        <w:t>K</w:t>
      </w:r>
      <w:r>
        <w:rPr>
          <w:color w:val="000000"/>
          <w:szCs w:val="21"/>
          <w:lang w:val="pt-BR"/>
        </w:rPr>
        <w:t>]</w:t>
      </w:r>
    </w:p>
    <w:p>
      <w:pPr>
        <w:spacing w:line="440" w:lineRule="exact"/>
        <w:ind w:left="1680" w:leftChars="200" w:hanging="1260" w:hangingChars="600"/>
        <w:rPr>
          <w:color w:val="000000"/>
          <w:szCs w:val="21"/>
          <w:lang w:val="pt-BR"/>
        </w:rPr>
      </w:pPr>
      <w:r>
        <w:rPr>
          <w:color w:val="000000"/>
          <w:szCs w:val="21"/>
          <w:lang w:val="pt-BR"/>
        </w:rPr>
        <w:t>[</w:t>
      </w:r>
      <w:r>
        <w:rPr>
          <w:color w:val="000000"/>
          <w:szCs w:val="21"/>
        </w:rPr>
        <w:t>P</w:t>
      </w:r>
      <w:r>
        <w:rPr>
          <w:color w:val="000000"/>
          <w:szCs w:val="21"/>
          <w:lang w:val="pt-BR"/>
        </w:rPr>
        <w:t>]=[D]+[</w:t>
      </w:r>
      <w:r>
        <w:rPr>
          <w:color w:val="000000"/>
          <w:szCs w:val="21"/>
        </w:rPr>
        <w:t>H</w:t>
      </w:r>
      <w:r>
        <w:rPr>
          <w:color w:val="000000"/>
          <w:szCs w:val="21"/>
          <w:lang w:val="pt-BR"/>
        </w:rPr>
        <w:t>]+[</w:t>
      </w:r>
      <w:r>
        <w:rPr>
          <w:color w:val="000000"/>
          <w:szCs w:val="21"/>
        </w:rPr>
        <w:t>L</w:t>
      </w:r>
      <w:r>
        <w:rPr>
          <w:color w:val="000000"/>
          <w:szCs w:val="21"/>
          <w:lang w:val="pt-BR"/>
        </w:rPr>
        <w:t>]</w:t>
      </w:r>
    </w:p>
    <w:p>
      <w:pPr>
        <w:spacing w:line="440" w:lineRule="exact"/>
        <w:ind w:left="1680" w:leftChars="200" w:hanging="1260" w:hangingChars="600"/>
        <w:rPr>
          <w:b/>
          <w:color w:val="000000"/>
          <w:lang w:val="pt-BR"/>
        </w:rPr>
      </w:pPr>
      <w:r>
        <w:rPr>
          <w:color w:val="000000"/>
          <w:szCs w:val="21"/>
          <w:lang w:val="pt-BR"/>
        </w:rPr>
        <w:t>[O]=[N]/[M]</w:t>
      </w:r>
    </w:p>
    <w:p>
      <w:pPr>
        <w:spacing w:line="440" w:lineRule="exact"/>
        <w:ind w:firstLine="421" w:firstLineChars="200"/>
        <w:rPr>
          <w:b/>
          <w:color w:val="000000"/>
          <w:szCs w:val="21"/>
          <w:lang w:val="pt-BR"/>
        </w:rPr>
      </w:pPr>
      <w:r>
        <w:rPr>
          <w:b/>
          <w:color w:val="000000"/>
          <w:szCs w:val="21"/>
          <w:lang w:val="pt-BR"/>
        </w:rPr>
        <w:t>2.</w:t>
      </w:r>
      <w:r>
        <w:rPr>
          <w:b/>
          <w:color w:val="000000"/>
          <w:szCs w:val="21"/>
        </w:rPr>
        <w:t>表间核对关系</w:t>
      </w:r>
    </w:p>
    <w:p>
      <w:pPr>
        <w:spacing w:line="440" w:lineRule="exact"/>
        <w:ind w:left="1680" w:leftChars="200" w:hanging="1260" w:hangingChars="600"/>
        <w:rPr>
          <w:color w:val="000000"/>
          <w:szCs w:val="21"/>
          <w:lang w:val="pt-BR"/>
        </w:rPr>
      </w:pPr>
      <w:r>
        <w:rPr>
          <w:color w:val="000000"/>
          <w:szCs w:val="21"/>
          <w:lang w:val="pt-BR"/>
        </w:rPr>
        <w:t>[1.M]&lt;=G4E-1[1.M]</w:t>
      </w:r>
    </w:p>
    <w:p>
      <w:pPr>
        <w:spacing w:line="440" w:lineRule="exact"/>
        <w:ind w:left="1680" w:leftChars="200" w:hanging="1260" w:hangingChars="600"/>
        <w:rPr>
          <w:color w:val="000000"/>
          <w:szCs w:val="21"/>
          <w:lang w:val="pt-BR"/>
        </w:rPr>
      </w:pPr>
      <w:r>
        <w:rPr>
          <w:color w:val="000000"/>
          <w:szCs w:val="21"/>
          <w:lang w:val="pt-BR"/>
        </w:rPr>
        <w:t>[1.N]&lt;=G4E-1[1.N]</w:t>
      </w:r>
    </w:p>
    <w:p>
      <w:pPr>
        <w:spacing w:line="440" w:lineRule="exact"/>
        <w:ind w:left="1680" w:leftChars="200" w:hanging="1260" w:hangingChars="600"/>
        <w:rPr>
          <w:color w:val="000000"/>
          <w:szCs w:val="21"/>
          <w:lang w:val="pt-BR"/>
        </w:rPr>
      </w:pPr>
      <w:r>
        <w:rPr>
          <w:color w:val="000000"/>
          <w:szCs w:val="21"/>
          <w:lang w:val="pt-BR"/>
        </w:rPr>
        <w:t>[1.P]&lt;=G4E-1[1.P]</w:t>
      </w:r>
    </w:p>
    <w:p>
      <w:pPr>
        <w:spacing w:line="440" w:lineRule="exact"/>
        <w:ind w:left="1680" w:leftChars="200" w:hanging="1260" w:hangingChars="600"/>
        <w:rPr>
          <w:color w:val="000000"/>
          <w:szCs w:val="21"/>
          <w:lang w:val="pt-BR"/>
        </w:rPr>
      </w:pPr>
      <w:r>
        <w:rPr>
          <w:color w:val="000000"/>
          <w:szCs w:val="21"/>
          <w:lang w:val="pt-BR"/>
        </w:rPr>
        <w:t>[22.M]&lt;=G4E-1[1.M]</w:t>
      </w:r>
    </w:p>
    <w:p>
      <w:pPr>
        <w:spacing w:line="440" w:lineRule="exact"/>
        <w:ind w:left="1680" w:leftChars="200" w:hanging="1260" w:hangingChars="600"/>
        <w:rPr>
          <w:color w:val="000000"/>
          <w:szCs w:val="21"/>
          <w:lang w:val="pt-BR"/>
        </w:rPr>
      </w:pPr>
      <w:r>
        <w:rPr>
          <w:color w:val="000000"/>
          <w:szCs w:val="21"/>
          <w:lang w:val="pt-BR"/>
        </w:rPr>
        <w:t>[22.N]&lt;=G4E-1[1.N]</w:t>
      </w:r>
    </w:p>
    <w:p>
      <w:pPr>
        <w:spacing w:line="440" w:lineRule="exact"/>
        <w:ind w:left="1680" w:leftChars="200" w:hanging="1260" w:hangingChars="600"/>
        <w:rPr>
          <w:color w:val="000000"/>
          <w:szCs w:val="21"/>
          <w:lang w:val="pt-BR"/>
        </w:rPr>
      </w:pPr>
      <w:r>
        <w:rPr>
          <w:color w:val="000000"/>
          <w:szCs w:val="21"/>
          <w:lang w:val="pt-BR"/>
        </w:rPr>
        <w:t>[22.</w:t>
      </w:r>
      <w:r>
        <w:rPr>
          <w:color w:val="000000"/>
          <w:szCs w:val="21"/>
          <w:lang w:val="it-IT"/>
        </w:rPr>
        <w:t>P</w:t>
      </w:r>
      <w:r>
        <w:rPr>
          <w:color w:val="000000"/>
          <w:szCs w:val="21"/>
          <w:lang w:val="pt-BR"/>
        </w:rPr>
        <w:t>]&lt;=G4E-1[1.</w:t>
      </w:r>
      <w:r>
        <w:rPr>
          <w:color w:val="000000"/>
          <w:szCs w:val="21"/>
          <w:lang w:val="it-IT"/>
        </w:rPr>
        <w:t>P</w:t>
      </w:r>
      <w:r>
        <w:rPr>
          <w:color w:val="000000"/>
          <w:szCs w:val="21"/>
          <w:lang w:val="pt-BR"/>
        </w:rPr>
        <w:t>]</w:t>
      </w:r>
    </w:p>
    <w:p>
      <w:pPr>
        <w:spacing w:line="440" w:lineRule="exact"/>
        <w:ind w:left="105" w:leftChars="50"/>
        <w:rPr>
          <w:color w:val="000000"/>
          <w:szCs w:val="21"/>
          <w:lang w:val="pt-BR"/>
        </w:rPr>
      </w:pPr>
      <w:r>
        <w:rPr>
          <w:color w:val="000000"/>
          <w:szCs w:val="21"/>
          <w:lang w:val="pt-BR"/>
        </w:rPr>
        <w:t xml:space="preserve">   [57.</w:t>
      </w:r>
      <w:r>
        <w:rPr>
          <w:color w:val="000000"/>
          <w:szCs w:val="21"/>
          <w:lang w:val="it-IT"/>
        </w:rPr>
        <w:t>M</w:t>
      </w:r>
      <w:r>
        <w:rPr>
          <w:color w:val="000000"/>
          <w:szCs w:val="21"/>
          <w:lang w:val="pt-BR"/>
        </w:rPr>
        <w:t>]&lt;=G4E-1[1.</w:t>
      </w:r>
      <w:r>
        <w:rPr>
          <w:color w:val="000000"/>
          <w:szCs w:val="21"/>
          <w:lang w:val="it-IT"/>
        </w:rPr>
        <w:t>M</w:t>
      </w:r>
      <w:r>
        <w:rPr>
          <w:color w:val="000000"/>
          <w:szCs w:val="21"/>
          <w:lang w:val="pt-BR"/>
        </w:rPr>
        <w:t>]</w:t>
      </w:r>
    </w:p>
    <w:p>
      <w:pPr>
        <w:spacing w:line="440" w:lineRule="exact"/>
        <w:ind w:left="1680" w:leftChars="200" w:hanging="1260" w:hangingChars="600"/>
        <w:rPr>
          <w:color w:val="000000"/>
          <w:szCs w:val="21"/>
          <w:lang w:val="pt-BR"/>
        </w:rPr>
      </w:pPr>
      <w:r>
        <w:rPr>
          <w:color w:val="000000"/>
          <w:szCs w:val="21"/>
          <w:lang w:val="pt-BR"/>
        </w:rPr>
        <w:t>[57.</w:t>
      </w:r>
      <w:r>
        <w:rPr>
          <w:color w:val="000000"/>
          <w:szCs w:val="21"/>
          <w:lang w:val="it-IT"/>
        </w:rPr>
        <w:t>N</w:t>
      </w:r>
      <w:r>
        <w:rPr>
          <w:color w:val="000000"/>
          <w:szCs w:val="21"/>
          <w:lang w:val="pt-BR"/>
        </w:rPr>
        <w:t>]&lt;=G4E-1[1.</w:t>
      </w:r>
      <w:r>
        <w:rPr>
          <w:color w:val="000000"/>
          <w:szCs w:val="21"/>
          <w:lang w:val="it-IT"/>
        </w:rPr>
        <w:t>N</w:t>
      </w:r>
      <w:r>
        <w:rPr>
          <w:color w:val="000000"/>
          <w:szCs w:val="21"/>
          <w:lang w:val="pt-BR"/>
        </w:rPr>
        <w:t>]</w:t>
      </w:r>
    </w:p>
    <w:p>
      <w:pPr>
        <w:spacing w:line="440" w:lineRule="exact"/>
        <w:ind w:left="1680" w:leftChars="200" w:hanging="1260" w:hangingChars="600"/>
        <w:rPr>
          <w:color w:val="000000"/>
          <w:szCs w:val="21"/>
          <w:lang w:val="pt-BR"/>
        </w:rPr>
      </w:pPr>
      <w:r>
        <w:rPr>
          <w:color w:val="000000"/>
          <w:szCs w:val="21"/>
          <w:lang w:val="pt-BR"/>
        </w:rPr>
        <w:t>[57.</w:t>
      </w:r>
      <w:r>
        <w:rPr>
          <w:color w:val="000000"/>
          <w:szCs w:val="21"/>
          <w:lang w:val="it-IT"/>
        </w:rPr>
        <w:t>P</w:t>
      </w:r>
      <w:r>
        <w:rPr>
          <w:color w:val="000000"/>
          <w:szCs w:val="21"/>
          <w:lang w:val="pt-BR"/>
        </w:rPr>
        <w:t>]&lt;=G4E-1[1.</w:t>
      </w:r>
      <w:r>
        <w:rPr>
          <w:color w:val="000000"/>
          <w:szCs w:val="21"/>
          <w:lang w:val="it-IT"/>
        </w:rPr>
        <w:t>P</w:t>
      </w:r>
      <w:r>
        <w:rPr>
          <w:color w:val="000000"/>
          <w:szCs w:val="21"/>
          <w:lang w:val="pt-BR"/>
        </w:rPr>
        <w:t>]</w:t>
      </w:r>
    </w:p>
    <w:p>
      <w:pPr>
        <w:spacing w:line="440" w:lineRule="exact"/>
        <w:ind w:left="105" w:leftChars="50"/>
        <w:rPr>
          <w:color w:val="000000"/>
          <w:szCs w:val="21"/>
          <w:lang w:val="pt-BR"/>
        </w:rPr>
      </w:pPr>
      <w:r>
        <w:rPr>
          <w:color w:val="000000"/>
          <w:lang w:val="pt-BR"/>
        </w:rPr>
        <w:t xml:space="preserve">   </w:t>
      </w:r>
      <w:r>
        <w:rPr>
          <w:color w:val="000000"/>
          <w:szCs w:val="21"/>
          <w:lang w:val="pt-BR"/>
        </w:rPr>
        <w:t>[63.</w:t>
      </w:r>
      <w:r>
        <w:rPr>
          <w:color w:val="000000"/>
          <w:szCs w:val="21"/>
          <w:lang w:val="it-IT"/>
        </w:rPr>
        <w:t>M</w:t>
      </w:r>
      <w:r>
        <w:rPr>
          <w:color w:val="000000"/>
          <w:szCs w:val="21"/>
          <w:lang w:val="pt-BR"/>
        </w:rPr>
        <w:t>]&lt;=G4E-1[1.</w:t>
      </w:r>
      <w:r>
        <w:rPr>
          <w:color w:val="000000"/>
          <w:szCs w:val="21"/>
          <w:lang w:val="it-IT"/>
        </w:rPr>
        <w:t>M</w:t>
      </w:r>
      <w:r>
        <w:rPr>
          <w:color w:val="000000"/>
          <w:szCs w:val="21"/>
          <w:lang w:val="pt-BR"/>
        </w:rPr>
        <w:t>]</w:t>
      </w:r>
    </w:p>
    <w:p>
      <w:pPr>
        <w:spacing w:line="440" w:lineRule="exact"/>
        <w:ind w:left="1680" w:leftChars="200" w:hanging="1260" w:hangingChars="600"/>
        <w:rPr>
          <w:color w:val="000000"/>
          <w:szCs w:val="21"/>
          <w:lang w:val="pt-BR"/>
        </w:rPr>
      </w:pPr>
      <w:r>
        <w:rPr>
          <w:color w:val="000000"/>
          <w:szCs w:val="21"/>
          <w:lang w:val="pt-BR"/>
        </w:rPr>
        <w:t>[63.</w:t>
      </w:r>
      <w:r>
        <w:rPr>
          <w:color w:val="000000"/>
          <w:szCs w:val="21"/>
          <w:lang w:val="it-IT"/>
        </w:rPr>
        <w:t>N</w:t>
      </w:r>
      <w:r>
        <w:rPr>
          <w:color w:val="000000"/>
          <w:szCs w:val="21"/>
          <w:lang w:val="pt-BR"/>
        </w:rPr>
        <w:t>]&lt;=G4E-1[1.</w:t>
      </w:r>
      <w:r>
        <w:rPr>
          <w:color w:val="000000"/>
          <w:szCs w:val="21"/>
          <w:lang w:val="it-IT"/>
        </w:rPr>
        <w:t>N</w:t>
      </w:r>
      <w:r>
        <w:rPr>
          <w:color w:val="000000"/>
          <w:szCs w:val="21"/>
          <w:lang w:val="pt-BR"/>
        </w:rPr>
        <w:t>]</w:t>
      </w:r>
    </w:p>
    <w:p>
      <w:pPr>
        <w:spacing w:line="440" w:lineRule="exact"/>
        <w:ind w:left="1680" w:leftChars="200" w:hanging="1260" w:hangingChars="600"/>
        <w:rPr>
          <w:color w:val="000000"/>
          <w:szCs w:val="21"/>
          <w:lang w:val="pt-BR"/>
        </w:rPr>
      </w:pPr>
      <w:r>
        <w:rPr>
          <w:color w:val="000000"/>
          <w:szCs w:val="21"/>
          <w:lang w:val="pt-BR"/>
        </w:rPr>
        <w:t>[63.</w:t>
      </w:r>
      <w:r>
        <w:rPr>
          <w:color w:val="000000"/>
          <w:szCs w:val="21"/>
        </w:rPr>
        <w:t>P</w:t>
      </w:r>
      <w:r>
        <w:rPr>
          <w:color w:val="000000"/>
          <w:szCs w:val="21"/>
          <w:lang w:val="pt-BR"/>
        </w:rPr>
        <w:t>]&lt;=G4E-1[1.</w:t>
      </w:r>
      <w:r>
        <w:rPr>
          <w:color w:val="000000"/>
          <w:szCs w:val="21"/>
        </w:rPr>
        <w:t>P</w:t>
      </w:r>
      <w:r>
        <w:rPr>
          <w:color w:val="000000"/>
          <w:szCs w:val="21"/>
          <w:lang w:val="pt-BR"/>
        </w:rPr>
        <w:t>]</w:t>
      </w:r>
    </w:p>
    <w:p>
      <w:pPr>
        <w:rPr>
          <w:color w:val="000000"/>
          <w:lang w:val="pt-BR"/>
        </w:rPr>
      </w:pPr>
    </w:p>
    <w:p>
      <w:pPr>
        <w:pStyle w:val="2"/>
        <w:ind w:left="210" w:leftChars="100"/>
        <w:rPr>
          <w:color w:val="000000"/>
          <w:szCs w:val="30"/>
        </w:rPr>
        <w:sectPr>
          <w:headerReference r:id="rId5" w:type="default"/>
          <w:footerReference r:id="rId6" w:type="default"/>
          <w:pgSz w:w="11906" w:h="16838"/>
          <w:pgMar w:top="1440" w:right="1800" w:bottom="1440" w:left="1800" w:header="851" w:footer="992" w:gutter="0"/>
          <w:cols w:space="720" w:num="1"/>
          <w:docGrid w:type="lines" w:linePitch="312" w:charSpace="0"/>
        </w:sectPr>
      </w:pPr>
      <w:bookmarkStart w:id="115" w:name="_Toc352575138"/>
      <w:bookmarkStart w:id="116" w:name="_Toc352675860"/>
      <w:bookmarkStart w:id="117" w:name="_Toc425237562"/>
      <w:bookmarkStart w:id="118" w:name="_Toc425156301"/>
      <w:bookmarkStart w:id="119" w:name="_Toc349141689"/>
      <w:bookmarkStart w:id="120" w:name="_Toc425156142"/>
    </w:p>
    <w:p>
      <w:pPr>
        <w:pStyle w:val="2"/>
        <w:ind w:left="210" w:leftChars="100"/>
        <w:rPr>
          <w:color w:val="000000"/>
          <w:szCs w:val="30"/>
        </w:rPr>
      </w:pPr>
      <w:bookmarkStart w:id="121" w:name="_Toc146037676"/>
      <w:r>
        <w:rPr>
          <w:color w:val="000000"/>
          <w:szCs w:val="30"/>
        </w:rPr>
        <w:t>G4E-3</w:t>
      </w:r>
      <w:r>
        <w:rPr>
          <w:rFonts w:hint="eastAsia"/>
          <w:color w:val="000000"/>
          <w:szCs w:val="30"/>
        </w:rPr>
        <w:t>《</w:t>
      </w:r>
      <w:r>
        <w:rPr>
          <w:color w:val="000000"/>
          <w:szCs w:val="30"/>
        </w:rPr>
        <w:t>专业贷款信用风险情况表（监管映射法）</w:t>
      </w:r>
      <w:r>
        <w:rPr>
          <w:rFonts w:hint="eastAsia"/>
          <w:color w:val="000000"/>
          <w:szCs w:val="30"/>
        </w:rPr>
        <w:t>》（新规）</w:t>
      </w:r>
      <w:r>
        <w:rPr>
          <w:color w:val="000000"/>
          <w:szCs w:val="30"/>
        </w:rPr>
        <w:t>填报说明</w:t>
      </w:r>
      <w:bookmarkEnd w:id="115"/>
      <w:bookmarkEnd w:id="116"/>
      <w:bookmarkEnd w:id="117"/>
      <w:bookmarkEnd w:id="118"/>
      <w:bookmarkEnd w:id="119"/>
      <w:bookmarkEnd w:id="120"/>
      <w:bookmarkEnd w:id="121"/>
    </w:p>
    <w:p>
      <w:pPr>
        <w:spacing w:line="440" w:lineRule="exact"/>
        <w:ind w:firstLine="420" w:firstLineChars="200"/>
        <w:rPr>
          <w:color w:val="000000"/>
          <w:szCs w:val="21"/>
        </w:rPr>
      </w:pPr>
      <w:bookmarkStart w:id="122" w:name="_Toc144477363"/>
      <w:bookmarkStart w:id="123" w:name="_Toc139635763"/>
      <w:bookmarkStart w:id="124" w:name="_Toc135903895"/>
      <w:bookmarkStart w:id="125" w:name="_Toc135383038"/>
    </w:p>
    <w:p>
      <w:pPr>
        <w:spacing w:line="440" w:lineRule="exact"/>
        <w:outlineLvl w:val="0"/>
        <w:rPr>
          <w:b/>
          <w:bCs/>
          <w:color w:val="000000"/>
          <w:szCs w:val="30"/>
        </w:rPr>
      </w:pPr>
      <w:bookmarkStart w:id="126" w:name="_Toc146037677"/>
      <w:r>
        <w:rPr>
          <w:b/>
          <w:bCs/>
          <w:color w:val="000000"/>
          <w:szCs w:val="30"/>
        </w:rPr>
        <w:t>第一部分：引言</w:t>
      </w:r>
      <w:bookmarkEnd w:id="122"/>
      <w:bookmarkEnd w:id="123"/>
      <w:bookmarkEnd w:id="124"/>
      <w:bookmarkEnd w:id="125"/>
      <w:bookmarkEnd w:id="126"/>
    </w:p>
    <w:p>
      <w:pPr>
        <w:spacing w:line="440" w:lineRule="exact"/>
        <w:ind w:firstLine="420" w:firstLineChars="200"/>
        <w:rPr>
          <w:color w:val="000000"/>
          <w:szCs w:val="21"/>
        </w:rPr>
      </w:pPr>
      <w:r>
        <w:rPr>
          <w:color w:val="000000"/>
          <w:szCs w:val="21"/>
        </w:rPr>
        <w:t>本报表收集填报机构的监管映射法下专业贷款的信用风险数据汇总情况。</w:t>
      </w:r>
    </w:p>
    <w:p>
      <w:pPr>
        <w:spacing w:line="440" w:lineRule="exact"/>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以下简称《办法》）制定，本报表应与《G4E信用风险内部评级法汇总表》一并阅读。</w:t>
      </w:r>
    </w:p>
    <w:p>
      <w:pPr>
        <w:spacing w:line="440" w:lineRule="exact"/>
        <w:outlineLvl w:val="0"/>
        <w:rPr>
          <w:b/>
          <w:bCs/>
          <w:color w:val="000000"/>
          <w:szCs w:val="30"/>
        </w:rPr>
      </w:pPr>
      <w:bookmarkStart w:id="127" w:name="_Toc135903896"/>
      <w:bookmarkStart w:id="128" w:name="_Toc135383039"/>
      <w:bookmarkStart w:id="129" w:name="_Toc139635764"/>
      <w:bookmarkStart w:id="130" w:name="_Toc146037678"/>
      <w:bookmarkStart w:id="131" w:name="_Toc144477364"/>
      <w:r>
        <w:rPr>
          <w:b/>
          <w:bCs/>
          <w:color w:val="000000"/>
          <w:szCs w:val="30"/>
        </w:rPr>
        <w:t>第二部分：一般说明</w:t>
      </w:r>
      <w:bookmarkEnd w:id="127"/>
      <w:bookmarkEnd w:id="128"/>
      <w:bookmarkEnd w:id="129"/>
      <w:bookmarkEnd w:id="130"/>
      <w:bookmarkEnd w:id="131"/>
    </w:p>
    <w:p>
      <w:pPr>
        <w:spacing w:line="440" w:lineRule="exact"/>
        <w:ind w:firstLine="420" w:firstLineChars="200"/>
        <w:rPr>
          <w:color w:val="000000"/>
          <w:szCs w:val="21"/>
        </w:rPr>
      </w:pPr>
      <w:r>
        <w:rPr>
          <w:color w:val="000000"/>
          <w:szCs w:val="21"/>
        </w:rPr>
        <w:t>1．报表名称：</w:t>
      </w:r>
      <w:r>
        <w:rPr>
          <w:color w:val="000000"/>
          <w:szCs w:val="30"/>
        </w:rPr>
        <w:t>专业贷款信用风险情况表(监管映射法)</w:t>
      </w:r>
      <w:r>
        <w:rPr>
          <w:color w:val="000000"/>
          <w:szCs w:val="21"/>
        </w:rPr>
        <w:t>。</w:t>
      </w:r>
    </w:p>
    <w:p>
      <w:pPr>
        <w:spacing w:line="440" w:lineRule="exact"/>
        <w:ind w:firstLine="420" w:firstLineChars="200"/>
        <w:rPr>
          <w:color w:val="000000"/>
          <w:szCs w:val="21"/>
        </w:rPr>
      </w:pPr>
      <w:r>
        <w:rPr>
          <w:color w:val="000000"/>
          <w:szCs w:val="21"/>
        </w:rPr>
        <w:t>2．报表编码：</w:t>
      </w:r>
      <w:del w:id="50" w:author="陈静" w:date="2024-12-12T15:31:42Z">
        <w:r>
          <w:rPr>
            <w:color w:val="000000"/>
            <w:szCs w:val="21"/>
          </w:rPr>
          <w:delText>银监审号</w:delText>
        </w:r>
      </w:del>
      <w:ins w:id="51" w:author="陈静" w:date="2024-12-12T15:31:42Z">
        <w:r>
          <w:rPr>
            <w:rFonts w:hint="eastAsia"/>
            <w:color w:val="000000"/>
            <w:szCs w:val="21"/>
            <w:lang w:eastAsia="zh-CN"/>
          </w:rPr>
          <w:t>金监</w:t>
        </w:r>
      </w:ins>
      <w:ins w:id="52" w:author="陈静" w:date="2024-12-12T15:31:42Z">
        <w:del w:id="53" w:author="王雅洁" w:date="2024-12-13T10:33:33Z">
          <w:r>
            <w:rPr>
              <w:rFonts w:hint="eastAsia"/>
              <w:color w:val="000000"/>
              <w:szCs w:val="21"/>
              <w:lang w:eastAsia="zh-CN"/>
            </w:rPr>
            <w:delText>审</w:delText>
          </w:r>
        </w:del>
      </w:ins>
      <w:ins w:id="54" w:author="王雅洁" w:date="2024-12-13T10:33:33Z">
        <w:r>
          <w:rPr>
            <w:rFonts w:hint="eastAsia"/>
            <w:color w:val="000000"/>
            <w:szCs w:val="21"/>
            <w:lang w:eastAsia="zh-CN"/>
          </w:rPr>
          <w:t>统</w:t>
        </w:r>
      </w:ins>
      <w:ins w:id="55" w:author="王雅洁" w:date="2024-12-13T10:33:38Z">
        <w:r>
          <w:rPr>
            <w:color w:val="000000"/>
            <w:szCs w:val="30"/>
          </w:rPr>
          <w:t>G4E-3</w:t>
        </w:r>
      </w:ins>
      <w:ins w:id="56" w:author="陈静" w:date="2024-12-12T15:31:42Z">
        <w:r>
          <w:rPr>
            <w:rFonts w:hint="eastAsia"/>
            <w:color w:val="000000"/>
            <w:szCs w:val="21"/>
            <w:lang w:eastAsia="zh-CN"/>
          </w:rPr>
          <w:t>号</w:t>
        </w:r>
      </w:ins>
      <w:r>
        <w:rPr>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国家金融监督管理总局或其派出机构验收通过，专业贷款风险暴露</w:t>
      </w:r>
      <w:r>
        <w:rPr>
          <w:color w:val="000000"/>
          <w:szCs w:val="21"/>
        </w:rPr>
        <w:t>实施</w:t>
      </w:r>
      <w:r>
        <w:rPr>
          <w:rFonts w:hint="eastAsia"/>
          <w:color w:val="000000"/>
          <w:szCs w:val="21"/>
        </w:rPr>
        <w:t>监管映射法</w:t>
      </w:r>
      <w:r>
        <w:rPr>
          <w:color w:val="000000"/>
          <w:szCs w:val="21"/>
        </w:rPr>
        <w:t>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为季后18日、合并报表数据</w:t>
      </w:r>
      <w:r>
        <w:rPr>
          <w:szCs w:val="21"/>
        </w:rPr>
        <w:t>（季报）为</w:t>
      </w:r>
      <w:r>
        <w:rPr>
          <w:color w:val="000000"/>
          <w:szCs w:val="21"/>
        </w:rPr>
        <w:t>季后40日。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6．数据单位：万元、百分比、户。</w:t>
      </w:r>
    </w:p>
    <w:p>
      <w:pPr>
        <w:spacing w:line="440" w:lineRule="exact"/>
        <w:ind w:firstLine="420" w:firstLineChars="200"/>
        <w:rPr>
          <w:color w:val="000000"/>
          <w:szCs w:val="21"/>
        </w:rPr>
      </w:pPr>
      <w:r>
        <w:rPr>
          <w:color w:val="000000"/>
          <w:szCs w:val="21"/>
        </w:rPr>
        <w:t>7．四舍五入要求：金额保留两位小数，百分比保留两位小数，客户数保留整数。</w:t>
      </w:r>
    </w:p>
    <w:p>
      <w:pPr>
        <w:spacing w:line="440" w:lineRule="exact"/>
        <w:ind w:firstLine="420" w:firstLineChars="200"/>
        <w:rPr>
          <w:color w:val="000000"/>
          <w:szCs w:val="21"/>
        </w:rPr>
      </w:pPr>
      <w:r>
        <w:rPr>
          <w:color w:val="000000"/>
          <w:szCs w:val="21"/>
        </w:rPr>
        <w:t>8．填报币种：本表要求以本外币合计人民币数据填报。除权益类项目外，银行业金融机构将外币折算为人民币时，应按照报告期末最后一天国家外汇管理局公布的人民币兑美元、欧元、日元和港币的基准汇价进行折算。根据财政部金融企业会计制度的有关规定，权益类项目按历史汇率折合为人民币，不同时期汇率之间形成的差额，按相应规定进行会计处理。美元、欧元、日元和港币等四种主要货币以外的其他货币对人民币的折算汇率，以报告期末最后一天美元对人民币的基准汇率与同一天上午9时国际外汇市场其他货币兑美元汇率套算确定。</w:t>
      </w:r>
    </w:p>
    <w:p>
      <w:pPr>
        <w:spacing w:line="440" w:lineRule="exact"/>
        <w:outlineLvl w:val="0"/>
        <w:rPr>
          <w:b/>
          <w:bCs/>
          <w:color w:val="000000"/>
          <w:szCs w:val="30"/>
        </w:rPr>
      </w:pPr>
      <w:bookmarkStart w:id="132" w:name="_Toc144477365"/>
      <w:bookmarkStart w:id="133" w:name="_Toc139635765"/>
      <w:bookmarkStart w:id="134" w:name="_Toc135903897"/>
      <w:bookmarkStart w:id="135" w:name="_Toc146037679"/>
      <w:bookmarkStart w:id="136" w:name="_Toc135383040"/>
      <w:r>
        <w:rPr>
          <w:b/>
          <w:bCs/>
          <w:color w:val="000000"/>
          <w:szCs w:val="30"/>
        </w:rPr>
        <w:t>第三部分：具体说明</w:t>
      </w:r>
      <w:bookmarkEnd w:id="132"/>
      <w:bookmarkEnd w:id="133"/>
      <w:bookmarkEnd w:id="134"/>
      <w:bookmarkEnd w:id="135"/>
      <w:bookmarkEnd w:id="136"/>
    </w:p>
    <w:p>
      <w:pPr>
        <w:spacing w:line="440" w:lineRule="exact"/>
        <w:ind w:firstLine="420" w:firstLineChars="200"/>
        <w:rPr>
          <w:color w:val="000000"/>
          <w:szCs w:val="21"/>
        </w:rPr>
      </w:pPr>
      <w:r>
        <w:rPr>
          <w:color w:val="000000"/>
          <w:szCs w:val="21"/>
        </w:rPr>
        <w:t>[监管评级等级]</w:t>
      </w:r>
      <w:r>
        <w:rPr>
          <w:rFonts w:hint="eastAsia"/>
          <w:color w:val="000000"/>
          <w:szCs w:val="21"/>
        </w:rPr>
        <w:t>：</w:t>
      </w:r>
      <w:r>
        <w:rPr>
          <w:color w:val="000000"/>
          <w:szCs w:val="21"/>
        </w:rPr>
        <w:t>本项目反映使用监管映射法作为专业贷款的信用风险计量的的填报机构须将其专业贷款内部等级配对至五个监管评级等级﹕「优」、「良」、「中」、「差」及「违约」，根据本行满足的条件确定各等级的监管风险权重（SRW）列于第（A）栏。</w:t>
      </w:r>
    </w:p>
    <w:p>
      <w:pPr>
        <w:spacing w:line="440" w:lineRule="exact"/>
        <w:ind w:firstLine="420" w:firstLineChars="200"/>
        <w:rPr>
          <w:color w:val="000000"/>
          <w:szCs w:val="21"/>
        </w:rPr>
      </w:pPr>
      <w:r>
        <w:rPr>
          <w:color w:val="000000"/>
          <w:szCs w:val="21"/>
        </w:rPr>
        <w:t>对专业贷款进行了内部评级的商业银行，也可以按照以下两种方法中的一种认定监管评级：（1）按照</w:t>
      </w:r>
      <w:r>
        <w:rPr>
          <w:rFonts w:hint="eastAsia"/>
          <w:color w:val="000000"/>
          <w:szCs w:val="21"/>
        </w:rPr>
        <w:t>国家金融监督管理总局</w:t>
      </w:r>
      <w:r>
        <w:rPr>
          <w:color w:val="000000"/>
          <w:szCs w:val="21"/>
        </w:rPr>
        <w:t>认可的银行内部评级和外部评级的映射关系将银行内部评级映射到外部评级，再按照《办法》附件8的规定的外部评级和监管评级的映射关系映射到监管评级；（2）也可以按照《办法》附件8中专业贷款的监管评级标准认定专业贷款的监管评级。</w:t>
      </w:r>
    </w:p>
    <w:p>
      <w:pPr>
        <w:spacing w:line="440" w:lineRule="exact"/>
        <w:ind w:firstLine="420" w:firstLineChars="200"/>
        <w:rPr>
          <w:color w:val="000000"/>
          <w:szCs w:val="21"/>
        </w:rPr>
      </w:pPr>
      <w:r>
        <w:rPr>
          <w:color w:val="000000"/>
          <w:szCs w:val="21"/>
        </w:rPr>
        <w:t>对专业贷款没有进行内部评级的商业银行，应按照《办法》附件8中专业贷款的监管评级标准认定专业贷款的监管评级。</w:t>
      </w:r>
    </w:p>
    <w:p>
      <w:pPr>
        <w:spacing w:line="440" w:lineRule="exact"/>
        <w:ind w:firstLine="420" w:firstLineChars="200"/>
        <w:rPr>
          <w:color w:val="000000"/>
          <w:szCs w:val="21"/>
        </w:rPr>
      </w:pPr>
      <w:r>
        <w:rPr>
          <w:color w:val="000000"/>
          <w:szCs w:val="21"/>
        </w:rPr>
        <w:t>[监管评级-风险权重]按「优」、「良」、「中」、「差」及「违约」对应不同的风险权重。</w:t>
      </w:r>
    </w:p>
    <w:p>
      <w:pPr>
        <w:spacing w:line="440" w:lineRule="exact"/>
        <w:ind w:firstLine="420" w:firstLineChars="200"/>
        <w:rPr>
          <w:color w:val="000000"/>
          <w:szCs w:val="21"/>
        </w:rPr>
      </w:pPr>
      <w:r>
        <w:rPr>
          <w:color w:val="000000"/>
          <w:szCs w:val="21"/>
        </w:rPr>
        <w:t>满足“贷款剩余期限不足2.5年，或经</w:t>
      </w:r>
      <w:r>
        <w:rPr>
          <w:rFonts w:hint="eastAsia"/>
          <w:color w:val="000000"/>
          <w:szCs w:val="21"/>
        </w:rPr>
        <w:t>国家金融监督管理总局</w:t>
      </w:r>
      <w:r>
        <w:rPr>
          <w:color w:val="000000"/>
          <w:szCs w:val="21"/>
        </w:rPr>
        <w:t>认定商业银行授信和评级标准比监管评级标准更为审慎”条件的专业贷款，监管评级为「优」、「良」评级的可分别取「优（a）」、「良（a）」对应的风险权重（《办法》附件8“四</w:t>
      </w:r>
      <w:r>
        <w:rPr>
          <w:rFonts w:hint="eastAsia"/>
          <w:color w:val="000000"/>
          <w:szCs w:val="21"/>
        </w:rPr>
        <w:t>、</w:t>
      </w:r>
      <w:r>
        <w:rPr>
          <w:color w:val="000000"/>
          <w:szCs w:val="21"/>
        </w:rPr>
        <w:t>监管评级对应的风险权重”）。</w:t>
      </w:r>
    </w:p>
    <w:p>
      <w:pPr>
        <w:spacing w:line="440" w:lineRule="exact"/>
        <w:ind w:firstLine="420" w:firstLineChars="200"/>
        <w:rPr>
          <w:color w:val="000000"/>
          <w:szCs w:val="21"/>
        </w:rPr>
      </w:pPr>
      <w:r>
        <w:rPr>
          <w:color w:val="000000"/>
          <w:szCs w:val="21"/>
        </w:rPr>
        <w:t>如果商业银行或监管部门认为，产生收入的房地产贷款的未来房地产出租收入、销售收入或土地出让收入的波动性较大，可提高其风险权重，分别取「优（b）」、「良（b）」、「中（b）」对应的风险权重（《办法》附件8“四</w:t>
      </w:r>
      <w:r>
        <w:rPr>
          <w:rFonts w:hint="eastAsia"/>
          <w:color w:val="000000"/>
          <w:szCs w:val="21"/>
        </w:rPr>
        <w:t>、</w:t>
      </w:r>
      <w:r>
        <w:rPr>
          <w:color w:val="000000"/>
          <w:szCs w:val="21"/>
        </w:rPr>
        <w:t>监管评级对应的风险权重”）。本栏无须填写。</w:t>
      </w:r>
    </w:p>
    <w:p>
      <w:pPr>
        <w:spacing w:line="440" w:lineRule="exact"/>
        <w:ind w:firstLine="420" w:firstLineChars="200"/>
        <w:rPr>
          <w:color w:val="000000"/>
          <w:szCs w:val="21"/>
        </w:rPr>
      </w:pPr>
      <w:r>
        <w:rPr>
          <w:color w:val="000000"/>
          <w:szCs w:val="21"/>
        </w:rPr>
        <w:t>[监管评级-预期损失比例]：按照《办法》要求分别取「优」、「良」、「中」、「差」及「违约」对应的预期损失比例（《办法》附件8“五</w:t>
      </w:r>
      <w:r>
        <w:rPr>
          <w:rFonts w:hint="eastAsia"/>
          <w:color w:val="000000"/>
          <w:szCs w:val="21"/>
        </w:rPr>
        <w:t>、</w:t>
      </w:r>
      <w:r>
        <w:rPr>
          <w:color w:val="000000"/>
          <w:szCs w:val="21"/>
        </w:rPr>
        <w:t>监管评级对应的预期损失比例”），无须填写。</w:t>
      </w:r>
    </w:p>
    <w:p>
      <w:pPr>
        <w:spacing w:line="440" w:lineRule="exact"/>
        <w:ind w:firstLine="420" w:firstLineChars="200"/>
        <w:rPr>
          <w:color w:val="000000"/>
          <w:szCs w:val="21"/>
        </w:rPr>
      </w:pPr>
      <w:r>
        <w:rPr>
          <w:color w:val="000000"/>
          <w:szCs w:val="21"/>
        </w:rPr>
        <w:t>[监管评级-客户数]：填报机构填报每一监管评级对应的客户数量。</w:t>
      </w:r>
    </w:p>
    <w:p>
      <w:pPr>
        <w:spacing w:line="440" w:lineRule="exact"/>
        <w:ind w:firstLine="420" w:firstLineChars="200"/>
        <w:rPr>
          <w:color w:val="000000"/>
        </w:rPr>
      </w:pPr>
      <w:r>
        <w:rPr>
          <w:color w:val="000000"/>
          <w:szCs w:val="21"/>
        </w:rPr>
        <w:t>[资产余额]：</w:t>
      </w:r>
      <w:r>
        <w:rPr>
          <w:szCs w:val="21"/>
        </w:rPr>
        <w:t>是指填报机构在报告期期末各类表内资产（贷款等）的账面价值（扣除减值准备前）</w:t>
      </w:r>
      <w:r>
        <w:rPr>
          <w:color w:val="000000"/>
        </w:rPr>
        <w:t>。</w:t>
      </w:r>
    </w:p>
    <w:p>
      <w:pPr>
        <w:spacing w:line="440" w:lineRule="exact"/>
        <w:ind w:firstLine="420" w:firstLineChars="200"/>
        <w:rPr>
          <w:color w:val="000000"/>
        </w:rPr>
      </w:pPr>
      <w:r>
        <w:rPr>
          <w:color w:val="000000"/>
          <w:szCs w:val="21"/>
        </w:rPr>
        <w:t>[转换前资产]：</w:t>
      </w:r>
      <w:r>
        <w:rPr>
          <w:szCs w:val="21"/>
        </w:rPr>
        <w:t>是指表外各项资产在报告期期末的会计账面金额</w:t>
      </w:r>
      <w:r>
        <w:rPr>
          <w:color w:val="000000"/>
        </w:rPr>
        <w:t>。</w:t>
      </w:r>
    </w:p>
    <w:p>
      <w:pPr>
        <w:spacing w:line="440" w:lineRule="exact"/>
        <w:ind w:firstLine="420"/>
        <w:rPr>
          <w:color w:val="000000"/>
          <w:szCs w:val="21"/>
        </w:rPr>
      </w:pPr>
      <w:r>
        <w:rPr>
          <w:color w:val="000000"/>
          <w:szCs w:val="21"/>
        </w:rPr>
        <w:t>[名义本金]：是指填报机构</w:t>
      </w:r>
      <w:r>
        <w:rPr>
          <w:szCs w:val="21"/>
        </w:rPr>
        <w:t>在报告期期末</w:t>
      </w:r>
      <w:r>
        <w:rPr>
          <w:color w:val="000000"/>
          <w:szCs w:val="21"/>
        </w:rPr>
        <w:t>持有的金融衍生合约的名义金额或合约账面金额</w:t>
      </w:r>
      <w:r>
        <w:rPr>
          <w:color w:val="000000"/>
        </w:rPr>
        <w:t>。</w:t>
      </w:r>
    </w:p>
    <w:p>
      <w:pPr>
        <w:spacing w:line="440" w:lineRule="exact"/>
        <w:ind w:firstLine="420"/>
        <w:rPr>
          <w:color w:val="000000"/>
          <w:szCs w:val="21"/>
        </w:rPr>
      </w:pPr>
      <w:r>
        <w:rPr>
          <w:color w:val="000000"/>
          <w:szCs w:val="21"/>
        </w:rPr>
        <w:t>[风险暴露]：表内资产的风险暴露等同于资产余额；表外资产的风险暴露应填列名义本金（即转换前资产）与信用转换系数CCF的乘积；交易对手信用风险的风险暴露按照《办法》附件9规定的方法填报。风险暴露不考虑专项准备和部分核销的影响。</w:t>
      </w:r>
    </w:p>
    <w:p>
      <w:pPr>
        <w:spacing w:line="440" w:lineRule="exact"/>
        <w:ind w:firstLine="420" w:firstLineChars="200"/>
        <w:rPr>
          <w:color w:val="000000"/>
          <w:szCs w:val="21"/>
        </w:rPr>
      </w:pPr>
      <w:r>
        <w:rPr>
          <w:color w:val="000000"/>
          <w:szCs w:val="21"/>
        </w:rPr>
        <w:t>[风险加权资产]：填报每一监管评级下的风险加权资产总额，表内项目、表外项目、交易对手信用风险分别填报在对应栏位。具体计算为风险暴露（E、I、M列）与监管风险权重（A列）的乘积。</w:t>
      </w:r>
    </w:p>
    <w:p>
      <w:pPr>
        <w:spacing w:line="440" w:lineRule="exact"/>
        <w:ind w:firstLine="420" w:firstLineChars="200"/>
        <w:rPr>
          <w:color w:val="000000"/>
          <w:szCs w:val="21"/>
        </w:rPr>
      </w:pPr>
      <w:r>
        <w:rPr>
          <w:color w:val="000000"/>
          <w:szCs w:val="21"/>
        </w:rPr>
        <w:t>[预期损失]：填报每一监管评级下的预期损失总额，表内项目、表外项目、交易对手信用风险分别填报在对应栏位。具体计算为风险暴露（E、I、M列）与预期损失比例（B列）的乘积。</w:t>
      </w:r>
    </w:p>
    <w:p>
      <w:pPr>
        <w:spacing w:line="440" w:lineRule="exact"/>
        <w:ind w:firstLine="420" w:firstLineChars="200"/>
        <w:rPr>
          <w:color w:val="000000"/>
          <w:szCs w:val="21"/>
        </w:rPr>
      </w:pPr>
      <w:r>
        <w:rPr>
          <w:color w:val="000000"/>
          <w:szCs w:val="21"/>
        </w:rPr>
        <w:t>[风险暴露合计]：填报机构每一信用等级对应的风险暴露合计，数值上等于E、I、M的合计</w:t>
      </w:r>
      <w:r>
        <w:rPr>
          <w:color w:val="000000"/>
        </w:rPr>
        <w:t>。</w:t>
      </w:r>
    </w:p>
    <w:p>
      <w:pPr>
        <w:spacing w:line="440" w:lineRule="exact"/>
        <w:ind w:firstLine="420" w:firstLineChars="200"/>
        <w:rPr>
          <w:color w:val="000000"/>
          <w:szCs w:val="21"/>
        </w:rPr>
      </w:pPr>
      <w:r>
        <w:rPr>
          <w:color w:val="000000"/>
          <w:szCs w:val="21"/>
        </w:rPr>
        <w:t>[风险加权资产合计]：填报机构每一信用等级对应的风险加权资产合计，数值上等于F、J与N的合计</w:t>
      </w:r>
      <w:r>
        <w:rPr>
          <w:color w:val="000000"/>
        </w:rPr>
        <w:t>。</w:t>
      </w:r>
    </w:p>
    <w:p>
      <w:pPr>
        <w:spacing w:line="440" w:lineRule="exact"/>
        <w:ind w:firstLine="420" w:firstLineChars="200"/>
        <w:rPr>
          <w:color w:val="000000"/>
          <w:szCs w:val="21"/>
        </w:rPr>
      </w:pPr>
      <w:r>
        <w:rPr>
          <w:color w:val="000000"/>
          <w:szCs w:val="21"/>
        </w:rPr>
        <w:t>[预期损失合计]：对于填报机构每一信用等级对应的不同债项预期损失的合计</w:t>
      </w:r>
      <w:r>
        <w:rPr>
          <w:rFonts w:hint="eastAsia"/>
          <w:color w:val="000000"/>
          <w:szCs w:val="21"/>
        </w:rPr>
        <w:t>，</w:t>
      </w:r>
      <w:r>
        <w:rPr>
          <w:color w:val="000000"/>
          <w:szCs w:val="21"/>
        </w:rPr>
        <w:t>数值上等于G、K与O的合计</w:t>
      </w:r>
      <w:r>
        <w:rPr>
          <w:color w:val="000000"/>
        </w:rPr>
        <w:t>。</w:t>
      </w:r>
    </w:p>
    <w:p>
      <w:pPr>
        <w:spacing w:line="440" w:lineRule="exact"/>
        <w:outlineLvl w:val="0"/>
        <w:rPr>
          <w:b/>
          <w:bCs/>
          <w:color w:val="000000"/>
          <w:szCs w:val="30"/>
        </w:rPr>
      </w:pPr>
      <w:bookmarkStart w:id="137" w:name="_Toc146037680"/>
      <w:bookmarkStart w:id="138" w:name="_Toc135903898"/>
      <w:bookmarkStart w:id="139" w:name="_Toc144477366"/>
      <w:bookmarkStart w:id="140" w:name="_Toc135383041"/>
      <w:bookmarkStart w:id="141" w:name="_Toc139635766"/>
      <w:r>
        <w:rPr>
          <w:b/>
          <w:bCs/>
          <w:color w:val="000000"/>
          <w:szCs w:val="30"/>
        </w:rPr>
        <w:t>第四部分：核对关系</w:t>
      </w:r>
      <w:bookmarkEnd w:id="137"/>
      <w:bookmarkEnd w:id="138"/>
      <w:bookmarkEnd w:id="139"/>
      <w:bookmarkEnd w:id="140"/>
      <w:bookmarkEnd w:id="141"/>
    </w:p>
    <w:p>
      <w:pPr>
        <w:spacing w:line="440" w:lineRule="exact"/>
        <w:ind w:firstLine="632" w:firstLineChars="300"/>
        <w:rPr>
          <w:b/>
          <w:color w:val="000000"/>
          <w:szCs w:val="21"/>
        </w:rPr>
      </w:pPr>
      <w:r>
        <w:rPr>
          <w:b/>
          <w:color w:val="000000"/>
          <w:szCs w:val="21"/>
        </w:rPr>
        <w:t>1.表内核对关系</w:t>
      </w:r>
    </w:p>
    <w:p>
      <w:pPr>
        <w:spacing w:line="440" w:lineRule="exact"/>
        <w:ind w:firstLine="630" w:firstLineChars="300"/>
        <w:rPr>
          <w:color w:val="000000"/>
          <w:szCs w:val="21"/>
        </w:rPr>
      </w:pPr>
      <w:r>
        <w:rPr>
          <w:color w:val="000000"/>
          <w:szCs w:val="21"/>
        </w:rPr>
        <w:t>[1.]=[2.]+[3.]+…+[11.]</w:t>
      </w:r>
      <w:r>
        <w:rPr>
          <w:rFonts w:hint="eastAsia"/>
          <w:color w:val="000000"/>
          <w:szCs w:val="21"/>
        </w:rPr>
        <w:t>，</w:t>
      </w:r>
      <w:r>
        <w:rPr>
          <w:color w:val="000000"/>
          <w:szCs w:val="21"/>
        </w:rPr>
        <w:t>适用于C、D、E、F、G、H、I、J、K、L、M、N、O、P、Q、S列</w:t>
      </w:r>
    </w:p>
    <w:p>
      <w:pPr>
        <w:spacing w:line="440" w:lineRule="exact"/>
        <w:ind w:firstLine="630" w:firstLineChars="300"/>
        <w:rPr>
          <w:color w:val="000000"/>
          <w:szCs w:val="21"/>
          <w:lang w:val="it-IT"/>
        </w:rPr>
      </w:pPr>
      <w:r>
        <w:rPr>
          <w:color w:val="000000"/>
          <w:szCs w:val="21"/>
          <w:lang w:val="it-IT"/>
        </w:rPr>
        <w:t>[F]=[A]×[E]</w:t>
      </w:r>
    </w:p>
    <w:p>
      <w:pPr>
        <w:spacing w:line="440" w:lineRule="exact"/>
        <w:ind w:firstLine="630" w:firstLineChars="300"/>
        <w:rPr>
          <w:color w:val="000000"/>
          <w:szCs w:val="21"/>
          <w:lang w:val="it-IT"/>
        </w:rPr>
      </w:pPr>
      <w:r>
        <w:rPr>
          <w:color w:val="000000"/>
          <w:szCs w:val="21"/>
          <w:lang w:val="it-IT"/>
        </w:rPr>
        <w:t>[G]=[B]×[E]</w:t>
      </w:r>
    </w:p>
    <w:p>
      <w:pPr>
        <w:spacing w:line="440" w:lineRule="exact"/>
        <w:ind w:firstLine="630" w:firstLineChars="300"/>
        <w:rPr>
          <w:color w:val="000000"/>
          <w:szCs w:val="21"/>
          <w:lang w:val="it-IT"/>
        </w:rPr>
      </w:pPr>
      <w:r>
        <w:rPr>
          <w:color w:val="000000"/>
          <w:szCs w:val="21"/>
          <w:lang w:val="it-IT"/>
        </w:rPr>
        <w:t>[J]=[A]×[I]</w:t>
      </w:r>
    </w:p>
    <w:p>
      <w:pPr>
        <w:spacing w:line="440" w:lineRule="exact"/>
        <w:ind w:firstLine="630" w:firstLineChars="300"/>
        <w:rPr>
          <w:color w:val="000000"/>
          <w:szCs w:val="21"/>
          <w:lang w:val="it-IT"/>
        </w:rPr>
      </w:pPr>
      <w:r>
        <w:rPr>
          <w:color w:val="000000"/>
          <w:szCs w:val="21"/>
          <w:lang w:val="it-IT"/>
        </w:rPr>
        <w:t>[K]=[B]×[I]</w:t>
      </w:r>
    </w:p>
    <w:p>
      <w:pPr>
        <w:spacing w:line="440" w:lineRule="exact"/>
        <w:ind w:firstLine="630" w:firstLineChars="300"/>
        <w:rPr>
          <w:color w:val="000000"/>
          <w:szCs w:val="21"/>
          <w:lang w:val="it-IT"/>
        </w:rPr>
      </w:pPr>
      <w:r>
        <w:rPr>
          <w:color w:val="000000"/>
          <w:szCs w:val="21"/>
          <w:lang w:val="it-IT"/>
        </w:rPr>
        <w:t>[N]=[A]×[M]</w:t>
      </w:r>
    </w:p>
    <w:p>
      <w:pPr>
        <w:spacing w:line="440" w:lineRule="exact"/>
        <w:ind w:firstLine="630" w:firstLineChars="300"/>
        <w:rPr>
          <w:color w:val="000000"/>
          <w:szCs w:val="21"/>
          <w:lang w:val="it-IT"/>
        </w:rPr>
      </w:pPr>
      <w:r>
        <w:rPr>
          <w:color w:val="000000"/>
          <w:szCs w:val="21"/>
          <w:lang w:val="it-IT"/>
        </w:rPr>
        <w:t>[O]=[B]×[M]</w:t>
      </w:r>
    </w:p>
    <w:p>
      <w:pPr>
        <w:spacing w:line="440" w:lineRule="exact"/>
        <w:ind w:firstLine="525" w:firstLineChars="250"/>
        <w:rPr>
          <w:color w:val="000000"/>
          <w:szCs w:val="21"/>
          <w:lang w:val="it-IT"/>
        </w:rPr>
      </w:pPr>
      <w:r>
        <w:rPr>
          <w:color w:val="000000"/>
          <w:szCs w:val="21"/>
          <w:lang w:val="it-IT"/>
        </w:rPr>
        <w:t xml:space="preserve"> [P]=[E]+[I]+[M]</w:t>
      </w:r>
    </w:p>
    <w:p>
      <w:pPr>
        <w:spacing w:line="440" w:lineRule="exact"/>
        <w:ind w:firstLine="630" w:firstLineChars="300"/>
        <w:rPr>
          <w:color w:val="000000"/>
          <w:szCs w:val="21"/>
          <w:lang w:val="it-IT"/>
        </w:rPr>
      </w:pPr>
      <w:r>
        <w:rPr>
          <w:color w:val="000000"/>
          <w:szCs w:val="21"/>
          <w:lang w:val="it-IT"/>
        </w:rPr>
        <w:t>[Q]=[F]+[J]+[N]</w:t>
      </w:r>
    </w:p>
    <w:p>
      <w:pPr>
        <w:spacing w:line="440" w:lineRule="exact"/>
        <w:ind w:firstLine="630" w:firstLineChars="300"/>
        <w:rPr>
          <w:color w:val="000000"/>
          <w:szCs w:val="21"/>
          <w:lang w:val="it-IT"/>
        </w:rPr>
      </w:pPr>
      <w:r>
        <w:rPr>
          <w:color w:val="000000"/>
          <w:szCs w:val="21"/>
          <w:lang w:val="it-IT"/>
        </w:rPr>
        <w:t>[S]=[G]+[K]+[O]</w:t>
      </w:r>
    </w:p>
    <w:p>
      <w:pPr>
        <w:spacing w:line="440" w:lineRule="exact"/>
        <w:ind w:firstLine="630" w:firstLineChars="300"/>
        <w:rPr>
          <w:color w:val="000000"/>
          <w:szCs w:val="21"/>
        </w:rPr>
      </w:pPr>
      <w:r>
        <w:rPr>
          <w:color w:val="000000"/>
          <w:szCs w:val="21"/>
        </w:rPr>
        <w:t>[R]=[Q]/[P]</w:t>
      </w:r>
    </w:p>
    <w:p>
      <w:pPr>
        <w:pStyle w:val="2"/>
        <w:ind w:left="210" w:leftChars="100"/>
        <w:rPr>
          <w:color w:val="000000"/>
          <w:szCs w:val="30"/>
        </w:rPr>
        <w:sectPr>
          <w:pgSz w:w="11906" w:h="16838"/>
          <w:pgMar w:top="1440" w:right="1800" w:bottom="1440" w:left="1800" w:header="851" w:footer="992" w:gutter="0"/>
          <w:cols w:space="720" w:num="1"/>
          <w:docGrid w:type="lines" w:linePitch="312" w:charSpace="0"/>
        </w:sectPr>
      </w:pPr>
      <w:bookmarkStart w:id="142" w:name="_Toc425237563"/>
      <w:bookmarkStart w:id="143" w:name="_Toc425156302"/>
      <w:bookmarkStart w:id="144" w:name="_Toc425156143"/>
    </w:p>
    <w:p>
      <w:pPr>
        <w:pStyle w:val="2"/>
        <w:ind w:left="210" w:leftChars="100"/>
        <w:rPr>
          <w:color w:val="000000"/>
          <w:szCs w:val="30"/>
        </w:rPr>
      </w:pPr>
      <w:bookmarkStart w:id="145" w:name="_Toc146037681"/>
      <w:r>
        <w:rPr>
          <w:color w:val="000000"/>
          <w:szCs w:val="30"/>
        </w:rPr>
        <w:t>G4E-4</w:t>
      </w:r>
      <w:r>
        <w:rPr>
          <w:rFonts w:hint="eastAsia"/>
          <w:color w:val="000000"/>
          <w:szCs w:val="30"/>
        </w:rPr>
        <w:t>《</w:t>
      </w:r>
      <w:r>
        <w:rPr>
          <w:color w:val="000000"/>
          <w:szCs w:val="30"/>
        </w:rPr>
        <w:t>零售信用风险暴露按主标尺情况表（IRB法）</w:t>
      </w:r>
      <w:r>
        <w:rPr>
          <w:rFonts w:hint="eastAsia"/>
          <w:color w:val="000000"/>
          <w:szCs w:val="30"/>
        </w:rPr>
        <w:t>》（新规）</w:t>
      </w:r>
      <w:r>
        <w:rPr>
          <w:color w:val="000000"/>
          <w:szCs w:val="30"/>
        </w:rPr>
        <w:t>填报说明</w:t>
      </w:r>
      <w:bookmarkEnd w:id="142"/>
      <w:bookmarkEnd w:id="143"/>
      <w:bookmarkEnd w:id="144"/>
      <w:bookmarkEnd w:id="145"/>
    </w:p>
    <w:p>
      <w:pPr>
        <w:spacing w:line="440" w:lineRule="exact"/>
        <w:ind w:firstLine="420" w:firstLineChars="200"/>
        <w:rPr>
          <w:color w:val="000000"/>
          <w:szCs w:val="21"/>
        </w:rPr>
      </w:pPr>
      <w:bookmarkStart w:id="146" w:name="_Toc135903900"/>
      <w:bookmarkStart w:id="147" w:name="_Toc135383043"/>
      <w:bookmarkStart w:id="148" w:name="_Toc144477368"/>
      <w:bookmarkStart w:id="149" w:name="_Toc139635768"/>
    </w:p>
    <w:p>
      <w:pPr>
        <w:spacing w:line="440" w:lineRule="exact"/>
        <w:outlineLvl w:val="0"/>
        <w:rPr>
          <w:b/>
          <w:bCs/>
          <w:color w:val="000000"/>
          <w:szCs w:val="30"/>
        </w:rPr>
      </w:pPr>
      <w:bookmarkStart w:id="150" w:name="_Toc146037682"/>
      <w:r>
        <w:rPr>
          <w:b/>
          <w:bCs/>
          <w:color w:val="000000"/>
          <w:szCs w:val="30"/>
        </w:rPr>
        <w:t>第一部分：引言</w:t>
      </w:r>
      <w:bookmarkEnd w:id="146"/>
      <w:bookmarkEnd w:id="147"/>
      <w:bookmarkEnd w:id="148"/>
      <w:bookmarkEnd w:id="149"/>
      <w:bookmarkEnd w:id="150"/>
    </w:p>
    <w:p>
      <w:pPr>
        <w:spacing w:line="440" w:lineRule="exact"/>
        <w:ind w:firstLine="420" w:firstLineChars="200"/>
        <w:rPr>
          <w:color w:val="000000"/>
          <w:szCs w:val="21"/>
        </w:rPr>
      </w:pPr>
      <w:r>
        <w:rPr>
          <w:color w:val="000000"/>
          <w:szCs w:val="21"/>
        </w:rPr>
        <w:t>本报表收集填报机构内部评级法下零售</w:t>
      </w:r>
      <w:r>
        <w:rPr>
          <w:color w:val="000000"/>
        </w:rPr>
        <w:t>风险暴露数据</w:t>
      </w:r>
      <w:r>
        <w:rPr>
          <w:color w:val="000000"/>
          <w:szCs w:val="21"/>
        </w:rPr>
        <w:t>，反映零售信用风险程度。</w:t>
      </w:r>
    </w:p>
    <w:p>
      <w:pPr>
        <w:spacing w:line="440" w:lineRule="exact"/>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（以下简称《办法》）制定，本报表应与《G4E信用风险内部评级法汇总表》一并阅读。</w:t>
      </w:r>
    </w:p>
    <w:p>
      <w:pPr>
        <w:spacing w:line="440" w:lineRule="exact"/>
        <w:outlineLvl w:val="0"/>
        <w:rPr>
          <w:b/>
          <w:bCs/>
          <w:color w:val="000000"/>
          <w:szCs w:val="30"/>
        </w:rPr>
      </w:pPr>
      <w:bookmarkStart w:id="151" w:name="_Toc135383044"/>
      <w:bookmarkStart w:id="152" w:name="_Toc139635769"/>
      <w:bookmarkStart w:id="153" w:name="_Toc135903901"/>
      <w:bookmarkStart w:id="154" w:name="_Toc144477369"/>
      <w:bookmarkStart w:id="155" w:name="_Toc146037683"/>
      <w:r>
        <w:rPr>
          <w:b/>
          <w:bCs/>
          <w:color w:val="000000"/>
          <w:szCs w:val="30"/>
        </w:rPr>
        <w:t>第二部分：一般说明</w:t>
      </w:r>
      <w:bookmarkEnd w:id="151"/>
      <w:bookmarkEnd w:id="152"/>
      <w:bookmarkEnd w:id="153"/>
      <w:bookmarkEnd w:id="154"/>
      <w:bookmarkEnd w:id="155"/>
    </w:p>
    <w:p>
      <w:pPr>
        <w:spacing w:line="440" w:lineRule="exact"/>
        <w:ind w:firstLine="420" w:firstLineChars="200"/>
        <w:rPr>
          <w:bCs/>
          <w:color w:val="000000"/>
          <w:szCs w:val="21"/>
        </w:rPr>
      </w:pPr>
      <w:r>
        <w:rPr>
          <w:color w:val="000000"/>
          <w:szCs w:val="21"/>
        </w:rPr>
        <w:t>1．报表名称</w:t>
      </w:r>
      <w:r>
        <w:rPr>
          <w:bCs/>
          <w:color w:val="000000"/>
          <w:szCs w:val="21"/>
        </w:rPr>
        <w:t>：零售信用风险暴露按主标尺情况表（IRB法）</w:t>
      </w:r>
      <w:r>
        <w:rPr>
          <w:rFonts w:hint="eastAsia"/>
          <w:bCs/>
          <w:color w:val="000000"/>
          <w:szCs w:val="21"/>
        </w:rPr>
        <w:t>。</w:t>
      </w:r>
    </w:p>
    <w:p>
      <w:pPr>
        <w:spacing w:line="440" w:lineRule="exact"/>
        <w:ind w:firstLine="420" w:firstLineChars="200"/>
        <w:rPr>
          <w:color w:val="000000"/>
          <w:szCs w:val="21"/>
        </w:rPr>
      </w:pPr>
      <w:r>
        <w:rPr>
          <w:bCs/>
          <w:color w:val="000000"/>
          <w:szCs w:val="21"/>
        </w:rPr>
        <w:t>2．报表编码</w:t>
      </w:r>
      <w:r>
        <w:rPr>
          <w:color w:val="000000"/>
          <w:szCs w:val="21"/>
        </w:rPr>
        <w:t>：</w:t>
      </w:r>
      <w:del w:id="57" w:author="陈静" w:date="2024-12-12T15:31:42Z">
        <w:r>
          <w:rPr>
            <w:color w:val="000000"/>
            <w:szCs w:val="21"/>
          </w:rPr>
          <w:delText>银监审号</w:delText>
        </w:r>
      </w:del>
      <w:ins w:id="58" w:author="陈静" w:date="2024-12-12T15:31:42Z">
        <w:r>
          <w:rPr>
            <w:rFonts w:hint="eastAsia"/>
            <w:color w:val="000000"/>
            <w:szCs w:val="21"/>
            <w:lang w:eastAsia="zh-CN"/>
          </w:rPr>
          <w:t>金监</w:t>
        </w:r>
      </w:ins>
      <w:ins w:id="59" w:author="王雅洁" w:date="2024-12-13T10:50:58Z">
        <w:r>
          <w:rPr>
            <w:rFonts w:hint="eastAsia"/>
            <w:color w:val="000000"/>
            <w:szCs w:val="21"/>
            <w:lang w:eastAsia="zh-CN"/>
          </w:rPr>
          <w:t>统</w:t>
        </w:r>
      </w:ins>
      <w:ins w:id="60" w:author="王雅洁" w:date="2024-12-13T10:51:02Z">
        <w:r>
          <w:rPr>
            <w:color w:val="000000"/>
            <w:szCs w:val="30"/>
          </w:rPr>
          <w:t>G4E-4</w:t>
        </w:r>
      </w:ins>
      <w:ins w:id="61" w:author="陈静" w:date="2024-12-12T15:31:42Z">
        <w:del w:id="62" w:author="王雅洁" w:date="2024-12-13T10:50:56Z">
          <w:r>
            <w:rPr>
              <w:rFonts w:hint="eastAsia"/>
              <w:color w:val="000000"/>
              <w:szCs w:val="21"/>
              <w:lang w:eastAsia="zh-CN"/>
            </w:rPr>
            <w:delText>审</w:delText>
          </w:r>
        </w:del>
      </w:ins>
      <w:ins w:id="63" w:author="陈静" w:date="2024-12-12T15:31:42Z">
        <w:r>
          <w:rPr>
            <w:rFonts w:hint="eastAsia"/>
            <w:color w:val="000000"/>
            <w:szCs w:val="21"/>
            <w:lang w:eastAsia="zh-CN"/>
          </w:rPr>
          <w:t>号</w:t>
        </w:r>
      </w:ins>
      <w:r>
        <w:rPr>
          <w:rFonts w:hint="eastAsia"/>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国家金融监督管理总局或其派出机构验收通过零售风险暴露</w:t>
      </w:r>
      <w:r>
        <w:rPr>
          <w:color w:val="000000"/>
          <w:szCs w:val="21"/>
        </w:rPr>
        <w:t>实施内部评级法的金融机构。</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为季后18日、合并报表数据</w:t>
      </w:r>
      <w:r>
        <w:rPr>
          <w:szCs w:val="21"/>
        </w:rPr>
        <w:t>（季报）为</w:t>
      </w:r>
      <w:r>
        <w:rPr>
          <w:color w:val="000000"/>
          <w:szCs w:val="21"/>
        </w:rPr>
        <w:t>季后40日。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6．数据单位：万元，百分比。</w:t>
      </w:r>
    </w:p>
    <w:p>
      <w:pPr>
        <w:spacing w:line="440" w:lineRule="exact"/>
        <w:ind w:firstLine="420" w:firstLineChars="200"/>
        <w:rPr>
          <w:color w:val="000000"/>
          <w:szCs w:val="21"/>
        </w:rPr>
      </w:pPr>
      <w:r>
        <w:rPr>
          <w:color w:val="000000"/>
          <w:szCs w:val="21"/>
        </w:rPr>
        <w:t>7．四舍五入要求：金额保留两位小数，百分比保留两位小数。</w:t>
      </w:r>
    </w:p>
    <w:p>
      <w:pPr>
        <w:spacing w:line="440" w:lineRule="exact"/>
        <w:ind w:firstLine="420" w:firstLineChars="200"/>
        <w:rPr>
          <w:color w:val="000000"/>
          <w:szCs w:val="21"/>
        </w:rPr>
      </w:pPr>
      <w:r>
        <w:rPr>
          <w:color w:val="000000"/>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p>
    <w:p>
      <w:pPr>
        <w:spacing w:line="440" w:lineRule="exact"/>
        <w:outlineLvl w:val="0"/>
        <w:rPr>
          <w:b/>
          <w:bCs/>
          <w:color w:val="000000"/>
          <w:szCs w:val="30"/>
        </w:rPr>
      </w:pPr>
      <w:bookmarkStart w:id="156" w:name="_Toc146037684"/>
      <w:bookmarkStart w:id="157" w:name="_Toc135903902"/>
      <w:bookmarkStart w:id="158" w:name="_Toc139635770"/>
      <w:bookmarkStart w:id="159" w:name="_Toc135383045"/>
      <w:bookmarkStart w:id="160" w:name="_Toc144477370"/>
      <w:r>
        <w:rPr>
          <w:b/>
          <w:bCs/>
          <w:color w:val="000000"/>
          <w:szCs w:val="30"/>
        </w:rPr>
        <w:t>第三部分：具体说明</w:t>
      </w:r>
      <w:bookmarkEnd w:id="156"/>
      <w:bookmarkEnd w:id="157"/>
      <w:bookmarkEnd w:id="158"/>
      <w:bookmarkEnd w:id="159"/>
      <w:bookmarkEnd w:id="160"/>
    </w:p>
    <w:p>
      <w:pPr>
        <w:spacing w:line="440" w:lineRule="exact"/>
        <w:rPr>
          <w:color w:val="000000"/>
          <w:szCs w:val="21"/>
        </w:rPr>
      </w:pPr>
      <w:r>
        <w:rPr>
          <w:color w:val="000000"/>
          <w:szCs w:val="21"/>
        </w:rPr>
        <w:t xml:space="preserve">    依据《办法》，零售风险暴露分为个人住房抵押贷款、合格循环零售风险暴露、其他零售风险暴露三大类。本表分别填报零售汇总、个人住房抵押贷款、合格循环零售风险暴露、其他零售风险暴露四种情况。</w:t>
      </w:r>
    </w:p>
    <w:p>
      <w:pPr>
        <w:spacing w:line="440" w:lineRule="exact"/>
        <w:ind w:firstLine="421" w:firstLineChars="200"/>
        <w:rPr>
          <w:b/>
          <w:bCs/>
          <w:color w:val="000000"/>
          <w:szCs w:val="21"/>
        </w:rPr>
      </w:pPr>
      <w:r>
        <w:rPr>
          <w:rFonts w:hint="eastAsia"/>
          <w:b/>
          <w:bCs/>
          <w:color w:val="000000"/>
          <w:szCs w:val="21"/>
        </w:rPr>
        <w:t>第</w:t>
      </w:r>
      <w:r>
        <w:rPr>
          <w:b/>
          <w:bCs/>
          <w:color w:val="000000"/>
          <w:szCs w:val="21"/>
        </w:rPr>
        <w:t>I</w:t>
      </w:r>
      <w:r>
        <w:rPr>
          <w:rFonts w:hint="eastAsia"/>
          <w:b/>
          <w:bCs/>
          <w:color w:val="000000"/>
          <w:szCs w:val="21"/>
        </w:rPr>
        <w:t>部分：零售汇总。</w:t>
      </w:r>
    </w:p>
    <w:p>
      <w:pPr>
        <w:spacing w:line="440" w:lineRule="exact"/>
        <w:ind w:firstLine="420" w:firstLineChars="200"/>
        <w:rPr>
          <w:color w:val="000000"/>
        </w:rPr>
      </w:pPr>
      <w:r>
        <w:rPr>
          <w:color w:val="000000"/>
          <w:szCs w:val="21"/>
        </w:rPr>
        <w:t>[资产余额]：</w:t>
      </w:r>
      <w:r>
        <w:rPr>
          <w:szCs w:val="21"/>
        </w:rPr>
        <w:t>是指填报机构在报告期期末各类表内资产（贷款等）的账面价值（扣除减值准备前）</w:t>
      </w:r>
      <w:r>
        <w:rPr>
          <w:color w:val="000000"/>
        </w:rPr>
        <w:t>。</w:t>
      </w:r>
    </w:p>
    <w:p>
      <w:pPr>
        <w:spacing w:line="440" w:lineRule="exact"/>
        <w:ind w:firstLine="420" w:firstLineChars="200"/>
        <w:rPr>
          <w:color w:val="000000"/>
        </w:rPr>
      </w:pPr>
      <w:r>
        <w:rPr>
          <w:color w:val="000000"/>
          <w:szCs w:val="21"/>
        </w:rPr>
        <w:t>[转换前资产]：</w:t>
      </w:r>
      <w:r>
        <w:rPr>
          <w:szCs w:val="21"/>
        </w:rPr>
        <w:t>是指表外各项资产在报告期期末的会计账面金额</w:t>
      </w:r>
      <w:r>
        <w:rPr>
          <w:color w:val="000000"/>
        </w:rPr>
        <w:t>。</w:t>
      </w:r>
    </w:p>
    <w:p>
      <w:pPr>
        <w:spacing w:line="440" w:lineRule="exact"/>
        <w:ind w:firstLine="420" w:firstLineChars="200"/>
        <w:rPr>
          <w:color w:val="000000"/>
        </w:rPr>
      </w:pPr>
      <w:r>
        <w:rPr>
          <w:color w:val="000000"/>
          <w:szCs w:val="21"/>
        </w:rPr>
        <w:t>[名义本金]：是指填报机构</w:t>
      </w:r>
      <w:r>
        <w:rPr>
          <w:szCs w:val="21"/>
        </w:rPr>
        <w:t>在报告期期末</w:t>
      </w:r>
      <w:r>
        <w:rPr>
          <w:color w:val="000000"/>
          <w:szCs w:val="21"/>
        </w:rPr>
        <w:t>持有的金融衍生合约的名义金额或合约账面金额</w:t>
      </w:r>
      <w:r>
        <w:rPr>
          <w:color w:val="000000"/>
        </w:rPr>
        <w:t>。</w:t>
      </w:r>
    </w:p>
    <w:p>
      <w:pPr>
        <w:spacing w:line="440" w:lineRule="exact"/>
        <w:ind w:firstLine="315" w:firstLineChars="150"/>
        <w:rPr>
          <w:color w:val="000000"/>
          <w:szCs w:val="21"/>
        </w:rPr>
      </w:pPr>
      <w:r>
        <w:rPr>
          <w:color w:val="000000"/>
          <w:szCs w:val="21"/>
        </w:rPr>
        <w:t xml:space="preserve"> [风险暴露]：</w:t>
      </w:r>
      <w:r>
        <w:rPr>
          <w:color w:val="000000"/>
        </w:rPr>
        <w:t>表内资产的风险暴露等同于资产余额；表外资产的风险暴露应填列名义本金（即转换前资产）与信用转换系数CCF的乘积；交易对手信用风险的风险暴露按照《办法》附件9规定的方法填报。风险暴露不考虑减值准备的影响。当借款人与保证人存在风险暴露分类或信用等级不一致时，应按照借款人的风险暴露分类填报风险暴露数据，但需按照保证人和借款人各自对应的信用等级按照覆盖金额进行拆分填报。</w:t>
      </w:r>
    </w:p>
    <w:p>
      <w:pPr>
        <w:spacing w:line="440" w:lineRule="exact"/>
        <w:ind w:firstLine="420" w:firstLineChars="200"/>
        <w:rPr>
          <w:color w:val="000000"/>
          <w:szCs w:val="21"/>
        </w:rPr>
      </w:pPr>
      <w:r>
        <w:rPr>
          <w:color w:val="000000"/>
          <w:szCs w:val="21"/>
        </w:rPr>
        <w:t>[风险加权资产]：本列填报机构各信用等级和总体的</w:t>
      </w:r>
      <w:r>
        <w:rPr>
          <w:color w:val="000000"/>
        </w:rPr>
        <w:t>零售</w:t>
      </w:r>
      <w:r>
        <w:rPr>
          <w:color w:val="000000"/>
          <w:szCs w:val="21"/>
        </w:rPr>
        <w:t>风险暴露风险加权资产的合计</w:t>
      </w:r>
      <w:r>
        <w:rPr>
          <w:color w:val="000000"/>
        </w:rPr>
        <w:t>。</w:t>
      </w:r>
      <w:r>
        <w:rPr>
          <w:color w:val="000000"/>
          <w:szCs w:val="21"/>
        </w:rPr>
        <w:t>表内项目、表外项目、交易对手信用风险分别填报在对应栏位。</w:t>
      </w:r>
    </w:p>
    <w:p>
      <w:pPr>
        <w:spacing w:line="440" w:lineRule="exact"/>
        <w:ind w:firstLine="420" w:firstLineChars="200"/>
        <w:rPr>
          <w:color w:val="000000"/>
          <w:szCs w:val="21"/>
        </w:rPr>
      </w:pPr>
      <w:r>
        <w:rPr>
          <w:color w:val="000000"/>
          <w:szCs w:val="21"/>
        </w:rPr>
        <w:t>[预期损失]：本列填报各信用等级和总体的</w:t>
      </w:r>
      <w:r>
        <w:rPr>
          <w:color w:val="000000"/>
        </w:rPr>
        <w:t>零售</w:t>
      </w:r>
      <w:r>
        <w:rPr>
          <w:color w:val="000000"/>
          <w:szCs w:val="21"/>
        </w:rPr>
        <w:t>风险暴露预期损失的合计，包括填报机构按照PD×LGD×EAD计算的非违约风险暴露的预期损失，以及各类考虑经济环境、法律地位等条件下已违约风险暴露的预期损失最佳估计值的合计数</w:t>
      </w:r>
      <w:r>
        <w:rPr>
          <w:color w:val="000000"/>
        </w:rPr>
        <w:t>。</w:t>
      </w:r>
      <w:r>
        <w:rPr>
          <w:color w:val="000000"/>
          <w:szCs w:val="21"/>
        </w:rPr>
        <w:t>表内项目、表外项目、交易对手信用风险分别填报在对应栏位。</w:t>
      </w:r>
    </w:p>
    <w:p>
      <w:pPr>
        <w:spacing w:line="440" w:lineRule="exact"/>
        <w:ind w:firstLine="420" w:firstLineChars="200"/>
        <w:rPr>
          <w:color w:val="000000"/>
          <w:szCs w:val="21"/>
        </w:rPr>
      </w:pPr>
      <w:r>
        <w:rPr>
          <w:color w:val="000000"/>
          <w:szCs w:val="21"/>
        </w:rPr>
        <w:t>[风险暴露合计]：本列填报各信用等级和总体的</w:t>
      </w:r>
      <w:r>
        <w:rPr>
          <w:color w:val="000000"/>
        </w:rPr>
        <w:t>零售</w:t>
      </w:r>
      <w:r>
        <w:rPr>
          <w:color w:val="000000"/>
          <w:szCs w:val="21"/>
        </w:rPr>
        <w:t>风险暴露风险暴露合计，数值上等于D、H与L的合计</w:t>
      </w:r>
      <w:r>
        <w:rPr>
          <w:color w:val="000000"/>
        </w:rPr>
        <w:t>。</w:t>
      </w:r>
    </w:p>
    <w:p>
      <w:pPr>
        <w:spacing w:line="440" w:lineRule="exact"/>
        <w:ind w:firstLine="420" w:firstLineChars="200"/>
        <w:rPr>
          <w:color w:val="000000"/>
          <w:szCs w:val="21"/>
        </w:rPr>
      </w:pPr>
      <w:r>
        <w:rPr>
          <w:color w:val="000000"/>
          <w:szCs w:val="21"/>
        </w:rPr>
        <w:t>[风险加权资产合计]：本列填报各信用等级和总体的</w:t>
      </w:r>
      <w:r>
        <w:rPr>
          <w:color w:val="000000"/>
        </w:rPr>
        <w:t>零售</w:t>
      </w:r>
      <w:r>
        <w:rPr>
          <w:color w:val="000000"/>
          <w:szCs w:val="21"/>
        </w:rPr>
        <w:t>风险暴露风险加权资产合计，数值上等于E、I与M的合计</w:t>
      </w:r>
      <w:r>
        <w:rPr>
          <w:color w:val="000000"/>
        </w:rPr>
        <w:t>。</w:t>
      </w:r>
    </w:p>
    <w:p>
      <w:pPr>
        <w:spacing w:line="440" w:lineRule="exact"/>
        <w:ind w:firstLine="420" w:firstLineChars="200"/>
        <w:rPr>
          <w:color w:val="000000"/>
          <w:szCs w:val="21"/>
        </w:rPr>
      </w:pPr>
      <w:r>
        <w:rPr>
          <w:color w:val="000000"/>
          <w:szCs w:val="21"/>
        </w:rPr>
        <w:t>[预期损失合计]：本列填报各信用等级和总体的</w:t>
      </w:r>
      <w:r>
        <w:rPr>
          <w:color w:val="000000"/>
        </w:rPr>
        <w:t>零售</w:t>
      </w:r>
      <w:r>
        <w:rPr>
          <w:color w:val="000000"/>
          <w:szCs w:val="21"/>
        </w:rPr>
        <w:t>风险暴露预期损失的合计</w:t>
      </w:r>
      <w:r>
        <w:rPr>
          <w:rFonts w:hint="eastAsia"/>
          <w:color w:val="000000"/>
          <w:szCs w:val="21"/>
        </w:rPr>
        <w:t>，</w:t>
      </w:r>
      <w:r>
        <w:rPr>
          <w:color w:val="000000"/>
          <w:szCs w:val="21"/>
        </w:rPr>
        <w:t>数值上等于F、J与N的合计</w:t>
      </w:r>
      <w:r>
        <w:rPr>
          <w:color w:val="000000"/>
        </w:rPr>
        <w:t>。</w:t>
      </w:r>
    </w:p>
    <w:p>
      <w:pPr>
        <w:spacing w:line="440" w:lineRule="exact"/>
        <w:ind w:firstLine="420" w:firstLineChars="200"/>
        <w:rPr>
          <w:color w:val="000000"/>
          <w:szCs w:val="21"/>
        </w:rPr>
      </w:pPr>
      <w:r>
        <w:rPr>
          <w:color w:val="000000"/>
          <w:szCs w:val="21"/>
        </w:rPr>
        <w:t>[风险权重]：本列填报各信用等级和总体的零售风险权重系数，数值上等于风险加权资产除以风险暴露。</w:t>
      </w:r>
    </w:p>
    <w:p>
      <w:pPr>
        <w:spacing w:line="440" w:lineRule="exact"/>
        <w:ind w:firstLine="420" w:firstLineChars="200"/>
        <w:rPr>
          <w:color w:val="000000"/>
          <w:szCs w:val="21"/>
        </w:rPr>
      </w:pPr>
      <w:r>
        <w:rPr>
          <w:color w:val="000000"/>
          <w:szCs w:val="21"/>
        </w:rPr>
        <w:t>[LGD区间对应的风险暴露-</w:t>
      </w:r>
      <w:r>
        <w:rPr>
          <w:color w:val="000000"/>
        </w:rPr>
        <w:t xml:space="preserve"> </w:t>
      </w:r>
      <w:r>
        <w:rPr>
          <w:color w:val="000000"/>
          <w:szCs w:val="21"/>
        </w:rPr>
        <w:t>LGD(&lt;=15%)]：包括违约级别在内违约损失率小于等于15%的风险暴露总额。</w:t>
      </w:r>
    </w:p>
    <w:p>
      <w:pPr>
        <w:spacing w:line="440" w:lineRule="exact"/>
        <w:ind w:firstLine="420" w:firstLineChars="200"/>
        <w:rPr>
          <w:color w:val="000000"/>
          <w:szCs w:val="21"/>
        </w:rPr>
      </w:pPr>
      <w:r>
        <w:rPr>
          <w:color w:val="000000"/>
          <w:szCs w:val="21"/>
        </w:rPr>
        <w:t>[LGD区间对应的风险暴露-</w:t>
      </w:r>
      <w:r>
        <w:rPr>
          <w:color w:val="000000"/>
        </w:rPr>
        <w:t xml:space="preserve"> </w:t>
      </w:r>
      <w:r>
        <w:rPr>
          <w:color w:val="000000"/>
          <w:szCs w:val="21"/>
        </w:rPr>
        <w:t>LGD(15%,25%]]：包括违约级别在内违约损失率大于15%小于等于25%的风险暴露总额。</w:t>
      </w:r>
    </w:p>
    <w:p>
      <w:pPr>
        <w:spacing w:line="440" w:lineRule="exact"/>
        <w:ind w:firstLine="420" w:firstLineChars="200"/>
        <w:rPr>
          <w:color w:val="000000"/>
          <w:szCs w:val="21"/>
        </w:rPr>
      </w:pPr>
      <w:r>
        <w:rPr>
          <w:color w:val="000000"/>
          <w:szCs w:val="21"/>
        </w:rPr>
        <w:t>[LGD区间对应的风险暴露-</w:t>
      </w:r>
      <w:r>
        <w:rPr>
          <w:color w:val="000000"/>
        </w:rPr>
        <w:t xml:space="preserve"> </w:t>
      </w:r>
      <w:r>
        <w:rPr>
          <w:color w:val="000000"/>
          <w:szCs w:val="21"/>
        </w:rPr>
        <w:t>LGD(25%,35%]]：包括违约级别在内违约损失率大于25%小于等于35%的风险暴露总额。</w:t>
      </w:r>
    </w:p>
    <w:p>
      <w:pPr>
        <w:spacing w:line="440" w:lineRule="exact"/>
        <w:ind w:firstLine="420" w:firstLineChars="200"/>
        <w:rPr>
          <w:color w:val="000000"/>
          <w:szCs w:val="21"/>
        </w:rPr>
      </w:pPr>
      <w:r>
        <w:rPr>
          <w:color w:val="000000"/>
          <w:szCs w:val="21"/>
        </w:rPr>
        <w:t>[LGD区间对应的风险暴露-LGD(35%,45%]]：包括违约级别在内违约损失率大于35%小于等于45%的风险暴露总额。</w:t>
      </w:r>
    </w:p>
    <w:p>
      <w:pPr>
        <w:spacing w:line="440" w:lineRule="exact"/>
        <w:ind w:firstLine="420" w:firstLineChars="200"/>
        <w:rPr>
          <w:color w:val="000000"/>
          <w:szCs w:val="21"/>
        </w:rPr>
      </w:pPr>
      <w:r>
        <w:rPr>
          <w:color w:val="000000"/>
          <w:szCs w:val="21"/>
        </w:rPr>
        <w:t>[LGD区间对应的风险暴露-LGD(45%,60%]]：包括违约级别在内违约损失率大于45%小于等于60%的风险暴露总额。</w:t>
      </w:r>
    </w:p>
    <w:p>
      <w:pPr>
        <w:spacing w:line="440" w:lineRule="exact"/>
        <w:ind w:firstLine="420" w:firstLineChars="200"/>
        <w:rPr>
          <w:color w:val="000000"/>
          <w:szCs w:val="21"/>
        </w:rPr>
      </w:pPr>
      <w:r>
        <w:rPr>
          <w:color w:val="000000"/>
          <w:szCs w:val="21"/>
        </w:rPr>
        <w:t>[LGD区间对应的风险暴露-LGD(60%,70%]]：包括违约级别在内违约损失率大于60%小于等于70%的风险暴露总额。</w:t>
      </w:r>
    </w:p>
    <w:p>
      <w:pPr>
        <w:spacing w:line="440" w:lineRule="exact"/>
        <w:ind w:firstLine="420" w:firstLineChars="200"/>
        <w:rPr>
          <w:color w:val="000000"/>
          <w:szCs w:val="21"/>
        </w:rPr>
      </w:pPr>
      <w:r>
        <w:rPr>
          <w:color w:val="000000"/>
          <w:szCs w:val="21"/>
        </w:rPr>
        <w:t>[LGD区间对应的风险暴露-LGD(&gt;70%)]：包括违约级别在内违约损失率大于70%的风险暴露总额。</w:t>
      </w:r>
    </w:p>
    <w:p>
      <w:pPr>
        <w:spacing w:line="440" w:lineRule="exact"/>
        <w:ind w:firstLine="421" w:firstLineChars="200"/>
        <w:rPr>
          <w:color w:val="000000"/>
          <w:szCs w:val="21"/>
        </w:rPr>
      </w:pPr>
      <w:r>
        <w:rPr>
          <w:b/>
          <w:bCs/>
          <w:color w:val="000000"/>
          <w:szCs w:val="21"/>
        </w:rPr>
        <w:t>第II部分：个人住房抵押贷款。</w:t>
      </w:r>
      <w:r>
        <w:rPr>
          <w:color w:val="000000"/>
          <w:szCs w:val="21"/>
        </w:rPr>
        <w:t>[C]至[</w:t>
      </w:r>
      <w:r>
        <w:rPr>
          <w:rFonts w:hint="eastAsia"/>
          <w:color w:val="000000"/>
          <w:szCs w:val="21"/>
        </w:rPr>
        <w:t>Y</w:t>
      </w:r>
      <w:r>
        <w:rPr>
          <w:color w:val="000000"/>
          <w:szCs w:val="21"/>
        </w:rPr>
        <w:t>]列指标含义同第I部分，但计算口径限于个人住房抵押贷款。</w:t>
      </w:r>
    </w:p>
    <w:p>
      <w:pPr>
        <w:spacing w:line="440" w:lineRule="exact"/>
        <w:ind w:firstLine="420" w:firstLineChars="200"/>
        <w:rPr>
          <w:color w:val="000000"/>
          <w:szCs w:val="21"/>
        </w:rPr>
      </w:pPr>
      <w:r>
        <w:rPr>
          <w:color w:val="000000"/>
          <w:szCs w:val="21"/>
        </w:rPr>
        <w:t>[LTV小于等于50%]：在本期报表日期贷款价值比小于等于50%的风险暴露总额。</w:t>
      </w:r>
    </w:p>
    <w:p>
      <w:pPr>
        <w:spacing w:line="440" w:lineRule="exact"/>
        <w:ind w:firstLine="420" w:firstLineChars="200"/>
        <w:rPr>
          <w:color w:val="000000"/>
          <w:szCs w:val="21"/>
        </w:rPr>
      </w:pPr>
      <w:r>
        <w:rPr>
          <w:color w:val="000000"/>
          <w:szCs w:val="21"/>
        </w:rPr>
        <w:t>[LTV大于50%但小于等60%]：在本期报表日期贷款价值比大于50%小于等于60%的风险暴露总额。</w:t>
      </w:r>
    </w:p>
    <w:p>
      <w:pPr>
        <w:spacing w:line="440" w:lineRule="exact"/>
        <w:ind w:firstLine="420" w:firstLineChars="200"/>
        <w:rPr>
          <w:color w:val="000000"/>
          <w:szCs w:val="21"/>
        </w:rPr>
      </w:pPr>
      <w:r>
        <w:rPr>
          <w:color w:val="000000"/>
          <w:szCs w:val="21"/>
        </w:rPr>
        <w:t>[LTV大于60%但小于等于70%]：在本期报表日期贷款价值比大于60小于等于70%的风险暴露总额。</w:t>
      </w:r>
    </w:p>
    <w:p>
      <w:pPr>
        <w:spacing w:line="440" w:lineRule="exact"/>
        <w:ind w:firstLine="420" w:firstLineChars="200"/>
        <w:rPr>
          <w:color w:val="000000"/>
          <w:szCs w:val="21"/>
        </w:rPr>
      </w:pPr>
      <w:r>
        <w:rPr>
          <w:color w:val="000000"/>
          <w:szCs w:val="21"/>
        </w:rPr>
        <w:t>[LTV大于70%但小于等于80%]：在本期报表日期贷款价值比大于70%小于等于80%的风险暴露总额。</w:t>
      </w:r>
    </w:p>
    <w:p>
      <w:pPr>
        <w:spacing w:line="440" w:lineRule="exact"/>
        <w:ind w:firstLine="420" w:firstLineChars="200"/>
        <w:rPr>
          <w:color w:val="000000"/>
          <w:szCs w:val="21"/>
        </w:rPr>
      </w:pPr>
      <w:r>
        <w:rPr>
          <w:color w:val="000000"/>
          <w:szCs w:val="21"/>
        </w:rPr>
        <w:t>[LTV大于80%但小于等于90%]：在本期报表日期贷款价值比大于80%小于等于90%的风险暴露总额。</w:t>
      </w:r>
    </w:p>
    <w:p>
      <w:pPr>
        <w:spacing w:line="440" w:lineRule="exact"/>
        <w:ind w:firstLine="420" w:firstLineChars="200"/>
        <w:rPr>
          <w:color w:val="000000"/>
          <w:szCs w:val="21"/>
        </w:rPr>
      </w:pPr>
      <w:r>
        <w:rPr>
          <w:color w:val="000000"/>
          <w:szCs w:val="21"/>
        </w:rPr>
        <w:t>[LTV大于90%]：在本期报表日期贷款价值比大于90%的风险暴露总额。</w:t>
      </w:r>
    </w:p>
    <w:p>
      <w:pPr>
        <w:spacing w:line="440" w:lineRule="exact"/>
        <w:ind w:firstLine="420" w:firstLineChars="200"/>
        <w:rPr>
          <w:color w:val="000000"/>
          <w:szCs w:val="21"/>
        </w:rPr>
      </w:pPr>
      <w:r>
        <w:rPr>
          <w:color w:val="000000"/>
          <w:szCs w:val="21"/>
        </w:rPr>
        <w:t>[贷款价值比（LTV）]：LTV等于贷款余额总和除以截至本期报表日期抵押品价值总和。</w:t>
      </w:r>
    </w:p>
    <w:p>
      <w:pPr>
        <w:spacing w:line="440" w:lineRule="exact"/>
        <w:ind w:firstLine="421" w:firstLineChars="200"/>
        <w:rPr>
          <w:color w:val="000000"/>
          <w:szCs w:val="21"/>
        </w:rPr>
      </w:pPr>
      <w:r>
        <w:rPr>
          <w:b/>
          <w:bCs/>
          <w:color w:val="000000"/>
          <w:szCs w:val="21"/>
        </w:rPr>
        <w:t>第III部分：合格循环零售。</w:t>
      </w:r>
      <w:r>
        <w:rPr>
          <w:color w:val="000000"/>
          <w:szCs w:val="21"/>
        </w:rPr>
        <w:t>[C]至[</w:t>
      </w:r>
      <w:r>
        <w:rPr>
          <w:rFonts w:hint="eastAsia"/>
          <w:color w:val="000000"/>
          <w:szCs w:val="21"/>
        </w:rPr>
        <w:t>Y</w:t>
      </w:r>
      <w:r>
        <w:rPr>
          <w:color w:val="000000"/>
          <w:szCs w:val="21"/>
        </w:rPr>
        <w:t>]列指标含义同第I部分，但计算口径限于合格循环零售风险暴露。</w:t>
      </w:r>
    </w:p>
    <w:p>
      <w:pPr>
        <w:spacing w:line="440" w:lineRule="exact"/>
        <w:ind w:firstLine="421" w:firstLineChars="200"/>
        <w:rPr>
          <w:color w:val="000000"/>
        </w:rPr>
      </w:pPr>
      <w:r>
        <w:rPr>
          <w:b/>
          <w:bCs/>
          <w:color w:val="000000"/>
          <w:szCs w:val="21"/>
        </w:rPr>
        <w:t>第IV部分：其他零售。</w:t>
      </w:r>
      <w:r>
        <w:rPr>
          <w:color w:val="000000"/>
          <w:szCs w:val="21"/>
        </w:rPr>
        <w:t>[C]至[</w:t>
      </w:r>
      <w:r>
        <w:rPr>
          <w:rFonts w:hint="eastAsia"/>
          <w:color w:val="000000"/>
          <w:szCs w:val="21"/>
        </w:rPr>
        <w:t>Y</w:t>
      </w:r>
      <w:r>
        <w:rPr>
          <w:color w:val="000000"/>
          <w:szCs w:val="21"/>
        </w:rPr>
        <w:t>]列指标含义同第I部分，但计算口径限于其他零售风险暴露。</w:t>
      </w:r>
    </w:p>
    <w:p>
      <w:pPr>
        <w:spacing w:line="440" w:lineRule="exact"/>
        <w:outlineLvl w:val="0"/>
        <w:rPr>
          <w:b/>
          <w:bCs/>
          <w:color w:val="000000"/>
          <w:szCs w:val="30"/>
        </w:rPr>
      </w:pPr>
      <w:bookmarkStart w:id="161" w:name="_Toc139635771"/>
      <w:bookmarkStart w:id="162" w:name="_Toc144477371"/>
      <w:bookmarkStart w:id="163" w:name="_Toc146037685"/>
      <w:bookmarkStart w:id="164" w:name="_Toc135383046"/>
      <w:bookmarkStart w:id="165" w:name="_Toc135903903"/>
      <w:r>
        <w:rPr>
          <w:b/>
          <w:bCs/>
          <w:color w:val="000000"/>
          <w:szCs w:val="30"/>
        </w:rPr>
        <w:t>第四部分：核对关系</w:t>
      </w:r>
      <w:bookmarkEnd w:id="161"/>
      <w:bookmarkEnd w:id="162"/>
      <w:bookmarkEnd w:id="163"/>
      <w:bookmarkEnd w:id="164"/>
      <w:bookmarkEnd w:id="165"/>
    </w:p>
    <w:p>
      <w:pPr>
        <w:spacing w:line="440" w:lineRule="exact"/>
        <w:ind w:firstLine="421" w:firstLineChars="200"/>
        <w:jc w:val="left"/>
        <w:rPr>
          <w:b/>
          <w:bCs/>
          <w:color w:val="000000"/>
          <w:szCs w:val="21"/>
        </w:rPr>
      </w:pPr>
      <w:r>
        <w:rPr>
          <w:b/>
          <w:bCs/>
          <w:color w:val="000000"/>
          <w:szCs w:val="21"/>
        </w:rPr>
        <w:t>1.</w:t>
      </w:r>
      <w:r>
        <w:rPr>
          <w:rFonts w:hint="eastAsia"/>
          <w:b/>
          <w:bCs/>
          <w:color w:val="000000"/>
          <w:szCs w:val="21"/>
        </w:rPr>
        <w:t>表内核对关系</w:t>
      </w:r>
    </w:p>
    <w:p>
      <w:pPr>
        <w:spacing w:line="440" w:lineRule="exact"/>
        <w:ind w:firstLine="420" w:firstLineChars="200"/>
        <w:rPr>
          <w:color w:val="000000"/>
          <w:szCs w:val="21"/>
        </w:rPr>
      </w:pPr>
      <w:r>
        <w:rPr>
          <w:color w:val="000000"/>
          <w:szCs w:val="21"/>
        </w:rPr>
        <w:t>[O.]=[D.]+[H.]+ [L.]</w:t>
      </w:r>
      <w:r>
        <w:rPr>
          <w:rFonts w:hint="eastAsia"/>
          <w:color w:val="000000"/>
          <w:szCs w:val="21"/>
        </w:rPr>
        <w:t>；</w:t>
      </w:r>
    </w:p>
    <w:p>
      <w:pPr>
        <w:spacing w:line="440" w:lineRule="exact"/>
        <w:ind w:firstLine="420" w:firstLineChars="200"/>
        <w:rPr>
          <w:color w:val="000000"/>
          <w:szCs w:val="21"/>
        </w:rPr>
      </w:pPr>
      <w:r>
        <w:rPr>
          <w:color w:val="000000"/>
          <w:szCs w:val="21"/>
        </w:rPr>
        <w:t>[P.]= [E.]+[I.]+[M.]</w:t>
      </w:r>
      <w:r>
        <w:rPr>
          <w:rFonts w:hint="eastAsia"/>
          <w:color w:val="000000"/>
          <w:szCs w:val="21"/>
        </w:rPr>
        <w:t>；</w:t>
      </w:r>
    </w:p>
    <w:p>
      <w:pPr>
        <w:spacing w:line="440" w:lineRule="exact"/>
        <w:ind w:firstLine="420" w:firstLineChars="200"/>
        <w:rPr>
          <w:color w:val="000000"/>
          <w:szCs w:val="21"/>
        </w:rPr>
      </w:pPr>
      <w:r>
        <w:rPr>
          <w:color w:val="000000"/>
          <w:szCs w:val="21"/>
        </w:rPr>
        <w:t>[R.]= [F.]+ [J.]+[N.]</w:t>
      </w:r>
      <w:r>
        <w:rPr>
          <w:rFonts w:hint="eastAsia"/>
          <w:color w:val="000000"/>
          <w:szCs w:val="21"/>
        </w:rPr>
        <w:t>；</w:t>
      </w:r>
    </w:p>
    <w:p>
      <w:pPr>
        <w:spacing w:line="440" w:lineRule="exact"/>
        <w:ind w:firstLine="420" w:firstLineChars="200"/>
        <w:rPr>
          <w:color w:val="000000"/>
          <w:szCs w:val="21"/>
        </w:rPr>
      </w:pPr>
      <w:r>
        <w:rPr>
          <w:color w:val="000000"/>
          <w:szCs w:val="21"/>
        </w:rPr>
        <w:t>[Q.]=[P.]/[O.]</w:t>
      </w:r>
      <w:r>
        <w:rPr>
          <w:rFonts w:hint="eastAsia"/>
          <w:color w:val="000000"/>
          <w:szCs w:val="21"/>
        </w:rPr>
        <w:t>；</w:t>
      </w:r>
    </w:p>
    <w:p>
      <w:pPr>
        <w:spacing w:line="440" w:lineRule="exact"/>
        <w:ind w:firstLine="420" w:firstLineChars="200"/>
        <w:rPr>
          <w:color w:val="000000"/>
          <w:szCs w:val="21"/>
        </w:rPr>
      </w:pPr>
      <w:r>
        <w:rPr>
          <w:color w:val="000000"/>
          <w:szCs w:val="21"/>
        </w:rPr>
        <w:t>[1]=[2]+[3]+……+[17]</w:t>
      </w:r>
      <w:r>
        <w:rPr>
          <w:rFonts w:hint="eastAsia"/>
          <w:color w:val="000000"/>
          <w:szCs w:val="21"/>
        </w:rPr>
        <w:t>；</w:t>
      </w:r>
      <w:r>
        <w:rPr>
          <w:color w:val="000000"/>
          <w:szCs w:val="21"/>
        </w:rPr>
        <w:t>本校验关系适用于C、D、E、F、G、H、I、J、K、L、M、N、O、P、R、S、T、U、V、W、X、Y列</w:t>
      </w:r>
    </w:p>
    <w:p>
      <w:pPr>
        <w:spacing w:line="440" w:lineRule="exact"/>
        <w:ind w:firstLine="420" w:firstLineChars="200"/>
        <w:rPr>
          <w:color w:val="000000"/>
          <w:szCs w:val="21"/>
        </w:rPr>
      </w:pPr>
      <w:r>
        <w:rPr>
          <w:color w:val="000000"/>
          <w:szCs w:val="21"/>
        </w:rPr>
        <w:t>[18.]=[19.]+[20.]…+[34.]</w:t>
      </w:r>
      <w:r>
        <w:rPr>
          <w:rFonts w:hint="eastAsia"/>
          <w:color w:val="000000"/>
          <w:szCs w:val="21"/>
        </w:rPr>
        <w:t>；</w:t>
      </w:r>
      <w:r>
        <w:rPr>
          <w:color w:val="000000"/>
          <w:szCs w:val="21"/>
        </w:rPr>
        <w:t>本校验关系适用于C、D、E、F、G、H、I、J、K、L、M、N、O、P、R、S、T、U、V、W、X、Y、Z、AA、AB、AC、AD、AE列</w:t>
      </w:r>
    </w:p>
    <w:p>
      <w:pPr>
        <w:spacing w:line="440" w:lineRule="exact"/>
        <w:ind w:firstLine="420" w:firstLineChars="200"/>
        <w:rPr>
          <w:color w:val="000000"/>
          <w:szCs w:val="21"/>
        </w:rPr>
      </w:pPr>
      <w:r>
        <w:rPr>
          <w:color w:val="000000"/>
          <w:szCs w:val="21"/>
        </w:rPr>
        <w:t>[35.]=[36.]+[37.]+ ……+ [51.]</w:t>
      </w:r>
      <w:r>
        <w:rPr>
          <w:rFonts w:hint="eastAsia"/>
          <w:color w:val="000000"/>
          <w:szCs w:val="21"/>
        </w:rPr>
        <w:t>；</w:t>
      </w:r>
      <w:r>
        <w:rPr>
          <w:color w:val="000000"/>
          <w:szCs w:val="21"/>
        </w:rPr>
        <w:t>本校验关系适用于C、D、E、F、G、H、I、J、K、L、M、N、O、P、R、S、T、U、V、W、X、Y列</w:t>
      </w:r>
    </w:p>
    <w:p>
      <w:pPr>
        <w:spacing w:line="440" w:lineRule="exact"/>
        <w:ind w:firstLine="420" w:firstLineChars="200"/>
        <w:rPr>
          <w:color w:val="000000"/>
          <w:szCs w:val="21"/>
        </w:rPr>
      </w:pPr>
      <w:r>
        <w:rPr>
          <w:color w:val="000000"/>
          <w:szCs w:val="21"/>
        </w:rPr>
        <w:t>[52.]=[53.]+[54.]+ ……+ [68.]</w:t>
      </w:r>
      <w:r>
        <w:rPr>
          <w:rFonts w:hint="eastAsia"/>
          <w:color w:val="000000"/>
          <w:szCs w:val="21"/>
        </w:rPr>
        <w:t>；</w:t>
      </w:r>
      <w:r>
        <w:rPr>
          <w:color w:val="000000"/>
          <w:szCs w:val="21"/>
        </w:rPr>
        <w:t>本校验关系适用于C、D、E、F、G、H、I、J、K、L、M、N、O、P、R、S、T、U、V、W、X、Y列</w:t>
      </w:r>
    </w:p>
    <w:p>
      <w:pPr>
        <w:pStyle w:val="2"/>
        <w:ind w:left="210" w:leftChars="100"/>
        <w:rPr>
          <w:color w:val="000000"/>
          <w:szCs w:val="30"/>
        </w:rPr>
        <w:sectPr>
          <w:pgSz w:w="11906" w:h="16838"/>
          <w:pgMar w:top="1440" w:right="1800" w:bottom="1440" w:left="1800" w:header="851" w:footer="992" w:gutter="0"/>
          <w:cols w:space="720" w:num="1"/>
          <w:docGrid w:type="lines" w:linePitch="312" w:charSpace="0"/>
        </w:sectPr>
      </w:pPr>
      <w:bookmarkStart w:id="166" w:name="_Toc425156303"/>
      <w:bookmarkStart w:id="167" w:name="_Toc425237564"/>
      <w:bookmarkStart w:id="168" w:name="_Toc425156144"/>
    </w:p>
    <w:p>
      <w:pPr>
        <w:pStyle w:val="2"/>
        <w:ind w:left="210" w:leftChars="100"/>
        <w:rPr>
          <w:color w:val="000000"/>
          <w:szCs w:val="30"/>
        </w:rPr>
      </w:pPr>
      <w:bookmarkStart w:id="169" w:name="_Toc146037686"/>
      <w:r>
        <w:rPr>
          <w:color w:val="000000"/>
          <w:szCs w:val="30"/>
        </w:rPr>
        <w:t>G4E-5</w:t>
      </w:r>
      <w:r>
        <w:rPr>
          <w:rFonts w:hint="eastAsia"/>
          <w:color w:val="000000"/>
          <w:szCs w:val="30"/>
        </w:rPr>
        <w:t>《</w:t>
      </w:r>
      <w:r>
        <w:rPr>
          <w:color w:val="000000"/>
          <w:szCs w:val="30"/>
        </w:rPr>
        <w:t>零售信用风险暴露按地区情况表（IRB法）</w:t>
      </w:r>
      <w:r>
        <w:rPr>
          <w:rFonts w:hint="eastAsia"/>
          <w:color w:val="000000"/>
          <w:szCs w:val="30"/>
        </w:rPr>
        <w:t>》（新规）</w:t>
      </w:r>
      <w:r>
        <w:rPr>
          <w:color w:val="000000"/>
          <w:szCs w:val="30"/>
        </w:rPr>
        <w:t>填报说明</w:t>
      </w:r>
      <w:bookmarkEnd w:id="166"/>
      <w:bookmarkEnd w:id="167"/>
      <w:bookmarkEnd w:id="168"/>
      <w:bookmarkEnd w:id="169"/>
    </w:p>
    <w:p>
      <w:pPr>
        <w:spacing w:line="440" w:lineRule="exact"/>
        <w:ind w:firstLine="420" w:firstLineChars="200"/>
        <w:rPr>
          <w:color w:val="000000"/>
          <w:szCs w:val="21"/>
        </w:rPr>
      </w:pPr>
      <w:bookmarkStart w:id="170" w:name="_Toc144477373"/>
      <w:bookmarkStart w:id="171" w:name="_Toc135383048"/>
      <w:bookmarkStart w:id="172" w:name="_Toc139635773"/>
      <w:bookmarkStart w:id="173" w:name="_Toc135903905"/>
    </w:p>
    <w:p>
      <w:pPr>
        <w:spacing w:line="440" w:lineRule="exact"/>
        <w:outlineLvl w:val="0"/>
        <w:rPr>
          <w:b/>
          <w:bCs/>
          <w:color w:val="000000"/>
          <w:szCs w:val="30"/>
        </w:rPr>
      </w:pPr>
      <w:bookmarkStart w:id="174" w:name="_Toc146037687"/>
      <w:r>
        <w:rPr>
          <w:b/>
          <w:bCs/>
          <w:color w:val="000000"/>
          <w:szCs w:val="30"/>
        </w:rPr>
        <w:t>第一部分：引言</w:t>
      </w:r>
      <w:bookmarkEnd w:id="170"/>
      <w:bookmarkEnd w:id="171"/>
      <w:bookmarkEnd w:id="172"/>
      <w:bookmarkEnd w:id="173"/>
      <w:bookmarkEnd w:id="174"/>
    </w:p>
    <w:p>
      <w:pPr>
        <w:spacing w:line="440" w:lineRule="exact"/>
        <w:ind w:firstLine="420" w:firstLineChars="200"/>
        <w:rPr>
          <w:color w:val="000000"/>
          <w:szCs w:val="21"/>
        </w:rPr>
      </w:pPr>
      <w:r>
        <w:rPr>
          <w:color w:val="000000"/>
          <w:szCs w:val="21"/>
        </w:rPr>
        <w:t>本报表收集填报机构内部评级法下零售</w:t>
      </w:r>
      <w:r>
        <w:rPr>
          <w:color w:val="000000"/>
        </w:rPr>
        <w:t>风险暴露按地区分布情况</w:t>
      </w:r>
      <w:r>
        <w:rPr>
          <w:color w:val="000000"/>
          <w:szCs w:val="21"/>
        </w:rPr>
        <w:t>。</w:t>
      </w:r>
    </w:p>
    <w:p>
      <w:pPr>
        <w:spacing w:line="440" w:lineRule="exact"/>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（以下简称《办法》）制定，本报表应与《G4E信用风险内部评级法汇总表》一并阅读。</w:t>
      </w:r>
    </w:p>
    <w:p>
      <w:pPr>
        <w:spacing w:line="440" w:lineRule="exact"/>
        <w:outlineLvl w:val="0"/>
        <w:rPr>
          <w:b/>
          <w:bCs/>
          <w:color w:val="000000"/>
          <w:szCs w:val="30"/>
        </w:rPr>
      </w:pPr>
      <w:bookmarkStart w:id="175" w:name="_Toc144477374"/>
      <w:bookmarkStart w:id="176" w:name="_Toc146037688"/>
      <w:bookmarkStart w:id="177" w:name="_Toc139635774"/>
      <w:bookmarkStart w:id="178" w:name="_Toc135903906"/>
      <w:bookmarkStart w:id="179" w:name="_Toc135383049"/>
      <w:r>
        <w:rPr>
          <w:b/>
          <w:bCs/>
          <w:color w:val="000000"/>
          <w:szCs w:val="30"/>
        </w:rPr>
        <w:t>第二部分：一般说明</w:t>
      </w:r>
      <w:bookmarkEnd w:id="175"/>
      <w:bookmarkEnd w:id="176"/>
      <w:bookmarkEnd w:id="177"/>
      <w:bookmarkEnd w:id="178"/>
      <w:bookmarkEnd w:id="179"/>
    </w:p>
    <w:p>
      <w:pPr>
        <w:spacing w:line="440" w:lineRule="exact"/>
        <w:ind w:firstLine="420" w:firstLineChars="200"/>
        <w:rPr>
          <w:color w:val="000000"/>
          <w:szCs w:val="21"/>
        </w:rPr>
      </w:pPr>
      <w:r>
        <w:rPr>
          <w:color w:val="000000"/>
          <w:szCs w:val="21"/>
        </w:rPr>
        <w:t>1．报表名称：零售信用风险暴露按地区情况表(IRB法)</w:t>
      </w:r>
      <w:r>
        <w:rPr>
          <w:rFonts w:hint="eastAsia"/>
          <w:color w:val="000000"/>
          <w:szCs w:val="21"/>
        </w:rPr>
        <w:t>。</w:t>
      </w:r>
    </w:p>
    <w:p>
      <w:pPr>
        <w:spacing w:line="440" w:lineRule="exact"/>
        <w:ind w:firstLine="420" w:firstLineChars="200"/>
        <w:rPr>
          <w:color w:val="000000"/>
          <w:szCs w:val="21"/>
        </w:rPr>
      </w:pPr>
      <w:r>
        <w:rPr>
          <w:bCs/>
          <w:color w:val="000000"/>
          <w:szCs w:val="21"/>
        </w:rPr>
        <w:t>2．报表编码</w:t>
      </w:r>
      <w:r>
        <w:rPr>
          <w:color w:val="000000"/>
          <w:szCs w:val="21"/>
        </w:rPr>
        <w:t>：</w:t>
      </w:r>
      <w:del w:id="64" w:author="陈静" w:date="2024-12-12T15:31:42Z">
        <w:r>
          <w:rPr>
            <w:rFonts w:hint="eastAsia"/>
            <w:color w:val="000000"/>
            <w:szCs w:val="21"/>
          </w:rPr>
          <w:delText>银监审号</w:delText>
        </w:r>
      </w:del>
      <w:ins w:id="65" w:author="陈静" w:date="2024-12-12T15:31:42Z">
        <w:r>
          <w:rPr>
            <w:rFonts w:hint="eastAsia"/>
            <w:color w:val="000000"/>
            <w:szCs w:val="21"/>
            <w:lang w:eastAsia="zh-CN"/>
          </w:rPr>
          <w:t>金监</w:t>
        </w:r>
      </w:ins>
      <w:ins w:id="66" w:author="陈静" w:date="2024-12-12T15:31:42Z">
        <w:del w:id="67" w:author="王雅洁" w:date="2024-12-13T10:51:09Z">
          <w:r>
            <w:rPr>
              <w:rFonts w:hint="eastAsia"/>
              <w:color w:val="000000"/>
              <w:szCs w:val="21"/>
              <w:lang w:eastAsia="zh-CN"/>
            </w:rPr>
            <w:delText>审</w:delText>
          </w:r>
        </w:del>
      </w:ins>
      <w:ins w:id="68" w:author="王雅洁" w:date="2024-12-13T10:51:11Z">
        <w:r>
          <w:rPr>
            <w:rFonts w:hint="eastAsia"/>
            <w:color w:val="000000"/>
            <w:szCs w:val="21"/>
            <w:lang w:eastAsia="zh-CN"/>
          </w:rPr>
          <w:t>统</w:t>
        </w:r>
      </w:ins>
      <w:ins w:id="69" w:author="王雅洁" w:date="2024-12-13T10:51:16Z">
        <w:r>
          <w:rPr>
            <w:color w:val="000000"/>
            <w:szCs w:val="30"/>
          </w:rPr>
          <w:t>G4E-5</w:t>
        </w:r>
      </w:ins>
      <w:ins w:id="70" w:author="陈静" w:date="2024-12-12T15:31:42Z">
        <w:r>
          <w:rPr>
            <w:rFonts w:hint="eastAsia"/>
            <w:color w:val="000000"/>
            <w:szCs w:val="21"/>
            <w:lang w:eastAsia="zh-CN"/>
          </w:rPr>
          <w:t>号</w:t>
        </w:r>
      </w:ins>
      <w:r>
        <w:rPr>
          <w:rFonts w:hint="eastAsia"/>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国家金融监督管理总局或其派出机构验收通过零售风险暴露</w:t>
      </w:r>
      <w:r>
        <w:rPr>
          <w:color w:val="000000"/>
          <w:szCs w:val="21"/>
        </w:rPr>
        <w:t>实施内部评级法的金融机构。</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6．数据单位：万元，月，百分比。</w:t>
      </w:r>
    </w:p>
    <w:p>
      <w:pPr>
        <w:spacing w:line="440" w:lineRule="exact"/>
        <w:ind w:firstLine="420" w:firstLineChars="200"/>
        <w:rPr>
          <w:color w:val="000000"/>
          <w:szCs w:val="21"/>
        </w:rPr>
      </w:pPr>
      <w:r>
        <w:rPr>
          <w:color w:val="000000"/>
          <w:szCs w:val="21"/>
        </w:rPr>
        <w:t>7．四舍五入要求：金额保留两位小数，月数保留两位小数，百分比保留两位小数。</w:t>
      </w:r>
    </w:p>
    <w:p>
      <w:pPr>
        <w:spacing w:line="440" w:lineRule="exact"/>
        <w:ind w:firstLine="420" w:firstLineChars="200"/>
        <w:rPr>
          <w:color w:val="000000"/>
          <w:szCs w:val="21"/>
        </w:rPr>
      </w:pPr>
      <w:r>
        <w:rPr>
          <w:color w:val="000000"/>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p>
    <w:p>
      <w:pPr>
        <w:spacing w:line="440" w:lineRule="exact"/>
        <w:outlineLvl w:val="0"/>
        <w:rPr>
          <w:b/>
          <w:bCs/>
          <w:color w:val="000000"/>
          <w:szCs w:val="30"/>
        </w:rPr>
      </w:pPr>
      <w:bookmarkStart w:id="180" w:name="_Toc144477375"/>
      <w:bookmarkStart w:id="181" w:name="_Toc135903907"/>
      <w:bookmarkStart w:id="182" w:name="_Toc146037689"/>
      <w:bookmarkStart w:id="183" w:name="_Toc139635775"/>
      <w:bookmarkStart w:id="184" w:name="_Toc135383050"/>
      <w:r>
        <w:rPr>
          <w:b/>
          <w:bCs/>
          <w:color w:val="000000"/>
          <w:szCs w:val="30"/>
        </w:rPr>
        <w:t>第三部分：具体说明</w:t>
      </w:r>
      <w:bookmarkEnd w:id="180"/>
      <w:bookmarkEnd w:id="181"/>
      <w:bookmarkEnd w:id="182"/>
      <w:bookmarkEnd w:id="183"/>
      <w:bookmarkEnd w:id="184"/>
    </w:p>
    <w:p>
      <w:pPr>
        <w:spacing w:line="440" w:lineRule="exact"/>
        <w:ind w:firstLine="420" w:firstLineChars="200"/>
        <w:rPr>
          <w:b/>
          <w:bCs/>
          <w:color w:val="000000"/>
          <w:szCs w:val="21"/>
        </w:rPr>
      </w:pPr>
      <w:r>
        <w:rPr>
          <w:color w:val="000000"/>
          <w:szCs w:val="21"/>
        </w:rPr>
        <w:t>依据《办法》，零售风险暴露分为个人住房抵押贷款、合格循环零售风险暴露、其他零售风险暴露三大类。本表分别填报零售汇总、个人住房抵押贷款、合格循环零售风险暴露、其他零售风险暴露四种风险暴露分地区情况。</w:t>
      </w:r>
    </w:p>
    <w:p>
      <w:pPr>
        <w:spacing w:line="440" w:lineRule="exact"/>
        <w:ind w:firstLine="421" w:firstLineChars="200"/>
        <w:rPr>
          <w:b/>
          <w:bCs/>
          <w:color w:val="000000"/>
          <w:szCs w:val="21"/>
        </w:rPr>
      </w:pPr>
      <w:r>
        <w:rPr>
          <w:b/>
          <w:bCs/>
          <w:color w:val="000000"/>
          <w:szCs w:val="21"/>
        </w:rPr>
        <w:t>第I部分：零售汇总。</w:t>
      </w:r>
    </w:p>
    <w:p>
      <w:pPr>
        <w:spacing w:line="440" w:lineRule="exact"/>
        <w:ind w:firstLine="420" w:firstLineChars="200"/>
        <w:rPr>
          <w:color w:val="000000"/>
          <w:szCs w:val="21"/>
        </w:rPr>
      </w:pPr>
      <w:r>
        <w:rPr>
          <w:color w:val="000000"/>
          <w:szCs w:val="21"/>
        </w:rPr>
        <w:t>[A风险暴露]：</w:t>
      </w:r>
      <w:r>
        <w:rPr>
          <w:color w:val="000000"/>
        </w:rPr>
        <w:t>表内资产的风险暴露等同于资产余额；表外资产的风险暴露应填列名义本金（即转换前资产）与信用转换系数CCF的乘积；交易对手信用风险的风险暴露按照《办法》附件9规定的方法填报。风险暴露不考虑减值准备的影响。</w:t>
      </w:r>
    </w:p>
    <w:p>
      <w:pPr>
        <w:spacing w:line="440" w:lineRule="exact"/>
        <w:rPr>
          <w:color w:val="000000"/>
          <w:szCs w:val="21"/>
        </w:rPr>
      </w:pPr>
      <w:r>
        <w:rPr>
          <w:color w:val="000000"/>
          <w:szCs w:val="21"/>
        </w:rPr>
        <w:t xml:space="preserve">    [B违约账户风险暴露]：本列填报各地区和总体的零售风险暴露已违约账户的风险暴露之和，汇总情况、个人住房抵押贷款、合格循环零售风险暴露、其他零售风险暴露分别填报在对应栏位。</w:t>
      </w:r>
    </w:p>
    <w:p>
      <w:pPr>
        <w:spacing w:line="440" w:lineRule="exact"/>
        <w:ind w:firstLine="420" w:firstLineChars="200"/>
        <w:rPr>
          <w:color w:val="000000"/>
          <w:szCs w:val="21"/>
        </w:rPr>
      </w:pPr>
      <w:r>
        <w:rPr>
          <w:color w:val="000000"/>
          <w:szCs w:val="21"/>
        </w:rPr>
        <w:t>[C风险加权资产]：本列填报机构各地区和总体的零售风险暴露的风险加权资产合计</w:t>
      </w:r>
      <w:r>
        <w:rPr>
          <w:color w:val="000000"/>
        </w:rPr>
        <w:t>。</w:t>
      </w:r>
      <w:r>
        <w:rPr>
          <w:color w:val="000000"/>
          <w:szCs w:val="21"/>
        </w:rPr>
        <w:t>汇总情况、个人住房抵押贷款、合格循环零售风险暴露、其他零售风险暴露分别填报在对应栏位。</w:t>
      </w:r>
    </w:p>
    <w:p>
      <w:pPr>
        <w:spacing w:line="440" w:lineRule="exact"/>
        <w:ind w:firstLine="420" w:firstLineChars="200"/>
        <w:rPr>
          <w:color w:val="000000"/>
          <w:szCs w:val="21"/>
        </w:rPr>
      </w:pPr>
      <w:r>
        <w:rPr>
          <w:color w:val="000000"/>
          <w:szCs w:val="21"/>
        </w:rPr>
        <w:t>[D风险权重]：本列填报机构各地区和总体的零售风险暴露的风险权重，数值上为风险加权资产除以风险暴露，该列数据为自动公式计算产生，无需手工填报</w:t>
      </w:r>
      <w:r>
        <w:rPr>
          <w:color w:val="000000"/>
        </w:rPr>
        <w:t>。</w:t>
      </w:r>
    </w:p>
    <w:p>
      <w:pPr>
        <w:spacing w:line="440" w:lineRule="exact"/>
        <w:ind w:firstLine="420" w:firstLineChars="200"/>
        <w:rPr>
          <w:color w:val="000000"/>
          <w:szCs w:val="21"/>
        </w:rPr>
      </w:pPr>
      <w:r>
        <w:rPr>
          <w:color w:val="000000"/>
          <w:szCs w:val="21"/>
        </w:rPr>
        <w:t>[E预期损失]：本列填报机构各地区和总体的零售风险暴露的预期损失，包括填报机构按照PD×LGD×EAD计算的非违约风险暴露的预期损失，以及各类考虑经济环境、法律地位等条件下已违约风险暴露的预期损失最佳估计值的合计数。汇总情况、个人住房抵押贷款、合格循环零售风险暴露、其他零售风险暴露分别填报在对应栏位。</w:t>
      </w:r>
    </w:p>
    <w:p>
      <w:pPr>
        <w:spacing w:line="440" w:lineRule="exact"/>
        <w:ind w:firstLine="420" w:firstLineChars="200"/>
        <w:rPr>
          <w:color w:val="000000"/>
        </w:rPr>
      </w:pPr>
      <w:r>
        <w:rPr>
          <w:color w:val="000000"/>
          <w:szCs w:val="21"/>
        </w:rPr>
        <w:t>[F预期损失率]：本列填报机构各地区和总体的零售风险暴露预期损失率，数值上为预期损失除以风险暴露，该列数据为自动公式计算产生，无需手工填报。</w:t>
      </w:r>
    </w:p>
    <w:p>
      <w:pPr>
        <w:spacing w:line="440" w:lineRule="exact"/>
        <w:ind w:firstLine="420" w:firstLineChars="200"/>
        <w:rPr>
          <w:color w:val="000000"/>
        </w:rPr>
      </w:pPr>
      <w:r>
        <w:rPr>
          <w:color w:val="000000"/>
        </w:rPr>
        <w:t>[G</w:t>
      </w:r>
      <w:r>
        <w:rPr>
          <w:color w:val="000000"/>
          <w:szCs w:val="21"/>
        </w:rPr>
        <w:t>风险暴露加权平均账龄</w:t>
      </w:r>
      <w:r>
        <w:rPr>
          <w:color w:val="000000"/>
        </w:rPr>
        <w:t>]：本列</w:t>
      </w:r>
      <w:r>
        <w:rPr>
          <w:color w:val="000000"/>
          <w:szCs w:val="21"/>
        </w:rPr>
        <w:t>填报机构各地区和总体的零售风险暴露使用风险暴露（EAD）加权的</w:t>
      </w:r>
      <w:r>
        <w:rPr>
          <w:color w:val="000000"/>
        </w:rPr>
        <w:t>平均账龄。</w:t>
      </w:r>
      <w:r>
        <w:rPr>
          <w:color w:val="000000"/>
          <w:szCs w:val="21"/>
        </w:rPr>
        <w:t>汇总情况、个人住房抵押贷款、合格循环零售风险暴露、其他零售风险暴露分别填报在对应栏位。</w:t>
      </w:r>
    </w:p>
    <w:p>
      <w:pPr>
        <w:spacing w:line="440" w:lineRule="exact"/>
        <w:ind w:firstLine="421" w:firstLineChars="200"/>
        <w:rPr>
          <w:b/>
          <w:bCs/>
          <w:color w:val="000000"/>
          <w:szCs w:val="21"/>
        </w:rPr>
      </w:pPr>
      <w:r>
        <w:rPr>
          <w:b/>
          <w:bCs/>
          <w:color w:val="000000"/>
          <w:szCs w:val="21"/>
        </w:rPr>
        <w:t>第II部分：个人住房抵押贷款</w:t>
      </w:r>
      <w:r>
        <w:rPr>
          <w:rFonts w:hint="eastAsia"/>
          <w:b/>
          <w:bCs/>
          <w:color w:val="000000"/>
          <w:szCs w:val="20"/>
        </w:rPr>
        <w:t>。</w:t>
      </w:r>
    </w:p>
    <w:p>
      <w:pPr>
        <w:spacing w:line="440" w:lineRule="exact"/>
        <w:ind w:firstLine="420" w:firstLineChars="200"/>
        <w:rPr>
          <w:color w:val="000000"/>
          <w:szCs w:val="21"/>
        </w:rPr>
      </w:pPr>
      <w:r>
        <w:rPr>
          <w:color w:val="000000"/>
        </w:rPr>
        <w:t>本部分A至</w:t>
      </w:r>
      <w:r>
        <w:rPr>
          <w:rFonts w:hint="eastAsia"/>
          <w:color w:val="000000"/>
        </w:rPr>
        <w:t>G</w:t>
      </w:r>
      <w:r>
        <w:rPr>
          <w:color w:val="000000"/>
        </w:rPr>
        <w:t>列填报口径同第I部分，</w:t>
      </w:r>
      <w:r>
        <w:rPr>
          <w:rFonts w:hint="eastAsia"/>
          <w:color w:val="000000"/>
        </w:rPr>
        <w:t>H</w:t>
      </w:r>
      <w:r>
        <w:rPr>
          <w:color w:val="000000"/>
        </w:rPr>
        <w:t>和</w:t>
      </w:r>
      <w:r>
        <w:rPr>
          <w:rFonts w:hint="eastAsia"/>
          <w:color w:val="000000"/>
        </w:rPr>
        <w:t>I</w:t>
      </w:r>
      <w:r>
        <w:rPr>
          <w:color w:val="000000"/>
        </w:rPr>
        <w:t>列仅限于个人住房抵押贷款。</w:t>
      </w:r>
    </w:p>
    <w:p>
      <w:pPr>
        <w:spacing w:line="360" w:lineRule="auto"/>
        <w:ind w:firstLine="420" w:firstLineChars="200"/>
        <w:rPr>
          <w:color w:val="000000"/>
          <w:spacing w:val="8"/>
          <w:szCs w:val="21"/>
        </w:rPr>
      </w:pPr>
      <w:r>
        <w:rPr>
          <w:color w:val="000000"/>
          <w:szCs w:val="21"/>
        </w:rPr>
        <w:t>[H.贷款价值比（LTV）-比率]：本列填报个人住房抵押贷款总体和各地区的LTV值。</w:t>
      </w:r>
      <w:r>
        <w:rPr>
          <w:color w:val="000000"/>
          <w:spacing w:val="8"/>
          <w:szCs w:val="21"/>
        </w:rPr>
        <w:t>LTV等于贷款余额总和除以截至本期报表日期的抵押品价值总和。</w:t>
      </w:r>
    </w:p>
    <w:p>
      <w:pPr>
        <w:spacing w:line="360" w:lineRule="auto"/>
        <w:ind w:firstLine="420" w:firstLineChars="200"/>
        <w:rPr>
          <w:color w:val="000000"/>
          <w:szCs w:val="21"/>
        </w:rPr>
      </w:pPr>
      <w:r>
        <w:rPr>
          <w:color w:val="000000"/>
          <w:szCs w:val="21"/>
        </w:rPr>
        <w:t>[I.贷款价值比（LTV）-新增违约户违约时点]：本列填报各地区个人住房抵押贷款总体和各地区新增违约账户在违约时点的贷款价值比（LTV）。</w:t>
      </w:r>
      <w:r>
        <w:rPr>
          <w:color w:val="000000"/>
        </w:rPr>
        <w:t>新增违约是指在报告时点日前推1年的完整观测期内，在观测期期初时点内部评级法</w:t>
      </w:r>
      <w:r>
        <w:rPr>
          <w:rFonts w:hint="eastAsia"/>
          <w:color w:val="000000"/>
        </w:rPr>
        <w:t>验收通过</w:t>
      </w:r>
      <w:r>
        <w:rPr>
          <w:color w:val="000000"/>
        </w:rPr>
        <w:t>范围内所有实际承担信用风险的零售债项在本观测期内新发生的违约。在观测期期初没有业务余额也不实际承担信用风险的债项在本观测期内发生违约的，不纳入本项目填报范畴。</w:t>
      </w:r>
    </w:p>
    <w:p>
      <w:pPr>
        <w:spacing w:line="440" w:lineRule="exact"/>
        <w:ind w:firstLine="421" w:firstLineChars="200"/>
        <w:rPr>
          <w:color w:val="000000"/>
        </w:rPr>
      </w:pPr>
      <w:r>
        <w:rPr>
          <w:b/>
          <w:bCs/>
          <w:color w:val="000000"/>
        </w:rPr>
        <w:t>第III部分：合格循环零售。</w:t>
      </w:r>
      <w:r>
        <w:rPr>
          <w:color w:val="000000"/>
        </w:rPr>
        <w:t>本部分A至</w:t>
      </w:r>
      <w:r>
        <w:rPr>
          <w:rFonts w:hint="eastAsia"/>
          <w:color w:val="000000"/>
        </w:rPr>
        <w:t>G</w:t>
      </w:r>
      <w:r>
        <w:rPr>
          <w:color w:val="000000"/>
        </w:rPr>
        <w:t>列填报口径同第I部分。</w:t>
      </w:r>
    </w:p>
    <w:p>
      <w:pPr>
        <w:spacing w:line="440" w:lineRule="exact"/>
        <w:ind w:firstLine="421" w:firstLineChars="200"/>
        <w:rPr>
          <w:color w:val="000000"/>
        </w:rPr>
      </w:pPr>
      <w:r>
        <w:rPr>
          <w:b/>
          <w:bCs/>
          <w:color w:val="000000"/>
        </w:rPr>
        <w:t>第IV部分：其他零售。</w:t>
      </w:r>
      <w:r>
        <w:rPr>
          <w:color w:val="000000"/>
        </w:rPr>
        <w:t>本部分A至</w:t>
      </w:r>
      <w:r>
        <w:rPr>
          <w:rFonts w:hint="eastAsia"/>
          <w:color w:val="000000"/>
        </w:rPr>
        <w:t>G</w:t>
      </w:r>
      <w:r>
        <w:rPr>
          <w:color w:val="000000"/>
        </w:rPr>
        <w:t>列填报口径同第I部分。</w:t>
      </w:r>
    </w:p>
    <w:p>
      <w:pPr>
        <w:spacing w:line="360" w:lineRule="auto"/>
        <w:ind w:firstLine="420" w:firstLineChars="200"/>
        <w:rPr>
          <w:color w:val="000000"/>
        </w:rPr>
      </w:pPr>
      <w:r>
        <w:rPr>
          <w:color w:val="000000"/>
        </w:rPr>
        <w:t>[地区]：按照借款人所属的国内31个省、自治区、直辖市分行填报，总行单独填报，港澳地区、其他境外分别汇总填报。</w:t>
      </w:r>
    </w:p>
    <w:p>
      <w:pPr>
        <w:spacing w:line="440" w:lineRule="exact"/>
        <w:outlineLvl w:val="0"/>
        <w:rPr>
          <w:b/>
          <w:bCs/>
          <w:color w:val="000000"/>
          <w:szCs w:val="30"/>
        </w:rPr>
      </w:pPr>
      <w:bookmarkStart w:id="185" w:name="_Toc146037690"/>
      <w:bookmarkStart w:id="186" w:name="_Toc135903908"/>
      <w:bookmarkStart w:id="187" w:name="_Toc135383051"/>
      <w:bookmarkStart w:id="188" w:name="_Toc144477376"/>
      <w:bookmarkStart w:id="189" w:name="_Toc139635776"/>
      <w:r>
        <w:rPr>
          <w:b/>
          <w:bCs/>
          <w:color w:val="000000"/>
          <w:szCs w:val="30"/>
        </w:rPr>
        <w:t>第四部分：核对关系</w:t>
      </w:r>
      <w:bookmarkEnd w:id="185"/>
      <w:bookmarkEnd w:id="186"/>
      <w:bookmarkEnd w:id="187"/>
      <w:bookmarkEnd w:id="188"/>
      <w:bookmarkEnd w:id="189"/>
    </w:p>
    <w:p>
      <w:pPr>
        <w:spacing w:line="440" w:lineRule="exact"/>
        <w:ind w:left="422"/>
        <w:rPr>
          <w:b/>
          <w:bCs/>
          <w:color w:val="000000"/>
          <w:spacing w:val="8"/>
          <w:szCs w:val="21"/>
        </w:rPr>
      </w:pPr>
      <w:r>
        <w:rPr>
          <w:b/>
          <w:bCs/>
          <w:color w:val="000000"/>
          <w:spacing w:val="8"/>
          <w:szCs w:val="21"/>
        </w:rPr>
        <w:t>1.表内核对关系</w:t>
      </w:r>
    </w:p>
    <w:p>
      <w:pPr>
        <w:spacing w:line="440" w:lineRule="exact"/>
        <w:ind w:firstLine="452" w:firstLineChars="200"/>
        <w:rPr>
          <w:color w:val="000000"/>
          <w:spacing w:val="8"/>
          <w:szCs w:val="21"/>
          <w:lang w:val="it-IT"/>
        </w:rPr>
      </w:pPr>
      <w:r>
        <w:rPr>
          <w:color w:val="000000"/>
          <w:spacing w:val="8"/>
          <w:szCs w:val="21"/>
          <w:lang w:val="it-IT"/>
        </w:rPr>
        <w:t>[D]=[C]/[A]</w:t>
      </w:r>
    </w:p>
    <w:p>
      <w:pPr>
        <w:spacing w:line="440" w:lineRule="exact"/>
        <w:ind w:firstLine="452" w:firstLineChars="200"/>
        <w:rPr>
          <w:color w:val="000000"/>
          <w:spacing w:val="8"/>
          <w:szCs w:val="21"/>
          <w:lang w:val="it-IT"/>
        </w:rPr>
      </w:pPr>
      <w:r>
        <w:rPr>
          <w:color w:val="000000"/>
          <w:spacing w:val="8"/>
          <w:szCs w:val="21"/>
          <w:lang w:val="it-IT"/>
        </w:rPr>
        <w:t>[F]=[E]/[A]</w:t>
      </w:r>
    </w:p>
    <w:p>
      <w:pPr>
        <w:spacing w:line="440" w:lineRule="exact"/>
        <w:ind w:firstLine="452" w:firstLineChars="200"/>
        <w:rPr>
          <w:color w:val="000000"/>
          <w:spacing w:val="8"/>
          <w:szCs w:val="21"/>
          <w:lang w:val="it-IT"/>
        </w:rPr>
      </w:pPr>
      <w:r>
        <w:rPr>
          <w:color w:val="000000"/>
          <w:spacing w:val="8"/>
          <w:szCs w:val="21"/>
        </w:rPr>
        <w:t>第</w:t>
      </w:r>
      <w:r>
        <w:rPr>
          <w:color w:val="000000"/>
          <w:spacing w:val="8"/>
          <w:szCs w:val="21"/>
          <w:lang w:val="it-IT"/>
        </w:rPr>
        <w:t>I</w:t>
      </w:r>
      <w:r>
        <w:rPr>
          <w:color w:val="000000"/>
          <w:spacing w:val="8"/>
          <w:szCs w:val="21"/>
        </w:rPr>
        <w:t>部分</w:t>
      </w:r>
      <w:r>
        <w:rPr>
          <w:color w:val="000000"/>
          <w:spacing w:val="8"/>
          <w:szCs w:val="21"/>
          <w:lang w:val="it-IT"/>
        </w:rPr>
        <w:t>：</w:t>
      </w:r>
    </w:p>
    <w:p>
      <w:pPr>
        <w:spacing w:line="440" w:lineRule="exact"/>
        <w:ind w:firstLine="452" w:firstLineChars="200"/>
        <w:outlineLvl w:val="0"/>
        <w:rPr>
          <w:color w:val="000000"/>
          <w:spacing w:val="8"/>
          <w:szCs w:val="21"/>
          <w:lang w:val="it-IT"/>
        </w:rPr>
      </w:pPr>
      <w:bookmarkStart w:id="190" w:name="_Toc144477377"/>
      <w:bookmarkStart w:id="191" w:name="_Toc139635777"/>
      <w:bookmarkStart w:id="192" w:name="_Toc135383052"/>
      <w:bookmarkStart w:id="193" w:name="_Toc135903909"/>
      <w:r>
        <w:rPr>
          <w:color w:val="000000"/>
          <w:spacing w:val="8"/>
          <w:szCs w:val="21"/>
          <w:lang w:val="it-IT"/>
        </w:rPr>
        <w:t xml:space="preserve">[1.]=[36.]+[71.]+[106.]; </w:t>
      </w:r>
      <w:r>
        <w:rPr>
          <w:rFonts w:hint="eastAsia"/>
          <w:color w:val="000000"/>
          <w:spacing w:val="8"/>
          <w:szCs w:val="21"/>
          <w:lang w:val="it-IT"/>
        </w:rPr>
        <w:t>适用于</w:t>
      </w:r>
      <w:r>
        <w:rPr>
          <w:color w:val="000000"/>
          <w:spacing w:val="8"/>
          <w:szCs w:val="21"/>
          <w:lang w:val="it-IT"/>
        </w:rPr>
        <w:t>A</w:t>
      </w:r>
      <w:r>
        <w:rPr>
          <w:rFonts w:hint="eastAsia"/>
          <w:color w:val="000000"/>
          <w:spacing w:val="8"/>
          <w:szCs w:val="21"/>
          <w:lang w:val="it-IT"/>
        </w:rPr>
        <w:t>、</w:t>
      </w:r>
      <w:r>
        <w:rPr>
          <w:color w:val="000000"/>
          <w:spacing w:val="8"/>
          <w:szCs w:val="21"/>
          <w:lang w:val="it-IT"/>
        </w:rPr>
        <w:t>B</w:t>
      </w:r>
      <w:r>
        <w:rPr>
          <w:rFonts w:hint="eastAsia"/>
          <w:color w:val="000000"/>
          <w:spacing w:val="8"/>
          <w:szCs w:val="21"/>
          <w:lang w:val="it-IT"/>
        </w:rPr>
        <w:t>、</w:t>
      </w:r>
      <w:r>
        <w:rPr>
          <w:color w:val="000000"/>
          <w:spacing w:val="8"/>
          <w:szCs w:val="21"/>
          <w:lang w:val="it-IT"/>
        </w:rPr>
        <w:t>C</w:t>
      </w:r>
      <w:r>
        <w:rPr>
          <w:rFonts w:hint="eastAsia"/>
          <w:color w:val="000000"/>
          <w:spacing w:val="8"/>
          <w:szCs w:val="21"/>
          <w:lang w:val="it-IT"/>
        </w:rPr>
        <w:t>、</w:t>
      </w:r>
      <w:r>
        <w:rPr>
          <w:color w:val="000000"/>
          <w:spacing w:val="8"/>
          <w:szCs w:val="21"/>
          <w:lang w:val="it-IT"/>
        </w:rPr>
        <w:t>E</w:t>
      </w:r>
      <w:r>
        <w:rPr>
          <w:rFonts w:hint="eastAsia"/>
          <w:color w:val="000000"/>
          <w:spacing w:val="8"/>
          <w:szCs w:val="21"/>
          <w:lang w:val="it-IT"/>
        </w:rPr>
        <w:t>列</w:t>
      </w:r>
      <w:bookmarkEnd w:id="190"/>
      <w:bookmarkEnd w:id="191"/>
      <w:bookmarkEnd w:id="192"/>
      <w:bookmarkEnd w:id="193"/>
    </w:p>
    <w:p>
      <w:pPr>
        <w:spacing w:line="440" w:lineRule="exact"/>
        <w:ind w:firstLine="452" w:firstLineChars="200"/>
        <w:outlineLvl w:val="0"/>
        <w:rPr>
          <w:color w:val="000000"/>
          <w:spacing w:val="8"/>
          <w:szCs w:val="21"/>
          <w:lang w:val="it-IT"/>
        </w:rPr>
      </w:pPr>
      <w:bookmarkStart w:id="194" w:name="_Toc135903910"/>
      <w:bookmarkStart w:id="195" w:name="_Toc139635778"/>
      <w:bookmarkStart w:id="196" w:name="_Toc135383053"/>
      <w:bookmarkStart w:id="197" w:name="_Toc144477378"/>
      <w:r>
        <w:rPr>
          <w:color w:val="000000"/>
          <w:spacing w:val="8"/>
          <w:szCs w:val="21"/>
          <w:lang w:val="it-IT"/>
        </w:rPr>
        <w:t xml:space="preserve">[1.]=[2.]+[3.]+…+[35.]; </w:t>
      </w:r>
      <w:r>
        <w:rPr>
          <w:rFonts w:hint="eastAsia"/>
          <w:color w:val="000000"/>
          <w:spacing w:val="8"/>
          <w:szCs w:val="21"/>
          <w:lang w:val="it-IT"/>
        </w:rPr>
        <w:t>适用于</w:t>
      </w:r>
      <w:r>
        <w:rPr>
          <w:color w:val="000000"/>
          <w:spacing w:val="8"/>
          <w:szCs w:val="21"/>
          <w:lang w:val="it-IT"/>
        </w:rPr>
        <w:t>A</w:t>
      </w:r>
      <w:r>
        <w:rPr>
          <w:rFonts w:hint="eastAsia"/>
          <w:color w:val="000000"/>
          <w:spacing w:val="8"/>
          <w:szCs w:val="21"/>
          <w:lang w:val="it-IT"/>
        </w:rPr>
        <w:t>、</w:t>
      </w:r>
      <w:r>
        <w:rPr>
          <w:color w:val="000000"/>
          <w:spacing w:val="8"/>
          <w:szCs w:val="21"/>
          <w:lang w:val="it-IT"/>
        </w:rPr>
        <w:t>B</w:t>
      </w:r>
      <w:r>
        <w:rPr>
          <w:rFonts w:hint="eastAsia"/>
          <w:color w:val="000000"/>
          <w:spacing w:val="8"/>
          <w:szCs w:val="21"/>
          <w:lang w:val="it-IT"/>
        </w:rPr>
        <w:t>、</w:t>
      </w:r>
      <w:r>
        <w:rPr>
          <w:color w:val="000000"/>
          <w:spacing w:val="8"/>
          <w:szCs w:val="21"/>
          <w:lang w:val="it-IT"/>
        </w:rPr>
        <w:t>C</w:t>
      </w:r>
      <w:r>
        <w:rPr>
          <w:rFonts w:hint="eastAsia"/>
          <w:color w:val="000000"/>
          <w:spacing w:val="8"/>
          <w:szCs w:val="21"/>
          <w:lang w:val="it-IT"/>
        </w:rPr>
        <w:t>、</w:t>
      </w:r>
      <w:r>
        <w:rPr>
          <w:color w:val="000000"/>
          <w:spacing w:val="8"/>
          <w:szCs w:val="21"/>
          <w:lang w:val="it-IT"/>
        </w:rPr>
        <w:t>E</w:t>
      </w:r>
      <w:r>
        <w:rPr>
          <w:rFonts w:hint="eastAsia"/>
          <w:color w:val="000000"/>
          <w:spacing w:val="8"/>
          <w:szCs w:val="21"/>
          <w:lang w:val="it-IT"/>
        </w:rPr>
        <w:t>列</w:t>
      </w:r>
      <w:bookmarkEnd w:id="194"/>
      <w:bookmarkEnd w:id="195"/>
      <w:bookmarkEnd w:id="196"/>
      <w:bookmarkEnd w:id="197"/>
    </w:p>
    <w:p>
      <w:pPr>
        <w:spacing w:line="440" w:lineRule="exact"/>
        <w:ind w:firstLine="452" w:firstLineChars="200"/>
        <w:rPr>
          <w:color w:val="000000"/>
          <w:spacing w:val="8"/>
          <w:szCs w:val="21"/>
          <w:lang w:val="it-IT"/>
        </w:rPr>
      </w:pPr>
      <w:r>
        <w:rPr>
          <w:rFonts w:hint="eastAsia"/>
          <w:color w:val="000000"/>
          <w:spacing w:val="8"/>
          <w:szCs w:val="21"/>
          <w:lang w:val="it-IT"/>
        </w:rPr>
        <w:t>第</w:t>
      </w:r>
      <w:r>
        <w:rPr>
          <w:color w:val="000000"/>
          <w:spacing w:val="8"/>
          <w:szCs w:val="21"/>
          <w:lang w:val="it-IT"/>
        </w:rPr>
        <w:t>II</w:t>
      </w:r>
      <w:r>
        <w:rPr>
          <w:rFonts w:hint="eastAsia"/>
          <w:color w:val="000000"/>
          <w:spacing w:val="8"/>
          <w:szCs w:val="21"/>
          <w:lang w:val="it-IT"/>
        </w:rPr>
        <w:t>部分</w:t>
      </w:r>
      <w:r>
        <w:rPr>
          <w:color w:val="000000"/>
          <w:spacing w:val="8"/>
          <w:szCs w:val="21"/>
          <w:lang w:val="it-IT"/>
        </w:rPr>
        <w:t>：</w:t>
      </w:r>
    </w:p>
    <w:p>
      <w:pPr>
        <w:spacing w:line="440" w:lineRule="exact"/>
        <w:ind w:firstLine="452" w:firstLineChars="200"/>
        <w:rPr>
          <w:color w:val="000000"/>
          <w:spacing w:val="8"/>
          <w:szCs w:val="21"/>
          <w:lang w:val="it-IT"/>
        </w:rPr>
      </w:pPr>
      <w:r>
        <w:rPr>
          <w:color w:val="000000"/>
          <w:spacing w:val="8"/>
          <w:szCs w:val="21"/>
          <w:lang w:val="it-IT"/>
        </w:rPr>
        <w:t xml:space="preserve">[36.]=[37.]+[38.]+…+[70.]; </w:t>
      </w:r>
      <w:r>
        <w:rPr>
          <w:rFonts w:hint="eastAsia"/>
          <w:color w:val="000000"/>
          <w:spacing w:val="8"/>
          <w:szCs w:val="21"/>
          <w:lang w:val="it-IT"/>
        </w:rPr>
        <w:t>适用于</w:t>
      </w:r>
      <w:r>
        <w:rPr>
          <w:color w:val="000000"/>
          <w:spacing w:val="8"/>
          <w:szCs w:val="21"/>
          <w:lang w:val="it-IT"/>
        </w:rPr>
        <w:t>A</w:t>
      </w:r>
      <w:r>
        <w:rPr>
          <w:rFonts w:hint="eastAsia"/>
          <w:color w:val="000000"/>
          <w:spacing w:val="8"/>
          <w:szCs w:val="21"/>
          <w:lang w:val="it-IT"/>
        </w:rPr>
        <w:t>、</w:t>
      </w:r>
      <w:r>
        <w:rPr>
          <w:color w:val="000000"/>
          <w:spacing w:val="8"/>
          <w:szCs w:val="21"/>
          <w:lang w:val="it-IT"/>
        </w:rPr>
        <w:t>B</w:t>
      </w:r>
      <w:r>
        <w:rPr>
          <w:rFonts w:hint="eastAsia"/>
          <w:color w:val="000000"/>
          <w:spacing w:val="8"/>
          <w:szCs w:val="21"/>
          <w:lang w:val="it-IT"/>
        </w:rPr>
        <w:t>、</w:t>
      </w:r>
      <w:r>
        <w:rPr>
          <w:color w:val="000000"/>
          <w:spacing w:val="8"/>
          <w:szCs w:val="21"/>
          <w:lang w:val="it-IT"/>
        </w:rPr>
        <w:t>C</w:t>
      </w:r>
      <w:r>
        <w:rPr>
          <w:rFonts w:hint="eastAsia"/>
          <w:color w:val="000000"/>
          <w:spacing w:val="8"/>
          <w:szCs w:val="21"/>
          <w:lang w:val="it-IT"/>
        </w:rPr>
        <w:t>、</w:t>
      </w:r>
      <w:r>
        <w:rPr>
          <w:color w:val="000000"/>
          <w:spacing w:val="8"/>
          <w:szCs w:val="21"/>
          <w:lang w:val="it-IT"/>
        </w:rPr>
        <w:t>E</w:t>
      </w:r>
      <w:r>
        <w:rPr>
          <w:rFonts w:hint="eastAsia"/>
          <w:color w:val="000000"/>
          <w:spacing w:val="8"/>
          <w:szCs w:val="21"/>
          <w:lang w:val="it-IT"/>
        </w:rPr>
        <w:t>列</w:t>
      </w:r>
    </w:p>
    <w:p>
      <w:pPr>
        <w:spacing w:line="440" w:lineRule="exact"/>
        <w:ind w:firstLine="452" w:firstLineChars="200"/>
        <w:rPr>
          <w:color w:val="000000"/>
          <w:spacing w:val="8"/>
          <w:szCs w:val="21"/>
          <w:lang w:val="it-IT"/>
        </w:rPr>
      </w:pPr>
      <w:r>
        <w:rPr>
          <w:rFonts w:hint="eastAsia"/>
          <w:color w:val="000000"/>
          <w:spacing w:val="8"/>
          <w:szCs w:val="21"/>
          <w:lang w:val="it-IT"/>
        </w:rPr>
        <w:t>第</w:t>
      </w:r>
      <w:r>
        <w:rPr>
          <w:color w:val="000000"/>
          <w:spacing w:val="8"/>
          <w:szCs w:val="21"/>
          <w:lang w:val="it-IT"/>
        </w:rPr>
        <w:t>III</w:t>
      </w:r>
      <w:r>
        <w:rPr>
          <w:rFonts w:hint="eastAsia"/>
          <w:color w:val="000000"/>
          <w:spacing w:val="8"/>
          <w:szCs w:val="21"/>
          <w:lang w:val="it-IT"/>
        </w:rPr>
        <w:t>部分</w:t>
      </w:r>
      <w:r>
        <w:rPr>
          <w:color w:val="000000"/>
          <w:spacing w:val="8"/>
          <w:szCs w:val="21"/>
          <w:lang w:val="it-IT"/>
        </w:rPr>
        <w:t>：</w:t>
      </w:r>
    </w:p>
    <w:p>
      <w:pPr>
        <w:spacing w:line="440" w:lineRule="exact"/>
        <w:ind w:firstLine="452" w:firstLineChars="200"/>
        <w:outlineLvl w:val="0"/>
        <w:rPr>
          <w:color w:val="000000"/>
          <w:spacing w:val="8"/>
          <w:szCs w:val="21"/>
          <w:lang w:val="it-IT"/>
        </w:rPr>
      </w:pPr>
      <w:bookmarkStart w:id="198" w:name="_Toc144477379"/>
      <w:bookmarkStart w:id="199" w:name="_Toc135903911"/>
      <w:bookmarkStart w:id="200" w:name="_Toc139635779"/>
      <w:bookmarkStart w:id="201" w:name="_Toc135383054"/>
      <w:r>
        <w:rPr>
          <w:color w:val="000000"/>
          <w:spacing w:val="8"/>
          <w:szCs w:val="21"/>
          <w:lang w:val="it-IT"/>
        </w:rPr>
        <w:t xml:space="preserve">[71.]=[72.]+[73.]+…+[105.]; </w:t>
      </w:r>
      <w:r>
        <w:rPr>
          <w:rFonts w:hint="eastAsia"/>
          <w:color w:val="000000"/>
          <w:spacing w:val="8"/>
          <w:szCs w:val="21"/>
          <w:lang w:val="it-IT"/>
        </w:rPr>
        <w:t>适用于</w:t>
      </w:r>
      <w:r>
        <w:rPr>
          <w:color w:val="000000"/>
          <w:spacing w:val="8"/>
          <w:szCs w:val="21"/>
          <w:lang w:val="it-IT"/>
        </w:rPr>
        <w:t>A</w:t>
      </w:r>
      <w:r>
        <w:rPr>
          <w:rFonts w:hint="eastAsia"/>
          <w:color w:val="000000"/>
          <w:spacing w:val="8"/>
          <w:szCs w:val="21"/>
          <w:lang w:val="it-IT"/>
        </w:rPr>
        <w:t>、</w:t>
      </w:r>
      <w:r>
        <w:rPr>
          <w:color w:val="000000"/>
          <w:spacing w:val="8"/>
          <w:szCs w:val="21"/>
          <w:lang w:val="it-IT"/>
        </w:rPr>
        <w:t>B</w:t>
      </w:r>
      <w:r>
        <w:rPr>
          <w:rFonts w:hint="eastAsia"/>
          <w:color w:val="000000"/>
          <w:spacing w:val="8"/>
          <w:szCs w:val="21"/>
          <w:lang w:val="it-IT"/>
        </w:rPr>
        <w:t>、</w:t>
      </w:r>
      <w:r>
        <w:rPr>
          <w:color w:val="000000"/>
          <w:spacing w:val="8"/>
          <w:szCs w:val="21"/>
          <w:lang w:val="it-IT"/>
        </w:rPr>
        <w:t>C</w:t>
      </w:r>
      <w:r>
        <w:rPr>
          <w:rFonts w:hint="eastAsia"/>
          <w:color w:val="000000"/>
          <w:spacing w:val="8"/>
          <w:szCs w:val="21"/>
          <w:lang w:val="it-IT"/>
        </w:rPr>
        <w:t>、</w:t>
      </w:r>
      <w:r>
        <w:rPr>
          <w:color w:val="000000"/>
          <w:spacing w:val="8"/>
          <w:szCs w:val="21"/>
          <w:lang w:val="it-IT"/>
        </w:rPr>
        <w:t>E</w:t>
      </w:r>
      <w:r>
        <w:rPr>
          <w:rFonts w:hint="eastAsia"/>
          <w:color w:val="000000"/>
          <w:spacing w:val="8"/>
          <w:szCs w:val="21"/>
          <w:lang w:val="it-IT"/>
        </w:rPr>
        <w:t>列</w:t>
      </w:r>
      <w:bookmarkEnd w:id="198"/>
      <w:bookmarkEnd w:id="199"/>
      <w:bookmarkEnd w:id="200"/>
      <w:bookmarkEnd w:id="201"/>
    </w:p>
    <w:p>
      <w:pPr>
        <w:spacing w:line="440" w:lineRule="exact"/>
        <w:ind w:firstLine="452" w:firstLineChars="200"/>
        <w:rPr>
          <w:color w:val="000000"/>
          <w:spacing w:val="8"/>
          <w:szCs w:val="21"/>
          <w:lang w:val="it-IT"/>
        </w:rPr>
      </w:pPr>
      <w:r>
        <w:rPr>
          <w:rFonts w:hint="eastAsia"/>
          <w:color w:val="000000"/>
          <w:spacing w:val="8"/>
          <w:szCs w:val="21"/>
          <w:lang w:val="it-IT"/>
        </w:rPr>
        <w:t>第</w:t>
      </w:r>
      <w:r>
        <w:rPr>
          <w:color w:val="000000"/>
          <w:spacing w:val="8"/>
          <w:szCs w:val="21"/>
          <w:lang w:val="it-IT"/>
        </w:rPr>
        <w:t>IV</w:t>
      </w:r>
      <w:r>
        <w:rPr>
          <w:rFonts w:hint="eastAsia"/>
          <w:color w:val="000000"/>
          <w:spacing w:val="8"/>
          <w:szCs w:val="21"/>
          <w:lang w:val="it-IT"/>
        </w:rPr>
        <w:t>部分</w:t>
      </w:r>
      <w:r>
        <w:rPr>
          <w:color w:val="000000"/>
          <w:spacing w:val="8"/>
          <w:szCs w:val="21"/>
          <w:lang w:val="it-IT"/>
        </w:rPr>
        <w:t>：</w:t>
      </w:r>
    </w:p>
    <w:p>
      <w:pPr>
        <w:spacing w:line="440" w:lineRule="exact"/>
        <w:ind w:firstLine="452" w:firstLineChars="200"/>
        <w:outlineLvl w:val="0"/>
        <w:rPr>
          <w:color w:val="000000"/>
          <w:spacing w:val="8"/>
          <w:szCs w:val="21"/>
          <w:lang w:val="it-IT"/>
        </w:rPr>
      </w:pPr>
      <w:bookmarkStart w:id="202" w:name="_Toc135903912"/>
      <w:bookmarkStart w:id="203" w:name="_Toc139635780"/>
      <w:bookmarkStart w:id="204" w:name="_Toc135383055"/>
      <w:bookmarkStart w:id="205" w:name="_Toc144477380"/>
      <w:r>
        <w:rPr>
          <w:color w:val="000000"/>
          <w:spacing w:val="8"/>
          <w:szCs w:val="21"/>
          <w:lang w:val="it-IT"/>
        </w:rPr>
        <w:t xml:space="preserve">[106.]=[107.]+[108.]+…+[140.]; </w:t>
      </w:r>
      <w:r>
        <w:rPr>
          <w:rFonts w:hint="eastAsia"/>
          <w:color w:val="000000"/>
          <w:spacing w:val="8"/>
          <w:szCs w:val="21"/>
          <w:lang w:val="it-IT"/>
        </w:rPr>
        <w:t>适用于</w:t>
      </w:r>
      <w:r>
        <w:rPr>
          <w:color w:val="000000"/>
          <w:spacing w:val="8"/>
          <w:szCs w:val="21"/>
          <w:lang w:val="it-IT"/>
        </w:rPr>
        <w:t>A</w:t>
      </w:r>
      <w:r>
        <w:rPr>
          <w:rFonts w:hint="eastAsia"/>
          <w:color w:val="000000"/>
          <w:spacing w:val="8"/>
          <w:szCs w:val="21"/>
          <w:lang w:val="it-IT"/>
        </w:rPr>
        <w:t>、</w:t>
      </w:r>
      <w:r>
        <w:rPr>
          <w:color w:val="000000"/>
          <w:spacing w:val="8"/>
          <w:szCs w:val="21"/>
          <w:lang w:val="it-IT"/>
        </w:rPr>
        <w:t>B</w:t>
      </w:r>
      <w:r>
        <w:rPr>
          <w:rFonts w:hint="eastAsia"/>
          <w:color w:val="000000"/>
          <w:spacing w:val="8"/>
          <w:szCs w:val="21"/>
          <w:lang w:val="it-IT"/>
        </w:rPr>
        <w:t>、</w:t>
      </w:r>
      <w:r>
        <w:rPr>
          <w:color w:val="000000"/>
          <w:spacing w:val="8"/>
          <w:szCs w:val="21"/>
          <w:lang w:val="it-IT"/>
        </w:rPr>
        <w:t>C</w:t>
      </w:r>
      <w:r>
        <w:rPr>
          <w:rFonts w:hint="eastAsia"/>
          <w:color w:val="000000"/>
          <w:spacing w:val="8"/>
          <w:szCs w:val="21"/>
          <w:lang w:val="it-IT"/>
        </w:rPr>
        <w:t>、</w:t>
      </w:r>
      <w:r>
        <w:rPr>
          <w:color w:val="000000"/>
          <w:spacing w:val="8"/>
          <w:szCs w:val="21"/>
          <w:lang w:val="it-IT"/>
        </w:rPr>
        <w:t>E</w:t>
      </w:r>
      <w:r>
        <w:rPr>
          <w:rFonts w:hint="eastAsia"/>
          <w:color w:val="000000"/>
          <w:spacing w:val="8"/>
          <w:szCs w:val="21"/>
          <w:lang w:val="it-IT"/>
        </w:rPr>
        <w:t>列</w:t>
      </w:r>
      <w:bookmarkEnd w:id="202"/>
      <w:bookmarkEnd w:id="203"/>
      <w:bookmarkEnd w:id="204"/>
      <w:bookmarkEnd w:id="205"/>
      <w:r>
        <w:rPr>
          <w:color w:val="000000"/>
          <w:spacing w:val="8"/>
          <w:szCs w:val="21"/>
          <w:lang w:val="it-IT"/>
        </w:rPr>
        <w:t xml:space="preserve"> </w:t>
      </w:r>
    </w:p>
    <w:p>
      <w:pPr>
        <w:spacing w:line="440" w:lineRule="exact"/>
        <w:ind w:firstLine="453" w:firstLineChars="200"/>
        <w:rPr>
          <w:b/>
          <w:bCs/>
          <w:color w:val="000000"/>
          <w:spacing w:val="8"/>
          <w:szCs w:val="21"/>
          <w:lang w:val="it-IT"/>
        </w:rPr>
      </w:pPr>
      <w:r>
        <w:rPr>
          <w:b/>
          <w:bCs/>
          <w:color w:val="000000"/>
          <w:spacing w:val="8"/>
          <w:szCs w:val="21"/>
          <w:lang w:val="it-IT"/>
        </w:rPr>
        <w:t>2.</w:t>
      </w:r>
      <w:r>
        <w:rPr>
          <w:b/>
          <w:bCs/>
          <w:color w:val="000000"/>
          <w:spacing w:val="8"/>
          <w:szCs w:val="21"/>
        </w:rPr>
        <w:t>表间核对关系</w:t>
      </w:r>
    </w:p>
    <w:p>
      <w:pPr>
        <w:spacing w:line="440" w:lineRule="exact"/>
        <w:ind w:firstLine="452" w:firstLineChars="200"/>
        <w:rPr>
          <w:color w:val="000000"/>
          <w:spacing w:val="8"/>
          <w:szCs w:val="21"/>
          <w:lang w:val="it-IT"/>
        </w:rPr>
      </w:pPr>
      <w:r>
        <w:rPr>
          <w:color w:val="000000"/>
          <w:spacing w:val="8"/>
          <w:szCs w:val="21"/>
          <w:lang w:val="it-IT"/>
        </w:rPr>
        <w:t>[1.A]&lt;=G4E-4[1.O]</w:t>
      </w:r>
    </w:p>
    <w:p>
      <w:pPr>
        <w:spacing w:line="440" w:lineRule="exact"/>
        <w:ind w:firstLine="452" w:firstLineChars="200"/>
        <w:rPr>
          <w:color w:val="000000"/>
          <w:spacing w:val="8"/>
          <w:szCs w:val="21"/>
          <w:lang w:val="it-IT"/>
        </w:rPr>
      </w:pPr>
      <w:r>
        <w:rPr>
          <w:color w:val="000000"/>
          <w:spacing w:val="8"/>
          <w:szCs w:val="21"/>
          <w:lang w:val="it-IT"/>
        </w:rPr>
        <w:t>[1.C]&lt;=G4E-4[1.P]</w:t>
      </w:r>
    </w:p>
    <w:p>
      <w:pPr>
        <w:spacing w:line="440" w:lineRule="exact"/>
        <w:ind w:firstLine="452" w:firstLineChars="200"/>
        <w:rPr>
          <w:color w:val="000000"/>
          <w:spacing w:val="8"/>
          <w:szCs w:val="21"/>
          <w:lang w:val="it-IT"/>
        </w:rPr>
      </w:pPr>
      <w:r>
        <w:rPr>
          <w:color w:val="000000"/>
          <w:spacing w:val="8"/>
          <w:szCs w:val="21"/>
          <w:lang w:val="it-IT"/>
        </w:rPr>
        <w:t>[1.E]&lt;=G4E-4[1.R]</w:t>
      </w:r>
    </w:p>
    <w:p>
      <w:pPr>
        <w:spacing w:line="440" w:lineRule="exact"/>
        <w:ind w:firstLine="452" w:firstLineChars="200"/>
        <w:rPr>
          <w:color w:val="000000"/>
          <w:spacing w:val="8"/>
          <w:szCs w:val="21"/>
          <w:lang w:val="it-IT"/>
        </w:rPr>
      </w:pPr>
      <w:r>
        <w:rPr>
          <w:color w:val="000000"/>
          <w:spacing w:val="8"/>
          <w:szCs w:val="21"/>
          <w:lang w:val="it-IT"/>
        </w:rPr>
        <w:t>[36.A]&lt;=G4E-4[18.O]</w:t>
      </w:r>
    </w:p>
    <w:p>
      <w:pPr>
        <w:spacing w:line="440" w:lineRule="exact"/>
        <w:ind w:firstLine="452" w:firstLineChars="200"/>
        <w:rPr>
          <w:color w:val="000000"/>
          <w:spacing w:val="8"/>
          <w:szCs w:val="21"/>
          <w:lang w:val="it-IT"/>
        </w:rPr>
      </w:pPr>
      <w:r>
        <w:rPr>
          <w:color w:val="000000"/>
          <w:spacing w:val="8"/>
          <w:szCs w:val="21"/>
          <w:lang w:val="it-IT"/>
        </w:rPr>
        <w:t>[36.C]&lt;=G4E-4[18.P]</w:t>
      </w:r>
    </w:p>
    <w:p>
      <w:pPr>
        <w:spacing w:line="440" w:lineRule="exact"/>
        <w:ind w:firstLine="452" w:firstLineChars="200"/>
        <w:rPr>
          <w:color w:val="000000"/>
          <w:spacing w:val="8"/>
          <w:szCs w:val="21"/>
          <w:lang w:val="it-IT"/>
        </w:rPr>
      </w:pPr>
      <w:r>
        <w:rPr>
          <w:color w:val="000000"/>
          <w:spacing w:val="8"/>
          <w:szCs w:val="21"/>
          <w:lang w:val="it-IT"/>
        </w:rPr>
        <w:t>[36.E]&lt;=G4E-4[18.R]</w:t>
      </w:r>
    </w:p>
    <w:p>
      <w:pPr>
        <w:spacing w:line="440" w:lineRule="exact"/>
        <w:ind w:firstLine="452" w:firstLineChars="200"/>
        <w:rPr>
          <w:color w:val="000000"/>
          <w:spacing w:val="8"/>
          <w:szCs w:val="21"/>
          <w:lang w:val="it-IT"/>
        </w:rPr>
      </w:pPr>
      <w:r>
        <w:rPr>
          <w:color w:val="000000"/>
          <w:spacing w:val="8"/>
          <w:szCs w:val="21"/>
          <w:lang w:val="it-IT"/>
        </w:rPr>
        <w:t>[71.A]&lt;=G4E-4[35.O]</w:t>
      </w:r>
    </w:p>
    <w:p>
      <w:pPr>
        <w:spacing w:line="440" w:lineRule="exact"/>
        <w:ind w:firstLine="452" w:firstLineChars="200"/>
        <w:rPr>
          <w:color w:val="000000"/>
          <w:spacing w:val="8"/>
          <w:szCs w:val="21"/>
          <w:lang w:val="it-IT"/>
        </w:rPr>
      </w:pPr>
      <w:r>
        <w:rPr>
          <w:color w:val="000000"/>
          <w:spacing w:val="8"/>
          <w:szCs w:val="21"/>
          <w:lang w:val="it-IT"/>
        </w:rPr>
        <w:t>[71.C]&lt;=G4E-4[35.P]</w:t>
      </w:r>
    </w:p>
    <w:p>
      <w:pPr>
        <w:spacing w:line="440" w:lineRule="exact"/>
        <w:ind w:firstLine="452" w:firstLineChars="200"/>
        <w:rPr>
          <w:color w:val="000000"/>
          <w:spacing w:val="8"/>
          <w:szCs w:val="21"/>
          <w:lang w:val="it-IT"/>
        </w:rPr>
      </w:pPr>
      <w:r>
        <w:rPr>
          <w:color w:val="000000"/>
          <w:spacing w:val="8"/>
          <w:szCs w:val="21"/>
          <w:lang w:val="it-IT"/>
        </w:rPr>
        <w:t>[71.E]&lt;=G4E-4[35.R]</w:t>
      </w:r>
    </w:p>
    <w:p>
      <w:pPr>
        <w:spacing w:line="440" w:lineRule="exact"/>
        <w:ind w:firstLine="452" w:firstLineChars="200"/>
        <w:rPr>
          <w:color w:val="000000"/>
          <w:spacing w:val="8"/>
          <w:szCs w:val="21"/>
          <w:lang w:val="it-IT"/>
        </w:rPr>
      </w:pPr>
      <w:r>
        <w:rPr>
          <w:color w:val="000000"/>
          <w:spacing w:val="8"/>
          <w:szCs w:val="21"/>
          <w:lang w:val="it-IT"/>
        </w:rPr>
        <w:t>[106.A]&lt;=G4E-4[52.O]</w:t>
      </w:r>
    </w:p>
    <w:p>
      <w:pPr>
        <w:spacing w:line="440" w:lineRule="exact"/>
        <w:ind w:firstLine="452" w:firstLineChars="200"/>
        <w:rPr>
          <w:color w:val="000000"/>
          <w:spacing w:val="8"/>
          <w:szCs w:val="21"/>
          <w:lang w:val="it-IT"/>
        </w:rPr>
      </w:pPr>
      <w:r>
        <w:rPr>
          <w:color w:val="000000"/>
          <w:spacing w:val="8"/>
          <w:szCs w:val="21"/>
          <w:lang w:val="it-IT"/>
        </w:rPr>
        <w:t>[106.C]&lt;=G4E-4[52.P]</w:t>
      </w:r>
    </w:p>
    <w:p>
      <w:pPr>
        <w:spacing w:line="440" w:lineRule="exact"/>
        <w:ind w:firstLine="452" w:firstLineChars="200"/>
        <w:rPr>
          <w:color w:val="000000"/>
          <w:spacing w:val="8"/>
          <w:szCs w:val="21"/>
          <w:lang w:val="it-IT"/>
        </w:rPr>
      </w:pPr>
      <w:r>
        <w:rPr>
          <w:color w:val="000000"/>
          <w:spacing w:val="8"/>
          <w:szCs w:val="21"/>
          <w:lang w:val="it-IT"/>
        </w:rPr>
        <w:t>[106.E]&lt;=G4E-4[52.R]</w:t>
      </w:r>
    </w:p>
    <w:p>
      <w:pPr>
        <w:pStyle w:val="2"/>
        <w:rPr>
          <w:color w:val="000000"/>
          <w:sz w:val="24"/>
          <w:szCs w:val="28"/>
        </w:rPr>
        <w:sectPr>
          <w:pgSz w:w="11906" w:h="16838"/>
          <w:pgMar w:top="1440" w:right="1800" w:bottom="1440" w:left="1800" w:header="851" w:footer="992" w:gutter="0"/>
          <w:cols w:space="720" w:num="1"/>
          <w:docGrid w:type="lines" w:linePitch="312" w:charSpace="0"/>
        </w:sectPr>
      </w:pPr>
    </w:p>
    <w:p>
      <w:pPr>
        <w:pStyle w:val="2"/>
        <w:rPr>
          <w:color w:val="000000"/>
          <w:szCs w:val="30"/>
        </w:rPr>
      </w:pPr>
      <w:bookmarkStart w:id="206" w:name="_Toc333392978"/>
      <w:bookmarkStart w:id="207" w:name="_Toc425237565"/>
      <w:bookmarkStart w:id="208" w:name="_Toc23426"/>
      <w:bookmarkStart w:id="209" w:name="_Toc425156304"/>
      <w:bookmarkStart w:id="210" w:name="_Toc146037691"/>
      <w:bookmarkStart w:id="211" w:name="_Toc425156145"/>
      <w:bookmarkStart w:id="212" w:name="_Toc425156146"/>
      <w:bookmarkStart w:id="213" w:name="_Toc425237566"/>
      <w:bookmarkStart w:id="214" w:name="_Toc425156305"/>
      <w:r>
        <w:rPr>
          <w:color w:val="000000"/>
          <w:szCs w:val="30"/>
        </w:rPr>
        <w:t>G4E-6</w:t>
      </w:r>
      <w:r>
        <w:rPr>
          <w:rFonts w:hint="eastAsia"/>
          <w:color w:val="000000"/>
          <w:szCs w:val="30"/>
        </w:rPr>
        <w:t>《与非中央交易对手的交易对手信用风险情况表</w:t>
      </w:r>
      <w:bookmarkEnd w:id="206"/>
      <w:r>
        <w:rPr>
          <w:color w:val="000000"/>
          <w:szCs w:val="30"/>
        </w:rPr>
        <w:br w:type="textWrapping"/>
      </w:r>
      <w:r>
        <w:rPr>
          <w:rFonts w:hint="eastAsia"/>
          <w:color w:val="000000"/>
          <w:szCs w:val="30"/>
        </w:rPr>
        <w:t>（</w:t>
      </w:r>
      <w:r>
        <w:rPr>
          <w:color w:val="000000"/>
          <w:szCs w:val="30"/>
        </w:rPr>
        <w:t>IRB</w:t>
      </w:r>
      <w:r>
        <w:rPr>
          <w:rFonts w:hint="eastAsia"/>
          <w:color w:val="000000"/>
          <w:szCs w:val="30"/>
        </w:rPr>
        <w:t>法）》（新规）填报说明</w:t>
      </w:r>
      <w:bookmarkEnd w:id="207"/>
      <w:bookmarkEnd w:id="208"/>
      <w:bookmarkEnd w:id="209"/>
      <w:bookmarkEnd w:id="210"/>
      <w:bookmarkEnd w:id="211"/>
    </w:p>
    <w:p>
      <w:pPr>
        <w:spacing w:line="440" w:lineRule="exact"/>
        <w:ind w:firstLine="420" w:firstLineChars="200"/>
        <w:rPr>
          <w:rFonts w:ascii="宋体" w:hAnsi="宋体"/>
          <w:color w:val="000000"/>
          <w:szCs w:val="21"/>
        </w:rPr>
      </w:pPr>
    </w:p>
    <w:p>
      <w:pPr>
        <w:spacing w:line="440" w:lineRule="exact"/>
        <w:outlineLvl w:val="0"/>
        <w:rPr>
          <w:b/>
          <w:bCs/>
          <w:color w:val="000000"/>
          <w:szCs w:val="30"/>
        </w:rPr>
      </w:pPr>
      <w:r>
        <w:rPr>
          <w:rFonts w:hint="eastAsia"/>
          <w:b/>
          <w:bCs/>
          <w:color w:val="000000"/>
          <w:szCs w:val="30"/>
        </w:rPr>
        <w:t>第一部分：引言</w:t>
      </w:r>
    </w:p>
    <w:p>
      <w:pPr>
        <w:spacing w:line="440" w:lineRule="exact"/>
        <w:ind w:firstLine="420" w:firstLineChars="200"/>
        <w:rPr>
          <w:color w:val="000000"/>
          <w:szCs w:val="21"/>
        </w:rPr>
      </w:pPr>
      <w:r>
        <w:rPr>
          <w:rFonts w:ascii="宋体" w:hAnsi="宋体"/>
          <w:color w:val="000000"/>
          <w:szCs w:val="21"/>
        </w:rPr>
        <w:t>本报表依据《商业银行</w:t>
      </w:r>
      <w:r>
        <w:rPr>
          <w:rFonts w:hint="eastAsia" w:ascii="宋体" w:hAnsi="宋体"/>
          <w:color w:val="000000"/>
          <w:szCs w:val="21"/>
        </w:rPr>
        <w:t>资本管理办法》（以下简称《办法》）制定，</w:t>
      </w:r>
      <w:r>
        <w:rPr>
          <w:rFonts w:ascii="宋体" w:hAnsi="宋体"/>
          <w:color w:val="000000"/>
          <w:szCs w:val="21"/>
        </w:rPr>
        <w:t>本报表应与《</w:t>
      </w:r>
      <w:r>
        <w:rPr>
          <w:rFonts w:hint="eastAsia" w:ascii="宋体" w:hAnsi="宋体"/>
          <w:color w:val="000000"/>
          <w:szCs w:val="21"/>
        </w:rPr>
        <w:t>G4E信用风险内部评级法汇总表</w:t>
      </w:r>
      <w:r>
        <w:rPr>
          <w:rFonts w:ascii="宋体" w:hAnsi="宋体"/>
          <w:color w:val="000000"/>
          <w:szCs w:val="21"/>
        </w:rPr>
        <w:t>》一并阅读。</w:t>
      </w:r>
      <w:r>
        <w:rPr>
          <w:rFonts w:hint="eastAsia"/>
          <w:color w:val="000000"/>
          <w:szCs w:val="21"/>
        </w:rPr>
        <w:t>《办法》附件</w:t>
      </w:r>
      <w:r>
        <w:rPr>
          <w:color w:val="000000"/>
          <w:szCs w:val="21"/>
        </w:rPr>
        <w:t>9</w:t>
      </w:r>
      <w:r>
        <w:rPr>
          <w:rFonts w:hint="eastAsia"/>
          <w:color w:val="000000"/>
          <w:szCs w:val="21"/>
        </w:rPr>
        <w:t>规定了</w:t>
      </w:r>
      <w:r>
        <w:rPr>
          <w:color w:val="000000"/>
          <w:szCs w:val="21"/>
        </w:rPr>
        <w:t>具体交易对手信用风险加权资产计算</w:t>
      </w:r>
      <w:r>
        <w:rPr>
          <w:rFonts w:hint="eastAsia"/>
          <w:color w:val="000000"/>
          <w:szCs w:val="21"/>
        </w:rPr>
        <w:t>方法</w:t>
      </w:r>
      <w:r>
        <w:rPr>
          <w:color w:val="000000"/>
          <w:szCs w:val="21"/>
        </w:rPr>
        <w:t>。</w:t>
      </w:r>
    </w:p>
    <w:p>
      <w:pPr>
        <w:tabs>
          <w:tab w:val="left" w:pos="7655"/>
        </w:tabs>
        <w:spacing w:line="440" w:lineRule="exact"/>
        <w:ind w:firstLine="420" w:firstLineChars="200"/>
        <w:rPr>
          <w:color w:val="000000"/>
          <w:szCs w:val="21"/>
        </w:rPr>
      </w:pPr>
      <w:r>
        <w:rPr>
          <w:color w:val="000000"/>
          <w:szCs w:val="21"/>
        </w:rPr>
        <w:t>商业银行应计算</w:t>
      </w:r>
      <w:r>
        <w:rPr>
          <w:rFonts w:hint="eastAsia"/>
          <w:color w:val="000000"/>
          <w:szCs w:val="21"/>
        </w:rPr>
        <w:t>交易对手信用风险暴露的风险加权资产，包括与交易对手的衍生工具交易和证券融资交易形成</w:t>
      </w:r>
      <w:r>
        <w:rPr>
          <w:color w:val="000000"/>
          <w:szCs w:val="21"/>
        </w:rPr>
        <w:t>的交易对手信用风险</w:t>
      </w:r>
      <w:r>
        <w:rPr>
          <w:rFonts w:hint="eastAsia"/>
          <w:color w:val="000000"/>
          <w:szCs w:val="21"/>
        </w:rPr>
        <w:t>。本表主要</w:t>
      </w:r>
      <w:r>
        <w:rPr>
          <w:color w:val="000000"/>
          <w:szCs w:val="21"/>
        </w:rPr>
        <w:t>包括：（1）</w:t>
      </w:r>
      <w:r>
        <w:rPr>
          <w:rFonts w:hint="eastAsia"/>
          <w:color w:val="000000"/>
          <w:szCs w:val="21"/>
        </w:rPr>
        <w:t>非中央交易对手</w:t>
      </w:r>
      <w:r>
        <w:rPr>
          <w:color w:val="000000"/>
          <w:szCs w:val="21"/>
        </w:rPr>
        <w:t>衍生工具交易形成的交易对手信用风险；（2）</w:t>
      </w:r>
      <w:r>
        <w:rPr>
          <w:rFonts w:hint="eastAsia"/>
          <w:color w:val="000000"/>
          <w:szCs w:val="21"/>
        </w:rPr>
        <w:t>非中央交易对手</w:t>
      </w:r>
      <w:r>
        <w:rPr>
          <w:color w:val="000000"/>
          <w:szCs w:val="21"/>
        </w:rPr>
        <w:t>证券融资交易（包括回购交易、证券借贷和保证金贷款交易等）形成的交易对手信用风险</w:t>
      </w:r>
      <w:r>
        <w:rPr>
          <w:rFonts w:hint="eastAsia"/>
          <w:color w:val="000000"/>
          <w:szCs w:val="21"/>
        </w:rPr>
        <w:t>。信用估值调整和中央交易对手信用风险不在本表中反映。</w:t>
      </w:r>
    </w:p>
    <w:p>
      <w:pPr>
        <w:spacing w:line="440" w:lineRule="exact"/>
        <w:ind w:firstLine="420" w:firstLineChars="200"/>
        <w:rPr>
          <w:highlight w:val="yellow"/>
        </w:rPr>
      </w:pPr>
      <w:r>
        <w:t>《</w:t>
      </w:r>
      <w:r>
        <w:rPr>
          <w:rFonts w:hint="eastAsia"/>
        </w:rPr>
        <w:t>G4B-6</w:t>
      </w:r>
      <w:r>
        <w:t>交易对手信用风险</w:t>
      </w:r>
      <w:r>
        <w:rPr>
          <w:rFonts w:hint="eastAsia"/>
        </w:rPr>
        <w:t>汇总表（IRB法）</w:t>
      </w:r>
      <w:r>
        <w:t>》</w:t>
      </w:r>
      <w:r>
        <w:rPr>
          <w:rFonts w:hint="eastAsia"/>
        </w:rPr>
        <w:t>反映内评法下交易对手信用风险整体情况，数据来源于《G4E-6（a1）与非中央交易对手的衍生工具交易对手信用风险违约风险计算表（SACCR</w:t>
      </w:r>
      <w:r>
        <w:t xml:space="preserve"> </w:t>
      </w:r>
      <w:r>
        <w:rPr>
          <w:rFonts w:hint="eastAsia"/>
        </w:rPr>
        <w:t>IRB法）》《G4E-6（a）与非中央交易对手的衍生工具交易对手信用风险违约风险计算表（CEM</w:t>
      </w:r>
      <w:r>
        <w:t xml:space="preserve"> </w:t>
      </w:r>
      <w:r>
        <w:rPr>
          <w:rFonts w:hint="eastAsia"/>
        </w:rPr>
        <w:t>IRB法）》《G4E-6（b）与非中央交易对手的证券融资交易交易对手信用风险违约风险计算表（IRB法）》的工作底稿。</w:t>
      </w:r>
    </w:p>
    <w:p>
      <w:pPr>
        <w:spacing w:line="440" w:lineRule="exact"/>
        <w:outlineLvl w:val="0"/>
        <w:rPr>
          <w:b/>
          <w:bCs/>
          <w:color w:val="000000"/>
          <w:szCs w:val="30"/>
        </w:rPr>
      </w:pPr>
      <w:r>
        <w:rPr>
          <w:b/>
          <w:bCs/>
          <w:color w:val="000000"/>
          <w:szCs w:val="30"/>
        </w:rPr>
        <w:t>第二部分：一般说明</w:t>
      </w:r>
    </w:p>
    <w:p>
      <w:pPr>
        <w:spacing w:line="440" w:lineRule="exact"/>
        <w:ind w:firstLine="420" w:firstLineChars="200"/>
        <w:rPr>
          <w:color w:val="000000"/>
          <w:szCs w:val="21"/>
        </w:rPr>
      </w:pPr>
      <w:r>
        <w:rPr>
          <w:color w:val="000000"/>
          <w:szCs w:val="21"/>
        </w:rPr>
        <w:t>1．报表名称：</w:t>
      </w:r>
      <w:r>
        <w:rPr>
          <w:rFonts w:hint="eastAsia"/>
          <w:color w:val="000000"/>
          <w:szCs w:val="21"/>
        </w:rPr>
        <w:t>与非中央交易对手的交易对手信用风险情况表（IRB法）。</w:t>
      </w:r>
    </w:p>
    <w:p>
      <w:pPr>
        <w:spacing w:line="440" w:lineRule="exact"/>
        <w:ind w:firstLine="420" w:firstLineChars="200"/>
        <w:rPr>
          <w:color w:val="000000"/>
          <w:szCs w:val="21"/>
        </w:rPr>
      </w:pPr>
      <w:r>
        <w:rPr>
          <w:bCs/>
          <w:color w:val="000000"/>
          <w:szCs w:val="21"/>
        </w:rPr>
        <w:t>2．报表编码</w:t>
      </w:r>
      <w:r>
        <w:rPr>
          <w:color w:val="000000"/>
          <w:szCs w:val="21"/>
        </w:rPr>
        <w:t>：</w:t>
      </w:r>
      <w:del w:id="71" w:author="陈静" w:date="2024-12-12T15:31:42Z">
        <w:r>
          <w:rPr>
            <w:rFonts w:hint="eastAsia"/>
            <w:color w:val="000000"/>
            <w:szCs w:val="21"/>
          </w:rPr>
          <w:delText>银监审号</w:delText>
        </w:r>
      </w:del>
      <w:ins w:id="72" w:author="陈静" w:date="2024-12-12T15:31:42Z">
        <w:r>
          <w:rPr>
            <w:rFonts w:hint="eastAsia"/>
            <w:color w:val="000000"/>
            <w:szCs w:val="21"/>
            <w:lang w:eastAsia="zh-CN"/>
          </w:rPr>
          <w:t>金监</w:t>
        </w:r>
      </w:ins>
      <w:ins w:id="73" w:author="王雅洁" w:date="2024-12-13T10:51:47Z">
        <w:r>
          <w:rPr>
            <w:rFonts w:hint="eastAsia"/>
            <w:color w:val="000000"/>
            <w:szCs w:val="21"/>
            <w:lang w:eastAsia="zh-CN"/>
          </w:rPr>
          <w:t>统</w:t>
        </w:r>
      </w:ins>
      <w:ins w:id="74" w:author="王雅洁" w:date="2024-12-13T10:51:45Z">
        <w:r>
          <w:rPr>
            <w:color w:val="000000"/>
            <w:szCs w:val="30"/>
          </w:rPr>
          <w:t>G4E-6</w:t>
        </w:r>
      </w:ins>
      <w:ins w:id="75" w:author="陈静" w:date="2024-12-12T15:31:42Z">
        <w:del w:id="76" w:author="王雅洁" w:date="2024-12-13T10:51:45Z">
          <w:r>
            <w:rPr>
              <w:rFonts w:hint="eastAsia"/>
              <w:color w:val="000000"/>
              <w:szCs w:val="21"/>
              <w:lang w:eastAsia="zh-CN"/>
            </w:rPr>
            <w:delText>审</w:delText>
          </w:r>
        </w:del>
      </w:ins>
      <w:ins w:id="77" w:author="陈静" w:date="2024-12-12T15:31:42Z">
        <w:r>
          <w:rPr>
            <w:rFonts w:hint="eastAsia"/>
            <w:color w:val="000000"/>
            <w:szCs w:val="21"/>
            <w:lang w:eastAsia="zh-CN"/>
          </w:rPr>
          <w:t>号</w:t>
        </w:r>
      </w:ins>
      <w:r>
        <w:rPr>
          <w:rFonts w:hint="eastAsia"/>
          <w:color w:val="000000"/>
          <w:szCs w:val="21"/>
        </w:rPr>
        <w:t>。</w:t>
      </w:r>
    </w:p>
    <w:p>
      <w:pPr>
        <w:spacing w:line="440" w:lineRule="exact"/>
        <w:ind w:firstLine="420" w:firstLineChars="200"/>
        <w:rPr>
          <w:color w:val="000000"/>
          <w:szCs w:val="21"/>
        </w:rPr>
      </w:pPr>
      <w:r>
        <w:rPr>
          <w:color w:val="000000"/>
          <w:szCs w:val="21"/>
        </w:rPr>
        <w:t>3</w:t>
      </w:r>
      <w:r>
        <w:rPr>
          <w:rFonts w:hint="eastAsia"/>
          <w:color w:val="000000"/>
          <w:szCs w:val="21"/>
        </w:rPr>
        <w:t>．</w:t>
      </w:r>
      <w:r>
        <w:rPr>
          <w:color w:val="000000"/>
          <w:szCs w:val="21"/>
        </w:rPr>
        <w:t>填报机构：</w:t>
      </w:r>
      <w:r>
        <w:rPr>
          <w:rFonts w:hint="eastAsia" w:ascii="宋体" w:hAnsi="宋体"/>
          <w:color w:val="000000"/>
          <w:szCs w:val="21"/>
        </w:rPr>
        <w:t>经国家金融监督管理总局验收通过实施信用风险内部评级法的商业银行</w:t>
      </w:r>
      <w:r>
        <w:rPr>
          <w:rFonts w:ascii="宋体" w:hAnsi="宋体"/>
          <w:color w:val="000000"/>
          <w:szCs w:val="21"/>
        </w:rPr>
        <w:t>。</w:t>
      </w:r>
    </w:p>
    <w:p>
      <w:pPr>
        <w:spacing w:line="440" w:lineRule="exact"/>
        <w:ind w:firstLine="420" w:firstLineChars="200"/>
        <w:rPr>
          <w:rFonts w:ascii="宋体" w:hAnsi="宋体"/>
          <w:color w:val="000000"/>
          <w:szCs w:val="21"/>
        </w:rPr>
      </w:pPr>
      <w:r>
        <w:rPr>
          <w:rFonts w:ascii="宋体" w:hAnsi="宋体"/>
          <w:color w:val="000000"/>
          <w:szCs w:val="21"/>
        </w:rPr>
        <w:t>4</w:t>
      </w:r>
      <w:r>
        <w:rPr>
          <w:rFonts w:hint="eastAsia" w:ascii="宋体" w:hAnsi="宋体"/>
          <w:bCs/>
          <w:color w:val="000000"/>
          <w:szCs w:val="21"/>
        </w:rPr>
        <w:t>．</w:t>
      </w:r>
      <w:r>
        <w:rPr>
          <w:rFonts w:ascii="宋体" w:hAnsi="宋体"/>
          <w:color w:val="000000"/>
          <w:szCs w:val="21"/>
        </w:rPr>
        <w:t>报送</w:t>
      </w:r>
      <w:r>
        <w:rPr>
          <w:rFonts w:hint="eastAsia" w:ascii="宋体" w:hAnsi="宋体"/>
          <w:color w:val="000000"/>
          <w:szCs w:val="21"/>
        </w:rPr>
        <w:t>口径、</w:t>
      </w:r>
      <w:r>
        <w:rPr>
          <w:rFonts w:ascii="宋体" w:hAnsi="宋体"/>
          <w:color w:val="000000"/>
          <w:szCs w:val="21"/>
        </w:rPr>
        <w:t>频度</w:t>
      </w:r>
      <w:r>
        <w:rPr>
          <w:rFonts w:hint="eastAsia" w:ascii="宋体" w:hAnsi="宋体"/>
          <w:color w:val="000000"/>
          <w:szCs w:val="21"/>
        </w:rPr>
        <w:t>及时间</w:t>
      </w:r>
      <w:r>
        <w:rPr>
          <w:rFonts w:ascii="宋体" w:hAnsi="宋体"/>
          <w:color w:val="000000"/>
          <w:szCs w:val="21"/>
        </w:rPr>
        <w:t>：</w:t>
      </w:r>
      <w:r>
        <w:rPr>
          <w:rFonts w:hint="eastAsia" w:ascii="宋体" w:hAnsi="宋体"/>
          <w:szCs w:val="21"/>
        </w:rPr>
        <w:t>法人汇总数据（</w:t>
      </w:r>
      <w:r>
        <w:rPr>
          <w:rFonts w:ascii="宋体" w:hAnsi="宋体"/>
          <w:szCs w:val="21"/>
        </w:rPr>
        <w:t>季报</w:t>
      </w:r>
      <w:r>
        <w:rPr>
          <w:rFonts w:hint="eastAsia" w:ascii="宋体" w:hAnsi="宋体"/>
          <w:szCs w:val="21"/>
        </w:rPr>
        <w:t>）</w:t>
      </w:r>
      <w:r>
        <w:rPr>
          <w:rFonts w:ascii="宋体" w:hAnsi="宋体"/>
          <w:szCs w:val="21"/>
        </w:rPr>
        <w:t>为季后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420" w:firstLineChars="200"/>
        <w:rPr>
          <w:rFonts w:ascii="宋体" w:hAnsi="宋体"/>
          <w:color w:val="000000"/>
          <w:szCs w:val="21"/>
        </w:rPr>
      </w:pPr>
      <w:r>
        <w:rPr>
          <w:rFonts w:ascii="宋体" w:hAnsi="宋体"/>
          <w:color w:val="000000"/>
          <w:szCs w:val="21"/>
        </w:rPr>
        <w:t>5</w:t>
      </w:r>
      <w:r>
        <w:rPr>
          <w:rFonts w:hint="eastAsia" w:ascii="宋体" w:hAnsi="宋体"/>
          <w:bCs/>
          <w:color w:val="000000"/>
          <w:szCs w:val="21"/>
        </w:rPr>
        <w:t>．</w:t>
      </w:r>
      <w:r>
        <w:rPr>
          <w:rFonts w:ascii="宋体" w:hAnsi="宋体"/>
          <w:color w:val="000000"/>
          <w:szCs w:val="21"/>
        </w:rPr>
        <w:t>报送方式：</w:t>
      </w:r>
      <w:r>
        <w:rPr>
          <w:rFonts w:hint="eastAsia" w:ascii="宋体" w:hAnsi="宋体"/>
          <w:color w:val="000000"/>
          <w:szCs w:val="21"/>
        </w:rPr>
        <w:t>以电子报表形式报送国家金融监督管理总局。</w:t>
      </w:r>
    </w:p>
    <w:p>
      <w:pPr>
        <w:spacing w:line="440" w:lineRule="exact"/>
        <w:ind w:firstLine="420" w:firstLineChars="200"/>
        <w:rPr>
          <w:rFonts w:ascii="宋体" w:hAnsi="宋体"/>
          <w:color w:val="000000"/>
          <w:szCs w:val="21"/>
        </w:rPr>
      </w:pPr>
      <w:r>
        <w:rPr>
          <w:rFonts w:hint="eastAsia" w:ascii="宋体" w:hAnsi="宋体"/>
          <w:color w:val="000000"/>
          <w:szCs w:val="21"/>
        </w:rPr>
        <w:t>6．</w:t>
      </w:r>
      <w:r>
        <w:rPr>
          <w:rFonts w:ascii="宋体" w:hAnsi="宋体"/>
          <w:color w:val="000000"/>
          <w:szCs w:val="21"/>
        </w:rPr>
        <w:t>数据单位：万元。</w:t>
      </w:r>
    </w:p>
    <w:p>
      <w:pPr>
        <w:spacing w:line="440" w:lineRule="exact"/>
        <w:ind w:firstLine="420" w:firstLineChars="200"/>
        <w:rPr>
          <w:rFonts w:ascii="宋体" w:hAnsi="宋体"/>
          <w:color w:val="000000"/>
          <w:szCs w:val="21"/>
        </w:rPr>
      </w:pPr>
      <w:r>
        <w:rPr>
          <w:rFonts w:hint="eastAsia" w:ascii="宋体" w:hAnsi="宋体"/>
          <w:color w:val="000000"/>
          <w:szCs w:val="21"/>
        </w:rPr>
        <w:t>7．</w:t>
      </w:r>
      <w:r>
        <w:rPr>
          <w:rFonts w:ascii="宋体" w:hAnsi="宋体"/>
          <w:color w:val="000000"/>
          <w:szCs w:val="21"/>
        </w:rPr>
        <w:t>四舍五入要求：金额保留</w:t>
      </w:r>
      <w:r>
        <w:rPr>
          <w:rFonts w:hint="eastAsia" w:ascii="宋体" w:hAnsi="宋体"/>
          <w:color w:val="000000"/>
          <w:szCs w:val="21"/>
        </w:rPr>
        <w:t>两位小数</w:t>
      </w:r>
      <w:r>
        <w:rPr>
          <w:rFonts w:ascii="宋体" w:hAnsi="宋体"/>
          <w:color w:val="000000"/>
          <w:szCs w:val="21"/>
        </w:rPr>
        <w:t>，</w:t>
      </w:r>
      <w:r>
        <w:rPr>
          <w:rFonts w:hint="eastAsia" w:ascii="宋体" w:hAnsi="宋体"/>
          <w:color w:val="000000"/>
          <w:szCs w:val="21"/>
        </w:rPr>
        <w:t>笔数保留整数，</w:t>
      </w:r>
      <w:r>
        <w:rPr>
          <w:rFonts w:ascii="宋体" w:hAnsi="宋体"/>
          <w:color w:val="000000"/>
          <w:szCs w:val="21"/>
        </w:rPr>
        <w:t>百分比保留两位小数。</w:t>
      </w:r>
    </w:p>
    <w:p>
      <w:pPr>
        <w:spacing w:line="440" w:lineRule="exact"/>
        <w:ind w:firstLine="420" w:firstLineChars="200"/>
        <w:rPr>
          <w:color w:val="000000"/>
          <w:szCs w:val="21"/>
        </w:rPr>
      </w:pPr>
      <w:r>
        <w:rPr>
          <w:rFonts w:hint="eastAsia" w:ascii="宋体" w:hAnsi="宋体"/>
          <w:color w:val="000000"/>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r>
        <w:rPr>
          <w:rFonts w:ascii="宋体" w:hAnsi="宋体"/>
          <w:color w:val="000000"/>
          <w:szCs w:val="21"/>
        </w:rPr>
        <w:t>。</w:t>
      </w:r>
    </w:p>
    <w:p>
      <w:pPr>
        <w:spacing w:line="440" w:lineRule="exact"/>
        <w:outlineLvl w:val="0"/>
        <w:rPr>
          <w:b/>
          <w:bCs/>
          <w:color w:val="000000"/>
          <w:szCs w:val="30"/>
        </w:rPr>
      </w:pPr>
      <w:r>
        <w:rPr>
          <w:b/>
          <w:bCs/>
          <w:color w:val="000000"/>
          <w:szCs w:val="30"/>
        </w:rPr>
        <w:t>第</w:t>
      </w:r>
      <w:r>
        <w:rPr>
          <w:rFonts w:hint="eastAsia"/>
          <w:b/>
          <w:bCs/>
          <w:color w:val="000000"/>
          <w:szCs w:val="30"/>
        </w:rPr>
        <w:t>三</w:t>
      </w:r>
      <w:r>
        <w:rPr>
          <w:b/>
          <w:bCs/>
          <w:color w:val="000000"/>
          <w:szCs w:val="30"/>
        </w:rPr>
        <w:t>部分：</w:t>
      </w:r>
      <w:r>
        <w:rPr>
          <w:rFonts w:hint="eastAsia"/>
          <w:b/>
          <w:bCs/>
          <w:color w:val="000000"/>
          <w:szCs w:val="30"/>
        </w:rPr>
        <w:t>具体</w:t>
      </w:r>
      <w:r>
        <w:rPr>
          <w:b/>
          <w:bCs/>
          <w:color w:val="000000"/>
          <w:szCs w:val="30"/>
        </w:rPr>
        <w:t>说明</w:t>
      </w:r>
    </w:p>
    <w:p>
      <w:pPr>
        <w:widowControl/>
        <w:spacing w:line="440" w:lineRule="atLeast"/>
        <w:ind w:firstLine="420"/>
        <w:rPr>
          <w:color w:val="000000"/>
          <w:kern w:val="0"/>
          <w:szCs w:val="21"/>
        </w:rPr>
      </w:pPr>
      <w:r>
        <w:rPr>
          <w:color w:val="000000"/>
          <w:kern w:val="0"/>
          <w:szCs w:val="21"/>
        </w:rPr>
        <w:t>商业银行的交易对手为经我国金融监督管理部门批准设立的金融机构，且交易双方签署《中国银行间市场金融衍生产品交易主协议》《中国证券期货市场衍生品交易主协议》《国际掉期及衍生工具协会主协议》或者国家金融监督管理总局认可的其他合法有效净额结算主协议的，可不适用</w:t>
      </w:r>
      <w:r>
        <w:rPr>
          <w:color w:val="000000"/>
          <w:szCs w:val="21"/>
        </w:rPr>
        <w:t>《办法》附件9第二部分（五）</w:t>
      </w:r>
      <w:r>
        <w:rPr>
          <w:rFonts w:hint="eastAsia"/>
          <w:color w:val="000000"/>
          <w:szCs w:val="21"/>
        </w:rPr>
        <w:t>第一条中</w:t>
      </w:r>
      <w:r>
        <w:rPr>
          <w:color w:val="000000"/>
          <w:szCs w:val="21"/>
        </w:rPr>
        <w:t>第2款、第3款</w:t>
      </w:r>
      <w:r>
        <w:rPr>
          <w:color w:val="000000"/>
          <w:kern w:val="0"/>
          <w:szCs w:val="21"/>
        </w:rPr>
        <w:t>的规定，商业银行可以按照净额计算衍生工具交易对手违约风险暴露。商业银行债券回购交易违约风险和资本计量参照上述要求执行。商业银行与其他交易对手的净额结算组合认定仍按</w:t>
      </w:r>
      <w:r>
        <w:rPr>
          <w:color w:val="000000"/>
          <w:szCs w:val="21"/>
        </w:rPr>
        <w:t>《办法》附件9相关</w:t>
      </w:r>
      <w:r>
        <w:rPr>
          <w:color w:val="000000"/>
          <w:kern w:val="0"/>
          <w:szCs w:val="21"/>
        </w:rPr>
        <w:t>要求执行。</w:t>
      </w:r>
    </w:p>
    <w:p>
      <w:pPr>
        <w:widowControl/>
        <w:spacing w:line="440" w:lineRule="atLeast"/>
        <w:ind w:firstLine="420"/>
        <w:rPr>
          <w:color w:val="000000"/>
          <w:kern w:val="0"/>
          <w:szCs w:val="21"/>
        </w:rPr>
      </w:pPr>
      <w:r>
        <w:rPr>
          <w:color w:val="000000"/>
          <w:kern w:val="0"/>
          <w:szCs w:val="21"/>
        </w:rPr>
        <w:t>[与非中央交易对手的衍生工具的交易对手违约风险（内评法）]：反映衍生工具交易形成的交易对手违约风险。对于使用标准法计量违约风险暴露商业银行（以下简称SA-CCR银行），详细计算表见《G4E-6（a1）与非中央交易对手的衍生工具交易对手信用风险违约风险计算表（SACCR IRB法）》及其对应的填报说明；对于使用现期风险暴露法计量违约风险暴露的商业银行，详细计算表见《G4E-6（a）与非中央交易对手的衍生工具交易对手信用风险违约风险计算表（CEM IRB法）》及对应的填报说明。</w:t>
      </w:r>
    </w:p>
    <w:p>
      <w:pPr>
        <w:widowControl/>
        <w:spacing w:line="440" w:lineRule="atLeast"/>
        <w:ind w:firstLine="420"/>
        <w:rPr>
          <w:color w:val="000000"/>
          <w:kern w:val="0"/>
          <w:szCs w:val="21"/>
        </w:rPr>
      </w:pPr>
      <w:r>
        <w:rPr>
          <w:color w:val="000000"/>
          <w:kern w:val="0"/>
          <w:szCs w:val="21"/>
        </w:rPr>
        <w:t>[与非中央交易对手的证券融资交易的交易对手违约风险（内评法）]：反映证券融资交易形成的交易对手违约风险。这部分风险加权资产的详细计算表见《G4E-6（b）与非中央交易对手的证券融资交易交易对手信用风险违约风险计算表（IRB法）》及对应的填报说明。</w:t>
      </w:r>
    </w:p>
    <w:p>
      <w:pPr>
        <w:widowControl/>
        <w:spacing w:line="440" w:lineRule="atLeast"/>
        <w:ind w:firstLine="420"/>
        <w:rPr>
          <w:color w:val="000000"/>
          <w:kern w:val="0"/>
          <w:szCs w:val="21"/>
        </w:rPr>
      </w:pPr>
      <w:r>
        <w:rPr>
          <w:color w:val="000000"/>
          <w:kern w:val="0"/>
          <w:szCs w:val="21"/>
        </w:rPr>
        <w:t>[1.公司小计]：是指商业银行对公司风险暴露的合计，详细规则详见《附件4：信用风险内部评级法风险暴露分类标准》。</w:t>
      </w:r>
    </w:p>
    <w:p>
      <w:pPr>
        <w:widowControl/>
        <w:spacing w:line="440" w:lineRule="atLeast"/>
        <w:ind w:firstLine="420"/>
        <w:rPr>
          <w:color w:val="000000"/>
          <w:kern w:val="0"/>
          <w:szCs w:val="21"/>
        </w:rPr>
      </w:pPr>
      <w:r>
        <w:rPr>
          <w:color w:val="000000"/>
          <w:kern w:val="0"/>
          <w:szCs w:val="21"/>
        </w:rPr>
        <w:t>[2.主权小计]：是指商业银行对主权风险暴露的合计，详细规则详见《附件4：信用风险内部评级法风险暴露分类标准》。</w:t>
      </w:r>
    </w:p>
    <w:p>
      <w:pPr>
        <w:widowControl/>
        <w:spacing w:line="440" w:lineRule="atLeast"/>
        <w:ind w:firstLine="420"/>
        <w:rPr>
          <w:color w:val="000000"/>
          <w:kern w:val="0"/>
          <w:szCs w:val="21"/>
        </w:rPr>
      </w:pPr>
      <w:r>
        <w:rPr>
          <w:color w:val="000000"/>
          <w:kern w:val="0"/>
          <w:szCs w:val="21"/>
        </w:rPr>
        <w:t>[3.金融机构小计]：是指商业银行对金融机构风险暴露的合计，详细规则详见《附件4：信用风险内部评级法风险暴露分类标准》。</w:t>
      </w:r>
    </w:p>
    <w:p>
      <w:pPr>
        <w:widowControl/>
        <w:spacing w:line="440" w:lineRule="atLeast"/>
        <w:ind w:firstLine="420"/>
        <w:rPr>
          <w:color w:val="000000"/>
          <w:kern w:val="0"/>
          <w:szCs w:val="21"/>
        </w:rPr>
      </w:pPr>
      <w:r>
        <w:rPr>
          <w:color w:val="000000"/>
          <w:kern w:val="0"/>
          <w:szCs w:val="21"/>
        </w:rPr>
        <w:t>[4.零售小计]：是指商业银行对零售风险暴露的合计，详细规则详见《附件4：信用风险内部评级法风险暴露分类标准》。</w:t>
      </w:r>
    </w:p>
    <w:p>
      <w:pPr>
        <w:widowControl/>
        <w:spacing w:line="440" w:lineRule="atLeast"/>
        <w:ind w:firstLine="420"/>
        <w:rPr>
          <w:color w:val="000000"/>
          <w:kern w:val="0"/>
          <w:szCs w:val="21"/>
        </w:rPr>
      </w:pPr>
      <w:r>
        <w:rPr>
          <w:color w:val="000000"/>
          <w:kern w:val="0"/>
          <w:szCs w:val="21"/>
        </w:rPr>
        <w:t>[6.其他小计]：是指商业银行对其他风险暴露的合计，详细规则详见《附件4：信用风险内部评级法风险暴露分类标准》。</w:t>
      </w:r>
    </w:p>
    <w:p>
      <w:pPr>
        <w:widowControl/>
        <w:spacing w:line="440" w:lineRule="atLeast"/>
        <w:ind w:firstLine="420"/>
        <w:rPr>
          <w:color w:val="000000"/>
          <w:kern w:val="0"/>
          <w:szCs w:val="21"/>
        </w:rPr>
      </w:pPr>
      <w:r>
        <w:rPr>
          <w:color w:val="000000"/>
          <w:kern w:val="0"/>
          <w:szCs w:val="21"/>
        </w:rPr>
        <w:t>[合计]：是指商业银行对风险所有类别风险暴露的合计，等与</w:t>
      </w:r>
      <w:r>
        <w:rPr>
          <w:szCs w:val="21"/>
        </w:rPr>
        <w:t>[1.公司小计]+[2.主权小计]+ [3.金融机构小计]+[4.零售小计]+ [6.其他小计]</w:t>
      </w:r>
      <w:r>
        <w:rPr>
          <w:color w:val="000000"/>
          <w:kern w:val="0"/>
          <w:szCs w:val="21"/>
        </w:rPr>
        <w:t>。</w:t>
      </w:r>
    </w:p>
    <w:p>
      <w:pPr>
        <w:spacing w:line="440" w:lineRule="atLeast"/>
        <w:ind w:firstLine="420"/>
        <w:rPr>
          <w:color w:val="000000"/>
          <w:kern w:val="0"/>
          <w:szCs w:val="21"/>
        </w:rPr>
      </w:pPr>
      <w:r>
        <w:rPr>
          <w:color w:val="000000"/>
          <w:kern w:val="0"/>
          <w:szCs w:val="21"/>
        </w:rPr>
        <w:t>[交易对手信用风险合计（内评法）]：为[与非中央交易对手的衍生工具的交易对手违约风险（内评法）]和[与非中央交易对手的证券融资交易的交易对手违约风险（内评法）]的合计。</w:t>
      </w:r>
    </w:p>
    <w:p>
      <w:pPr>
        <w:widowControl/>
        <w:spacing w:line="440" w:lineRule="atLeast"/>
        <w:ind w:firstLine="420"/>
        <w:rPr>
          <w:color w:val="000000"/>
          <w:kern w:val="0"/>
          <w:szCs w:val="21"/>
        </w:rPr>
      </w:pPr>
      <w:r>
        <w:rPr>
          <w:color w:val="000000"/>
          <w:kern w:val="0"/>
          <w:szCs w:val="21"/>
        </w:rPr>
        <w:t>[A名义本金/缓释前风险暴露]：是指填报机构计算交易对手信用风险资产的业务规模。对于[1.与非中央交易对手的衍生工具的交易对手违约风险（内评法）]，[A名义本金/缓释前风险暴露]为衍生工具的存量名义本金；对于[2.与非中央交易对手的证券融资交易的交易对手违约风险（内评法）]，[A名义本金/缓释前风险暴露]为证券融资交易的缓释前风险暴露。</w:t>
      </w:r>
    </w:p>
    <w:p>
      <w:pPr>
        <w:widowControl/>
        <w:spacing w:line="440" w:lineRule="atLeast"/>
        <w:ind w:firstLine="420"/>
        <w:rPr>
          <w:color w:val="000000"/>
          <w:kern w:val="0"/>
          <w:szCs w:val="21"/>
        </w:rPr>
      </w:pPr>
      <w:r>
        <w:rPr>
          <w:color w:val="000000"/>
          <w:kern w:val="0"/>
          <w:szCs w:val="21"/>
        </w:rPr>
        <w:t>[B风险敞口]：是指填报机构计算的缓释后的交易对手信用风险暴露。PD和LGD不再考虑信用风险缓释。</w:t>
      </w:r>
    </w:p>
    <w:p>
      <w:pPr>
        <w:widowControl/>
        <w:spacing w:line="440" w:lineRule="atLeast"/>
        <w:ind w:firstLine="420"/>
        <w:rPr>
          <w:color w:val="000000"/>
          <w:kern w:val="0"/>
          <w:szCs w:val="21"/>
        </w:rPr>
      </w:pPr>
      <w:r>
        <w:rPr>
          <w:color w:val="000000"/>
          <w:kern w:val="0"/>
          <w:szCs w:val="21"/>
        </w:rPr>
        <w:t>[C风险加权资产]：是指填报机构计算的交易对手风险加权资产。</w:t>
      </w:r>
    </w:p>
    <w:p>
      <w:pPr>
        <w:widowControl/>
        <w:spacing w:line="440" w:lineRule="atLeast"/>
        <w:ind w:firstLine="420"/>
        <w:rPr>
          <w:color w:val="000000"/>
          <w:kern w:val="0"/>
          <w:szCs w:val="21"/>
        </w:rPr>
      </w:pPr>
      <w:r>
        <w:rPr>
          <w:color w:val="000000"/>
          <w:kern w:val="0"/>
          <w:szCs w:val="21"/>
        </w:rPr>
        <w:t>[D预期损失]：是指填报机构计算的交易对手风险预期损失。</w:t>
      </w:r>
    </w:p>
    <w:p>
      <w:pPr>
        <w:spacing w:line="440" w:lineRule="exact"/>
        <w:outlineLvl w:val="0"/>
        <w:rPr>
          <w:b/>
          <w:bCs/>
          <w:color w:val="000000"/>
          <w:szCs w:val="30"/>
        </w:rPr>
      </w:pPr>
      <w:r>
        <w:rPr>
          <w:rFonts w:hint="eastAsia"/>
          <w:b/>
          <w:bCs/>
          <w:color w:val="000000"/>
          <w:szCs w:val="30"/>
        </w:rPr>
        <w:t>第四部分：其他说明</w:t>
      </w:r>
    </w:p>
    <w:p>
      <w:pPr>
        <w:spacing w:line="440" w:lineRule="exact"/>
        <w:ind w:firstLine="420" w:firstLineChars="200"/>
        <w:rPr>
          <w:b/>
          <w:szCs w:val="21"/>
        </w:rPr>
      </w:pPr>
      <w:r>
        <w:rPr>
          <w:rFonts w:hint="eastAsia" w:ascii="宋体" w:hAnsi="宋体"/>
          <w:color w:val="0D0D0D"/>
          <w:szCs w:val="21"/>
        </w:rPr>
        <w:t>除第二部分规定的折算汇率计算方法外，填报机构也可选取报告期末某一固定时点的市场实际交易价格作为折算汇率。</w:t>
      </w:r>
    </w:p>
    <w:p>
      <w:pPr>
        <w:spacing w:line="440" w:lineRule="exact"/>
        <w:outlineLvl w:val="0"/>
        <w:rPr>
          <w:b/>
          <w:bCs/>
          <w:color w:val="000000"/>
          <w:szCs w:val="30"/>
        </w:rPr>
      </w:pPr>
      <w:r>
        <w:rPr>
          <w:rFonts w:hint="eastAsia"/>
          <w:b/>
          <w:bCs/>
          <w:color w:val="000000"/>
          <w:szCs w:val="30"/>
        </w:rPr>
        <w:t>第五</w:t>
      </w:r>
      <w:r>
        <w:rPr>
          <w:b/>
          <w:bCs/>
          <w:color w:val="000000"/>
          <w:szCs w:val="30"/>
        </w:rPr>
        <w:t>部分：核对关系</w:t>
      </w:r>
    </w:p>
    <w:p>
      <w:pPr>
        <w:spacing w:line="440" w:lineRule="exact"/>
        <w:ind w:firstLine="421" w:firstLineChars="200"/>
        <w:rPr>
          <w:b/>
          <w:bCs/>
          <w:szCs w:val="21"/>
        </w:rPr>
      </w:pPr>
      <w:r>
        <w:rPr>
          <w:b/>
          <w:bCs/>
          <w:szCs w:val="21"/>
        </w:rPr>
        <w:t>1.表内核对关系</w:t>
      </w:r>
    </w:p>
    <w:p>
      <w:pPr>
        <w:spacing w:line="440" w:lineRule="exact"/>
        <w:ind w:firstLine="420" w:firstLineChars="200"/>
        <w:rPr>
          <w:szCs w:val="21"/>
        </w:rPr>
      </w:pPr>
      <w:r>
        <w:rPr>
          <w:szCs w:val="21"/>
        </w:rPr>
        <w:t>[合计]=[1.公司小计]+[2.主权小计]+[3.金融机构小计]+[4.零售小计]+[6.其他小计]，适用A至D列</w:t>
      </w:r>
    </w:p>
    <w:p>
      <w:pPr>
        <w:spacing w:line="440" w:lineRule="exact"/>
        <w:ind w:firstLine="420" w:firstLineChars="200"/>
        <w:rPr>
          <w:szCs w:val="21"/>
        </w:rPr>
      </w:pPr>
      <w:r>
        <w:rPr>
          <w:szCs w:val="21"/>
        </w:rPr>
        <w:t>[第III部分]=[第I部分]+[第II部分]，适用A至D列</w:t>
      </w:r>
    </w:p>
    <w:p>
      <w:pPr>
        <w:spacing w:line="440" w:lineRule="exact"/>
        <w:ind w:firstLine="420" w:firstLineChars="200"/>
        <w:rPr>
          <w:szCs w:val="21"/>
          <w:highlight w:val="yellow"/>
        </w:rPr>
      </w:pPr>
    </w:p>
    <w:p>
      <w:pPr>
        <w:spacing w:line="440" w:lineRule="exact"/>
        <w:ind w:firstLine="420" w:firstLineChars="200"/>
        <w:rPr>
          <w:szCs w:val="21"/>
          <w:highlight w:val="yellow"/>
        </w:rPr>
      </w:pPr>
    </w:p>
    <w:p>
      <w:pPr>
        <w:pStyle w:val="2"/>
        <w:rPr>
          <w:color w:val="000000"/>
          <w:szCs w:val="30"/>
        </w:rPr>
        <w:sectPr>
          <w:pgSz w:w="11906" w:h="16838"/>
          <w:pgMar w:top="1440" w:right="1800" w:bottom="1440" w:left="1800" w:header="851" w:footer="992" w:gutter="0"/>
          <w:cols w:space="720" w:num="1"/>
          <w:docGrid w:type="lines" w:linePitch="312" w:charSpace="0"/>
        </w:sectPr>
      </w:pPr>
    </w:p>
    <w:p>
      <w:pPr>
        <w:pStyle w:val="2"/>
        <w:rPr>
          <w:color w:val="000000"/>
          <w:szCs w:val="30"/>
        </w:rPr>
      </w:pPr>
      <w:bookmarkStart w:id="215" w:name="_Toc146037696"/>
      <w:r>
        <w:rPr>
          <w:color w:val="000000"/>
          <w:szCs w:val="30"/>
        </w:rPr>
        <w:t>G4E-7</w:t>
      </w:r>
      <w:r>
        <w:rPr>
          <w:rFonts w:hint="eastAsia"/>
          <w:color w:val="000000"/>
          <w:szCs w:val="30"/>
        </w:rPr>
        <w:t>《</w:t>
      </w:r>
      <w:r>
        <w:rPr>
          <w:color w:val="000000"/>
          <w:szCs w:val="30"/>
        </w:rPr>
        <w:t>信用风险缓释情况表（IRB法）</w:t>
      </w:r>
      <w:r>
        <w:rPr>
          <w:rFonts w:hint="eastAsia"/>
          <w:color w:val="000000"/>
          <w:szCs w:val="30"/>
        </w:rPr>
        <w:t>》（新规）</w:t>
      </w:r>
      <w:r>
        <w:rPr>
          <w:color w:val="000000"/>
          <w:szCs w:val="30"/>
        </w:rPr>
        <w:t>填报说明</w:t>
      </w:r>
      <w:bookmarkEnd w:id="212"/>
      <w:bookmarkEnd w:id="213"/>
      <w:bookmarkEnd w:id="214"/>
      <w:bookmarkEnd w:id="215"/>
    </w:p>
    <w:p>
      <w:pPr>
        <w:spacing w:line="440" w:lineRule="exact"/>
        <w:rPr>
          <w:b/>
          <w:bCs/>
          <w:color w:val="000000"/>
        </w:rPr>
      </w:pPr>
    </w:p>
    <w:p>
      <w:pPr>
        <w:spacing w:line="360" w:lineRule="auto"/>
        <w:outlineLvl w:val="0"/>
        <w:rPr>
          <w:b/>
          <w:bCs/>
          <w:color w:val="000000"/>
        </w:rPr>
      </w:pPr>
      <w:bookmarkStart w:id="216" w:name="_Toc135383063"/>
      <w:bookmarkStart w:id="217" w:name="_Toc146037697"/>
      <w:bookmarkStart w:id="218" w:name="_Toc135903914"/>
      <w:bookmarkStart w:id="219" w:name="_Toc139635782"/>
      <w:bookmarkStart w:id="220" w:name="_Toc144477383"/>
      <w:r>
        <w:rPr>
          <w:b/>
          <w:bCs/>
          <w:color w:val="000000"/>
        </w:rPr>
        <w:t>第一部分：引言</w:t>
      </w:r>
      <w:bookmarkEnd w:id="216"/>
      <w:bookmarkEnd w:id="217"/>
      <w:bookmarkEnd w:id="218"/>
      <w:bookmarkEnd w:id="219"/>
      <w:bookmarkEnd w:id="220"/>
    </w:p>
    <w:p>
      <w:pPr>
        <w:spacing w:line="360" w:lineRule="auto"/>
        <w:ind w:firstLine="420" w:firstLineChars="200"/>
        <w:rPr>
          <w:color w:val="000000"/>
        </w:rPr>
      </w:pPr>
      <w:r>
        <w:rPr>
          <w:color w:val="000000"/>
        </w:rPr>
        <w:t>本报表反映各机构内部评级法下信用风险缓释金额情况，区分主权、公司、金融机构、零售、股权、资产证券化、</w:t>
      </w:r>
      <w:r>
        <w:rPr>
          <w:rFonts w:hint="eastAsia"/>
          <w:color w:val="000000"/>
        </w:rPr>
        <w:t>资产管理产品、</w:t>
      </w:r>
      <w:r>
        <w:rPr>
          <w:color w:val="000000"/>
        </w:rPr>
        <w:t>其他风险暴露，收集合格抵质押品金额（包括</w:t>
      </w:r>
      <w:r>
        <w:rPr>
          <w:color w:val="000000"/>
          <w:kern w:val="0"/>
        </w:rPr>
        <w:t>商用房地产和居住用房地产押品、金融质押品、应收账款、其他抵质押品）、净额结算金额、合格保证金额、信用衍生工具</w:t>
      </w:r>
      <w:r>
        <w:rPr>
          <w:color w:val="000000"/>
        </w:rPr>
        <w:t>金额</w:t>
      </w:r>
      <w:r>
        <w:rPr>
          <w:color w:val="000000"/>
          <w:kern w:val="0"/>
        </w:rPr>
        <w:t>等数据。</w:t>
      </w:r>
    </w:p>
    <w:p>
      <w:pPr>
        <w:spacing w:line="360" w:lineRule="auto"/>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w:t>
      </w:r>
    </w:p>
    <w:p>
      <w:pPr>
        <w:spacing w:line="360" w:lineRule="auto"/>
        <w:outlineLvl w:val="0"/>
        <w:rPr>
          <w:b/>
          <w:bCs/>
          <w:color w:val="000000"/>
        </w:rPr>
      </w:pPr>
      <w:bookmarkStart w:id="221" w:name="_Toc139635783"/>
      <w:bookmarkStart w:id="222" w:name="_Toc146037698"/>
      <w:bookmarkStart w:id="223" w:name="_Toc144477384"/>
      <w:bookmarkStart w:id="224" w:name="_Toc135383064"/>
      <w:bookmarkStart w:id="225" w:name="_Toc135903915"/>
      <w:r>
        <w:rPr>
          <w:b/>
          <w:bCs/>
          <w:color w:val="000000"/>
        </w:rPr>
        <w:t>第二部分：一般说明</w:t>
      </w:r>
      <w:bookmarkEnd w:id="221"/>
      <w:bookmarkEnd w:id="222"/>
      <w:bookmarkEnd w:id="223"/>
      <w:bookmarkEnd w:id="224"/>
      <w:bookmarkEnd w:id="225"/>
    </w:p>
    <w:p>
      <w:pPr>
        <w:spacing w:line="360" w:lineRule="auto"/>
        <w:ind w:firstLine="420" w:firstLineChars="200"/>
        <w:rPr>
          <w:color w:val="000000"/>
        </w:rPr>
      </w:pPr>
      <w:r>
        <w:rPr>
          <w:color w:val="000000"/>
        </w:rPr>
        <w:t>1．报表名称：G4E-7信用风险缓释情况表(IRB法)</w:t>
      </w:r>
      <w:r>
        <w:rPr>
          <w:rFonts w:hint="eastAsia"/>
          <w:color w:val="000000"/>
        </w:rPr>
        <w:t>。</w:t>
      </w:r>
    </w:p>
    <w:p>
      <w:pPr>
        <w:spacing w:line="360" w:lineRule="auto"/>
        <w:ind w:firstLine="420" w:firstLineChars="200"/>
        <w:rPr>
          <w:color w:val="000000"/>
        </w:rPr>
      </w:pPr>
      <w:r>
        <w:rPr>
          <w:color w:val="000000"/>
        </w:rPr>
        <w:t>2．</w:t>
      </w:r>
      <w:del w:id="78" w:author="陈静" w:date="2024-12-12T15:32:43Z">
        <w:r>
          <w:rPr>
            <w:color w:val="000000"/>
          </w:rPr>
          <w:delText>报表编码：银监</w:delText>
        </w:r>
      </w:del>
      <w:ins w:id="79" w:author="陈静" w:date="2024-12-12T15:32:43Z">
        <w:r>
          <w:rPr>
            <w:rFonts w:hint="eastAsia"/>
            <w:color w:val="000000"/>
            <w:lang w:eastAsia="zh-CN"/>
          </w:rPr>
          <w:t>报表编码：金监</w:t>
        </w:r>
      </w:ins>
      <w:del w:id="80" w:author="王雅洁" w:date="2024-12-13T10:51:53Z">
        <w:r>
          <w:rPr>
            <w:color w:val="000000"/>
          </w:rPr>
          <w:delText>审</w:delText>
        </w:r>
      </w:del>
      <w:ins w:id="81" w:author="王雅洁" w:date="2024-12-13T10:51:56Z">
        <w:r>
          <w:rPr>
            <w:rFonts w:hint="eastAsia"/>
            <w:color w:val="000000"/>
            <w:lang w:eastAsia="zh-CN"/>
          </w:rPr>
          <w:t>统</w:t>
        </w:r>
      </w:ins>
      <w:ins w:id="82" w:author="王雅洁" w:date="2024-12-13T10:52:01Z">
        <w:r>
          <w:rPr>
            <w:color w:val="000000"/>
            <w:szCs w:val="30"/>
          </w:rPr>
          <w:t>G4E-7</w:t>
        </w:r>
      </w:ins>
      <w:ins w:id="83" w:author="王雅洁" w:date="2024-12-13T10:52:03Z">
        <w:r>
          <w:rPr>
            <w:rFonts w:hint="eastAsia"/>
            <w:color w:val="000000"/>
            <w:szCs w:val="30"/>
            <w:lang w:eastAsia="zh-CN"/>
          </w:rPr>
          <w:t>号</w:t>
        </w:r>
      </w:ins>
      <w:del w:id="84" w:author="王雅洁" w:date="2024-12-13T10:51:56Z">
        <w:r>
          <w:rPr>
            <w:color w:val="000000"/>
          </w:rPr>
          <w:delText>表</w:delText>
        </w:r>
      </w:del>
      <w:r>
        <w:rPr>
          <w:color w:val="000000"/>
        </w:rPr>
        <w:t>。</w:t>
      </w:r>
    </w:p>
    <w:p>
      <w:pPr>
        <w:spacing w:line="360" w:lineRule="auto"/>
        <w:ind w:firstLine="420" w:firstLineChars="200"/>
        <w:rPr>
          <w:color w:val="000000"/>
        </w:rPr>
      </w:pPr>
      <w:r>
        <w:rPr>
          <w:color w:val="000000"/>
        </w:rPr>
        <w:t>3．填报机构：</w:t>
      </w:r>
      <w:r>
        <w:rPr>
          <w:color w:val="000000"/>
          <w:szCs w:val="21"/>
        </w:rPr>
        <w:t>经</w:t>
      </w:r>
      <w:r>
        <w:rPr>
          <w:rFonts w:hint="eastAsia"/>
          <w:color w:val="000000"/>
          <w:szCs w:val="21"/>
        </w:rPr>
        <w:t>国家金融监督管理总局或其派出机构验收通过</w:t>
      </w:r>
      <w:r>
        <w:rPr>
          <w:color w:val="000000"/>
          <w:szCs w:val="21"/>
        </w:rPr>
        <w:t>实施信用风险内部评级法的商业银行。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6．数据单位：万元。</w:t>
      </w:r>
    </w:p>
    <w:p>
      <w:pPr>
        <w:spacing w:line="440" w:lineRule="exact"/>
        <w:ind w:firstLine="420" w:firstLineChars="200"/>
        <w:rPr>
          <w:color w:val="000000"/>
          <w:szCs w:val="21"/>
        </w:rPr>
      </w:pPr>
      <w:r>
        <w:rPr>
          <w:color w:val="000000"/>
          <w:szCs w:val="21"/>
        </w:rPr>
        <w:t>7．四舍五入要求：金额保留两位小数。</w:t>
      </w:r>
    </w:p>
    <w:p>
      <w:pPr>
        <w:spacing w:line="440" w:lineRule="exact"/>
        <w:ind w:firstLine="420" w:firstLineChars="200"/>
        <w:rPr>
          <w:color w:val="000000"/>
        </w:rPr>
      </w:pPr>
      <w:r>
        <w:rPr>
          <w:color w:val="000000"/>
          <w:szCs w:val="21"/>
        </w:rPr>
        <w:t>8．填报币种：本表要求以本外币合计人民币数据填报。银行业金融机构将外币折算为人民币时，应按照报告期末最后一天国家外汇管理局公布的人民币兑美元、欧元、日元和港币的基准汇价进行折算；美元、欧元、日元和港币等四种主要货币以外的其他货币对人民币的折算汇率，以报告期末最后一天美元对人民币的基准汇率与同一天上午9时国际外汇市场其他货币兑美元汇率套算确定。</w:t>
      </w:r>
    </w:p>
    <w:p>
      <w:pPr>
        <w:spacing w:line="360" w:lineRule="auto"/>
        <w:outlineLvl w:val="0"/>
        <w:rPr>
          <w:b/>
          <w:bCs/>
          <w:color w:val="000000"/>
        </w:rPr>
      </w:pPr>
      <w:bookmarkStart w:id="226" w:name="_Toc144477385"/>
      <w:bookmarkStart w:id="227" w:name="_Toc139635784"/>
      <w:bookmarkStart w:id="228" w:name="_Toc135903916"/>
      <w:bookmarkStart w:id="229" w:name="_Toc135383065"/>
      <w:bookmarkStart w:id="230" w:name="_Toc146037699"/>
      <w:r>
        <w:rPr>
          <w:b/>
          <w:bCs/>
          <w:color w:val="000000"/>
        </w:rPr>
        <w:t>第三部分：具体说明</w:t>
      </w:r>
      <w:bookmarkEnd w:id="226"/>
      <w:bookmarkEnd w:id="227"/>
      <w:bookmarkEnd w:id="228"/>
      <w:bookmarkEnd w:id="229"/>
      <w:bookmarkEnd w:id="230"/>
    </w:p>
    <w:p>
      <w:pPr>
        <w:spacing w:line="440" w:lineRule="exact"/>
        <w:ind w:firstLine="420" w:firstLineChars="200"/>
        <w:rPr>
          <w:color w:val="000000"/>
          <w:szCs w:val="21"/>
        </w:rPr>
      </w:pPr>
      <w:r>
        <w:rPr>
          <w:color w:val="000000"/>
          <w:szCs w:val="21"/>
        </w:rPr>
        <w:t>[1.公司]：公司风险暴露是指商业银行对公司、合伙制企业和独资企业及其他非自然人的债权，但不包括《办法》界定的对主权、金融机构和纳入零售风险暴露的债权。根据债务人类型及其风险特征，公司风险暴露分为一般公司、中小企业、专业贷款风险暴露。</w:t>
      </w:r>
      <w:r>
        <w:rPr>
          <w:b/>
          <w:color w:val="000000"/>
          <w:szCs w:val="21"/>
        </w:rPr>
        <w:t>对不符合主权、金融机构、零售、股权、资产证券化</w:t>
      </w:r>
      <w:r>
        <w:rPr>
          <w:rFonts w:hint="eastAsia"/>
          <w:b/>
          <w:color w:val="000000"/>
          <w:szCs w:val="21"/>
        </w:rPr>
        <w:t>、资产管理产品</w:t>
      </w:r>
      <w:r>
        <w:rPr>
          <w:b/>
          <w:color w:val="000000"/>
          <w:szCs w:val="21"/>
        </w:rPr>
        <w:t>及其他风险暴露划分标准且承担信用风险的资产，应纳入公司风险暴露处理。</w:t>
      </w:r>
      <w:r>
        <w:rPr>
          <w:color w:val="000000"/>
          <w:szCs w:val="21"/>
        </w:rPr>
        <w:t>对小额贷款公司、担保公司、租赁公司的债权应纳入公司风险暴露填报。无金融许可证的金融租赁公司视同为一般租赁公司纳入公司风险暴露填报。合格购入公司应收账款</w:t>
      </w:r>
      <w:r>
        <w:rPr>
          <w:rFonts w:hint="eastAsia"/>
          <w:color w:val="000000"/>
          <w:szCs w:val="21"/>
        </w:rPr>
        <w:t>、合格购入零售应收账款</w:t>
      </w:r>
      <w:r>
        <w:rPr>
          <w:color w:val="000000"/>
          <w:szCs w:val="21"/>
        </w:rPr>
        <w:t>应纳入公司风险暴露，</w:t>
      </w:r>
      <w:r>
        <w:rPr>
          <w:rFonts w:hint="eastAsia"/>
          <w:color w:val="000000"/>
          <w:szCs w:val="21"/>
        </w:rPr>
        <w:t>不作为单独一类风险暴露填报。</w:t>
      </w:r>
    </w:p>
    <w:p>
      <w:pPr>
        <w:spacing w:line="440" w:lineRule="exact"/>
        <w:ind w:firstLine="420" w:firstLineChars="200"/>
        <w:rPr>
          <w:color w:val="000000"/>
          <w:szCs w:val="21"/>
        </w:rPr>
      </w:pPr>
      <w:r>
        <w:rPr>
          <w:color w:val="000000"/>
          <w:szCs w:val="21"/>
        </w:rPr>
        <w:t>[1.1一般公司]：是指中小企业风险暴露和专业贷款之外的其他公司风险暴露。公司风险暴露下无法根据中小企业、专业贷款的定义明确归类为中小企业、专业贷款的客户应纳入一般公司风险暴露。</w:t>
      </w:r>
    </w:p>
    <w:p>
      <w:pPr>
        <w:spacing w:line="440" w:lineRule="exact"/>
        <w:ind w:firstLine="420" w:firstLineChars="200"/>
        <w:rPr>
          <w:color w:val="000000"/>
          <w:szCs w:val="21"/>
        </w:rPr>
      </w:pPr>
      <w:r>
        <w:rPr>
          <w:color w:val="000000"/>
          <w:szCs w:val="21"/>
        </w:rPr>
        <w:t>[1.2中小企业]：中小企业风险暴露是商业银行对年营业收入（近3年营业收入的算术平均值）不超过3亿元人民币且符合国家相关部门规定的中型、小型和微型企业认定标准的企业的债权。若该企业营业收入历史记录不足3年，按可实际获得营业收入数据的会计年度数据进行加总和平均。</w:t>
      </w:r>
    </w:p>
    <w:p>
      <w:pPr>
        <w:spacing w:line="440" w:lineRule="exact"/>
        <w:ind w:firstLine="420" w:firstLineChars="200"/>
        <w:rPr>
          <w:color w:val="000000"/>
          <w:szCs w:val="21"/>
        </w:rPr>
      </w:pPr>
      <w:r>
        <w:rPr>
          <w:color w:val="000000"/>
          <w:szCs w:val="21"/>
        </w:rPr>
        <w:t>案例：2012年4月初，A企业尚未及时提供2011年末财务报表，在对其是否属于中小企业风险暴露进行认定时可依据企业2008、2009、2010年财务报表3年营业收入数据的算术平均值；自取得2011年末财务报表之日起，应按照A企业2009、2010、2011年财务报表3年营业收入数据的算术平均值进行认定。若A企业历史财务数据尚不足3年，只能提供2010年、2011年财务报表，可依照其两年营业收入的算术平均值判定是否纳入中小企业风险暴露分类。若由于各种监管认可的合理缘由导致暂无法获得A企业连续3年财务报表，比如仅提供了2008、2009、2011年3个非连续自然年度的财务报表，则应该根据2009、2011年2年的财务报表对其是否属于中小企业风险暴露进行认定。</w:t>
      </w:r>
    </w:p>
    <w:p>
      <w:pPr>
        <w:spacing w:line="440" w:lineRule="exact"/>
        <w:ind w:firstLine="420" w:firstLineChars="200"/>
        <w:rPr>
          <w:color w:val="000000"/>
          <w:szCs w:val="21"/>
        </w:rPr>
      </w:pPr>
      <w:r>
        <w:rPr>
          <w:color w:val="000000"/>
          <w:szCs w:val="21"/>
        </w:rPr>
        <w:t>[1.3专业贷款]：是指公司风险暴露中同时具有如下特征的债权：（1）债务人通常是一个专门为实物资产融资或运作实物资产而设立的特殊目的实体；（2）债务人基本没有其他实质性资产或业务，除了从被融资资产中获得的收入外，没有独立偿还债务的能力；（3）合同安排给予贷款人对融资形成的资产及其所产生的收入有相当程度的控制权。</w:t>
      </w:r>
    </w:p>
    <w:p>
      <w:pPr>
        <w:spacing w:line="440" w:lineRule="exact"/>
        <w:ind w:firstLine="420" w:firstLineChars="200"/>
        <w:rPr>
          <w:color w:val="000000"/>
          <w:szCs w:val="21"/>
        </w:rPr>
      </w:pPr>
      <w:r>
        <w:rPr>
          <w:color w:val="000000"/>
          <w:szCs w:val="21"/>
        </w:rPr>
        <w:t>专业贷款的关键判断标准，是债务人的主要还款来源为贷款形成的资产未来产生的收入。专业贷款的几项特征无须在同等程度上得到百分之百的满足，只需在实质上基本满足上述特征的内涵。专业贷款划分为项目融资、物品融资、商品融资和产生收入的房地产贷款。专业贷款为客户层面的分类，同一法人实体客户或贷款主体不应由于存在多笔贷款而既被归入一般公司客户又被归入专业贷款，但根据该客户实际情况的变化，专业贷款客户可能会转化为一般公司客户。</w:t>
      </w:r>
    </w:p>
    <w:p>
      <w:pPr>
        <w:spacing w:line="440" w:lineRule="exact"/>
        <w:ind w:firstLine="420" w:firstLineChars="200"/>
        <w:rPr>
          <w:color w:val="000000"/>
          <w:szCs w:val="21"/>
        </w:rPr>
      </w:pPr>
      <w:r>
        <w:rPr>
          <w:color w:val="000000"/>
          <w:szCs w:val="21"/>
        </w:rPr>
        <w:t>[2.主权]：是指对主权国家或经济实体区域及其中央银行</w:t>
      </w:r>
      <w:r>
        <w:rPr>
          <w:rFonts w:hint="eastAsia"/>
          <w:color w:val="000000"/>
          <w:szCs w:val="21"/>
        </w:rPr>
        <w:t>，</w:t>
      </w:r>
      <w:r>
        <w:rPr>
          <w:color w:val="000000"/>
          <w:szCs w:val="21"/>
        </w:rPr>
        <w:t>境外公共部门实体</w:t>
      </w:r>
      <w:r>
        <w:rPr>
          <w:rFonts w:hint="eastAsia"/>
          <w:color w:val="000000"/>
          <w:szCs w:val="21"/>
        </w:rPr>
        <w:t>、</w:t>
      </w:r>
      <w:r>
        <w:rPr>
          <w:color w:val="000000"/>
          <w:szCs w:val="21"/>
        </w:rPr>
        <w:t>我国开发性金融机构和政策性银行、视同我国主权的公共部门实体，</w:t>
      </w:r>
      <w:r>
        <w:rPr>
          <w:rFonts w:hint="eastAsia"/>
          <w:color w:val="000000"/>
          <w:szCs w:val="21"/>
        </w:rPr>
        <w:t>合</w:t>
      </w:r>
      <w:r>
        <w:rPr>
          <w:color w:val="000000"/>
          <w:szCs w:val="21"/>
        </w:rPr>
        <w:t>格多边开发银行以及国际清算银行、国际货币基金组织、欧洲中央银行、欧盟、欧洲稳定机制和欧洲金融稳定机制等的债权。</w:t>
      </w:r>
    </w:p>
    <w:p>
      <w:pPr>
        <w:spacing w:line="440" w:lineRule="exact"/>
        <w:ind w:firstLine="420" w:firstLineChars="200"/>
        <w:rPr>
          <w:color w:val="000000"/>
          <w:szCs w:val="21"/>
        </w:rPr>
      </w:pPr>
      <w:r>
        <w:rPr>
          <w:color w:val="000000"/>
          <w:szCs w:val="21"/>
        </w:rPr>
        <w:t>[3.金融机构]：是指商业银行对金融机构的债权</w:t>
      </w:r>
      <w:r>
        <w:rPr>
          <w:rFonts w:hint="eastAsia"/>
          <w:color w:val="000000"/>
          <w:szCs w:val="21"/>
        </w:rPr>
        <w:t>，但不包括对主权的债权</w:t>
      </w:r>
      <w:r>
        <w:rPr>
          <w:color w:val="000000"/>
          <w:szCs w:val="21"/>
        </w:rPr>
        <w:t>。根据金融机构的不同属性，金融机构风险暴露分为银行类、非银行类金融机构风险暴露和其他多边开发银行风险暴露三个子类别。</w:t>
      </w:r>
    </w:p>
    <w:p>
      <w:pPr>
        <w:spacing w:line="440" w:lineRule="exact"/>
        <w:ind w:firstLine="420" w:firstLineChars="200"/>
        <w:rPr>
          <w:color w:val="000000"/>
          <w:szCs w:val="21"/>
        </w:rPr>
      </w:pPr>
      <w:r>
        <w:rPr>
          <w:color w:val="000000"/>
          <w:szCs w:val="21"/>
        </w:rPr>
        <w:t>[4.零售]：零售风险暴露应同时具有如下特征：（1）债务人是一个或几个自然人；（2）笔数多，单笔金额小；（3）按照组合方式进行管理。零售风险暴露分为个人住房抵押贷款、合格循环零售风险暴露、其他零售风险暴露三大子类。本项目无需填报。</w:t>
      </w:r>
    </w:p>
    <w:p>
      <w:pPr>
        <w:spacing w:line="440" w:lineRule="exact"/>
        <w:ind w:firstLine="420" w:firstLineChars="200"/>
        <w:rPr>
          <w:color w:val="000000"/>
          <w:szCs w:val="21"/>
        </w:rPr>
      </w:pPr>
      <w:r>
        <w:rPr>
          <w:color w:val="000000"/>
          <w:szCs w:val="21"/>
        </w:rPr>
        <w:t>[5.股权]</w:t>
      </w:r>
      <w:r>
        <w:rPr>
          <w:rFonts w:hint="eastAsia"/>
          <w:color w:val="000000"/>
          <w:szCs w:val="21"/>
        </w:rPr>
        <w:t>：</w:t>
      </w:r>
      <w:r>
        <w:rPr>
          <w:color w:val="000000"/>
          <w:szCs w:val="21"/>
        </w:rPr>
        <w:t>股权风险暴露是指商业银行直接或间接持有的股东权益。纳入股权风险暴露的金融工具应同时满足如下条件：1. 持有该项金融工具获取收益的主要来源是未来资本利得，而不是随时间所产生的收益。2. 该项金融工具不可赎回，不属于发行方的债务。3. 对发行方资产或收入具有剩余索取权。</w:t>
      </w:r>
    </w:p>
    <w:p>
      <w:pPr>
        <w:spacing w:line="440" w:lineRule="exact"/>
        <w:ind w:firstLine="420" w:firstLineChars="200"/>
        <w:rPr>
          <w:color w:val="000000"/>
          <w:szCs w:val="21"/>
        </w:rPr>
      </w:pPr>
      <w:r>
        <w:rPr>
          <w:color w:val="000000"/>
          <w:szCs w:val="21"/>
        </w:rPr>
        <w:t>符合下列条件之一的金融工具应划分为股权风险暴露：1. 与商业银行一级资本具有同样结构的工具。2. 属于发行方债务但符合下列条件之一的金融工具：（1）发行方可无限期推迟债务清偿。（2）债务须由发行方通过发行固定数量的股票来清偿，或允许按照发行方意愿通过发行固定数量的股票来清偿。（3）债务须由发行方通过发行不定数量的股票来清偿，或允许按照发行方意愿通过发行不定数量的股票来清偿，且不定数量股票价值变化与债务价值的变动高度相关。（4）持有方有权要求以股票方式清偿债务，但以下情形除外：对可交易的工具，商业银行能证明且</w:t>
      </w:r>
      <w:r>
        <w:rPr>
          <w:rFonts w:hint="eastAsia"/>
          <w:color w:val="000000"/>
          <w:szCs w:val="21"/>
        </w:rPr>
        <w:t>国家金融监督管理总局</w:t>
      </w:r>
      <w:r>
        <w:rPr>
          <w:color w:val="000000"/>
          <w:szCs w:val="21"/>
        </w:rPr>
        <w:t>也认可该工具的交易更具有发行方的债务特征；对不可交易的工具，商业银行能证明且</w:t>
      </w:r>
      <w:r>
        <w:rPr>
          <w:rFonts w:hint="eastAsia"/>
          <w:color w:val="000000"/>
          <w:szCs w:val="21"/>
        </w:rPr>
        <w:t>国家金融监督管理总局</w:t>
      </w:r>
      <w:r>
        <w:rPr>
          <w:color w:val="000000"/>
          <w:szCs w:val="21"/>
        </w:rPr>
        <w:t>也认可该工具应作为债务处理。</w:t>
      </w:r>
    </w:p>
    <w:p>
      <w:pPr>
        <w:spacing w:line="440" w:lineRule="exact"/>
        <w:ind w:firstLine="420" w:firstLineChars="200"/>
        <w:rPr>
          <w:color w:val="000000"/>
          <w:szCs w:val="21"/>
        </w:rPr>
      </w:pPr>
      <w:r>
        <w:rPr>
          <w:color w:val="000000"/>
          <w:szCs w:val="21"/>
        </w:rPr>
        <w:t>[6.资产证券化]：资产证券化风险暴露是指商业银行因从事资产证券化业务而形成的表内外风险暴露。资产证券化风险暴露包括但不限于资产支持证券、住房抵押贷款证券、信用增级、流动性便利、利率或货币互换、信用衍生工具和分档次抵补。储备账户如果作为发起机构的资产，应当视同于资产证券化风险暴露。储备账户包括但不限于现金抵押账户和利差账户。</w:t>
      </w:r>
    </w:p>
    <w:p>
      <w:pPr>
        <w:spacing w:line="440" w:lineRule="exact"/>
        <w:ind w:firstLine="420" w:firstLineChars="200"/>
        <w:rPr>
          <w:color w:val="000000"/>
          <w:szCs w:val="21"/>
        </w:rPr>
      </w:pPr>
      <w:r>
        <w:rPr>
          <w:color w:val="000000"/>
          <w:szCs w:val="21"/>
        </w:rPr>
        <w:t>[7.</w:t>
      </w:r>
      <w:r>
        <w:rPr>
          <w:rFonts w:hint="eastAsia"/>
          <w:color w:val="000000"/>
          <w:szCs w:val="21"/>
        </w:rPr>
        <w:t>资产管理产品</w:t>
      </w:r>
      <w:r>
        <w:rPr>
          <w:color w:val="000000"/>
          <w:szCs w:val="21"/>
        </w:rPr>
        <w:t>]：资产管理产品包括但不限于商业银行及其设立的理财公司非保本理财产品，资金信托，私募投资基金，证券公司及其子公司、基金管理公司及其子公司、期货公司及其子公司、保险资产管理机构、金融资产投资公司发行的资产管理产品以及其他符合资产管理产品定义的产品。</w:t>
      </w:r>
    </w:p>
    <w:p>
      <w:pPr>
        <w:spacing w:line="440" w:lineRule="exact"/>
        <w:ind w:firstLine="420" w:firstLineChars="200"/>
        <w:rPr>
          <w:color w:val="000000"/>
        </w:rPr>
      </w:pPr>
      <w:r>
        <w:rPr>
          <w:color w:val="000000"/>
          <w:szCs w:val="21"/>
        </w:rPr>
        <w:t>[</w:t>
      </w:r>
      <w:r>
        <w:rPr>
          <w:rFonts w:hint="eastAsia"/>
          <w:color w:val="000000"/>
          <w:szCs w:val="21"/>
        </w:rPr>
        <w:t>8</w:t>
      </w:r>
      <w:r>
        <w:rPr>
          <w:color w:val="000000"/>
          <w:szCs w:val="21"/>
        </w:rPr>
        <w:t>.其他]：其他风险暴露</w:t>
      </w:r>
      <w:r>
        <w:rPr>
          <w:rFonts w:hint="eastAsia"/>
          <w:color w:val="000000"/>
          <w:szCs w:val="21"/>
        </w:rPr>
        <w:t>是指</w:t>
      </w:r>
      <w:r>
        <w:rPr>
          <w:color w:val="000000"/>
          <w:szCs w:val="21"/>
        </w:rPr>
        <w:t>无法归入上述资产类别及附注内各项资产的其他资产，包括但不限于非自用不动产、其他固定资产、无形资产、未扣除的递延所得税资产等。</w:t>
      </w:r>
    </w:p>
    <w:p>
      <w:pPr>
        <w:spacing w:line="360" w:lineRule="auto"/>
        <w:ind w:firstLine="420" w:firstLineChars="200"/>
        <w:rPr>
          <w:color w:val="000000"/>
        </w:rPr>
      </w:pPr>
      <w:r>
        <w:rPr>
          <w:color w:val="000000"/>
        </w:rPr>
        <w:t>[合格抵质押品-商用房地产和居住用房地产]：是指填报机构在采用内部评级法计算资本占用时，被认定为合格抵质押品起到风险缓释效果的商用房地产和居住用房地产金额，包括：依法有权处置的国有土地使用权及地上商用房、居民用房，不含工业用房；以出让方式取得的用于建设商用房或居民用房的土地使用权。本列填报的金额为被认定为合格抵押品的房地产估值金额，而不是房地产抵押品覆盖的风险暴露金额。</w:t>
      </w:r>
    </w:p>
    <w:p>
      <w:pPr>
        <w:spacing w:line="360" w:lineRule="auto"/>
        <w:ind w:firstLine="420" w:firstLineChars="200"/>
        <w:rPr>
          <w:color w:val="000000"/>
        </w:rPr>
      </w:pPr>
      <w:r>
        <w:rPr>
          <w:color w:val="000000"/>
        </w:rPr>
        <w:t>[合格抵质押品-金融质押品]：</w:t>
      </w:r>
      <w:r>
        <w:rPr>
          <w:rFonts w:hint="eastAsia"/>
          <w:color w:val="000000" w:themeColor="text1"/>
          <w14:textFill>
            <w14:solidFill>
              <w14:schemeClr w14:val="tx1"/>
            </w14:solidFill>
          </w14:textFill>
        </w:rPr>
        <w:t>是指填报机构在采用内部评级法计算资本占用时，被认定为合格抵质押品起到风险缓释效果的金融质押品金额，包括以下类型：</w:t>
      </w:r>
      <w:r>
        <w:rPr>
          <w:color w:val="000000"/>
        </w:rPr>
        <w:t>1.以特户、封金或保证金等形式特定化后的现金；2.黄金；3.银行存单；4.我国财政部发行的国债；5.中国人民银行发行的票据；6.我国开发性金融机构和政策性银行、视同我国主权的公共部门实体发行的债券、票据和承兑的汇票；7.权重法下标准信用风险评估结果为</w:t>
      </w:r>
      <w:r>
        <w:rPr>
          <w:rFonts w:hint="eastAsia"/>
          <w:color w:val="000000"/>
        </w:rPr>
        <w:t>A+级、A级</w:t>
      </w:r>
      <w:r>
        <w:rPr>
          <w:color w:val="000000"/>
        </w:rPr>
        <w:t>的境内外商业银行发行的债券、票据和承兑的汇票；8.我国金融资产管理公司为收购国有银行不良贷款而定向发行的债券；9.其他国家或地区政府及其中央银行，视同主权的公共部门实体，国际清算银行、国际货币基金组织、欧洲中央银行、欧盟、欧洲稳定机制和欧洲金融稳定机制，多边开发银行所发行的BB-（含BB-）以上级别的债券；10.公开上市交易的股票及可转换债券；13.依法可以质押的具有现金价值的人寿保险单；11.投资于以上金融工具的可转让基金份额，且基金应每天公开报价。本列填报的金额为被认定为合格的金融质押品估值金额，而不是金融质押品覆盖的风险暴露金额。</w:t>
      </w:r>
    </w:p>
    <w:p>
      <w:pPr>
        <w:spacing w:line="360" w:lineRule="auto"/>
        <w:ind w:firstLine="420" w:firstLineChars="200"/>
        <w:rPr>
          <w:color w:val="000000"/>
        </w:rPr>
      </w:pPr>
      <w:r>
        <w:rPr>
          <w:color w:val="000000"/>
        </w:rPr>
        <w:t>[合格抵质押品-应收账款]：是指填报机构在采用内部评级法计算资本占用时，被认定为合格抵质押品起到风险缓释效果的原始期限不超过1年的财务应收账款，包括：销售产生的债权、出租产生的债权、提供服务产生的债权；不包括与证券化、从属参与或信用衍生工具相关的应收账款。本列填报的金额为被认定为合格抵质押品的应收账款估值金额，而不是应收账款覆盖的风险暴露金额。</w:t>
      </w:r>
    </w:p>
    <w:p>
      <w:pPr>
        <w:spacing w:line="360" w:lineRule="auto"/>
        <w:ind w:firstLine="420" w:firstLineChars="200"/>
        <w:rPr>
          <w:color w:val="000000"/>
        </w:rPr>
      </w:pPr>
      <w:r>
        <w:rPr>
          <w:color w:val="000000"/>
        </w:rPr>
        <w:t>[合格抵质押品-其他]：是指填报机构在采用内部评级法计算资本占用时，金融质押品、应收账款、商用房地产、居住用房地产之外，经</w:t>
      </w:r>
      <w:r>
        <w:rPr>
          <w:rFonts w:hint="eastAsia"/>
          <w:color w:val="000000"/>
          <w:szCs w:val="21"/>
        </w:rPr>
        <w:t>国家金融监督管理总局</w:t>
      </w:r>
      <w:r>
        <w:rPr>
          <w:color w:val="000000"/>
        </w:rPr>
        <w:t>认可的符合信用风险缓释工具认定和管理要求的抵质押品。本列填报的金额被认定为合格的其他抵质押品估值金额，而不是其他抵质押品覆盖的风险暴露金额。</w:t>
      </w:r>
    </w:p>
    <w:p>
      <w:pPr>
        <w:spacing w:line="360" w:lineRule="auto"/>
        <w:ind w:firstLine="420" w:firstLineChars="200"/>
        <w:rPr>
          <w:color w:val="000000"/>
        </w:rPr>
      </w:pPr>
      <w:r>
        <w:rPr>
          <w:color w:val="000000"/>
        </w:rPr>
        <w:t>[净额结算]：是指填报机构在采用内部评级法计算资本占用时，起到风险缓释效果的净额结算金额，包括：表内净额结算、回购交易净额结算、场外衍生工具及交易账</w:t>
      </w:r>
      <w:r>
        <w:rPr>
          <w:rFonts w:hint="eastAsia"/>
          <w:color w:val="000000"/>
        </w:rPr>
        <w:t>簿</w:t>
      </w:r>
      <w:r>
        <w:rPr>
          <w:color w:val="000000"/>
        </w:rPr>
        <w:t>信用衍生工具净额结算。</w:t>
      </w:r>
    </w:p>
    <w:p>
      <w:pPr>
        <w:spacing w:line="360" w:lineRule="auto"/>
        <w:ind w:firstLine="420" w:firstLineChars="200"/>
      </w:pPr>
      <w:r>
        <w:rPr>
          <w:color w:val="000000"/>
        </w:rPr>
        <w:t>[合格保证]：</w:t>
      </w:r>
      <w:r>
        <w:t>是指填报机构在采用内部评级法计算资本占用时，起到风险缓释效果的合格保证担保金额，合格保证应满足以下条件：1、风险权重低于交易对手的主权、金融机构、一般公司等实体；2、如果信用保护专门提供给资产证券化风险暴露，该实体当前外部信用评级在BBB-以上（含）、且在提供信用保护时外部信用评级在A-以上（含）。</w:t>
      </w:r>
    </w:p>
    <w:p>
      <w:pPr>
        <w:widowControl/>
        <w:spacing w:line="360" w:lineRule="auto"/>
        <w:ind w:firstLine="420" w:firstLineChars="200"/>
        <w:rPr>
          <w:color w:val="000000"/>
        </w:rPr>
      </w:pPr>
      <w:r>
        <w:rPr>
          <w:color w:val="000000"/>
        </w:rPr>
        <w:t>[信用衍生工具]：是指填报机构在采用内部评级法计算资本占用时，起到风险缓释效果的信用衍生工具金额，包括：</w:t>
      </w:r>
      <w:r>
        <w:rPr>
          <w:rFonts w:hint="eastAsia"/>
          <w:color w:val="000000"/>
        </w:rPr>
        <w:t>信用违约互换、</w:t>
      </w:r>
      <w:r>
        <w:rPr>
          <w:color w:val="000000"/>
        </w:rPr>
        <w:t>信用违约互换指数、信用风险缓释凭证、信用风险缓释合约</w:t>
      </w:r>
      <w:r>
        <w:rPr>
          <w:rFonts w:hint="eastAsia"/>
          <w:color w:val="000000"/>
        </w:rPr>
        <w:t>、信用保护合约、信用保护凭证</w:t>
      </w:r>
      <w:r>
        <w:rPr>
          <w:color w:val="000000"/>
        </w:rPr>
        <w:t>等具有信用违约互换功能的信用衍生工具，具有总收益互换功能的信用衍生工具。</w:t>
      </w:r>
    </w:p>
    <w:p>
      <w:pPr>
        <w:spacing w:line="440" w:lineRule="exact"/>
        <w:outlineLvl w:val="0"/>
        <w:rPr>
          <w:b/>
          <w:bCs/>
          <w:color w:val="000000"/>
          <w:szCs w:val="21"/>
        </w:rPr>
      </w:pPr>
      <w:bookmarkStart w:id="231" w:name="_Toc144477386"/>
      <w:bookmarkStart w:id="232" w:name="_Toc139635785"/>
      <w:bookmarkStart w:id="233" w:name="_Toc146037700"/>
      <w:bookmarkStart w:id="234" w:name="_Toc135903917"/>
      <w:bookmarkStart w:id="235" w:name="_Toc135383066"/>
      <w:r>
        <w:rPr>
          <w:b/>
          <w:bCs/>
          <w:color w:val="000000"/>
          <w:szCs w:val="21"/>
        </w:rPr>
        <w:t>第四部分：核对关系</w:t>
      </w:r>
      <w:bookmarkEnd w:id="231"/>
      <w:bookmarkEnd w:id="232"/>
      <w:bookmarkEnd w:id="233"/>
      <w:bookmarkEnd w:id="234"/>
      <w:bookmarkEnd w:id="235"/>
    </w:p>
    <w:p>
      <w:pPr>
        <w:spacing w:line="440" w:lineRule="exact"/>
        <w:ind w:firstLine="421" w:firstLineChars="200"/>
        <w:rPr>
          <w:b/>
          <w:color w:val="000000"/>
          <w:szCs w:val="21"/>
        </w:rPr>
      </w:pPr>
      <w:r>
        <w:rPr>
          <w:b/>
          <w:color w:val="000000"/>
          <w:szCs w:val="21"/>
        </w:rPr>
        <w:t>1.表内核对关系</w:t>
      </w:r>
    </w:p>
    <w:p>
      <w:pPr>
        <w:spacing w:line="360" w:lineRule="auto"/>
        <w:ind w:firstLine="420" w:firstLineChars="200"/>
        <w:rPr>
          <w:color w:val="000000"/>
        </w:rPr>
      </w:pPr>
      <w:r>
        <w:rPr>
          <w:color w:val="000000"/>
        </w:rPr>
        <w:t>[</w:t>
      </w:r>
      <w:r>
        <w:rPr>
          <w:rFonts w:hint="eastAsia"/>
          <w:color w:val="000000"/>
        </w:rPr>
        <w:t>9</w:t>
      </w:r>
      <w:r>
        <w:rPr>
          <w:color w:val="000000"/>
        </w:rPr>
        <w:t>.]=[1.]+[2.]+[3.]+[5.]+[6.]+[</w:t>
      </w:r>
      <w:r>
        <w:rPr>
          <w:rFonts w:hint="eastAsia"/>
          <w:color w:val="000000"/>
        </w:rPr>
        <w:t>7</w:t>
      </w:r>
      <w:r>
        <w:rPr>
          <w:color w:val="000000"/>
        </w:rPr>
        <w:t>.]+[</w:t>
      </w:r>
      <w:r>
        <w:rPr>
          <w:rFonts w:hint="eastAsia"/>
          <w:color w:val="000000"/>
        </w:rPr>
        <w:t>8</w:t>
      </w:r>
      <w:r>
        <w:rPr>
          <w:color w:val="000000"/>
        </w:rPr>
        <w:t>.]，适用于A、B、C、D、E、F、G列</w:t>
      </w:r>
    </w:p>
    <w:p>
      <w:pPr>
        <w:spacing w:line="360" w:lineRule="auto"/>
        <w:ind w:firstLine="420" w:firstLineChars="200"/>
        <w:outlineLvl w:val="0"/>
        <w:rPr>
          <w:color w:val="000000"/>
        </w:rPr>
      </w:pPr>
      <w:bookmarkStart w:id="236" w:name="_Toc139635786"/>
      <w:bookmarkStart w:id="237" w:name="_Toc135903918"/>
      <w:bookmarkStart w:id="238" w:name="_Toc144477387"/>
      <w:bookmarkStart w:id="239" w:name="_Toc135383067"/>
      <w:r>
        <w:rPr>
          <w:color w:val="000000"/>
        </w:rPr>
        <w:t>[1.]=[1.1]+[1.2]+[1.3]，适用于A、B、C、D、E、F、G列</w:t>
      </w:r>
      <w:bookmarkEnd w:id="236"/>
      <w:bookmarkEnd w:id="237"/>
      <w:bookmarkEnd w:id="238"/>
      <w:bookmarkEnd w:id="239"/>
    </w:p>
    <w:p>
      <w:pPr>
        <w:spacing w:line="360" w:lineRule="auto"/>
        <w:rPr>
          <w:szCs w:val="21"/>
          <w:lang w:val="pt-BR"/>
        </w:rPr>
      </w:pPr>
      <w:bookmarkStart w:id="240" w:name="_Toc425156306"/>
      <w:bookmarkStart w:id="241" w:name="_Toc425237567"/>
      <w:bookmarkStart w:id="242" w:name="_Toc425156147"/>
      <w:r>
        <w:rPr>
          <w:color w:val="000000"/>
          <w:szCs w:val="30"/>
          <w:lang w:val="it-IT"/>
        </w:rPr>
        <w:br w:type="page"/>
      </w:r>
      <w:bookmarkStart w:id="243" w:name="_Hlk111636902"/>
    </w:p>
    <w:bookmarkEnd w:id="243"/>
    <w:p>
      <w:pPr>
        <w:pStyle w:val="2"/>
      </w:pPr>
      <w:bookmarkStart w:id="244" w:name="_Toc349055215"/>
      <w:bookmarkStart w:id="245" w:name="_Toc379555450"/>
      <w:bookmarkStart w:id="246" w:name="_Toc352575128"/>
      <w:bookmarkStart w:id="247" w:name="_Toc146037701"/>
      <w:bookmarkStart w:id="248" w:name="_Toc349141679"/>
      <w:r>
        <w:rPr>
          <w:rFonts w:hint="eastAsia"/>
        </w:rPr>
        <w:t>G4E-8</w:t>
      </w:r>
      <w:r>
        <w:t>《</w:t>
      </w:r>
      <w:r>
        <w:rPr>
          <w:rFonts w:hint="eastAsia"/>
        </w:rPr>
        <w:t>资产管理产品风险加权资产汇总表（银行账簿、</w:t>
      </w:r>
      <w:r>
        <w:t>内评</w:t>
      </w:r>
      <w:r>
        <w:rPr>
          <w:rFonts w:hint="eastAsia"/>
        </w:rPr>
        <w:t>法）</w:t>
      </w:r>
      <w:r>
        <w:t>》</w:t>
      </w:r>
      <w:r>
        <w:rPr>
          <w:rFonts w:hint="eastAsia"/>
        </w:rPr>
        <w:t>（新规）</w:t>
      </w:r>
      <w:r>
        <w:t>填报说明</w:t>
      </w:r>
      <w:bookmarkEnd w:id="244"/>
      <w:bookmarkEnd w:id="245"/>
      <w:bookmarkEnd w:id="246"/>
      <w:bookmarkEnd w:id="247"/>
      <w:bookmarkEnd w:id="248"/>
    </w:p>
    <w:p>
      <w:pPr>
        <w:spacing w:line="440" w:lineRule="exact"/>
        <w:ind w:firstLine="420" w:firstLineChars="200"/>
        <w:rPr>
          <w:rFonts w:ascii="宋体" w:hAnsi="宋体"/>
          <w:szCs w:val="21"/>
        </w:rPr>
      </w:pPr>
      <w:bookmarkStart w:id="249" w:name="_Toc139635788"/>
      <w:bookmarkStart w:id="250" w:name="_Toc135903920"/>
      <w:bookmarkStart w:id="251" w:name="_Toc144477389"/>
    </w:p>
    <w:p>
      <w:pPr>
        <w:pStyle w:val="35"/>
        <w:ind w:firstLine="0" w:firstLineChars="0"/>
        <w:outlineLvl w:val="0"/>
        <w:rPr>
          <w:rFonts w:ascii="宋体" w:hAnsi="宋体" w:eastAsia="宋体"/>
          <w:b/>
          <w:bCs/>
          <w:color w:val="auto"/>
          <w:sz w:val="21"/>
          <w:szCs w:val="21"/>
        </w:rPr>
      </w:pPr>
      <w:bookmarkStart w:id="252" w:name="_Toc146037702"/>
      <w:r>
        <w:rPr>
          <w:rFonts w:ascii="宋体" w:hAnsi="宋体" w:eastAsia="宋体"/>
          <w:b/>
          <w:bCs/>
          <w:color w:val="auto"/>
          <w:sz w:val="21"/>
          <w:szCs w:val="21"/>
        </w:rPr>
        <w:t>第一部分：引言</w:t>
      </w:r>
      <w:bookmarkEnd w:id="249"/>
      <w:bookmarkEnd w:id="250"/>
      <w:bookmarkEnd w:id="251"/>
      <w:bookmarkEnd w:id="252"/>
    </w:p>
    <w:p>
      <w:pPr>
        <w:spacing w:line="440" w:lineRule="exact"/>
        <w:ind w:firstLine="420" w:firstLineChars="200"/>
      </w:pPr>
      <w:r>
        <w:rPr>
          <w:rFonts w:ascii="宋体" w:hAnsi="宋体"/>
          <w:szCs w:val="21"/>
        </w:rPr>
        <w:t>本表根据《商业银行资本管理办法》</w:t>
      </w:r>
      <w:r>
        <w:rPr>
          <w:rFonts w:hint="eastAsia" w:ascii="宋体" w:hAnsi="宋体"/>
          <w:szCs w:val="21"/>
        </w:rPr>
        <w:t>（以下简称《办法》）及附件12的</w:t>
      </w:r>
      <w:r>
        <w:rPr>
          <w:rFonts w:ascii="宋体" w:hAnsi="宋体"/>
          <w:szCs w:val="21"/>
        </w:rPr>
        <w:t>要求，</w:t>
      </w:r>
      <w:r>
        <w:rPr>
          <w:rFonts w:hint="eastAsia" w:ascii="宋体" w:hAnsi="宋体"/>
          <w:szCs w:val="21"/>
        </w:rPr>
        <w:t>反映银行账簿资产管理产品的风险加权资产</w:t>
      </w:r>
      <w:r>
        <w:rPr>
          <w:rFonts w:hint="eastAsia"/>
        </w:rPr>
        <w:t>整体情况，数据来源于</w:t>
      </w:r>
      <w:r>
        <w:rPr>
          <w:rFonts w:hint="eastAsia"/>
          <w:bCs/>
          <w:szCs w:val="21"/>
        </w:rPr>
        <w:t>《G4E-8（a）《资产管理产品风险加权资产计算表（银行账簿、</w:t>
      </w:r>
      <w:r>
        <w:rPr>
          <w:bCs/>
          <w:szCs w:val="21"/>
        </w:rPr>
        <w:t>内评</w:t>
      </w:r>
      <w:r>
        <w:rPr>
          <w:rFonts w:hint="eastAsia"/>
          <w:bCs/>
          <w:szCs w:val="21"/>
        </w:rPr>
        <w:t>法）填报说明》</w:t>
      </w:r>
      <w:r>
        <w:rPr>
          <w:rFonts w:hint="eastAsia"/>
        </w:rPr>
        <w:t>的工作底稿。</w:t>
      </w:r>
    </w:p>
    <w:p>
      <w:pPr>
        <w:pStyle w:val="35"/>
        <w:ind w:firstLine="0" w:firstLineChars="0"/>
        <w:outlineLvl w:val="0"/>
        <w:rPr>
          <w:rFonts w:ascii="宋体" w:hAnsi="宋体" w:eastAsia="宋体"/>
          <w:b/>
          <w:bCs/>
          <w:color w:val="auto"/>
          <w:sz w:val="21"/>
          <w:szCs w:val="21"/>
        </w:rPr>
      </w:pPr>
      <w:bookmarkStart w:id="253" w:name="_Toc146037703"/>
      <w:bookmarkStart w:id="254" w:name="_Toc139635789"/>
      <w:bookmarkStart w:id="255" w:name="_Toc144477390"/>
      <w:bookmarkStart w:id="256" w:name="_Toc135903921"/>
      <w:r>
        <w:rPr>
          <w:rFonts w:ascii="宋体" w:hAnsi="宋体" w:eastAsia="宋体"/>
          <w:b/>
          <w:bCs/>
          <w:color w:val="auto"/>
          <w:sz w:val="21"/>
          <w:szCs w:val="21"/>
        </w:rPr>
        <w:t>第二部分：一般说明</w:t>
      </w:r>
      <w:bookmarkEnd w:id="253"/>
      <w:bookmarkEnd w:id="254"/>
      <w:bookmarkEnd w:id="255"/>
      <w:bookmarkEnd w:id="256"/>
    </w:p>
    <w:p>
      <w:pPr>
        <w:spacing w:line="440" w:lineRule="exact"/>
        <w:ind w:firstLine="420" w:firstLineChars="200"/>
        <w:rPr>
          <w:rFonts w:ascii="宋体" w:hAnsi="宋体"/>
          <w:szCs w:val="21"/>
        </w:rPr>
      </w:pPr>
      <w:r>
        <w:rPr>
          <w:rFonts w:ascii="宋体" w:hAnsi="宋体"/>
          <w:szCs w:val="21"/>
        </w:rPr>
        <w:t>1</w:t>
      </w:r>
      <w:r>
        <w:rPr>
          <w:rFonts w:hint="eastAsia" w:ascii="宋体" w:hAnsi="宋体"/>
          <w:szCs w:val="21"/>
        </w:rPr>
        <w:t>．</w:t>
      </w:r>
      <w:r>
        <w:rPr>
          <w:rFonts w:ascii="宋体" w:hAnsi="宋体"/>
          <w:szCs w:val="21"/>
        </w:rPr>
        <w:t>报表名称：</w:t>
      </w:r>
      <w:r>
        <w:rPr>
          <w:rFonts w:hint="eastAsia" w:ascii="宋体" w:hAnsi="宋体"/>
          <w:szCs w:val="21"/>
        </w:rPr>
        <w:t>资产管理产品信用风险加权资产汇总表（银行账簿、内评法）。</w:t>
      </w:r>
    </w:p>
    <w:p>
      <w:pPr>
        <w:spacing w:line="440" w:lineRule="exact"/>
        <w:ind w:firstLine="420" w:firstLineChars="200"/>
        <w:rPr>
          <w:rFonts w:ascii="宋体" w:hAnsi="宋体"/>
          <w:szCs w:val="21"/>
        </w:rPr>
      </w:pPr>
      <w:r>
        <w:rPr>
          <w:rFonts w:ascii="宋体" w:hAnsi="宋体"/>
          <w:bCs/>
          <w:szCs w:val="21"/>
        </w:rPr>
        <w:t>2</w:t>
      </w:r>
      <w:r>
        <w:rPr>
          <w:rFonts w:hint="eastAsia" w:ascii="宋体" w:hAnsi="宋体"/>
          <w:bCs/>
          <w:szCs w:val="21"/>
        </w:rPr>
        <w:t>．</w:t>
      </w:r>
      <w:del w:id="85" w:author="陈静" w:date="2024-12-12T15:32:43Z">
        <w:r>
          <w:rPr>
            <w:rFonts w:ascii="宋体" w:hAnsi="宋体"/>
            <w:bCs/>
            <w:szCs w:val="21"/>
          </w:rPr>
          <w:delText>报表编码</w:delText>
        </w:r>
      </w:del>
      <w:del w:id="86" w:author="陈静" w:date="2024-12-12T15:32:43Z">
        <w:r>
          <w:rPr>
            <w:rFonts w:ascii="宋体" w:hAnsi="宋体"/>
            <w:szCs w:val="21"/>
          </w:rPr>
          <w:delText>：银监</w:delText>
        </w:r>
      </w:del>
      <w:ins w:id="87" w:author="陈静" w:date="2024-12-12T15:32:43Z">
        <w:r>
          <w:rPr>
            <w:rFonts w:hint="eastAsia" w:ascii="宋体" w:hAnsi="宋体"/>
            <w:bCs/>
            <w:szCs w:val="21"/>
            <w:lang w:eastAsia="zh-CN"/>
          </w:rPr>
          <w:t>报表编码：金监</w:t>
        </w:r>
      </w:ins>
      <w:r>
        <w:rPr>
          <w:rFonts w:hint="eastAsia" w:ascii="宋体" w:hAnsi="宋体"/>
          <w:szCs w:val="21"/>
        </w:rPr>
        <w:t>统</w:t>
      </w:r>
      <w:ins w:id="88" w:author="王雅洁" w:date="2024-12-13T10:52:19Z">
        <w:r>
          <w:rPr>
            <w:rFonts w:hint="eastAsia"/>
          </w:rPr>
          <w:t>G4E-8</w:t>
        </w:r>
      </w:ins>
      <w:del w:id="89" w:author="王雅洁" w:date="2024-12-13T10:52:19Z">
        <w:r>
          <w:rPr>
            <w:rFonts w:ascii="宋体" w:hAnsi="宋体"/>
            <w:szCs w:val="21"/>
          </w:rPr>
          <w:delText>*</w:delText>
        </w:r>
      </w:del>
      <w:r>
        <w:rPr>
          <w:rFonts w:ascii="宋体" w:hAnsi="宋体"/>
          <w:szCs w:val="21"/>
        </w:rPr>
        <w:t>号</w:t>
      </w:r>
      <w:r>
        <w:rPr>
          <w:rFonts w:hint="eastAsia" w:ascii="宋体" w:hAnsi="宋体"/>
          <w:szCs w:val="21"/>
        </w:rPr>
        <w:t>。</w:t>
      </w:r>
    </w:p>
    <w:p>
      <w:pPr>
        <w:spacing w:line="440" w:lineRule="exact"/>
        <w:ind w:firstLine="420" w:firstLineChars="200"/>
        <w:rPr>
          <w:rFonts w:ascii="宋体" w:hAnsi="宋体"/>
          <w:szCs w:val="21"/>
        </w:rPr>
      </w:pPr>
      <w:r>
        <w:rPr>
          <w:rFonts w:hint="eastAsia" w:ascii="宋体" w:hAnsi="宋体"/>
          <w:szCs w:val="21"/>
        </w:rPr>
        <w:t>3．</w:t>
      </w:r>
      <w:r>
        <w:rPr>
          <w:rFonts w:ascii="宋体" w:hAnsi="宋体"/>
          <w:szCs w:val="21"/>
        </w:rPr>
        <w:t>填报机构：</w:t>
      </w:r>
      <w:r>
        <w:rPr>
          <w:rFonts w:hint="eastAsia" w:ascii="宋体" w:hAnsi="宋体"/>
          <w:szCs w:val="21"/>
        </w:rPr>
        <w:t>经国家金融监督管理总局或其派出机构验收通过，资产管理产品实施内部评级法的商业银行。</w:t>
      </w:r>
    </w:p>
    <w:p>
      <w:pPr>
        <w:spacing w:line="440" w:lineRule="exact"/>
        <w:ind w:firstLine="420" w:firstLineChars="200"/>
        <w:rPr>
          <w:rFonts w:ascii="宋体" w:hAnsi="宋体"/>
          <w:szCs w:val="21"/>
        </w:rPr>
      </w:pPr>
      <w:r>
        <w:rPr>
          <w:rFonts w:ascii="宋体" w:hAnsi="宋体"/>
          <w:szCs w:val="21"/>
        </w:rPr>
        <w:t>4</w:t>
      </w:r>
      <w:r>
        <w:rPr>
          <w:rFonts w:hint="eastAsia" w:ascii="宋体" w:hAnsi="宋体"/>
          <w:bCs/>
          <w:szCs w:val="21"/>
        </w:rPr>
        <w:t>．</w:t>
      </w:r>
      <w:r>
        <w:rPr>
          <w:rFonts w:ascii="宋体" w:hAnsi="宋体"/>
          <w:szCs w:val="21"/>
        </w:rPr>
        <w:t>报送</w:t>
      </w:r>
      <w:r>
        <w:rPr>
          <w:rFonts w:hint="eastAsia" w:ascii="宋体" w:hAnsi="宋体"/>
          <w:szCs w:val="21"/>
        </w:rPr>
        <w:t>口径、</w:t>
      </w:r>
      <w:r>
        <w:rPr>
          <w:rFonts w:ascii="宋体" w:hAnsi="宋体"/>
          <w:szCs w:val="21"/>
        </w:rPr>
        <w:t>频度</w:t>
      </w:r>
      <w:r>
        <w:rPr>
          <w:rFonts w:hint="eastAsia" w:ascii="宋体" w:hAnsi="宋体"/>
          <w:szCs w:val="21"/>
        </w:rPr>
        <w:t>及时间</w:t>
      </w:r>
      <w:r>
        <w:rPr>
          <w:rFonts w:ascii="宋体" w:hAnsi="宋体"/>
          <w:szCs w:val="21"/>
        </w:rPr>
        <w:t>：</w:t>
      </w:r>
      <w:r>
        <w:rPr>
          <w:rFonts w:hint="eastAsia" w:ascii="宋体" w:hAnsi="宋体"/>
          <w:szCs w:val="21"/>
        </w:rPr>
        <w:t>法人汇总数据（</w:t>
      </w:r>
      <w:r>
        <w:rPr>
          <w:rFonts w:ascii="宋体" w:hAnsi="宋体"/>
          <w:szCs w:val="21"/>
        </w:rPr>
        <w:t>季报</w:t>
      </w:r>
      <w:r>
        <w:rPr>
          <w:rFonts w:hint="eastAsia" w:ascii="宋体" w:hAnsi="宋体"/>
          <w:szCs w:val="21"/>
        </w:rPr>
        <w:t>）</w:t>
      </w:r>
      <w:r>
        <w:rPr>
          <w:rFonts w:ascii="宋体" w:hAnsi="宋体"/>
          <w:szCs w:val="21"/>
        </w:rPr>
        <w:t>为季后</w:t>
      </w:r>
      <w:r>
        <w:rPr>
          <w:rFonts w:hint="eastAsia" w:ascii="宋体" w:hAnsi="宋体"/>
          <w:szCs w:val="21"/>
        </w:rPr>
        <w:t>18</w:t>
      </w:r>
      <w:r>
        <w:rPr>
          <w:rFonts w:ascii="宋体" w:hAnsi="宋体"/>
          <w:szCs w:val="21"/>
        </w:rPr>
        <w:t>日</w:t>
      </w:r>
      <w:r>
        <w:rPr>
          <w:rFonts w:hint="eastAsia" w:ascii="宋体" w:hAnsi="宋体"/>
          <w:szCs w:val="21"/>
        </w:rPr>
        <w:t>内</w:t>
      </w:r>
      <w:r>
        <w:rPr>
          <w:rFonts w:ascii="宋体" w:hAnsi="宋体"/>
          <w:szCs w:val="21"/>
        </w:rPr>
        <w:t>、</w:t>
      </w:r>
      <w:r>
        <w:rPr>
          <w:rFonts w:hint="eastAsia" w:ascii="宋体" w:hAnsi="宋体"/>
          <w:szCs w:val="21"/>
        </w:rPr>
        <w:t>合并报表数据（季</w:t>
      </w:r>
      <w:r>
        <w:rPr>
          <w:rFonts w:ascii="宋体" w:hAnsi="宋体"/>
          <w:szCs w:val="21"/>
        </w:rPr>
        <w:t>报</w:t>
      </w:r>
      <w:r>
        <w:rPr>
          <w:rFonts w:hint="eastAsia" w:ascii="宋体" w:hAnsi="宋体"/>
          <w:szCs w:val="21"/>
        </w:rPr>
        <w:t>）</w:t>
      </w:r>
      <w:r>
        <w:rPr>
          <w:rFonts w:ascii="宋体" w:hAnsi="宋体"/>
          <w:szCs w:val="21"/>
        </w:rPr>
        <w:t>为</w:t>
      </w:r>
      <w:r>
        <w:rPr>
          <w:rFonts w:hint="eastAsia" w:ascii="宋体" w:hAnsi="宋体"/>
          <w:szCs w:val="21"/>
        </w:rPr>
        <w:t>季</w:t>
      </w:r>
      <w:r>
        <w:rPr>
          <w:rFonts w:ascii="宋体" w:hAnsi="宋体"/>
          <w:szCs w:val="21"/>
        </w:rPr>
        <w:t>后</w:t>
      </w:r>
      <w:r>
        <w:rPr>
          <w:rFonts w:hint="eastAsia" w:ascii="宋体" w:hAnsi="宋体"/>
          <w:szCs w:val="21"/>
        </w:rPr>
        <w:t>40</w:t>
      </w:r>
      <w:r>
        <w:rPr>
          <w:rFonts w:ascii="宋体" w:hAnsi="宋体"/>
          <w:szCs w:val="21"/>
        </w:rPr>
        <w:t>日</w:t>
      </w:r>
      <w:r>
        <w:rPr>
          <w:rFonts w:hint="eastAsia" w:ascii="宋体" w:hAnsi="宋体"/>
          <w:szCs w:val="21"/>
        </w:rPr>
        <w:t>内</w:t>
      </w:r>
      <w:r>
        <w:rPr>
          <w:rFonts w:ascii="宋体" w:hAnsi="宋体"/>
          <w:szCs w:val="21"/>
        </w:rPr>
        <w:t>。</w:t>
      </w:r>
    </w:p>
    <w:p>
      <w:pPr>
        <w:spacing w:line="440" w:lineRule="exact"/>
        <w:ind w:firstLine="420" w:firstLineChars="200"/>
        <w:rPr>
          <w:rFonts w:ascii="宋体" w:hAnsi="宋体"/>
          <w:szCs w:val="21"/>
        </w:rPr>
      </w:pPr>
      <w:r>
        <w:rPr>
          <w:rFonts w:ascii="宋体" w:hAnsi="宋体"/>
          <w:szCs w:val="21"/>
        </w:rPr>
        <w:t>5</w:t>
      </w:r>
      <w:r>
        <w:rPr>
          <w:rFonts w:hint="eastAsia" w:ascii="宋体" w:hAnsi="宋体"/>
          <w:bCs/>
          <w:szCs w:val="21"/>
        </w:rPr>
        <w:t>．</w:t>
      </w:r>
      <w:r>
        <w:rPr>
          <w:rFonts w:ascii="宋体" w:hAnsi="宋体"/>
          <w:szCs w:val="21"/>
        </w:rPr>
        <w:t>报送方式：以电子报表形式报送</w:t>
      </w:r>
      <w:r>
        <w:rPr>
          <w:rFonts w:hint="eastAsia"/>
          <w:color w:val="000000"/>
          <w:szCs w:val="21"/>
        </w:rPr>
        <w:t>国家金融监督管理总局</w:t>
      </w:r>
      <w:r>
        <w:rPr>
          <w:rFonts w:ascii="宋体" w:hAnsi="宋体"/>
          <w:szCs w:val="21"/>
        </w:rPr>
        <w:t>。</w:t>
      </w:r>
    </w:p>
    <w:p>
      <w:pPr>
        <w:spacing w:line="440" w:lineRule="exact"/>
        <w:ind w:firstLine="420" w:firstLineChars="200"/>
        <w:rPr>
          <w:rFonts w:ascii="宋体" w:hAnsi="宋体"/>
          <w:szCs w:val="21"/>
        </w:rPr>
      </w:pPr>
      <w:r>
        <w:rPr>
          <w:rFonts w:hint="eastAsia" w:ascii="宋体" w:hAnsi="宋体"/>
          <w:szCs w:val="21"/>
        </w:rPr>
        <w:t>6．</w:t>
      </w:r>
      <w:r>
        <w:rPr>
          <w:rFonts w:ascii="宋体" w:hAnsi="宋体"/>
          <w:szCs w:val="21"/>
        </w:rPr>
        <w:t>数据单位：万元，百分比。</w:t>
      </w:r>
    </w:p>
    <w:p>
      <w:pPr>
        <w:spacing w:line="440" w:lineRule="exact"/>
        <w:ind w:firstLine="420" w:firstLineChars="200"/>
        <w:rPr>
          <w:rFonts w:ascii="宋体" w:hAnsi="宋体"/>
          <w:szCs w:val="21"/>
        </w:rPr>
      </w:pPr>
      <w:r>
        <w:rPr>
          <w:rFonts w:hint="eastAsia" w:ascii="宋体" w:hAnsi="宋体"/>
          <w:szCs w:val="21"/>
        </w:rPr>
        <w:t>7．</w:t>
      </w:r>
      <w:r>
        <w:rPr>
          <w:rFonts w:ascii="宋体" w:hAnsi="宋体"/>
          <w:szCs w:val="21"/>
        </w:rPr>
        <w:t>四舍五入要求：金额保留</w:t>
      </w:r>
      <w:r>
        <w:rPr>
          <w:rFonts w:hint="eastAsia" w:ascii="宋体" w:hAnsi="宋体"/>
          <w:szCs w:val="21"/>
        </w:rPr>
        <w:t>两位小数</w:t>
      </w:r>
      <w:r>
        <w:rPr>
          <w:rFonts w:ascii="宋体" w:hAnsi="宋体"/>
          <w:szCs w:val="21"/>
        </w:rPr>
        <w:t>，百分比保留两位小数。</w:t>
      </w:r>
    </w:p>
    <w:p>
      <w:pPr>
        <w:pStyle w:val="35"/>
        <w:ind w:firstLine="420"/>
        <w:rPr>
          <w:rFonts w:ascii="宋体" w:hAnsi="宋体" w:eastAsia="宋体"/>
          <w:color w:val="auto"/>
          <w:sz w:val="21"/>
          <w:szCs w:val="21"/>
        </w:rPr>
      </w:pPr>
      <w:r>
        <w:rPr>
          <w:rFonts w:hint="eastAsia" w:ascii="宋体" w:hAnsi="宋体" w:eastAsia="宋体"/>
          <w:color w:val="auto"/>
          <w:sz w:val="21"/>
          <w:szCs w:val="21"/>
        </w:rPr>
        <w:t>8．填报币种：本表要求以本外币合计人民币数据填报。银行业金融机构将外币折算为人民币时，应按照报告期末最后一天国家外汇管理局公布的人民币兑美元、欧元、日元和港币的基准汇价进行折算。</w:t>
      </w:r>
      <w:r>
        <w:rPr>
          <w:rFonts w:ascii="宋体" w:hAnsi="宋体" w:eastAsia="宋体"/>
          <w:color w:val="auto"/>
          <w:sz w:val="21"/>
          <w:szCs w:val="21"/>
        </w:rPr>
        <w:t>美元、</w:t>
      </w:r>
      <w:r>
        <w:rPr>
          <w:rFonts w:hint="eastAsia" w:ascii="宋体" w:hAnsi="宋体" w:eastAsia="宋体"/>
          <w:color w:val="auto"/>
          <w:sz w:val="21"/>
          <w:szCs w:val="21"/>
        </w:rPr>
        <w:t>欧元、</w:t>
      </w:r>
      <w:r>
        <w:rPr>
          <w:rFonts w:ascii="宋体" w:hAnsi="宋体" w:eastAsia="宋体"/>
          <w:color w:val="auto"/>
          <w:sz w:val="21"/>
          <w:szCs w:val="21"/>
        </w:rPr>
        <w:t>日元</w:t>
      </w:r>
      <w:r>
        <w:rPr>
          <w:rFonts w:hint="eastAsia" w:ascii="宋体" w:hAnsi="宋体" w:eastAsia="宋体"/>
          <w:color w:val="auto"/>
          <w:sz w:val="21"/>
          <w:szCs w:val="21"/>
        </w:rPr>
        <w:t>和</w:t>
      </w:r>
      <w:r>
        <w:rPr>
          <w:rFonts w:ascii="宋体" w:hAnsi="宋体" w:eastAsia="宋体"/>
          <w:color w:val="auto"/>
          <w:sz w:val="21"/>
          <w:szCs w:val="21"/>
        </w:rPr>
        <w:t>港币等</w:t>
      </w:r>
      <w:r>
        <w:rPr>
          <w:rFonts w:hint="eastAsia" w:ascii="宋体" w:hAnsi="宋体" w:eastAsia="宋体"/>
          <w:color w:val="auto"/>
          <w:sz w:val="21"/>
          <w:szCs w:val="21"/>
        </w:rPr>
        <w:t>四种主要货币</w:t>
      </w:r>
      <w:r>
        <w:rPr>
          <w:rFonts w:ascii="宋体" w:hAnsi="宋体" w:eastAsia="宋体"/>
          <w:color w:val="auto"/>
          <w:sz w:val="21"/>
          <w:szCs w:val="21"/>
        </w:rPr>
        <w:t>以外的其他货币对人民币的</w:t>
      </w:r>
      <w:r>
        <w:rPr>
          <w:rFonts w:hint="eastAsia" w:ascii="宋体" w:hAnsi="宋体" w:eastAsia="宋体"/>
          <w:color w:val="auto"/>
          <w:sz w:val="21"/>
          <w:szCs w:val="21"/>
        </w:rPr>
        <w:t>折算</w:t>
      </w:r>
      <w:r>
        <w:rPr>
          <w:rFonts w:ascii="宋体" w:hAnsi="宋体" w:eastAsia="宋体"/>
          <w:color w:val="auto"/>
          <w:sz w:val="21"/>
          <w:szCs w:val="21"/>
        </w:rPr>
        <w:t>汇率，</w:t>
      </w:r>
      <w:r>
        <w:rPr>
          <w:rFonts w:hint="eastAsia" w:ascii="宋体" w:hAnsi="宋体" w:eastAsia="宋体"/>
          <w:color w:val="auto"/>
          <w:sz w:val="21"/>
          <w:szCs w:val="21"/>
        </w:rPr>
        <w:t>以报告期末最后一天</w:t>
      </w:r>
      <w:r>
        <w:rPr>
          <w:rFonts w:ascii="宋体" w:hAnsi="宋体" w:eastAsia="宋体"/>
          <w:color w:val="auto"/>
          <w:sz w:val="21"/>
          <w:szCs w:val="21"/>
        </w:rPr>
        <w:t>美元对人民币的基准汇率与</w:t>
      </w:r>
      <w:r>
        <w:rPr>
          <w:rFonts w:hint="eastAsia" w:ascii="宋体" w:hAnsi="宋体" w:eastAsia="宋体"/>
          <w:color w:val="auto"/>
          <w:sz w:val="21"/>
          <w:szCs w:val="21"/>
        </w:rPr>
        <w:t>同一天</w:t>
      </w:r>
      <w:r>
        <w:rPr>
          <w:rFonts w:ascii="宋体" w:hAnsi="宋体" w:eastAsia="宋体"/>
          <w:color w:val="auto"/>
          <w:sz w:val="21"/>
          <w:szCs w:val="21"/>
        </w:rPr>
        <w:t>上午9时国际外汇市场</w:t>
      </w:r>
      <w:r>
        <w:rPr>
          <w:rFonts w:hint="eastAsia" w:ascii="宋体" w:hAnsi="宋体" w:eastAsia="宋体"/>
          <w:color w:val="auto"/>
          <w:sz w:val="21"/>
          <w:szCs w:val="21"/>
        </w:rPr>
        <w:t>其他货币</w:t>
      </w:r>
      <w:r>
        <w:rPr>
          <w:rFonts w:ascii="宋体" w:hAnsi="宋体" w:eastAsia="宋体"/>
          <w:color w:val="auto"/>
          <w:sz w:val="21"/>
          <w:szCs w:val="21"/>
        </w:rPr>
        <w:t>兑美元汇率套算确定</w:t>
      </w:r>
      <w:r>
        <w:rPr>
          <w:rFonts w:hint="eastAsia" w:ascii="宋体" w:hAnsi="宋体" w:eastAsia="宋体"/>
          <w:color w:val="auto"/>
          <w:sz w:val="21"/>
          <w:szCs w:val="21"/>
        </w:rPr>
        <w:t>。</w:t>
      </w:r>
    </w:p>
    <w:p>
      <w:pPr>
        <w:pStyle w:val="35"/>
        <w:ind w:firstLine="0" w:firstLineChars="0"/>
        <w:outlineLvl w:val="0"/>
        <w:rPr>
          <w:rFonts w:ascii="宋体" w:hAnsi="宋体" w:eastAsia="宋体"/>
          <w:b/>
          <w:color w:val="auto"/>
          <w:sz w:val="21"/>
          <w:szCs w:val="21"/>
        </w:rPr>
      </w:pPr>
      <w:bookmarkStart w:id="257" w:name="_Toc144477391"/>
      <w:bookmarkStart w:id="258" w:name="_Toc146037704"/>
      <w:bookmarkStart w:id="259" w:name="_Toc139635790"/>
      <w:bookmarkStart w:id="260" w:name="_Toc135903922"/>
      <w:r>
        <w:rPr>
          <w:rFonts w:ascii="宋体" w:hAnsi="宋体" w:eastAsia="宋体"/>
          <w:b/>
          <w:color w:val="auto"/>
          <w:sz w:val="21"/>
          <w:szCs w:val="21"/>
        </w:rPr>
        <w:t>第三部分：具体说明</w:t>
      </w:r>
      <w:bookmarkEnd w:id="257"/>
      <w:bookmarkEnd w:id="258"/>
      <w:bookmarkEnd w:id="259"/>
      <w:bookmarkEnd w:id="260"/>
    </w:p>
    <w:p>
      <w:pPr>
        <w:pStyle w:val="35"/>
        <w:ind w:firstLine="420"/>
        <w:jc w:val="both"/>
        <w:rPr>
          <w:rFonts w:ascii="宋体" w:hAnsi="宋体" w:eastAsia="宋体"/>
          <w:color w:val="auto"/>
          <w:sz w:val="21"/>
          <w:szCs w:val="21"/>
        </w:rPr>
      </w:pPr>
      <w:r>
        <w:rPr>
          <w:rFonts w:ascii="宋体" w:hAnsi="宋体" w:eastAsia="宋体"/>
          <w:color w:val="auto"/>
          <w:sz w:val="21"/>
          <w:szCs w:val="21"/>
        </w:rPr>
        <w:t>1</w:t>
      </w:r>
      <w:r>
        <w:rPr>
          <w:rFonts w:hint="eastAsia" w:ascii="宋体" w:hAnsi="宋体" w:eastAsia="宋体"/>
          <w:color w:val="auto"/>
          <w:sz w:val="21"/>
          <w:szCs w:val="21"/>
        </w:rPr>
        <w:t>、本表反映银行账簿资产管理产品投资业务的风险加权资产汇总情况，包括商业银行应计入表外项目的资产管理产品（如认购资产管理产品的承诺）。具体计量方法见《办法》附件12。</w:t>
      </w:r>
    </w:p>
    <w:p>
      <w:pPr>
        <w:pStyle w:val="35"/>
        <w:ind w:firstLine="420"/>
        <w:jc w:val="both"/>
        <w:rPr>
          <w:rFonts w:ascii="宋体" w:hAnsi="宋体" w:eastAsia="宋体"/>
          <w:color w:val="auto"/>
          <w:sz w:val="21"/>
          <w:szCs w:val="21"/>
        </w:rPr>
      </w:pPr>
      <w:r>
        <w:rPr>
          <w:rFonts w:ascii="宋体" w:hAnsi="宋体" w:eastAsia="宋体"/>
          <w:color w:val="auto"/>
          <w:sz w:val="21"/>
          <w:szCs w:val="21"/>
        </w:rPr>
        <w:t>2</w:t>
      </w:r>
      <w:r>
        <w:rPr>
          <w:rFonts w:hint="eastAsia" w:ascii="宋体" w:hAnsi="宋体" w:eastAsia="宋体"/>
          <w:color w:val="auto"/>
          <w:sz w:val="21"/>
          <w:szCs w:val="21"/>
        </w:rPr>
        <w:t>、资产管理产品计量中产生的交易对手信用风险、信用估值调整风险相关数据，也应填入对应的报表中。</w:t>
      </w:r>
    </w:p>
    <w:p>
      <w:pPr>
        <w:pStyle w:val="35"/>
        <w:ind w:firstLine="420"/>
        <w:rPr>
          <w:rFonts w:ascii="宋体" w:hAnsi="宋体" w:eastAsia="宋体"/>
          <w:color w:val="auto"/>
          <w:sz w:val="21"/>
          <w:szCs w:val="21"/>
        </w:rPr>
      </w:pPr>
      <w:r>
        <w:rPr>
          <w:rFonts w:ascii="宋体" w:hAnsi="宋体" w:eastAsia="宋体"/>
          <w:color w:val="auto"/>
          <w:sz w:val="21"/>
          <w:szCs w:val="21"/>
        </w:rPr>
        <w:t>3</w:t>
      </w:r>
      <w:r>
        <w:rPr>
          <w:rFonts w:hint="eastAsia" w:ascii="宋体" w:hAnsi="宋体" w:eastAsia="宋体"/>
          <w:color w:val="auto"/>
          <w:sz w:val="21"/>
          <w:szCs w:val="21"/>
        </w:rPr>
        <w:t>、各类型资产管理产品的风险加权资产的详细计算见《G4E-8（a）资产管理产品风险加权资产计算表（银行账簿、</w:t>
      </w:r>
      <w:r>
        <w:rPr>
          <w:rFonts w:ascii="宋体" w:hAnsi="宋体" w:eastAsia="宋体"/>
          <w:color w:val="auto"/>
          <w:sz w:val="21"/>
          <w:szCs w:val="21"/>
        </w:rPr>
        <w:t>内评</w:t>
      </w:r>
      <w:r>
        <w:rPr>
          <w:rFonts w:hint="eastAsia" w:ascii="宋体" w:hAnsi="宋体" w:eastAsia="宋体"/>
          <w:color w:val="auto"/>
          <w:sz w:val="21"/>
          <w:szCs w:val="21"/>
        </w:rPr>
        <w:t>法）》及对应的填报说明。</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[1.1</w:t>
      </w:r>
      <w:r>
        <w:rPr>
          <w:rFonts w:ascii="宋体" w:hAnsi="宋体" w:eastAsia="宋体"/>
          <w:color w:val="auto"/>
          <w:sz w:val="21"/>
          <w:szCs w:val="21"/>
        </w:rPr>
        <w:t>/2.1</w:t>
      </w:r>
      <w:r>
        <w:rPr>
          <w:rFonts w:hint="eastAsia" w:ascii="宋体" w:hAnsi="宋体" w:eastAsia="宋体"/>
          <w:color w:val="auto"/>
          <w:sz w:val="21"/>
          <w:szCs w:val="21"/>
        </w:rPr>
        <w:t>公募基金]：是指受政府主管部门监管的，通过公开发售基金份额募集资金，有基金托管人托管，由基金管理人管理和运作资金，为基金份额持有人的利益，以资产组合方式进行证券投资的一种利益共享、风险共担的集合投资方式。</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[1.1.1</w:t>
      </w:r>
      <w:r>
        <w:rPr>
          <w:rFonts w:ascii="宋体" w:hAnsi="宋体" w:eastAsia="宋体"/>
          <w:color w:val="auto"/>
          <w:sz w:val="21"/>
          <w:szCs w:val="21"/>
        </w:rPr>
        <w:t>/2.1.1</w:t>
      </w:r>
      <w:r>
        <w:rPr>
          <w:rFonts w:hint="eastAsia" w:ascii="宋体" w:hAnsi="宋体" w:eastAsia="宋体"/>
          <w:color w:val="auto"/>
          <w:sz w:val="21"/>
          <w:szCs w:val="21"/>
        </w:rPr>
        <w:t>货币基金]：是指仅投资于货币市场工具的公募基金。</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[1.1.2</w:t>
      </w:r>
      <w:r>
        <w:rPr>
          <w:rFonts w:ascii="宋体" w:hAnsi="宋体" w:eastAsia="宋体"/>
          <w:color w:val="auto"/>
          <w:sz w:val="21"/>
          <w:szCs w:val="21"/>
        </w:rPr>
        <w:t>/2.1.2</w:t>
      </w:r>
      <w:r>
        <w:rPr>
          <w:rFonts w:hint="eastAsia" w:ascii="宋体" w:hAnsi="宋体" w:eastAsia="宋体"/>
          <w:color w:val="auto"/>
          <w:sz w:val="21"/>
          <w:szCs w:val="21"/>
        </w:rPr>
        <w:t>债券基金]：是指百分之八十以上的基金资产投资于债券的公募基金。</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[1.1.3</w:t>
      </w:r>
      <w:r>
        <w:rPr>
          <w:rFonts w:ascii="宋体" w:hAnsi="宋体" w:eastAsia="宋体"/>
          <w:color w:val="auto"/>
          <w:sz w:val="21"/>
          <w:szCs w:val="21"/>
        </w:rPr>
        <w:t>/2.1.3</w:t>
      </w:r>
      <w:r>
        <w:rPr>
          <w:rFonts w:hint="eastAsia" w:ascii="宋体" w:hAnsi="宋体" w:eastAsia="宋体"/>
          <w:color w:val="auto"/>
          <w:sz w:val="21"/>
          <w:szCs w:val="21"/>
        </w:rPr>
        <w:t>其他公募基金]：是指股票基金、混合基金等未包含在以上分类的公募基金。</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[1.2</w:t>
      </w:r>
      <w:r>
        <w:rPr>
          <w:rFonts w:ascii="宋体" w:hAnsi="宋体" w:eastAsia="宋体"/>
          <w:color w:val="auto"/>
          <w:sz w:val="21"/>
          <w:szCs w:val="21"/>
        </w:rPr>
        <w:t>/2.2</w:t>
      </w:r>
      <w:r>
        <w:rPr>
          <w:rFonts w:hint="eastAsia" w:ascii="宋体" w:hAnsi="宋体" w:eastAsia="宋体"/>
          <w:color w:val="auto"/>
          <w:sz w:val="21"/>
          <w:szCs w:val="21"/>
        </w:rPr>
        <w:t>非保本理财]：是指由银行发行的不保证投资者本金不发生投资损失，也不承诺收益水平的理财产品。</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[1.3</w:t>
      </w:r>
      <w:r>
        <w:rPr>
          <w:rFonts w:ascii="宋体" w:hAnsi="宋体" w:eastAsia="宋体"/>
          <w:color w:val="auto"/>
          <w:sz w:val="21"/>
          <w:szCs w:val="21"/>
        </w:rPr>
        <w:t>/2.3</w:t>
      </w:r>
      <w:r>
        <w:rPr>
          <w:rFonts w:hint="eastAsia" w:ascii="宋体" w:hAnsi="宋体" w:eastAsia="宋体"/>
          <w:color w:val="auto"/>
          <w:sz w:val="21"/>
          <w:szCs w:val="21"/>
        </w:rPr>
        <w:t>证券业资管产品（除公募基金）]：是指除公募基金（已在表1.1中统计）外，由证券业金融机构发行的各类资产管理产品。</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[1.4</w:t>
      </w:r>
      <w:r>
        <w:rPr>
          <w:rFonts w:ascii="宋体" w:hAnsi="宋体" w:eastAsia="宋体"/>
          <w:color w:val="auto"/>
          <w:sz w:val="21"/>
          <w:szCs w:val="21"/>
        </w:rPr>
        <w:t>/2.4</w:t>
      </w:r>
      <w:r>
        <w:rPr>
          <w:rFonts w:hint="eastAsia" w:ascii="宋体" w:hAnsi="宋体" w:eastAsia="宋体"/>
          <w:color w:val="auto"/>
          <w:sz w:val="21"/>
          <w:szCs w:val="21"/>
        </w:rPr>
        <w:t>信托公司资管产品]：是指由信托公司发行的各类资产管理类产品。</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[1.5</w:t>
      </w:r>
      <w:r>
        <w:rPr>
          <w:rFonts w:ascii="宋体" w:hAnsi="宋体" w:eastAsia="宋体"/>
          <w:color w:val="auto"/>
          <w:sz w:val="21"/>
          <w:szCs w:val="21"/>
        </w:rPr>
        <w:t>/2.5</w:t>
      </w:r>
      <w:r>
        <w:rPr>
          <w:rFonts w:hint="eastAsia" w:ascii="宋体" w:hAnsi="宋体" w:eastAsia="宋体"/>
          <w:color w:val="auto"/>
          <w:sz w:val="21"/>
          <w:szCs w:val="21"/>
        </w:rPr>
        <w:t>保险业资管产品]：是指由保险业金融机构发行的各类资产管理产品。</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[1.6</w:t>
      </w:r>
      <w:r>
        <w:rPr>
          <w:rFonts w:ascii="宋体" w:hAnsi="宋体" w:eastAsia="宋体"/>
          <w:color w:val="auto"/>
          <w:sz w:val="21"/>
          <w:szCs w:val="21"/>
        </w:rPr>
        <w:t>/2.</w:t>
      </w:r>
      <w:r>
        <w:rPr>
          <w:rFonts w:hint="eastAsia" w:ascii="宋体" w:hAnsi="宋体" w:eastAsia="宋体"/>
          <w:color w:val="auto"/>
          <w:sz w:val="21"/>
          <w:szCs w:val="21"/>
        </w:rPr>
        <w:t>6私募基金]：以非公开方式向投资者募集资金设立的投资基金，包括私募证券投资基金、私募股权投资基金、私募创业投资基金等。</w:t>
      </w:r>
    </w:p>
    <w:p>
      <w:pPr>
        <w:pStyle w:val="35"/>
        <w:ind w:firstLine="420" w:firstLineChars="0"/>
        <w:jc w:val="both"/>
        <w:rPr>
          <w:rFonts w:ascii="宋体" w:hAnsi="宋体" w:eastAsia="宋体"/>
          <w:color w:val="auto"/>
          <w:sz w:val="21"/>
          <w:szCs w:val="21"/>
        </w:rPr>
      </w:pPr>
      <w:r>
        <w:rPr>
          <w:rFonts w:hint="eastAsia" w:ascii="宋体" w:hAnsi="宋体" w:eastAsia="宋体"/>
          <w:color w:val="auto"/>
          <w:sz w:val="21"/>
          <w:szCs w:val="21"/>
        </w:rPr>
        <w:t>[1.7</w:t>
      </w:r>
      <w:r>
        <w:rPr>
          <w:rFonts w:ascii="宋体" w:hAnsi="宋体" w:eastAsia="宋体"/>
          <w:color w:val="auto"/>
          <w:sz w:val="21"/>
          <w:szCs w:val="21"/>
        </w:rPr>
        <w:t>/2.</w:t>
      </w:r>
      <w:r>
        <w:rPr>
          <w:rFonts w:hint="eastAsia" w:ascii="宋体" w:hAnsi="宋体" w:eastAsia="宋体"/>
          <w:color w:val="auto"/>
          <w:sz w:val="21"/>
          <w:szCs w:val="21"/>
        </w:rPr>
        <w:t>7其他资管产品]：是指由其他金融机构发行的资产管理产品，例如金融资产投资公司等。</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A</w:t>
      </w:r>
      <w:r>
        <w:rPr>
          <w:rFonts w:ascii="宋体" w:hAnsi="宋体" w:eastAsia="宋体"/>
          <w:color w:val="auto"/>
          <w:sz w:val="21"/>
          <w:szCs w:val="21"/>
        </w:rPr>
        <w:t>-</w:t>
      </w:r>
      <w:r>
        <w:rPr>
          <w:rFonts w:hint="eastAsia" w:ascii="宋体" w:hAnsi="宋体" w:eastAsia="宋体"/>
          <w:color w:val="auto"/>
          <w:sz w:val="21"/>
          <w:szCs w:val="21"/>
        </w:rPr>
        <w:t>M列分别填报《G4E-8（a）资产管理产品风险加权资产计算表（银行账簿、</w:t>
      </w:r>
      <w:r>
        <w:rPr>
          <w:rFonts w:ascii="宋体" w:hAnsi="宋体" w:eastAsia="宋体"/>
          <w:color w:val="auto"/>
          <w:sz w:val="21"/>
          <w:szCs w:val="21"/>
        </w:rPr>
        <w:t>内评</w:t>
      </w:r>
      <w:r>
        <w:rPr>
          <w:rFonts w:hint="eastAsia" w:ascii="宋体" w:hAnsi="宋体" w:eastAsia="宋体"/>
          <w:color w:val="auto"/>
          <w:sz w:val="21"/>
          <w:szCs w:val="21"/>
        </w:rPr>
        <w:t>法）》工作底稿中对应的汇总结果。</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内部评级法覆盖部分，[风险加权资产]应包含自行校准以及监管校准增加的信用风险加权资产（如有）。</w:t>
      </w:r>
    </w:p>
    <w:p>
      <w:pPr>
        <w:pStyle w:val="35"/>
        <w:spacing w:before="156" w:beforeLines="50"/>
        <w:ind w:firstLine="0" w:firstLineChars="0"/>
        <w:outlineLvl w:val="0"/>
        <w:rPr>
          <w:rFonts w:ascii="宋体" w:hAnsi="宋体" w:eastAsia="宋体"/>
          <w:b/>
          <w:color w:val="auto"/>
          <w:sz w:val="21"/>
          <w:szCs w:val="21"/>
        </w:rPr>
      </w:pPr>
      <w:bookmarkStart w:id="261" w:name="_Toc144477392"/>
      <w:bookmarkStart w:id="262" w:name="_Toc146037705"/>
      <w:bookmarkStart w:id="263" w:name="_Toc135903923"/>
      <w:bookmarkStart w:id="264" w:name="_Toc139635791"/>
      <w:r>
        <w:rPr>
          <w:rFonts w:hint="eastAsia" w:ascii="宋体" w:hAnsi="宋体" w:eastAsia="宋体"/>
          <w:b/>
          <w:color w:val="auto"/>
          <w:sz w:val="21"/>
          <w:szCs w:val="21"/>
        </w:rPr>
        <w:t>第四</w:t>
      </w:r>
      <w:r>
        <w:rPr>
          <w:rFonts w:ascii="宋体" w:hAnsi="宋体" w:eastAsia="宋体"/>
          <w:b/>
          <w:color w:val="auto"/>
          <w:sz w:val="21"/>
          <w:szCs w:val="21"/>
        </w:rPr>
        <w:t>部分：核对关系</w:t>
      </w:r>
      <w:bookmarkEnd w:id="261"/>
      <w:bookmarkEnd w:id="262"/>
      <w:bookmarkEnd w:id="263"/>
      <w:bookmarkEnd w:id="264"/>
    </w:p>
    <w:p>
      <w:pPr>
        <w:pStyle w:val="35"/>
        <w:ind w:firstLine="422"/>
        <w:jc w:val="both"/>
        <w:outlineLvl w:val="1"/>
        <w:rPr>
          <w:rFonts w:ascii="宋体" w:hAnsi="宋体" w:eastAsia="宋体"/>
          <w:b/>
          <w:bCs/>
          <w:color w:val="auto"/>
          <w:sz w:val="21"/>
          <w:szCs w:val="21"/>
        </w:rPr>
      </w:pPr>
      <w:r>
        <w:rPr>
          <w:rFonts w:ascii="宋体" w:hAnsi="宋体" w:eastAsia="宋体"/>
          <w:b/>
          <w:bCs/>
          <w:color w:val="auto"/>
          <w:sz w:val="21"/>
          <w:szCs w:val="21"/>
        </w:rPr>
        <w:t>1.表内核对关系</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]=[1.1]+[1.2]+[1.3]+[1.4]+[1.5]+[1.6]+[1.7]</w:t>
      </w:r>
    </w:p>
    <w:p>
      <w:pPr>
        <w:pStyle w:val="35"/>
        <w:ind w:firstLine="420"/>
        <w:jc w:val="both"/>
        <w:rPr>
          <w:rFonts w:ascii="宋体" w:hAnsi="宋体" w:eastAsia="宋体"/>
          <w:color w:val="auto"/>
          <w:sz w:val="21"/>
          <w:szCs w:val="21"/>
        </w:rPr>
      </w:pPr>
      <w:r>
        <w:rPr>
          <w:rFonts w:ascii="宋体" w:hAnsi="宋体" w:eastAsia="宋体"/>
          <w:color w:val="auto"/>
          <w:sz w:val="21"/>
          <w:szCs w:val="21"/>
        </w:rPr>
        <w:t>[1.1]=[1.1.1]+[1.1.2]+[1.1.3]</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2</w:t>
      </w:r>
      <w:r>
        <w:rPr>
          <w:rFonts w:ascii="宋体" w:hAnsi="宋体" w:eastAsia="宋体"/>
          <w:color w:val="auto"/>
          <w:sz w:val="21"/>
          <w:szCs w:val="21"/>
        </w:rPr>
        <w:t>]=[2.1]+[2.2]+[2.3]+[2.4]+[2.5]+[2.6]+[2.7]</w:t>
      </w:r>
    </w:p>
    <w:p>
      <w:pPr>
        <w:pStyle w:val="35"/>
        <w:ind w:firstLine="420"/>
        <w:jc w:val="both"/>
        <w:rPr>
          <w:rFonts w:ascii="宋体" w:hAnsi="宋体" w:eastAsia="宋体"/>
          <w:color w:val="auto"/>
          <w:sz w:val="21"/>
          <w:szCs w:val="21"/>
        </w:rPr>
      </w:pPr>
      <w:r>
        <w:rPr>
          <w:rFonts w:ascii="宋体" w:hAnsi="宋体" w:eastAsia="宋体"/>
          <w:color w:val="auto"/>
          <w:sz w:val="21"/>
          <w:szCs w:val="21"/>
        </w:rPr>
        <w:t>[2.1]= [2.1.1]+[2.1.2]+[2.1.3]</w:t>
      </w:r>
    </w:p>
    <w:p>
      <w:pPr>
        <w:pStyle w:val="35"/>
        <w:ind w:firstLine="420"/>
        <w:jc w:val="both"/>
        <w:rPr>
          <w:rFonts w:ascii="宋体" w:hAnsi="宋体" w:eastAsia="宋体"/>
          <w:color w:val="auto"/>
          <w:sz w:val="21"/>
          <w:szCs w:val="21"/>
        </w:rPr>
      </w:pPr>
      <w:r>
        <w:rPr>
          <w:rFonts w:ascii="宋体" w:hAnsi="宋体" w:eastAsia="宋体"/>
          <w:color w:val="auto"/>
          <w:sz w:val="21"/>
          <w:szCs w:val="21"/>
        </w:rPr>
        <w:t>[</w:t>
      </w:r>
      <w:r>
        <w:rPr>
          <w:rFonts w:hint="eastAsia" w:ascii="宋体" w:hAnsi="宋体" w:eastAsia="宋体"/>
          <w:color w:val="auto"/>
          <w:sz w:val="21"/>
          <w:szCs w:val="21"/>
        </w:rPr>
        <w:t>3</w:t>
      </w:r>
      <w:r>
        <w:rPr>
          <w:rFonts w:ascii="宋体" w:hAnsi="宋体" w:eastAsia="宋体"/>
          <w:color w:val="auto"/>
          <w:sz w:val="21"/>
          <w:szCs w:val="21"/>
        </w:rPr>
        <w:t>]=[</w:t>
      </w:r>
      <w:r>
        <w:rPr>
          <w:rFonts w:hint="eastAsia" w:ascii="宋体" w:hAnsi="宋体" w:eastAsia="宋体"/>
          <w:color w:val="auto"/>
          <w:sz w:val="21"/>
          <w:szCs w:val="21"/>
        </w:rPr>
        <w:t>1</w:t>
      </w:r>
      <w:r>
        <w:rPr>
          <w:rFonts w:ascii="宋体" w:hAnsi="宋体" w:eastAsia="宋体"/>
          <w:color w:val="auto"/>
          <w:sz w:val="21"/>
          <w:szCs w:val="21"/>
        </w:rPr>
        <w:t>]+[</w:t>
      </w:r>
      <w:r>
        <w:rPr>
          <w:rFonts w:hint="eastAsia" w:ascii="宋体" w:hAnsi="宋体" w:eastAsia="宋体"/>
          <w:color w:val="auto"/>
          <w:sz w:val="21"/>
          <w:szCs w:val="21"/>
        </w:rPr>
        <w:t>2</w:t>
      </w:r>
      <w:r>
        <w:rPr>
          <w:rFonts w:ascii="宋体" w:hAnsi="宋体" w:eastAsia="宋体"/>
          <w:color w:val="auto"/>
          <w:sz w:val="21"/>
          <w:szCs w:val="21"/>
        </w:rPr>
        <w:t>]</w:t>
      </w:r>
    </w:p>
    <w:p>
      <w:pPr>
        <w:pStyle w:val="35"/>
        <w:ind w:firstLine="422"/>
        <w:jc w:val="both"/>
        <w:outlineLvl w:val="1"/>
        <w:rPr>
          <w:rFonts w:ascii="宋体" w:hAnsi="宋体" w:eastAsia="宋体"/>
          <w:b/>
          <w:bCs/>
          <w:color w:val="auto"/>
          <w:sz w:val="21"/>
          <w:szCs w:val="21"/>
        </w:rPr>
      </w:pPr>
      <w:r>
        <w:rPr>
          <w:rFonts w:ascii="宋体" w:hAnsi="宋体" w:eastAsia="宋体"/>
          <w:b/>
          <w:bCs/>
          <w:color w:val="auto"/>
          <w:sz w:val="21"/>
          <w:szCs w:val="21"/>
        </w:rPr>
        <w:t>2.表间核对关系</w:t>
      </w:r>
    </w:p>
    <w:p>
      <w:pPr>
        <w:pStyle w:val="35"/>
        <w:ind w:firstLine="420"/>
        <w:jc w:val="both"/>
        <w:rPr>
          <w:rFonts w:ascii="宋体" w:hAnsi="宋体" w:eastAsia="宋体"/>
          <w:color w:val="auto"/>
          <w:sz w:val="21"/>
          <w:szCs w:val="21"/>
        </w:rPr>
      </w:pPr>
      <w:r>
        <w:rPr>
          <w:rFonts w:hint="eastAsia" w:ascii="宋体" w:hAnsi="宋体" w:eastAsia="宋体"/>
          <w:color w:val="auto"/>
          <w:sz w:val="21"/>
          <w:szCs w:val="21"/>
        </w:rPr>
        <w:t>与</w:t>
      </w:r>
      <w:r>
        <w:rPr>
          <w:rFonts w:ascii="宋体" w:hAnsi="宋体" w:eastAsia="宋体"/>
          <w:color w:val="auto"/>
          <w:sz w:val="21"/>
          <w:szCs w:val="21"/>
        </w:rPr>
        <w:t>G4E之间：</w:t>
      </w:r>
    </w:p>
    <w:p>
      <w:pPr>
        <w:pStyle w:val="35"/>
        <w:numPr>
          <w:ilvl w:val="255"/>
          <w:numId w:val="0"/>
        </w:numPr>
        <w:ind w:firstLine="420" w:firstLineChars="200"/>
        <w:jc w:val="both"/>
        <w:rPr>
          <w:rFonts w:ascii="宋体" w:hAnsi="宋体" w:eastAsia="宋体"/>
          <w:color w:val="auto"/>
          <w:sz w:val="21"/>
          <w:szCs w:val="21"/>
        </w:rPr>
      </w:pPr>
      <w:r>
        <w:rPr>
          <w:rFonts w:ascii="宋体" w:hAnsi="宋体" w:eastAsia="宋体"/>
          <w:color w:val="auto"/>
          <w:sz w:val="21"/>
          <w:szCs w:val="21"/>
        </w:rPr>
        <w:t>[1.B]=G4E第I部分[7.B]</w:t>
      </w:r>
    </w:p>
    <w:p>
      <w:pPr>
        <w:pStyle w:val="35"/>
        <w:ind w:firstLine="420"/>
        <w:jc w:val="both"/>
        <w:rPr>
          <w:rFonts w:ascii="宋体" w:hAnsi="宋体" w:eastAsia="宋体"/>
          <w:color w:val="auto"/>
          <w:sz w:val="21"/>
          <w:szCs w:val="21"/>
        </w:rPr>
      </w:pPr>
      <w:r>
        <w:rPr>
          <w:rFonts w:ascii="宋体" w:hAnsi="宋体" w:eastAsia="宋体"/>
          <w:color w:val="auto"/>
          <w:sz w:val="21"/>
          <w:szCs w:val="21"/>
        </w:rPr>
        <w:t>[1.C]=G4E第I部分[7.C]</w:t>
      </w:r>
      <w:r>
        <w:rPr>
          <w:rFonts w:hint="eastAsia" w:ascii="宋体" w:hAnsi="宋体" w:eastAsia="宋体"/>
          <w:color w:val="auto"/>
          <w:sz w:val="21"/>
          <w:szCs w:val="21"/>
        </w:rPr>
        <w:t>+</w:t>
      </w:r>
      <w:r>
        <w:rPr>
          <w:rFonts w:ascii="宋体" w:hAnsi="宋体" w:eastAsia="宋体"/>
          <w:color w:val="auto"/>
          <w:sz w:val="21"/>
          <w:szCs w:val="21"/>
        </w:rPr>
        <w:t>G4E第</w:t>
      </w:r>
      <w:r>
        <w:rPr>
          <w:rFonts w:hint="eastAsia" w:ascii="宋体" w:hAnsi="宋体" w:eastAsia="宋体"/>
          <w:color w:val="auto"/>
          <w:sz w:val="21"/>
          <w:szCs w:val="21"/>
        </w:rPr>
        <w:t>III</w:t>
      </w:r>
      <w:r>
        <w:rPr>
          <w:rFonts w:ascii="宋体" w:hAnsi="宋体" w:eastAsia="宋体"/>
          <w:color w:val="auto"/>
          <w:sz w:val="21"/>
          <w:szCs w:val="21"/>
        </w:rPr>
        <w:t>部分[7.</w:t>
      </w:r>
      <w:r>
        <w:rPr>
          <w:rFonts w:hint="eastAsia" w:ascii="宋体" w:hAnsi="宋体" w:eastAsia="宋体"/>
          <w:color w:val="auto"/>
          <w:sz w:val="21"/>
          <w:szCs w:val="21"/>
        </w:rPr>
        <w:t>A</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G4E第</w:t>
      </w:r>
      <w:r>
        <w:rPr>
          <w:rFonts w:hint="eastAsia" w:ascii="宋体" w:hAnsi="宋体" w:eastAsia="宋体"/>
          <w:color w:val="auto"/>
          <w:sz w:val="21"/>
          <w:szCs w:val="21"/>
        </w:rPr>
        <w:t>III</w:t>
      </w:r>
      <w:r>
        <w:rPr>
          <w:rFonts w:ascii="宋体" w:hAnsi="宋体" w:eastAsia="宋体"/>
          <w:color w:val="auto"/>
          <w:sz w:val="21"/>
          <w:szCs w:val="21"/>
        </w:rPr>
        <w:t>部分[7.</w:t>
      </w:r>
      <w:r>
        <w:rPr>
          <w:rFonts w:hint="eastAsia" w:ascii="宋体" w:hAnsi="宋体" w:eastAsia="宋体"/>
          <w:color w:val="auto"/>
          <w:sz w:val="21"/>
          <w:szCs w:val="21"/>
        </w:rPr>
        <w:t>D</w:t>
      </w:r>
      <w:r>
        <w:rPr>
          <w:rFonts w:ascii="宋体" w:hAnsi="宋体" w:eastAsia="宋体"/>
          <w:color w:val="auto"/>
          <w:sz w:val="21"/>
          <w:szCs w:val="21"/>
        </w:rPr>
        <w:t>]</w:t>
      </w:r>
    </w:p>
    <w:p>
      <w:pPr>
        <w:pStyle w:val="35"/>
        <w:numPr>
          <w:ilvl w:val="255"/>
          <w:numId w:val="0"/>
        </w:numPr>
        <w:ind w:firstLine="420" w:firstLineChars="200"/>
        <w:jc w:val="both"/>
        <w:rPr>
          <w:rFonts w:ascii="宋体" w:hAnsi="宋体" w:eastAsia="宋体"/>
          <w:color w:val="auto"/>
          <w:sz w:val="21"/>
          <w:szCs w:val="21"/>
        </w:rPr>
      </w:pPr>
      <w:r>
        <w:rPr>
          <w:rFonts w:ascii="宋体" w:hAnsi="宋体" w:eastAsia="宋体"/>
          <w:color w:val="auto"/>
          <w:sz w:val="21"/>
          <w:szCs w:val="21"/>
        </w:rPr>
        <w:t>[2.B]=G4E第II</w:t>
      </w:r>
      <w:r>
        <w:rPr>
          <w:rFonts w:hint="eastAsia" w:ascii="宋体" w:hAnsi="宋体" w:eastAsia="宋体"/>
          <w:color w:val="auto"/>
          <w:sz w:val="21"/>
          <w:szCs w:val="21"/>
        </w:rPr>
        <w:t>部分</w:t>
      </w:r>
      <w:r>
        <w:rPr>
          <w:rFonts w:ascii="宋体" w:hAnsi="宋体" w:eastAsia="宋体"/>
          <w:color w:val="auto"/>
          <w:sz w:val="21"/>
          <w:szCs w:val="21"/>
        </w:rPr>
        <w:t>[7.B]</w:t>
      </w:r>
    </w:p>
    <w:p>
      <w:pPr>
        <w:pStyle w:val="35"/>
        <w:ind w:firstLine="420"/>
        <w:jc w:val="both"/>
        <w:rPr>
          <w:rFonts w:ascii="宋体" w:hAnsi="宋体" w:eastAsia="宋体"/>
          <w:color w:val="auto"/>
          <w:sz w:val="21"/>
          <w:szCs w:val="21"/>
        </w:rPr>
      </w:pPr>
      <w:r>
        <w:rPr>
          <w:rFonts w:ascii="宋体" w:hAnsi="宋体" w:eastAsia="宋体"/>
          <w:color w:val="auto"/>
          <w:sz w:val="21"/>
          <w:szCs w:val="21"/>
        </w:rPr>
        <w:t>[2.C]=G4E第II</w:t>
      </w:r>
      <w:r>
        <w:rPr>
          <w:rFonts w:hint="eastAsia" w:ascii="宋体" w:hAnsi="宋体" w:eastAsia="宋体"/>
          <w:color w:val="auto"/>
          <w:sz w:val="21"/>
          <w:szCs w:val="21"/>
        </w:rPr>
        <w:t>部分</w:t>
      </w:r>
      <w:r>
        <w:rPr>
          <w:rFonts w:ascii="宋体" w:hAnsi="宋体" w:eastAsia="宋体"/>
          <w:color w:val="auto"/>
          <w:sz w:val="21"/>
          <w:szCs w:val="21"/>
        </w:rPr>
        <w:t>[7.C]</w:t>
      </w:r>
      <w:r>
        <w:rPr>
          <w:rFonts w:hint="eastAsia" w:ascii="宋体" w:hAnsi="宋体" w:eastAsia="宋体"/>
          <w:color w:val="auto"/>
          <w:sz w:val="21"/>
          <w:szCs w:val="21"/>
        </w:rPr>
        <w:t>+</w:t>
      </w:r>
      <w:r>
        <w:rPr>
          <w:rFonts w:ascii="宋体" w:hAnsi="宋体" w:eastAsia="宋体"/>
          <w:color w:val="auto"/>
          <w:sz w:val="21"/>
          <w:szCs w:val="21"/>
        </w:rPr>
        <w:t>G4E第</w:t>
      </w:r>
      <w:r>
        <w:rPr>
          <w:rFonts w:hint="eastAsia" w:ascii="宋体" w:hAnsi="宋体" w:eastAsia="宋体"/>
          <w:color w:val="auto"/>
          <w:sz w:val="21"/>
          <w:szCs w:val="21"/>
        </w:rPr>
        <w:t>III</w:t>
      </w:r>
      <w:r>
        <w:rPr>
          <w:rFonts w:ascii="宋体" w:hAnsi="宋体" w:eastAsia="宋体"/>
          <w:color w:val="auto"/>
          <w:sz w:val="21"/>
          <w:szCs w:val="21"/>
        </w:rPr>
        <w:t>部分[7.</w:t>
      </w:r>
      <w:r>
        <w:rPr>
          <w:rFonts w:hint="eastAsia" w:ascii="宋体" w:hAnsi="宋体" w:eastAsia="宋体"/>
          <w:color w:val="auto"/>
          <w:sz w:val="21"/>
          <w:szCs w:val="21"/>
        </w:rPr>
        <w:t>B</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G4E第</w:t>
      </w:r>
      <w:r>
        <w:rPr>
          <w:rFonts w:hint="eastAsia" w:ascii="宋体" w:hAnsi="宋体" w:eastAsia="宋体"/>
          <w:color w:val="auto"/>
          <w:sz w:val="21"/>
          <w:szCs w:val="21"/>
        </w:rPr>
        <w:t>III</w:t>
      </w:r>
      <w:r>
        <w:rPr>
          <w:rFonts w:ascii="宋体" w:hAnsi="宋体" w:eastAsia="宋体"/>
          <w:color w:val="auto"/>
          <w:sz w:val="21"/>
          <w:szCs w:val="21"/>
        </w:rPr>
        <w:t>部分[7.</w:t>
      </w:r>
      <w:r>
        <w:rPr>
          <w:rFonts w:hint="eastAsia" w:ascii="宋体" w:hAnsi="宋体" w:eastAsia="宋体"/>
          <w:color w:val="auto"/>
          <w:sz w:val="21"/>
          <w:szCs w:val="21"/>
        </w:rPr>
        <w:t>E</w:t>
      </w:r>
      <w:r>
        <w:rPr>
          <w:rFonts w:ascii="宋体" w:hAnsi="宋体" w:eastAsia="宋体"/>
          <w:color w:val="auto"/>
          <w:sz w:val="21"/>
          <w:szCs w:val="21"/>
        </w:rPr>
        <w:t>]</w:t>
      </w:r>
    </w:p>
    <w:p>
      <w:pPr>
        <w:pStyle w:val="35"/>
        <w:ind w:firstLine="420"/>
        <w:jc w:val="both"/>
        <w:rPr>
          <w:rFonts w:ascii="宋体" w:hAnsi="宋体" w:eastAsia="宋体"/>
          <w:color w:val="auto"/>
          <w:sz w:val="21"/>
          <w:szCs w:val="21"/>
        </w:rPr>
      </w:pPr>
      <w:r>
        <w:rPr>
          <w:rFonts w:ascii="宋体" w:hAnsi="宋体" w:eastAsia="宋体"/>
          <w:color w:val="auto"/>
          <w:sz w:val="21"/>
          <w:szCs w:val="21"/>
        </w:rPr>
        <w:t>[1.D]+[1.F]</w:t>
      </w:r>
      <w:r>
        <w:rPr>
          <w:rFonts w:hint="eastAsia" w:ascii="宋体" w:hAnsi="宋体" w:eastAsia="宋体"/>
          <w:color w:val="auto"/>
          <w:sz w:val="21"/>
          <w:szCs w:val="21"/>
        </w:rPr>
        <w:t>+[1.H</w:t>
      </w:r>
      <w:r>
        <w:rPr>
          <w:rFonts w:ascii="宋体" w:hAnsi="宋体" w:eastAsia="宋体"/>
          <w:color w:val="auto"/>
          <w:sz w:val="21"/>
          <w:szCs w:val="21"/>
        </w:rPr>
        <w:t>]</w:t>
      </w:r>
      <w:r>
        <w:rPr>
          <w:rFonts w:hint="eastAsia" w:ascii="宋体" w:hAnsi="宋体" w:eastAsia="宋体"/>
          <w:color w:val="auto"/>
          <w:sz w:val="21"/>
          <w:szCs w:val="21"/>
        </w:rPr>
        <w:t>+[1.J</w:t>
      </w:r>
      <w:r>
        <w:rPr>
          <w:rFonts w:ascii="宋体" w:hAnsi="宋体" w:eastAsia="宋体"/>
          <w:color w:val="auto"/>
          <w:sz w:val="21"/>
          <w:szCs w:val="21"/>
        </w:rPr>
        <w:t>]=G4E第I部分[7.G]</w:t>
      </w:r>
    </w:p>
    <w:p>
      <w:pPr>
        <w:pStyle w:val="35"/>
        <w:ind w:firstLine="420"/>
        <w:jc w:val="both"/>
        <w:rPr>
          <w:rFonts w:ascii="宋体" w:hAnsi="宋体" w:eastAsia="宋体"/>
          <w:color w:val="auto"/>
          <w:sz w:val="21"/>
          <w:szCs w:val="21"/>
        </w:rPr>
      </w:pPr>
      <w:r>
        <w:rPr>
          <w:rFonts w:ascii="宋体" w:hAnsi="宋体" w:eastAsia="宋体"/>
          <w:color w:val="auto"/>
          <w:sz w:val="21"/>
          <w:szCs w:val="21"/>
        </w:rPr>
        <w:t>[2.D]+[2.F]+[2.H]</w:t>
      </w:r>
      <w:r>
        <w:rPr>
          <w:rFonts w:hint="eastAsia" w:ascii="宋体" w:hAnsi="宋体" w:eastAsia="宋体"/>
          <w:color w:val="auto"/>
          <w:sz w:val="21"/>
          <w:szCs w:val="21"/>
        </w:rPr>
        <w:t>+[2.J</w:t>
      </w:r>
      <w:r>
        <w:rPr>
          <w:rFonts w:ascii="宋体" w:hAnsi="宋体" w:eastAsia="宋体"/>
          <w:color w:val="auto"/>
          <w:sz w:val="21"/>
          <w:szCs w:val="21"/>
        </w:rPr>
        <w:t>]=G4E第II部分[7.G]</w:t>
      </w:r>
    </w:p>
    <w:p>
      <w:pPr>
        <w:pStyle w:val="35"/>
        <w:ind w:firstLine="420"/>
        <w:jc w:val="both"/>
        <w:rPr>
          <w:rFonts w:ascii="宋体" w:hAnsi="宋体" w:eastAsia="宋体"/>
          <w:color w:val="auto"/>
          <w:sz w:val="21"/>
          <w:szCs w:val="21"/>
        </w:rPr>
      </w:pPr>
      <w:r>
        <w:rPr>
          <w:rFonts w:ascii="宋体" w:hAnsi="宋体" w:eastAsia="宋体"/>
          <w:color w:val="auto"/>
          <w:sz w:val="21"/>
          <w:szCs w:val="21"/>
        </w:rPr>
        <w:t>[1.E]+[1.G]+[1.I]+[1.</w:t>
      </w:r>
      <w:r>
        <w:rPr>
          <w:rFonts w:hint="eastAsia" w:ascii="宋体" w:hAnsi="宋体" w:eastAsia="宋体"/>
          <w:color w:val="auto"/>
          <w:sz w:val="21"/>
          <w:szCs w:val="21"/>
        </w:rPr>
        <w:t>K</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[1.</w:t>
      </w:r>
      <w:r>
        <w:rPr>
          <w:rFonts w:hint="eastAsia" w:ascii="宋体" w:hAnsi="宋体" w:eastAsia="宋体"/>
          <w:color w:val="auto"/>
          <w:sz w:val="21"/>
          <w:szCs w:val="21"/>
        </w:rPr>
        <w:t>O</w:t>
      </w:r>
      <w:r>
        <w:rPr>
          <w:rFonts w:ascii="宋体" w:hAnsi="宋体" w:eastAsia="宋体"/>
          <w:color w:val="auto"/>
          <w:sz w:val="21"/>
          <w:szCs w:val="21"/>
        </w:rPr>
        <w:t>]-[1.</w:t>
      </w:r>
      <w:r>
        <w:rPr>
          <w:rFonts w:hint="eastAsia" w:ascii="宋体" w:hAnsi="宋体" w:eastAsia="宋体"/>
          <w:color w:val="auto"/>
          <w:sz w:val="21"/>
          <w:szCs w:val="21"/>
        </w:rPr>
        <w:t>N</w:t>
      </w:r>
      <w:r>
        <w:rPr>
          <w:rFonts w:ascii="宋体" w:hAnsi="宋体" w:eastAsia="宋体"/>
          <w:color w:val="auto"/>
          <w:sz w:val="21"/>
          <w:szCs w:val="21"/>
        </w:rPr>
        <w:t>]=G4E_第I部分[7.H]</w:t>
      </w:r>
    </w:p>
    <w:p>
      <w:pPr>
        <w:pStyle w:val="35"/>
        <w:ind w:firstLine="420"/>
        <w:jc w:val="both"/>
        <w:rPr>
          <w:rFonts w:ascii="宋体" w:hAnsi="宋体" w:eastAsia="宋体"/>
          <w:color w:val="auto"/>
          <w:sz w:val="21"/>
          <w:szCs w:val="21"/>
        </w:rPr>
      </w:pPr>
      <w:r>
        <w:rPr>
          <w:rFonts w:ascii="宋体" w:hAnsi="宋体" w:eastAsia="宋体"/>
          <w:color w:val="auto"/>
          <w:sz w:val="21"/>
          <w:szCs w:val="21"/>
        </w:rPr>
        <w:t>[2.E]+[2.G]+[2.I]+[2.</w:t>
      </w:r>
      <w:r>
        <w:rPr>
          <w:rFonts w:hint="eastAsia" w:ascii="宋体" w:hAnsi="宋体" w:eastAsia="宋体"/>
          <w:color w:val="auto"/>
          <w:sz w:val="21"/>
          <w:szCs w:val="21"/>
        </w:rPr>
        <w:t>K</w:t>
      </w:r>
      <w:r>
        <w:rPr>
          <w:rFonts w:ascii="宋体" w:hAnsi="宋体" w:eastAsia="宋体"/>
          <w:color w:val="auto"/>
          <w:sz w:val="21"/>
          <w:szCs w:val="21"/>
        </w:rPr>
        <w:t>]</w:t>
      </w:r>
      <w:r>
        <w:rPr>
          <w:rFonts w:hint="eastAsia" w:ascii="宋体" w:hAnsi="宋体" w:eastAsia="宋体"/>
          <w:color w:val="auto"/>
          <w:sz w:val="21"/>
          <w:szCs w:val="21"/>
        </w:rPr>
        <w:t>+</w:t>
      </w:r>
      <w:r>
        <w:rPr>
          <w:rFonts w:ascii="宋体" w:hAnsi="宋体" w:eastAsia="宋体"/>
          <w:color w:val="auto"/>
          <w:sz w:val="21"/>
          <w:szCs w:val="21"/>
        </w:rPr>
        <w:t>[</w:t>
      </w:r>
      <w:r>
        <w:rPr>
          <w:rFonts w:hint="eastAsia" w:ascii="宋体" w:hAnsi="宋体" w:eastAsia="宋体"/>
          <w:color w:val="auto"/>
          <w:sz w:val="21"/>
          <w:szCs w:val="21"/>
        </w:rPr>
        <w:t>2</w:t>
      </w:r>
      <w:r>
        <w:rPr>
          <w:rFonts w:ascii="宋体" w:hAnsi="宋体" w:eastAsia="宋体"/>
          <w:color w:val="auto"/>
          <w:sz w:val="21"/>
          <w:szCs w:val="21"/>
        </w:rPr>
        <w:t>.</w:t>
      </w:r>
      <w:r>
        <w:rPr>
          <w:rFonts w:hint="eastAsia" w:ascii="宋体" w:hAnsi="宋体" w:eastAsia="宋体"/>
          <w:color w:val="auto"/>
          <w:sz w:val="21"/>
          <w:szCs w:val="21"/>
        </w:rPr>
        <w:t>O</w:t>
      </w:r>
      <w:r>
        <w:rPr>
          <w:rFonts w:ascii="宋体" w:hAnsi="宋体" w:eastAsia="宋体"/>
          <w:color w:val="auto"/>
          <w:sz w:val="21"/>
          <w:szCs w:val="21"/>
        </w:rPr>
        <w:t>]-[</w:t>
      </w:r>
      <w:r>
        <w:rPr>
          <w:rFonts w:hint="eastAsia" w:ascii="宋体" w:hAnsi="宋体" w:eastAsia="宋体"/>
          <w:color w:val="auto"/>
          <w:sz w:val="21"/>
          <w:szCs w:val="21"/>
        </w:rPr>
        <w:t>2</w:t>
      </w:r>
      <w:r>
        <w:rPr>
          <w:rFonts w:ascii="宋体" w:hAnsi="宋体" w:eastAsia="宋体"/>
          <w:color w:val="auto"/>
          <w:sz w:val="21"/>
          <w:szCs w:val="21"/>
        </w:rPr>
        <w:t>.</w:t>
      </w:r>
      <w:r>
        <w:rPr>
          <w:rFonts w:hint="eastAsia" w:ascii="宋体" w:hAnsi="宋体" w:eastAsia="宋体"/>
          <w:color w:val="auto"/>
          <w:sz w:val="21"/>
          <w:szCs w:val="21"/>
        </w:rPr>
        <w:t>N</w:t>
      </w:r>
      <w:r>
        <w:rPr>
          <w:rFonts w:ascii="宋体" w:hAnsi="宋体" w:eastAsia="宋体"/>
          <w:color w:val="auto"/>
          <w:sz w:val="21"/>
          <w:szCs w:val="21"/>
        </w:rPr>
        <w:t>]=G4E_第II部分[7.H]</w:t>
      </w:r>
    </w:p>
    <w:p>
      <w:pPr>
        <w:pStyle w:val="35"/>
        <w:ind w:firstLine="0" w:firstLineChars="0"/>
        <w:outlineLvl w:val="0"/>
        <w:rPr>
          <w:rFonts w:ascii="宋体" w:hAnsi="宋体" w:eastAsia="宋体"/>
          <w:b/>
          <w:color w:val="auto"/>
          <w:sz w:val="21"/>
          <w:szCs w:val="21"/>
          <w:lang w:val="pt-BR"/>
        </w:rPr>
      </w:pPr>
      <w:bookmarkStart w:id="265" w:name="_Toc144477393"/>
      <w:bookmarkStart w:id="266" w:name="_Toc135903924"/>
      <w:bookmarkStart w:id="267" w:name="_Toc139635792"/>
      <w:bookmarkStart w:id="268" w:name="_Toc146037706"/>
      <w:r>
        <w:rPr>
          <w:rFonts w:ascii="宋体" w:hAnsi="宋体" w:eastAsia="宋体"/>
          <w:b/>
          <w:color w:val="auto"/>
          <w:sz w:val="21"/>
          <w:szCs w:val="21"/>
        </w:rPr>
        <w:t>第</w:t>
      </w:r>
      <w:r>
        <w:rPr>
          <w:rFonts w:hint="eastAsia" w:ascii="宋体" w:hAnsi="宋体" w:eastAsia="宋体"/>
          <w:b/>
          <w:color w:val="auto"/>
          <w:sz w:val="21"/>
          <w:szCs w:val="21"/>
        </w:rPr>
        <w:t>五</w:t>
      </w:r>
      <w:r>
        <w:rPr>
          <w:rFonts w:ascii="宋体" w:hAnsi="宋体" w:eastAsia="宋体"/>
          <w:b/>
          <w:color w:val="auto"/>
          <w:sz w:val="21"/>
          <w:szCs w:val="21"/>
        </w:rPr>
        <w:t>部分</w:t>
      </w:r>
      <w:r>
        <w:rPr>
          <w:rFonts w:ascii="宋体" w:hAnsi="宋体" w:eastAsia="宋体"/>
          <w:b/>
          <w:color w:val="auto"/>
          <w:sz w:val="21"/>
          <w:szCs w:val="21"/>
          <w:lang w:val="pt-BR"/>
        </w:rPr>
        <w:t>：</w:t>
      </w:r>
      <w:r>
        <w:rPr>
          <w:rFonts w:ascii="宋体" w:hAnsi="宋体" w:eastAsia="宋体"/>
          <w:b/>
          <w:color w:val="auto"/>
          <w:sz w:val="21"/>
          <w:szCs w:val="21"/>
        </w:rPr>
        <w:t>备注</w:t>
      </w:r>
      <w:bookmarkEnd w:id="265"/>
      <w:bookmarkEnd w:id="266"/>
      <w:bookmarkEnd w:id="267"/>
      <w:bookmarkEnd w:id="268"/>
    </w:p>
    <w:p>
      <w:pPr>
        <w:spacing w:line="440" w:lineRule="exact"/>
        <w:ind w:firstLine="420" w:firstLineChars="200"/>
      </w:pPr>
      <w:r>
        <w:rPr>
          <w:rFonts w:ascii="宋体" w:hAnsi="宋体"/>
          <w:szCs w:val="21"/>
        </w:rPr>
        <w:t>外国银行分行填报本表</w:t>
      </w:r>
      <w:r>
        <w:rPr>
          <w:rFonts w:hint="eastAsia" w:ascii="宋体" w:hAnsi="宋体"/>
          <w:szCs w:val="21"/>
        </w:rPr>
        <w:t>仅限</w:t>
      </w:r>
      <w:r>
        <w:rPr>
          <w:rFonts w:ascii="宋体" w:hAnsi="宋体"/>
          <w:szCs w:val="21"/>
        </w:rPr>
        <w:t>其风险资产中的人民币份额</w:t>
      </w:r>
      <w:r>
        <w:rPr>
          <w:rFonts w:hint="eastAsia" w:ascii="宋体" w:hAnsi="宋体"/>
          <w:szCs w:val="21"/>
        </w:rPr>
        <w:t>。</w:t>
      </w:r>
    </w:p>
    <w:p>
      <w:pPr>
        <w:pStyle w:val="2"/>
        <w:rPr>
          <w:color w:val="000000"/>
          <w:szCs w:val="30"/>
        </w:rPr>
      </w:pPr>
      <w:r>
        <w:rPr>
          <w:rFonts w:ascii="宋体" w:hAnsi="宋体" w:eastAsia="宋体"/>
          <w:b w:val="0"/>
          <w:sz w:val="21"/>
          <w:szCs w:val="21"/>
        </w:rPr>
        <w:br w:type="page"/>
      </w:r>
      <w:bookmarkStart w:id="269" w:name="_Toc146037707"/>
      <w:r>
        <w:rPr>
          <w:color w:val="000000"/>
          <w:szCs w:val="30"/>
        </w:rPr>
        <w:t>G4H</w:t>
      </w:r>
      <w:r>
        <w:rPr>
          <w:rFonts w:hint="eastAsia"/>
          <w:color w:val="000000"/>
          <w:szCs w:val="30"/>
        </w:rPr>
        <w:t>《</w:t>
      </w:r>
      <w:r>
        <w:rPr>
          <w:color w:val="000000"/>
          <w:szCs w:val="30"/>
        </w:rPr>
        <w:t>信用风险内部评级参数汇总表</w:t>
      </w:r>
      <w:r>
        <w:rPr>
          <w:rFonts w:hint="eastAsia"/>
          <w:color w:val="000000"/>
          <w:szCs w:val="30"/>
        </w:rPr>
        <w:t>》（新规）</w:t>
      </w:r>
      <w:r>
        <w:rPr>
          <w:color w:val="000000"/>
          <w:szCs w:val="30"/>
        </w:rPr>
        <w:t>填报说明</w:t>
      </w:r>
      <w:bookmarkEnd w:id="240"/>
      <w:bookmarkEnd w:id="241"/>
      <w:bookmarkEnd w:id="242"/>
      <w:bookmarkEnd w:id="269"/>
    </w:p>
    <w:p>
      <w:pPr>
        <w:rPr>
          <w:color w:val="000000"/>
        </w:rPr>
      </w:pPr>
    </w:p>
    <w:p>
      <w:pPr>
        <w:spacing w:line="440" w:lineRule="exact"/>
        <w:outlineLvl w:val="0"/>
        <w:rPr>
          <w:b/>
          <w:bCs/>
          <w:color w:val="000000"/>
          <w:szCs w:val="21"/>
        </w:rPr>
      </w:pPr>
      <w:bookmarkStart w:id="270" w:name="_Toc144477395"/>
      <w:bookmarkStart w:id="271" w:name="_Toc135903926"/>
      <w:bookmarkStart w:id="272" w:name="_Toc135383080"/>
      <w:bookmarkStart w:id="273" w:name="_Toc146037708"/>
      <w:bookmarkStart w:id="274" w:name="_Toc139635794"/>
      <w:r>
        <w:rPr>
          <w:b/>
          <w:bCs/>
          <w:color w:val="000000"/>
          <w:szCs w:val="21"/>
        </w:rPr>
        <w:t>第一部分：引言</w:t>
      </w:r>
      <w:bookmarkEnd w:id="270"/>
      <w:bookmarkEnd w:id="271"/>
      <w:bookmarkEnd w:id="272"/>
      <w:bookmarkEnd w:id="273"/>
      <w:bookmarkEnd w:id="274"/>
    </w:p>
    <w:p>
      <w:pPr>
        <w:spacing w:line="440" w:lineRule="exact"/>
        <w:ind w:firstLine="420" w:firstLineChars="200"/>
        <w:rPr>
          <w:color w:val="000000"/>
          <w:szCs w:val="21"/>
        </w:rPr>
      </w:pPr>
      <w:r>
        <w:rPr>
          <w:color w:val="000000"/>
          <w:szCs w:val="21"/>
        </w:rPr>
        <w:t>本报表收集填报机构的信用风险参数情况，反映内部评级法下各机构信用风险表内、表外、交易对手信用风险的加权平均违约概率、违约损失率、平均剩余期限等数据。</w:t>
      </w:r>
    </w:p>
    <w:p>
      <w:pPr>
        <w:spacing w:line="440" w:lineRule="exact"/>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w:t>
      </w:r>
    </w:p>
    <w:p>
      <w:pPr>
        <w:spacing w:line="440" w:lineRule="exact"/>
        <w:outlineLvl w:val="0"/>
        <w:rPr>
          <w:b/>
          <w:bCs/>
          <w:color w:val="000000"/>
          <w:szCs w:val="21"/>
        </w:rPr>
      </w:pPr>
      <w:bookmarkStart w:id="275" w:name="_Toc135383081"/>
      <w:bookmarkStart w:id="276" w:name="_Toc146037709"/>
      <w:bookmarkStart w:id="277" w:name="_Toc139635795"/>
      <w:bookmarkStart w:id="278" w:name="_Toc144477396"/>
      <w:bookmarkStart w:id="279" w:name="_Toc135903927"/>
      <w:r>
        <w:rPr>
          <w:b/>
          <w:bCs/>
          <w:color w:val="000000"/>
          <w:szCs w:val="21"/>
        </w:rPr>
        <w:t>第二部分：一般说明</w:t>
      </w:r>
      <w:bookmarkEnd w:id="275"/>
      <w:bookmarkEnd w:id="276"/>
      <w:bookmarkEnd w:id="277"/>
      <w:bookmarkEnd w:id="278"/>
      <w:bookmarkEnd w:id="279"/>
    </w:p>
    <w:p>
      <w:pPr>
        <w:spacing w:line="440" w:lineRule="exact"/>
        <w:ind w:firstLine="420" w:firstLineChars="200"/>
        <w:rPr>
          <w:color w:val="000000"/>
          <w:szCs w:val="21"/>
        </w:rPr>
      </w:pPr>
      <w:r>
        <w:rPr>
          <w:color w:val="000000"/>
          <w:szCs w:val="21"/>
        </w:rPr>
        <w:t>1．报表名称：</w:t>
      </w:r>
      <w:r>
        <w:rPr>
          <w:color w:val="000000"/>
          <w:szCs w:val="30"/>
        </w:rPr>
        <w:t>信用风险内部评级参数汇总表</w:t>
      </w:r>
      <w:r>
        <w:rPr>
          <w:color w:val="000000"/>
        </w:rPr>
        <w:t>。</w:t>
      </w:r>
    </w:p>
    <w:p>
      <w:pPr>
        <w:spacing w:line="440" w:lineRule="exact"/>
        <w:ind w:firstLine="420" w:firstLineChars="200"/>
        <w:rPr>
          <w:color w:val="000000"/>
          <w:szCs w:val="21"/>
        </w:rPr>
      </w:pPr>
      <w:r>
        <w:rPr>
          <w:bCs/>
          <w:color w:val="000000"/>
          <w:szCs w:val="21"/>
        </w:rPr>
        <w:t>2．报表编码</w:t>
      </w:r>
      <w:r>
        <w:rPr>
          <w:color w:val="000000"/>
          <w:szCs w:val="21"/>
        </w:rPr>
        <w:t>：</w:t>
      </w:r>
      <w:del w:id="90" w:author="陈静" w:date="2024-12-12T15:31:42Z">
        <w:r>
          <w:rPr>
            <w:rFonts w:hint="eastAsia"/>
            <w:color w:val="000000"/>
            <w:szCs w:val="21"/>
          </w:rPr>
          <w:delText>银监审号</w:delText>
        </w:r>
      </w:del>
      <w:ins w:id="91" w:author="陈静" w:date="2024-12-12T15:31:42Z">
        <w:r>
          <w:rPr>
            <w:rFonts w:hint="eastAsia"/>
            <w:color w:val="000000"/>
            <w:szCs w:val="21"/>
            <w:lang w:eastAsia="zh-CN"/>
          </w:rPr>
          <w:t>金监</w:t>
        </w:r>
      </w:ins>
      <w:ins w:id="92" w:author="陈静" w:date="2024-12-12T15:31:42Z">
        <w:del w:id="93" w:author="王雅洁" w:date="2024-12-13T10:52:26Z">
          <w:r>
            <w:rPr>
              <w:rFonts w:hint="eastAsia"/>
              <w:color w:val="000000"/>
              <w:szCs w:val="21"/>
              <w:lang w:eastAsia="zh-CN"/>
            </w:rPr>
            <w:delText>审</w:delText>
          </w:r>
        </w:del>
      </w:ins>
      <w:ins w:id="94" w:author="王雅洁" w:date="2024-12-13T10:52:26Z">
        <w:r>
          <w:rPr>
            <w:rFonts w:hint="eastAsia"/>
            <w:color w:val="000000"/>
            <w:szCs w:val="21"/>
            <w:lang w:eastAsia="zh-CN"/>
          </w:rPr>
          <w:t>统</w:t>
        </w:r>
      </w:ins>
      <w:ins w:id="95" w:author="王雅洁" w:date="2024-12-13T10:52:30Z">
        <w:r>
          <w:rPr>
            <w:color w:val="000000"/>
            <w:szCs w:val="30"/>
          </w:rPr>
          <w:t>G4H</w:t>
        </w:r>
      </w:ins>
      <w:ins w:id="96" w:author="陈静" w:date="2024-12-12T15:31:42Z">
        <w:r>
          <w:rPr>
            <w:rFonts w:hint="eastAsia"/>
            <w:color w:val="000000"/>
            <w:szCs w:val="21"/>
            <w:lang w:eastAsia="zh-CN"/>
          </w:rPr>
          <w:t>号</w:t>
        </w:r>
      </w:ins>
      <w:r>
        <w:rPr>
          <w:rFonts w:hint="eastAsia"/>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w:t>
      </w:r>
      <w:r>
        <w:rPr>
          <w:color w:val="000000"/>
          <w:szCs w:val="21"/>
        </w:rPr>
        <w:t>实施信用风险内部评级法的商业银行。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为季后18日、合并报表数据</w:t>
      </w:r>
      <w:r>
        <w:rPr>
          <w:szCs w:val="21"/>
        </w:rPr>
        <w:t>（季报）为</w:t>
      </w:r>
      <w:r>
        <w:rPr>
          <w:color w:val="000000"/>
          <w:szCs w:val="21"/>
        </w:rPr>
        <w:t>季后40日。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6．数据单位：年</w:t>
      </w:r>
      <w:r>
        <w:rPr>
          <w:rFonts w:hint="eastAsia"/>
          <w:color w:val="000000"/>
          <w:szCs w:val="21"/>
        </w:rPr>
        <w:t>，</w:t>
      </w:r>
      <w:r>
        <w:rPr>
          <w:color w:val="000000"/>
          <w:szCs w:val="21"/>
        </w:rPr>
        <w:t>百分比。</w:t>
      </w:r>
    </w:p>
    <w:p>
      <w:pPr>
        <w:spacing w:line="440" w:lineRule="exact"/>
        <w:ind w:firstLine="420" w:firstLineChars="200"/>
        <w:rPr>
          <w:color w:val="000000"/>
          <w:szCs w:val="21"/>
        </w:rPr>
      </w:pPr>
      <w:r>
        <w:rPr>
          <w:color w:val="000000"/>
          <w:szCs w:val="21"/>
        </w:rPr>
        <w:t>7．四舍五入要求：数值保留两位小数，百分比保留两位小数。</w:t>
      </w:r>
    </w:p>
    <w:p>
      <w:pPr>
        <w:spacing w:line="440" w:lineRule="exact"/>
        <w:ind w:firstLine="420" w:firstLineChars="200"/>
        <w:rPr>
          <w:color w:val="000000"/>
          <w:szCs w:val="21"/>
        </w:rPr>
      </w:pPr>
      <w:r>
        <w:rPr>
          <w:color w:val="000000"/>
          <w:szCs w:val="21"/>
        </w:rPr>
        <w:t>8．填报币种：无</w:t>
      </w:r>
    </w:p>
    <w:p>
      <w:pPr>
        <w:spacing w:line="440" w:lineRule="exact"/>
        <w:outlineLvl w:val="0"/>
        <w:rPr>
          <w:b/>
          <w:bCs/>
          <w:color w:val="000000"/>
          <w:szCs w:val="21"/>
        </w:rPr>
      </w:pPr>
      <w:bookmarkStart w:id="280" w:name="_Toc139635796"/>
      <w:bookmarkStart w:id="281" w:name="_Toc144477397"/>
      <w:bookmarkStart w:id="282" w:name="_Toc135383082"/>
      <w:bookmarkStart w:id="283" w:name="_Toc146037710"/>
      <w:bookmarkStart w:id="284" w:name="_Toc135903928"/>
      <w:r>
        <w:rPr>
          <w:b/>
          <w:bCs/>
          <w:color w:val="000000"/>
          <w:szCs w:val="21"/>
        </w:rPr>
        <w:t>第三部分：具体说明</w:t>
      </w:r>
      <w:bookmarkEnd w:id="280"/>
      <w:bookmarkEnd w:id="281"/>
      <w:bookmarkEnd w:id="282"/>
      <w:bookmarkEnd w:id="283"/>
      <w:bookmarkEnd w:id="284"/>
    </w:p>
    <w:p>
      <w:pPr>
        <w:spacing w:line="440" w:lineRule="exact"/>
        <w:ind w:firstLine="420" w:firstLineChars="200"/>
        <w:rPr>
          <w:color w:val="000000"/>
          <w:szCs w:val="21"/>
        </w:rPr>
      </w:pPr>
      <w:r>
        <w:rPr>
          <w:color w:val="000000"/>
          <w:szCs w:val="21"/>
        </w:rPr>
        <w:t>[1.公司]：公司风险暴露是指商业银行对公司、合伙制企业和独资企业及其他非自然人的债权，但不包括《办法》界定的对主权、金融机构和纳入零售风险暴露的债权。根据债务人类型及其风险特征，公司风险暴露分为一般公司、中小企业、专业贷款风险暴露。</w:t>
      </w:r>
      <w:r>
        <w:rPr>
          <w:b/>
          <w:color w:val="000000"/>
          <w:szCs w:val="21"/>
        </w:rPr>
        <w:t>对不符合主权、金融机构、零售、股权、资产证券化</w:t>
      </w:r>
      <w:r>
        <w:rPr>
          <w:rFonts w:hint="eastAsia"/>
          <w:b/>
          <w:color w:val="000000"/>
          <w:szCs w:val="21"/>
        </w:rPr>
        <w:t>、资产管理产品</w:t>
      </w:r>
      <w:r>
        <w:rPr>
          <w:b/>
          <w:color w:val="000000"/>
          <w:szCs w:val="21"/>
        </w:rPr>
        <w:t>及其他风险暴露划分标准且承担信用风险的资产，应纳入公司风险暴露处理。</w:t>
      </w:r>
      <w:r>
        <w:rPr>
          <w:color w:val="000000"/>
          <w:szCs w:val="21"/>
        </w:rPr>
        <w:t>对小额贷款公司、担保公司、租赁公司的债权应纳入公司风险暴露填报。无金融许可证的金融租赁公司视同为一般租赁公司纳入公司风险暴露填报。合格购入公司应收账款</w:t>
      </w:r>
      <w:r>
        <w:rPr>
          <w:rFonts w:hint="eastAsia"/>
          <w:color w:val="000000"/>
          <w:szCs w:val="21"/>
        </w:rPr>
        <w:t>、合格购入零售应收账款</w:t>
      </w:r>
      <w:r>
        <w:rPr>
          <w:color w:val="000000"/>
          <w:szCs w:val="21"/>
        </w:rPr>
        <w:t>应纳入公司风险暴露，</w:t>
      </w:r>
      <w:r>
        <w:rPr>
          <w:rFonts w:hint="eastAsia"/>
          <w:color w:val="000000"/>
          <w:szCs w:val="21"/>
        </w:rPr>
        <w:t>不作为单独一类风险暴露填报。</w:t>
      </w:r>
    </w:p>
    <w:p>
      <w:pPr>
        <w:spacing w:line="440" w:lineRule="exact"/>
        <w:ind w:firstLine="420" w:firstLineChars="200"/>
        <w:rPr>
          <w:color w:val="000000"/>
          <w:szCs w:val="21"/>
        </w:rPr>
      </w:pPr>
      <w:r>
        <w:rPr>
          <w:color w:val="000000"/>
          <w:szCs w:val="21"/>
        </w:rPr>
        <w:t>[1.1一般公司]：是指中小企业风险暴露和专业贷款之外的其他公司风险暴露。公司风险暴露下无法根据中小企业、专业贷款的定义明确归类为中小企业、专业贷款的客户应纳入一般公司风险暴露。</w:t>
      </w:r>
    </w:p>
    <w:p>
      <w:pPr>
        <w:spacing w:line="440" w:lineRule="exact"/>
        <w:ind w:firstLine="420" w:firstLineChars="200"/>
        <w:rPr>
          <w:color w:val="000000"/>
          <w:szCs w:val="21"/>
        </w:rPr>
      </w:pPr>
      <w:r>
        <w:rPr>
          <w:color w:val="000000"/>
          <w:szCs w:val="21"/>
        </w:rPr>
        <w:t>[1.2中小企业]：中小企业风险暴露是商业银行对年营业收入（近3年营业收入的算术平均值）不超过3亿元人民币且符合国家相关部门规定的中型、小型和微型企业认定标准的企业的债权。若该企业营业收入历史记录不足3年，按可实际获得营业收入数据的会计年度数据进行加总和平均。</w:t>
      </w:r>
    </w:p>
    <w:p>
      <w:pPr>
        <w:spacing w:line="440" w:lineRule="exact"/>
        <w:ind w:firstLine="420" w:firstLineChars="200"/>
        <w:rPr>
          <w:color w:val="000000"/>
          <w:szCs w:val="21"/>
        </w:rPr>
      </w:pPr>
      <w:r>
        <w:rPr>
          <w:color w:val="000000"/>
          <w:szCs w:val="21"/>
        </w:rPr>
        <w:t>案例：</w:t>
      </w:r>
    </w:p>
    <w:p>
      <w:pPr>
        <w:spacing w:line="440" w:lineRule="exact"/>
        <w:ind w:firstLine="420" w:firstLineChars="200"/>
        <w:rPr>
          <w:color w:val="000000"/>
          <w:szCs w:val="21"/>
        </w:rPr>
      </w:pPr>
      <w:r>
        <w:rPr>
          <w:color w:val="000000"/>
          <w:szCs w:val="21"/>
        </w:rPr>
        <w:t>2012年4月初，A企业尚未及时提供2011年末财务报表，在对其是否属于中小企业风险暴露进行认定时可依据企业2008、2009、2010年财务报表3年营业收入数据的算术平均值；自取得2011年末财务报表之日起，应按照A企业2009、2010、2011年财务报表3年营业收入数据的算术平均值进行认定。若A企业历史财务数据尚不足3年，只能提供2010年、2011年财务报表，可依照其两年营业收入的算术平均值判定是否纳入中小企业风险暴露分类。若由于各种监管认可的合理缘由导致暂无法获得A企业连续3年财务报表，比如仅提供了2008、2009、2011年3个非连续自然年度的财务报表，则应该根据2009、2011年2年的财务报表对其是否属于中小企业风险暴露进行认定。</w:t>
      </w:r>
    </w:p>
    <w:p>
      <w:pPr>
        <w:spacing w:line="440" w:lineRule="exact"/>
        <w:ind w:firstLine="420" w:firstLineChars="200"/>
        <w:rPr>
          <w:color w:val="000000"/>
          <w:szCs w:val="21"/>
        </w:rPr>
      </w:pPr>
      <w:r>
        <w:rPr>
          <w:color w:val="000000"/>
          <w:szCs w:val="21"/>
        </w:rPr>
        <w:t>[1.3专业贷款]：是指公司风险暴露中同时具有如下特征的债权：（1）债务人通常是一个专门为实物资产融资或运作实物资产而设立的特殊目的实体；（2）债务人基本没有其他实质性资产或业务，除了从被融资资产中获得的收入外，没有独立偿还债务的能力；（3）合同安排给予贷款人对融资形成的资产及其所产生的收入有相当程度的控制权。</w:t>
      </w:r>
    </w:p>
    <w:p>
      <w:pPr>
        <w:spacing w:line="440" w:lineRule="exact"/>
        <w:ind w:firstLine="420" w:firstLineChars="200"/>
        <w:rPr>
          <w:color w:val="000000"/>
          <w:szCs w:val="21"/>
        </w:rPr>
      </w:pPr>
      <w:r>
        <w:rPr>
          <w:color w:val="000000"/>
          <w:szCs w:val="21"/>
        </w:rPr>
        <w:t>专业贷款的关键判断标准，是债务人的主要还款来源为贷款形成的资产未来产生的收入。专业贷款的几项特征无须在同等程度上得到百分之百的满足，只需在实质上基本满足上述特征的内涵。专业贷款划分为项目融资、物品融资、商品融资和产生收入的房地产贷款。专业贷款为客户层面的分类，同一法人实体客户或贷款主体不应由于存在多笔贷款而既被归入一般公司客户又被归入专业贷款，但根据该客户实际情况的变化，专业贷款客户可能会转化为一般公司客户。</w:t>
      </w:r>
    </w:p>
    <w:p>
      <w:pPr>
        <w:spacing w:line="440" w:lineRule="exact"/>
        <w:ind w:firstLine="420" w:firstLineChars="200"/>
        <w:rPr>
          <w:color w:val="000000"/>
          <w:szCs w:val="21"/>
        </w:rPr>
      </w:pPr>
      <w:r>
        <w:rPr>
          <w:color w:val="000000"/>
          <w:szCs w:val="21"/>
        </w:rPr>
        <w:t>[2.主权]：主权风险暴露包括主权，境外公共部门实体、我国</w:t>
      </w:r>
      <w:r>
        <w:rPr>
          <w:color w:val="000000"/>
        </w:rPr>
        <w:t>开发性金融机构和政策性</w:t>
      </w:r>
      <w:r>
        <w:rPr>
          <w:color w:val="000000"/>
          <w:szCs w:val="21"/>
        </w:rPr>
        <w:t>银行、视同我国主权的公共部门实体，合格多边开发银行及国际金融组织三个子类别。</w:t>
      </w:r>
    </w:p>
    <w:p>
      <w:pPr>
        <w:spacing w:line="440" w:lineRule="exact"/>
        <w:ind w:firstLine="420" w:firstLineChars="200"/>
        <w:rPr>
          <w:color w:val="000000"/>
          <w:szCs w:val="21"/>
        </w:rPr>
      </w:pPr>
      <w:r>
        <w:rPr>
          <w:color w:val="000000"/>
          <w:szCs w:val="21"/>
        </w:rPr>
        <w:t>[2.1主权]：是指对主权国家或经济实体区域及其中央银行的债权。</w:t>
      </w:r>
    </w:p>
    <w:p>
      <w:pPr>
        <w:spacing w:line="480" w:lineRule="exact"/>
        <w:ind w:firstLine="420" w:firstLineChars="200"/>
        <w:rPr>
          <w:color w:val="000000"/>
          <w:szCs w:val="21"/>
        </w:rPr>
      </w:pPr>
      <w:r>
        <w:rPr>
          <w:color w:val="000000"/>
          <w:szCs w:val="21"/>
        </w:rPr>
        <w:t>[2.2境外公共部门实体、我国</w:t>
      </w:r>
      <w:r>
        <w:rPr>
          <w:color w:val="000000"/>
        </w:rPr>
        <w:t>开发性金融机构和政策性</w:t>
      </w:r>
      <w:r>
        <w:rPr>
          <w:color w:val="000000"/>
          <w:szCs w:val="21"/>
        </w:rPr>
        <w:t>银行、视同我国主权的公共部门实体]：是指填报机构对境外公共部门实体、我国</w:t>
      </w:r>
      <w:r>
        <w:rPr>
          <w:color w:val="000000"/>
        </w:rPr>
        <w:t>开发性金融机构和政策性</w:t>
      </w:r>
      <w:r>
        <w:rPr>
          <w:color w:val="000000"/>
          <w:szCs w:val="21"/>
        </w:rPr>
        <w:t>银行、视同我国主权的公共部门实体所拥有的各种债权的总和。境外公共部门实体以参考相应国家的监管认定标准为主，对于采用名单制管理的国家，以该国公布的名单为准。</w:t>
      </w:r>
    </w:p>
    <w:p>
      <w:pPr>
        <w:spacing w:line="480" w:lineRule="exact"/>
        <w:ind w:firstLine="420" w:firstLineChars="200"/>
        <w:rPr>
          <w:color w:val="000000"/>
          <w:szCs w:val="21"/>
        </w:rPr>
      </w:pPr>
      <w:r>
        <w:rPr>
          <w:color w:val="000000"/>
          <w:szCs w:val="21"/>
        </w:rPr>
        <w:t>视同我国主权的公共部门实体风险暴露包括：1</w:t>
      </w:r>
      <w:r>
        <w:rPr>
          <w:color w:val="000000"/>
          <w:szCs w:val="21"/>
          <w:lang w:val="zh-TW"/>
        </w:rPr>
        <w:t>.</w:t>
      </w:r>
      <w:r>
        <w:rPr>
          <w:color w:val="000000"/>
          <w:szCs w:val="21"/>
        </w:rPr>
        <w:t>我国中央政府投资的金融资产管理公司为收购国有银行不良贷款而定向发行的债券；2.省级（直辖市、自治区）及计划单列市人民政府风险暴露。省级（直辖市、自治区）及计划单列市人民政府风险暴露是指由省级（直辖市、自治区）及计划单列市人民政府发行的、约定一定期限内还本付息的政府债券。根据债券类型，可分为一般债券和专项债券。一般债券、专项债券的定义应遵循国务院、财政部相关规定。不含填报机构对我国省级（直辖市、自治区）以及计划单列市人民政府下属的职能部门以及投资的工商企业的债权；3.除财政部和中国人民银行外，其他收入主要源于中央财政的公共部门风险暴露，包括对国家融资担保基金的债权、对中国铁路总公司本部的贷款和持有的中国铁路总公司发行的债券，不含填报机构对中国铁路总公司下属的路局、路网以及投资的工商企业的债权。</w:t>
      </w:r>
    </w:p>
    <w:p>
      <w:pPr>
        <w:spacing w:line="480" w:lineRule="exact"/>
        <w:ind w:firstLine="420" w:firstLineChars="200"/>
        <w:rPr>
          <w:b/>
          <w:color w:val="000000"/>
          <w:szCs w:val="21"/>
        </w:rPr>
      </w:pPr>
      <w:r>
        <w:rPr>
          <w:color w:val="000000"/>
          <w:szCs w:val="21"/>
        </w:rPr>
        <w:t>[2.3合格多边开发银行及国际金融组织]：合格多边开发银行是指经巴塞尔委员会认定、可适用0%风险权重的多边开发银行，包括世界银行集团，亚洲开发银行，非洲开发银行，欧洲复兴开发银行，泛美开发银行，欧洲投资银行，欧洲投资基金，北欧投资银行，加勒比海开发银行，伊斯兰开发银行，欧洲理事会开发银行，国际免疫融资机制和亚洲基础设施投资银行。合格多边开发银行名单更新以巴塞尔委员会公布结果为准</w:t>
      </w:r>
      <w:r>
        <w:rPr>
          <w:b/>
          <w:color w:val="000000"/>
          <w:szCs w:val="21"/>
        </w:rPr>
        <w:t>。</w:t>
      </w:r>
    </w:p>
    <w:p>
      <w:pPr>
        <w:spacing w:line="480" w:lineRule="exact"/>
        <w:ind w:firstLine="420" w:firstLineChars="200"/>
        <w:rPr>
          <w:color w:val="000000"/>
          <w:szCs w:val="21"/>
        </w:rPr>
      </w:pPr>
      <w:r>
        <w:rPr>
          <w:color w:val="000000"/>
          <w:szCs w:val="21"/>
        </w:rPr>
        <w:t>国际金融组织包括国际清算银行、国际货币基金组织、欧洲中央银行、欧盟、欧洲稳定机制和欧洲金融稳定机制。</w:t>
      </w:r>
    </w:p>
    <w:p>
      <w:pPr>
        <w:spacing w:line="480" w:lineRule="exact"/>
        <w:ind w:firstLine="420" w:firstLineChars="200"/>
        <w:rPr>
          <w:color w:val="000000"/>
          <w:szCs w:val="21"/>
        </w:rPr>
      </w:pPr>
      <w:r>
        <w:rPr>
          <w:color w:val="000000"/>
          <w:szCs w:val="21"/>
        </w:rPr>
        <w:t>[3.金融机构风险暴露]：是指商业银行对金融机构的债权</w:t>
      </w:r>
      <w:r>
        <w:rPr>
          <w:rFonts w:hint="eastAsia"/>
          <w:color w:val="000000"/>
          <w:szCs w:val="21"/>
        </w:rPr>
        <w:t>，但不包括对主权的债权</w:t>
      </w:r>
      <w:r>
        <w:rPr>
          <w:color w:val="000000"/>
          <w:szCs w:val="21"/>
        </w:rPr>
        <w:t>。根据金融机构的不同属性，金融机构风险暴露分为银行类、非银行类金融机构风险暴露和其他多边开发银行风险暴露三个子类别。</w:t>
      </w:r>
    </w:p>
    <w:p>
      <w:pPr>
        <w:spacing w:line="480" w:lineRule="exact"/>
        <w:ind w:firstLine="420" w:firstLineChars="200"/>
        <w:rPr>
          <w:color w:val="000000"/>
          <w:szCs w:val="21"/>
        </w:rPr>
      </w:pPr>
      <w:r>
        <w:rPr>
          <w:color w:val="000000"/>
          <w:szCs w:val="21"/>
        </w:rPr>
        <w:t>[3.1银行]：银行类金融机构包括在中华人民共和国境内设立的商业银行、村镇银行、农村合作银行、农村信用社等吸收公众存款的金融机构，以及在中华人民共和国境外注册并经所在国家或者地区金融监管当局批准的存款类金融机构。</w:t>
      </w:r>
    </w:p>
    <w:p>
      <w:pPr>
        <w:spacing w:line="440" w:lineRule="exact"/>
        <w:ind w:firstLine="420" w:firstLineChars="200"/>
        <w:rPr>
          <w:color w:val="000000"/>
          <w:szCs w:val="21"/>
        </w:rPr>
      </w:pPr>
      <w:r>
        <w:rPr>
          <w:color w:val="000000"/>
          <w:szCs w:val="21"/>
        </w:rPr>
        <w:t>[3.2非银行]：非银行类金融机构包括经金融监管部门批准设立的证券公司、保险公司、保险资产管理公司、金融资产管理公司、信托公司、企业集团财务公司、金融租赁公司、汽车金融公司、货币经纪公司、消费金融公司、基金公司、理财公司、金融资产投资公司、金融控股公司以及其他受金融监管部门监管的机构。对中国银联的债权也填报在本项目中。</w:t>
      </w:r>
    </w:p>
    <w:p>
      <w:pPr>
        <w:spacing w:line="480" w:lineRule="exact"/>
        <w:ind w:firstLine="420" w:firstLineChars="200"/>
        <w:rPr>
          <w:color w:val="000000"/>
          <w:szCs w:val="21"/>
        </w:rPr>
      </w:pPr>
      <w:r>
        <w:rPr>
          <w:color w:val="000000"/>
          <w:szCs w:val="21"/>
        </w:rPr>
        <w:t>[3.</w:t>
      </w:r>
      <w:r>
        <w:rPr>
          <w:rFonts w:hint="eastAsia"/>
          <w:color w:val="000000"/>
          <w:szCs w:val="21"/>
        </w:rPr>
        <w:t>3</w:t>
      </w:r>
      <w:r>
        <w:rPr>
          <w:color w:val="000000"/>
          <w:szCs w:val="21"/>
        </w:rPr>
        <w:t>其他多边开发银行] ：其他多边开发银行是指合格多边开发银行之外的其他多边开发银行。</w:t>
      </w:r>
    </w:p>
    <w:p>
      <w:pPr>
        <w:spacing w:line="440" w:lineRule="exact"/>
        <w:ind w:firstLine="420" w:firstLineChars="200"/>
        <w:rPr>
          <w:color w:val="000000"/>
          <w:szCs w:val="21"/>
        </w:rPr>
      </w:pPr>
      <w:r>
        <w:rPr>
          <w:color w:val="000000"/>
          <w:szCs w:val="21"/>
        </w:rPr>
        <w:t>[4.零售]：零售风险暴露应同时具有如下特征：（1）债务人是一个或几个自然人；（2）笔数多，单笔金额小；（3）按照组合方式进行管理。零售风险暴露分为个人住房抵押贷款、合格循环零售风险暴露、其他零售风险暴露三大子类。</w:t>
      </w:r>
    </w:p>
    <w:p>
      <w:pPr>
        <w:spacing w:line="440" w:lineRule="exact"/>
        <w:ind w:firstLine="420" w:firstLineChars="200"/>
        <w:rPr>
          <w:color w:val="000000"/>
          <w:szCs w:val="21"/>
        </w:rPr>
      </w:pPr>
      <w:r>
        <w:rPr>
          <w:color w:val="000000"/>
          <w:szCs w:val="21"/>
        </w:rPr>
        <w:t>[4.1个人住房抵押贷款]：是指以购买个人住房为目的并以所购房产为抵押的贷款。</w:t>
      </w:r>
    </w:p>
    <w:p>
      <w:pPr>
        <w:spacing w:line="440" w:lineRule="exact"/>
        <w:ind w:firstLine="420" w:firstLineChars="200"/>
        <w:rPr>
          <w:rFonts w:eastAsia="仿宋_GB2312"/>
          <w:sz w:val="30"/>
          <w:szCs w:val="30"/>
        </w:rPr>
      </w:pPr>
      <w:r>
        <w:rPr>
          <w:color w:val="000000"/>
          <w:szCs w:val="21"/>
        </w:rPr>
        <w:t>[4.2合格循环零售]：是指各类可循环使用、</w:t>
      </w:r>
      <w:r>
        <w:rPr>
          <w:rFonts w:hint="eastAsia"/>
          <w:color w:val="000000"/>
          <w:szCs w:val="21"/>
        </w:rPr>
        <w:t>无担保、</w:t>
      </w:r>
      <w:r>
        <w:rPr>
          <w:color w:val="000000"/>
          <w:szCs w:val="21"/>
        </w:rPr>
        <w:t>合约规定和实际操作均未</w:t>
      </w:r>
      <w:r>
        <w:rPr>
          <w:rFonts w:hint="eastAsia"/>
          <w:color w:val="000000"/>
          <w:szCs w:val="21"/>
        </w:rPr>
        <w:t>指定用途</w:t>
      </w:r>
      <w:r>
        <w:rPr>
          <w:color w:val="000000"/>
          <w:szCs w:val="21"/>
        </w:rPr>
        <w:t>的零售授信。合格循环零售风险暴露中对单一客户最大风险暴露不超过100万元人民币。合格循环零售风险暴露分为</w:t>
      </w:r>
      <w:r>
        <w:rPr>
          <w:rFonts w:hint="eastAsia"/>
          <w:color w:val="000000"/>
          <w:szCs w:val="21"/>
        </w:rPr>
        <w:t>合格</w:t>
      </w:r>
      <w:r>
        <w:rPr>
          <w:color w:val="000000"/>
          <w:szCs w:val="21"/>
        </w:rPr>
        <w:t>交易者循环零售风险暴露和一般循环零售风险暴露。</w:t>
      </w:r>
    </w:p>
    <w:p>
      <w:pPr>
        <w:spacing w:line="440" w:lineRule="exact"/>
        <w:ind w:firstLine="420" w:firstLineChars="200"/>
        <w:rPr>
          <w:color w:val="000000"/>
          <w:szCs w:val="21"/>
        </w:rPr>
      </w:pPr>
      <w:r>
        <w:rPr>
          <w:color w:val="000000"/>
          <w:szCs w:val="21"/>
        </w:rPr>
        <w:t>[4.2.1</w:t>
      </w:r>
      <w:r>
        <w:rPr>
          <w:rFonts w:hint="eastAsia"/>
          <w:color w:val="000000"/>
          <w:szCs w:val="21"/>
        </w:rPr>
        <w:t>合格</w:t>
      </w:r>
      <w:r>
        <w:rPr>
          <w:color w:val="000000"/>
          <w:szCs w:val="21"/>
        </w:rPr>
        <w:t>交易者循环零售]：</w:t>
      </w:r>
      <w:r>
        <w:rPr>
          <w:rFonts w:hint="eastAsia"/>
          <w:color w:val="000000"/>
          <w:szCs w:val="21"/>
        </w:rPr>
        <w:t>合格</w:t>
      </w:r>
      <w:r>
        <w:rPr>
          <w:color w:val="000000"/>
          <w:szCs w:val="21"/>
        </w:rPr>
        <w:t>交易者循环零售风险暴露是指在过去三年内最近12个账款金额大于0的账单周期，均按照事先约定的还款规则，在到期日前（含）全额偿还应付款项的信用卡零售循环风险暴露。</w:t>
      </w:r>
    </w:p>
    <w:p>
      <w:pPr>
        <w:spacing w:line="480" w:lineRule="exact"/>
        <w:ind w:firstLine="420" w:firstLineChars="200"/>
        <w:rPr>
          <w:rFonts w:ascii="宋体" w:hAnsi="宋体"/>
          <w:szCs w:val="21"/>
        </w:rPr>
      </w:pPr>
      <w:r>
        <w:rPr>
          <w:rFonts w:hint="eastAsia" w:ascii="宋体" w:hAnsi="宋体"/>
          <w:szCs w:val="21"/>
        </w:rPr>
        <w:t>信用卡账单分期等分期业务、按照最低还款额进行还款不属于合格交易者循环零售风险暴露。</w:t>
      </w:r>
    </w:p>
    <w:p>
      <w:pPr>
        <w:spacing w:line="440" w:lineRule="exact"/>
        <w:ind w:firstLine="420" w:firstLineChars="200"/>
        <w:rPr>
          <w:color w:val="000000"/>
          <w:szCs w:val="21"/>
        </w:rPr>
      </w:pPr>
      <w:r>
        <w:rPr>
          <w:color w:val="000000"/>
          <w:szCs w:val="21"/>
        </w:rPr>
        <w:t>[4.2.1一般循环零售]：一般循环零售风险暴露是指</w:t>
      </w:r>
      <w:r>
        <w:rPr>
          <w:rFonts w:hint="eastAsia"/>
          <w:color w:val="000000"/>
          <w:szCs w:val="21"/>
        </w:rPr>
        <w:t>合格</w:t>
      </w:r>
      <w:r>
        <w:rPr>
          <w:color w:val="000000"/>
          <w:szCs w:val="21"/>
        </w:rPr>
        <w:t>交易者循环零售风险暴露之外的其他合格循环零售风险暴露。</w:t>
      </w:r>
    </w:p>
    <w:p>
      <w:pPr>
        <w:spacing w:line="440" w:lineRule="exact"/>
        <w:ind w:firstLine="420" w:firstLineChars="200"/>
        <w:rPr>
          <w:color w:val="000000"/>
          <w:szCs w:val="21"/>
        </w:rPr>
      </w:pPr>
      <w:r>
        <w:rPr>
          <w:color w:val="000000"/>
          <w:szCs w:val="21"/>
        </w:rPr>
        <w:t>[4.3其他零售]：是指除个人住房抵押贷款和合格循环零售风险暴露之外的其他对自然人的债权。如同时满足[4.3.1]所列各项特征的商业银行对企业的风险暴露，可作为符合条件的小微企业纳入其他零售风险暴露。</w:t>
      </w:r>
    </w:p>
    <w:p>
      <w:pPr>
        <w:spacing w:line="440" w:lineRule="exact"/>
        <w:ind w:firstLine="420" w:firstLineChars="200"/>
        <w:rPr>
          <w:color w:val="000000"/>
          <w:szCs w:val="21"/>
        </w:rPr>
      </w:pPr>
      <w:r>
        <w:rPr>
          <w:color w:val="000000"/>
          <w:szCs w:val="21"/>
        </w:rPr>
        <w:t>[4.3.1符合条件的小微企业]：同时满足以下各项特征的商业银行对企业的风险暴露可作为符合条件的小微企业纳入其他零售风险暴露，并在本项目填列：（1）企业符合国家相关部门规定的微型和小型企业认定标准；（2）商业银行对单家企业（或企业集团）的风险暴露不超过1000万元；（3）对单家企业（或企业集团）的风险暴露占本行信用风险暴露总额的比例不高于0.5%；（4）银行在内部管理的各个环节已经对该部分小微企业实行零售化组合式管理和资本计量。其中，风险暴露是指表内余额、“表外资产余额与CCF的乘积”、交易对手信用风险暴露之和，不考虑资产减值准备和风险缓释。</w:t>
      </w:r>
    </w:p>
    <w:p>
      <w:pPr>
        <w:spacing w:line="440" w:lineRule="exact"/>
        <w:ind w:firstLine="420" w:firstLineChars="200"/>
        <w:rPr>
          <w:b/>
          <w:color w:val="000000"/>
          <w:szCs w:val="21"/>
        </w:rPr>
      </w:pPr>
      <w:r>
        <w:rPr>
          <w:color w:val="000000"/>
          <w:szCs w:val="21"/>
        </w:rPr>
        <w:t>[5.股权]</w:t>
      </w:r>
      <w:r>
        <w:rPr>
          <w:rFonts w:hint="eastAsia"/>
          <w:color w:val="000000"/>
          <w:szCs w:val="21"/>
        </w:rPr>
        <w:t>：</w:t>
      </w:r>
      <w:r>
        <w:rPr>
          <w:color w:val="000000"/>
          <w:szCs w:val="21"/>
        </w:rPr>
        <w:t>股权风险暴露是指商业银行直接或间接持有的股东权益。纳入股权风险暴露的金融工具应同时满足如下条件：1. 持有该项金融工具获取收益的主要来源是未来资本利得，而不是随时间所产生的收益。2. 该项金融工具不可赎回，不属于发行方的债务。3. 对发行方资产或收入具有剩余索取权。</w:t>
      </w:r>
      <w:r>
        <w:rPr>
          <w:b/>
          <w:color w:val="000000"/>
          <w:szCs w:val="21"/>
        </w:rPr>
        <w:t>《办法》规定，股权风险暴露的信用风险加权资产采用权重法计量。</w:t>
      </w:r>
    </w:p>
    <w:p>
      <w:pPr>
        <w:spacing w:line="440" w:lineRule="exact"/>
        <w:ind w:firstLine="420" w:firstLineChars="200"/>
        <w:rPr>
          <w:color w:val="000000"/>
          <w:szCs w:val="21"/>
        </w:rPr>
      </w:pPr>
      <w:r>
        <w:rPr>
          <w:color w:val="000000"/>
          <w:szCs w:val="21"/>
        </w:rPr>
        <w:t>符合下列条件之一的金融工具应划分为股权风险暴露：1. 与商业银行一级资本具有同样结构的工具。2. 属于发行方债务但符合下列条件之一的金融工具：（1）发行方可无限期推迟债务清偿。（2）债务须由发行方通过发行固定数量的股票来清偿，或允许按照发行方意愿通过发行固定数量的股票来清偿。（3）债务须由发行方通过发行不定数量的股票来清偿，或允许按照发行方意愿通过发行不定数量的股票来清偿，且不定数量股票价值变化与债务价值的变动高度相关。（4）持有方有权要求以股票方式清偿债务，但以下情形除外：对可交易的工具，商业银行能证明且</w:t>
      </w:r>
      <w:r>
        <w:rPr>
          <w:rFonts w:hint="eastAsia"/>
          <w:color w:val="000000"/>
          <w:szCs w:val="21"/>
        </w:rPr>
        <w:t>国家金融监督管理总局</w:t>
      </w:r>
      <w:r>
        <w:rPr>
          <w:color w:val="000000"/>
          <w:szCs w:val="21"/>
        </w:rPr>
        <w:t>也认可该工具的交易更具有发行方的债务特征；对不可交易的工具，商业银行能证明且</w:t>
      </w:r>
      <w:r>
        <w:rPr>
          <w:rFonts w:hint="eastAsia"/>
          <w:color w:val="000000"/>
          <w:szCs w:val="21"/>
        </w:rPr>
        <w:t>国家金融监督管理总局</w:t>
      </w:r>
      <w:r>
        <w:rPr>
          <w:color w:val="000000"/>
          <w:szCs w:val="21"/>
        </w:rPr>
        <w:t>也认可该工具应作为债务处理。</w:t>
      </w:r>
    </w:p>
    <w:p>
      <w:pPr>
        <w:spacing w:line="440" w:lineRule="exact"/>
        <w:ind w:firstLine="420" w:firstLineChars="200"/>
        <w:rPr>
          <w:color w:val="000000"/>
          <w:szCs w:val="21"/>
        </w:rPr>
      </w:pPr>
      <w:r>
        <w:rPr>
          <w:color w:val="000000"/>
          <w:szCs w:val="21"/>
        </w:rPr>
        <w:t>[6.资产证券化]：资产证券化风险暴露是指商业银行因从事资产证券化业务而形成的表内外风险暴露。资产证券化风险暴露包括但不限于资产支持证券、住房抵押贷款证券、信用增级、流动性便利、利率或货币互换、信用衍生工具和分档次抵补。储备账户如果作为发起机构的资产，应当视同于资产证券化风险暴露。储备账户包括但不限于现金抵押账户和利差账户。内评法未覆盖部分的资产证券化风险暴露风险加权资产计量规则与G4B-4表保持一致。</w:t>
      </w:r>
    </w:p>
    <w:p>
      <w:pPr>
        <w:spacing w:line="440" w:lineRule="exact"/>
        <w:ind w:firstLine="420" w:firstLineChars="200"/>
        <w:rPr>
          <w:color w:val="000000"/>
          <w:szCs w:val="21"/>
        </w:rPr>
      </w:pPr>
      <w:r>
        <w:rPr>
          <w:color w:val="000000"/>
          <w:szCs w:val="21"/>
        </w:rPr>
        <w:t>[7.</w:t>
      </w:r>
      <w:r>
        <w:rPr>
          <w:rFonts w:hint="eastAsia"/>
          <w:color w:val="000000"/>
          <w:szCs w:val="21"/>
        </w:rPr>
        <w:t>资产管理产品</w:t>
      </w:r>
      <w:r>
        <w:rPr>
          <w:color w:val="000000"/>
          <w:szCs w:val="21"/>
        </w:rPr>
        <w:t>]：资产管理产品包括但不限于商业银行及其设立的理财公司非保本理财产品，资金信托，私募投资基金，证券公司及其子公司、基金管理公司及其子公司、期货公司及其子公司、保险资产管理机构、金融资产投资公司发行的资产管理产品以及其他符合资产管理产品定义的产品。</w:t>
      </w:r>
    </w:p>
    <w:p>
      <w:pPr>
        <w:spacing w:line="440" w:lineRule="exact"/>
        <w:ind w:firstLine="420" w:firstLineChars="200"/>
        <w:rPr>
          <w:color w:val="000000"/>
          <w:szCs w:val="21"/>
        </w:rPr>
      </w:pPr>
      <w:r>
        <w:rPr>
          <w:color w:val="000000"/>
          <w:szCs w:val="21"/>
        </w:rPr>
        <w:t>[</w:t>
      </w:r>
      <w:r>
        <w:rPr>
          <w:rFonts w:hint="eastAsia"/>
          <w:color w:val="000000"/>
          <w:szCs w:val="21"/>
        </w:rPr>
        <w:t>8</w:t>
      </w:r>
      <w:r>
        <w:rPr>
          <w:color w:val="000000"/>
          <w:szCs w:val="21"/>
        </w:rPr>
        <w:t>.其他]：其他风险暴露</w:t>
      </w:r>
      <w:r>
        <w:rPr>
          <w:rFonts w:hint="eastAsia"/>
          <w:color w:val="000000"/>
          <w:szCs w:val="21"/>
        </w:rPr>
        <w:t>是指</w:t>
      </w:r>
      <w:r>
        <w:rPr>
          <w:color w:val="000000"/>
          <w:szCs w:val="21"/>
        </w:rPr>
        <w:t>无法归入上述资产类别及附注内各项资产的其他资产，包括但不限于非自用不动产、其他固定资产、无形资产、未扣除的递延所得税资</w:t>
      </w:r>
      <w:r>
        <w:rPr>
          <w:szCs w:val="21"/>
        </w:rPr>
        <w:t>产、资产管理产品等</w:t>
      </w:r>
      <w:r>
        <w:rPr>
          <w:color w:val="000000"/>
          <w:szCs w:val="21"/>
        </w:rPr>
        <w:t>。</w:t>
      </w:r>
    </w:p>
    <w:p>
      <w:pPr>
        <w:spacing w:line="440" w:lineRule="exact"/>
        <w:ind w:firstLine="420" w:firstLineChars="200"/>
        <w:rPr>
          <w:color w:val="000000"/>
        </w:rPr>
      </w:pPr>
      <w:r>
        <w:rPr>
          <w:color w:val="000000"/>
        </w:rPr>
        <w:t>[</w:t>
      </w:r>
      <w:r>
        <w:rPr>
          <w:color w:val="000000"/>
          <w:szCs w:val="21"/>
        </w:rPr>
        <w:t>违约概率（非违约）-</w:t>
      </w:r>
      <w:r>
        <w:rPr>
          <w:color w:val="000000"/>
        </w:rPr>
        <w:t>客户数/债项数加权]：是指填报机构在本期报表日期按照客户数/债项数加权计算出的平均违约概率（不含违约客户）。其中非零售风险暴露按照客户数加权，零售风险暴露按照债项数加权。股权、资产证券化、</w:t>
      </w:r>
      <w:r>
        <w:rPr>
          <w:rFonts w:hint="eastAsia"/>
          <w:color w:val="000000"/>
          <w:szCs w:val="21"/>
        </w:rPr>
        <w:t>资产管理产品、</w:t>
      </w:r>
      <w:r>
        <w:rPr>
          <w:color w:val="000000"/>
        </w:rPr>
        <w:t>其他风险暴露无需填报该项目。</w:t>
      </w:r>
    </w:p>
    <w:p>
      <w:pPr>
        <w:spacing w:line="440" w:lineRule="exact"/>
        <w:ind w:firstLine="420" w:firstLineChars="200"/>
        <w:rPr>
          <w:color w:val="000000"/>
        </w:rPr>
      </w:pPr>
      <w:r>
        <w:rPr>
          <w:color w:val="000000"/>
        </w:rPr>
        <w:t>[</w:t>
      </w:r>
      <w:r>
        <w:rPr>
          <w:color w:val="000000"/>
          <w:szCs w:val="21"/>
        </w:rPr>
        <w:t>违约概率（非违约）-</w:t>
      </w:r>
      <w:r>
        <w:rPr>
          <w:color w:val="000000"/>
        </w:rPr>
        <w:t>风险暴露加权]</w:t>
      </w:r>
      <w:r>
        <w:rPr>
          <w:rFonts w:hint="eastAsia"/>
          <w:color w:val="000000"/>
        </w:rPr>
        <w:t>：</w:t>
      </w:r>
      <w:r>
        <w:rPr>
          <w:color w:val="000000"/>
        </w:rPr>
        <w:t>是指填报机构在本期报表日期按照违约风险暴露加权计算出的平均违约概率（不含违约客户）。股权、资产证券化、</w:t>
      </w:r>
      <w:r>
        <w:rPr>
          <w:rFonts w:hint="eastAsia"/>
          <w:color w:val="000000"/>
          <w:szCs w:val="21"/>
        </w:rPr>
        <w:t>资产管理产品、</w:t>
      </w:r>
      <w:r>
        <w:rPr>
          <w:color w:val="000000"/>
        </w:rPr>
        <w:t>其他风险暴露无需填报该项目。</w:t>
      </w:r>
    </w:p>
    <w:p>
      <w:pPr>
        <w:spacing w:line="440" w:lineRule="exact"/>
        <w:ind w:firstLine="420" w:firstLineChars="200"/>
        <w:rPr>
          <w:color w:val="000000"/>
        </w:rPr>
      </w:pPr>
      <w:r>
        <w:rPr>
          <w:color w:val="000000"/>
        </w:rPr>
        <w:t>[</w:t>
      </w:r>
      <w:r>
        <w:rPr>
          <w:color w:val="000000"/>
          <w:szCs w:val="21"/>
        </w:rPr>
        <w:t>违约概率（非违约）-</w:t>
      </w:r>
      <w:r>
        <w:rPr>
          <w:color w:val="000000"/>
        </w:rPr>
        <w:t>1年前期初客户数/债项数加权]</w:t>
      </w:r>
      <w:r>
        <w:rPr>
          <w:rFonts w:hint="eastAsia"/>
          <w:color w:val="000000"/>
        </w:rPr>
        <w:t>：</w:t>
      </w:r>
      <w:r>
        <w:rPr>
          <w:color w:val="000000"/>
        </w:rPr>
        <w:t>是指填报机构在1年前同期按照客户数/债项数加权计算出的平均违约概率（不含违约客户）。其中非零售风险暴露按照客户数加权，零售风险暴露按照债项数加权。股权、资产证券化、</w:t>
      </w:r>
      <w:r>
        <w:rPr>
          <w:rFonts w:hint="eastAsia"/>
          <w:color w:val="000000"/>
          <w:szCs w:val="21"/>
        </w:rPr>
        <w:t>资产管理产品、</w:t>
      </w:r>
      <w:r>
        <w:rPr>
          <w:color w:val="000000"/>
        </w:rPr>
        <w:t>其他风险暴露无需填报该项目。</w:t>
      </w:r>
    </w:p>
    <w:p>
      <w:pPr>
        <w:spacing w:line="440" w:lineRule="exact"/>
        <w:ind w:firstLine="420" w:firstLineChars="200"/>
        <w:rPr>
          <w:color w:val="000000"/>
        </w:rPr>
      </w:pPr>
      <w:r>
        <w:rPr>
          <w:color w:val="000000"/>
        </w:rPr>
        <w:t>[</w:t>
      </w:r>
      <w:r>
        <w:rPr>
          <w:color w:val="000000"/>
          <w:szCs w:val="21"/>
        </w:rPr>
        <w:t>违约概率（含违约）-</w:t>
      </w:r>
      <w:r>
        <w:rPr>
          <w:color w:val="000000"/>
        </w:rPr>
        <w:t>客户数/债项数加权]：是指填报机构在本期报表日期按照客户数/债项数加权计算出的平均违约概率（包含已违约客户）。其中非零售风险暴露按照客户数加权，零售风险暴露按照债项数加权。股权、资产证券化、</w:t>
      </w:r>
      <w:r>
        <w:rPr>
          <w:rFonts w:hint="eastAsia"/>
          <w:color w:val="000000"/>
          <w:szCs w:val="21"/>
        </w:rPr>
        <w:t>资产管理产品、</w:t>
      </w:r>
      <w:r>
        <w:rPr>
          <w:color w:val="000000"/>
        </w:rPr>
        <w:t>其他风险暴露无需填报该项目。</w:t>
      </w:r>
    </w:p>
    <w:p>
      <w:pPr>
        <w:spacing w:line="360" w:lineRule="auto"/>
        <w:ind w:firstLine="420" w:firstLineChars="200"/>
        <w:rPr>
          <w:color w:val="000000"/>
        </w:rPr>
      </w:pPr>
      <w:r>
        <w:rPr>
          <w:color w:val="000000"/>
        </w:rPr>
        <w:t>[实际违约率]：是指填报机构在过去一年实际的违约率，为新增违约客户数与期初非违约客户数的比值。股权、资产证券化、</w:t>
      </w:r>
      <w:r>
        <w:rPr>
          <w:rFonts w:hint="eastAsia"/>
          <w:color w:val="000000"/>
        </w:rPr>
        <w:t>资产管理产品、</w:t>
      </w:r>
      <w:r>
        <w:rPr>
          <w:color w:val="000000"/>
        </w:rPr>
        <w:t>其他风险暴露无需填报该项目。</w:t>
      </w:r>
    </w:p>
    <w:p>
      <w:pPr>
        <w:spacing w:line="360" w:lineRule="auto"/>
        <w:ind w:firstLine="420" w:firstLineChars="200"/>
        <w:rPr>
          <w:color w:val="000000"/>
        </w:rPr>
      </w:pPr>
      <w:r>
        <w:rPr>
          <w:color w:val="000000"/>
        </w:rPr>
        <w:t>[平均违约损失率]</w:t>
      </w:r>
      <w:r>
        <w:rPr>
          <w:rFonts w:hint="eastAsia"/>
          <w:color w:val="000000"/>
        </w:rPr>
        <w:t>：</w:t>
      </w:r>
      <w:r>
        <w:rPr>
          <w:color w:val="000000"/>
        </w:rPr>
        <w:t>是指填报机构在报表日期按照违约风险暴露加权计算出的</w:t>
      </w:r>
      <w:r>
        <w:rPr>
          <w:color w:val="000000"/>
          <w:szCs w:val="21"/>
        </w:rPr>
        <w:t>包括违约级别在内的</w:t>
      </w:r>
      <w:r>
        <w:rPr>
          <w:color w:val="000000"/>
        </w:rPr>
        <w:t>平均预测违约损失率。股权、资产证券化、</w:t>
      </w:r>
      <w:r>
        <w:rPr>
          <w:rFonts w:hint="eastAsia"/>
          <w:color w:val="000000"/>
          <w:szCs w:val="21"/>
        </w:rPr>
        <w:t>资产管理产品、</w:t>
      </w:r>
      <w:r>
        <w:rPr>
          <w:color w:val="000000"/>
        </w:rPr>
        <w:t>其他风险暴露无需填报该项目。</w:t>
      </w:r>
    </w:p>
    <w:p>
      <w:pPr>
        <w:spacing w:line="360" w:lineRule="auto"/>
        <w:ind w:firstLine="420" w:firstLineChars="200"/>
        <w:rPr>
          <w:color w:val="000000"/>
        </w:rPr>
      </w:pPr>
      <w:r>
        <w:rPr>
          <w:color w:val="000000"/>
        </w:rPr>
        <w:t>[平均剩余期限]</w:t>
      </w:r>
      <w:r>
        <w:rPr>
          <w:rFonts w:hint="eastAsia"/>
          <w:color w:val="000000"/>
        </w:rPr>
        <w:t>：</w:t>
      </w:r>
      <w:r>
        <w:rPr>
          <w:color w:val="000000"/>
        </w:rPr>
        <w:t>是指债项在报表日期按照违约风险暴露加权计算出的距离合同约定偿付时间的平均剩余时间长度，以年为单位填报。零售、股权、资产证券化、</w:t>
      </w:r>
      <w:r>
        <w:rPr>
          <w:rFonts w:hint="eastAsia"/>
          <w:color w:val="000000"/>
          <w:szCs w:val="21"/>
        </w:rPr>
        <w:t>资产管理产品、</w:t>
      </w:r>
      <w:r>
        <w:rPr>
          <w:color w:val="000000"/>
        </w:rPr>
        <w:t>其他风险暴露无需填报该项目。</w:t>
      </w:r>
    </w:p>
    <w:p>
      <w:pPr>
        <w:spacing w:line="360" w:lineRule="auto"/>
        <w:ind w:firstLine="420" w:firstLineChars="200"/>
        <w:rPr>
          <w:color w:val="000000"/>
        </w:rPr>
      </w:pPr>
      <w:r>
        <w:rPr>
          <w:color w:val="000000"/>
        </w:rPr>
        <w:t>[表内-平均违约损失率]：是指填报机构在报表日期按照表内资产违约风险暴露加权计算出的</w:t>
      </w:r>
      <w:r>
        <w:rPr>
          <w:color w:val="000000"/>
          <w:szCs w:val="21"/>
        </w:rPr>
        <w:t>包括违约级别在内的</w:t>
      </w:r>
      <w:r>
        <w:rPr>
          <w:color w:val="000000"/>
        </w:rPr>
        <w:t>平均预测违约损失率。零售、股权、资产证券化、</w:t>
      </w:r>
      <w:r>
        <w:rPr>
          <w:rFonts w:hint="eastAsia"/>
          <w:color w:val="000000"/>
          <w:szCs w:val="21"/>
        </w:rPr>
        <w:t>资产管理产品、</w:t>
      </w:r>
      <w:r>
        <w:rPr>
          <w:color w:val="000000"/>
        </w:rPr>
        <w:t>其他风险暴露无需填报该项目。</w:t>
      </w:r>
    </w:p>
    <w:p>
      <w:pPr>
        <w:spacing w:line="360" w:lineRule="auto"/>
        <w:ind w:firstLine="420" w:firstLineChars="200"/>
        <w:rPr>
          <w:color w:val="000000"/>
        </w:rPr>
      </w:pPr>
      <w:r>
        <w:rPr>
          <w:color w:val="000000"/>
        </w:rPr>
        <w:t>[表内-平均剩余期限]</w:t>
      </w:r>
      <w:r>
        <w:rPr>
          <w:rFonts w:hint="eastAsia"/>
          <w:color w:val="000000"/>
        </w:rPr>
        <w:t>：</w:t>
      </w:r>
      <w:r>
        <w:rPr>
          <w:color w:val="000000"/>
        </w:rPr>
        <w:t>是指表内债项在报表日期按照违约风险暴露加权计算出的距离合同约定偿付时间的平均剩余时间长度，以年为单位填报。零售、股权、资产证券化、</w:t>
      </w:r>
      <w:r>
        <w:rPr>
          <w:rFonts w:hint="eastAsia"/>
          <w:color w:val="000000"/>
          <w:szCs w:val="21"/>
        </w:rPr>
        <w:t>资产管理产品、</w:t>
      </w:r>
      <w:r>
        <w:rPr>
          <w:color w:val="000000"/>
        </w:rPr>
        <w:t>其他风险暴露无需填报该项目。</w:t>
      </w:r>
    </w:p>
    <w:p>
      <w:pPr>
        <w:spacing w:line="360" w:lineRule="auto"/>
        <w:ind w:firstLine="420" w:firstLineChars="200"/>
        <w:rPr>
          <w:color w:val="000000"/>
        </w:rPr>
      </w:pPr>
      <w:r>
        <w:rPr>
          <w:color w:val="000000"/>
        </w:rPr>
        <w:t>[表外-平均违约损失率]：是指填报机构在报表日期按照表外资产违约风险暴露加权计算出的</w:t>
      </w:r>
      <w:r>
        <w:rPr>
          <w:color w:val="000000"/>
          <w:szCs w:val="21"/>
        </w:rPr>
        <w:t>包括违约级别在内的</w:t>
      </w:r>
      <w:r>
        <w:rPr>
          <w:color w:val="000000"/>
        </w:rPr>
        <w:t>平均预测违约损失率。零售、股权、资产证券化、</w:t>
      </w:r>
      <w:r>
        <w:rPr>
          <w:rFonts w:hint="eastAsia"/>
          <w:color w:val="000000"/>
          <w:szCs w:val="21"/>
        </w:rPr>
        <w:t>资产管理产品、</w:t>
      </w:r>
      <w:r>
        <w:rPr>
          <w:color w:val="000000"/>
        </w:rPr>
        <w:t>其他风险暴露无需填报该项目。</w:t>
      </w:r>
    </w:p>
    <w:p>
      <w:pPr>
        <w:spacing w:line="360" w:lineRule="auto"/>
        <w:ind w:firstLine="420" w:firstLineChars="200"/>
        <w:rPr>
          <w:color w:val="000000"/>
        </w:rPr>
      </w:pPr>
      <w:r>
        <w:rPr>
          <w:color w:val="000000"/>
        </w:rPr>
        <w:t>[表外-平均剩余期限]</w:t>
      </w:r>
      <w:r>
        <w:rPr>
          <w:rFonts w:hint="eastAsia"/>
          <w:color w:val="000000"/>
        </w:rPr>
        <w:t>：</w:t>
      </w:r>
      <w:r>
        <w:rPr>
          <w:color w:val="000000"/>
        </w:rPr>
        <w:t>是指表外债项在报表日期按照违约风险暴露加权计算出的距离合同约定到期日的平均剩余时间长度，以年为单位填报。零售、股权、资产证券化、</w:t>
      </w:r>
      <w:r>
        <w:rPr>
          <w:rFonts w:hint="eastAsia"/>
          <w:color w:val="000000"/>
          <w:szCs w:val="21"/>
        </w:rPr>
        <w:t>资产管理产品、</w:t>
      </w:r>
      <w:r>
        <w:rPr>
          <w:color w:val="000000"/>
        </w:rPr>
        <w:t>其他风险暴露无需填报该项目。</w:t>
      </w:r>
    </w:p>
    <w:p>
      <w:pPr>
        <w:spacing w:line="360" w:lineRule="auto"/>
        <w:ind w:firstLine="420" w:firstLineChars="200"/>
        <w:rPr>
          <w:color w:val="000000"/>
        </w:rPr>
      </w:pPr>
      <w:r>
        <w:rPr>
          <w:color w:val="000000"/>
        </w:rPr>
        <w:t>[交易对手信用风险-平均违约损失率]：是指填报机构在报表日期按照交易对手信用风险暴露加权计算出的</w:t>
      </w:r>
      <w:r>
        <w:rPr>
          <w:color w:val="000000"/>
          <w:szCs w:val="21"/>
        </w:rPr>
        <w:t>包括违约级别在内的</w:t>
      </w:r>
      <w:r>
        <w:rPr>
          <w:color w:val="000000"/>
        </w:rPr>
        <w:t>平均预测违约损失率。零售、股权、资产证券化、</w:t>
      </w:r>
      <w:r>
        <w:rPr>
          <w:rFonts w:hint="eastAsia"/>
          <w:color w:val="000000"/>
          <w:szCs w:val="21"/>
        </w:rPr>
        <w:t>资产管理产品、</w:t>
      </w:r>
      <w:r>
        <w:rPr>
          <w:color w:val="000000"/>
        </w:rPr>
        <w:t>其他风险暴露无需填报该项目。</w:t>
      </w:r>
    </w:p>
    <w:p>
      <w:pPr>
        <w:spacing w:line="360" w:lineRule="auto"/>
        <w:ind w:firstLine="420" w:firstLineChars="200"/>
        <w:rPr>
          <w:color w:val="000000"/>
          <w:szCs w:val="21"/>
        </w:rPr>
      </w:pPr>
      <w:r>
        <w:rPr>
          <w:color w:val="000000"/>
        </w:rPr>
        <w:t>[交易对手信用风险-平均剩余期限]</w:t>
      </w:r>
      <w:r>
        <w:rPr>
          <w:rFonts w:hint="eastAsia"/>
          <w:color w:val="000000"/>
        </w:rPr>
        <w:t>：</w:t>
      </w:r>
      <w:r>
        <w:rPr>
          <w:color w:val="000000"/>
        </w:rPr>
        <w:t>是指交易对手信用风险对应债项在报表日期按照违约风险暴露加权计算出的距离合同约定到期日的平均剩余时间长度，以年为单位填报。零售、股权、资产证券化、</w:t>
      </w:r>
      <w:r>
        <w:rPr>
          <w:rFonts w:hint="eastAsia"/>
          <w:color w:val="000000"/>
          <w:szCs w:val="21"/>
        </w:rPr>
        <w:t>资产管理产品、</w:t>
      </w:r>
      <w:r>
        <w:rPr>
          <w:color w:val="000000"/>
        </w:rPr>
        <w:t>其他风险暴露无需填报该项目。</w:t>
      </w:r>
    </w:p>
    <w:p>
      <w:pPr>
        <w:spacing w:line="440" w:lineRule="exact"/>
        <w:outlineLvl w:val="0"/>
        <w:rPr>
          <w:b/>
          <w:bCs/>
          <w:color w:val="000000"/>
          <w:szCs w:val="21"/>
        </w:rPr>
      </w:pPr>
      <w:bookmarkStart w:id="285" w:name="_Toc135383083"/>
      <w:bookmarkStart w:id="286" w:name="_Toc135903929"/>
      <w:bookmarkStart w:id="287" w:name="_Toc146037711"/>
      <w:bookmarkStart w:id="288" w:name="_Toc144477398"/>
      <w:bookmarkStart w:id="289" w:name="_Toc139635797"/>
      <w:r>
        <w:rPr>
          <w:b/>
          <w:bCs/>
          <w:color w:val="000000"/>
          <w:szCs w:val="21"/>
        </w:rPr>
        <w:t>第四部分：核对关系</w:t>
      </w:r>
      <w:bookmarkEnd w:id="285"/>
      <w:bookmarkEnd w:id="286"/>
      <w:bookmarkEnd w:id="287"/>
      <w:bookmarkEnd w:id="288"/>
      <w:bookmarkEnd w:id="289"/>
    </w:p>
    <w:p>
      <w:pPr>
        <w:spacing w:line="440" w:lineRule="exact"/>
        <w:ind w:firstLine="421" w:firstLineChars="200"/>
        <w:outlineLvl w:val="1"/>
        <w:rPr>
          <w:b/>
          <w:color w:val="000000"/>
          <w:szCs w:val="21"/>
        </w:rPr>
      </w:pPr>
      <w:r>
        <w:rPr>
          <w:b/>
          <w:color w:val="000000"/>
          <w:szCs w:val="21"/>
        </w:rPr>
        <w:t>1.表内核对关系</w:t>
      </w:r>
    </w:p>
    <w:p>
      <w:pPr>
        <w:spacing w:line="440" w:lineRule="exact"/>
        <w:rPr>
          <w:bCs/>
          <w:color w:val="000000"/>
          <w:szCs w:val="21"/>
        </w:rPr>
      </w:pPr>
      <w:r>
        <w:rPr>
          <w:bCs/>
          <w:color w:val="000000"/>
          <w:szCs w:val="21"/>
        </w:rPr>
        <w:t xml:space="preserve">    无</w:t>
      </w:r>
    </w:p>
    <w:p>
      <w:pPr>
        <w:spacing w:line="440" w:lineRule="exact"/>
        <w:ind w:firstLine="421" w:firstLineChars="200"/>
        <w:outlineLvl w:val="1"/>
        <w:rPr>
          <w:b/>
          <w:color w:val="000000"/>
          <w:szCs w:val="21"/>
        </w:rPr>
      </w:pPr>
      <w:r>
        <w:rPr>
          <w:b/>
          <w:color w:val="000000"/>
          <w:szCs w:val="21"/>
        </w:rPr>
        <w:t>2.表间核对关系</w:t>
      </w:r>
    </w:p>
    <w:p>
      <w:pPr>
        <w:spacing w:line="440" w:lineRule="exact"/>
        <w:ind w:firstLine="420" w:firstLineChars="200"/>
        <w:rPr>
          <w:bCs/>
          <w:color w:val="000000"/>
          <w:szCs w:val="21"/>
        </w:rPr>
      </w:pPr>
      <w:r>
        <w:rPr>
          <w:bCs/>
          <w:color w:val="000000"/>
          <w:szCs w:val="21"/>
        </w:rPr>
        <w:t>以下表间核对关系均为在同一报送口径下的相互检验，即数据同为法人数据或同为法人合并数据（含附属公司）。（不适用于外国银行分行填报风险资产中人民币份额加权情况）</w:t>
      </w:r>
    </w:p>
    <w:p>
      <w:pPr>
        <w:spacing w:line="440" w:lineRule="exact"/>
        <w:ind w:firstLine="420" w:firstLineChars="200"/>
        <w:rPr>
          <w:bCs/>
          <w:color w:val="000000"/>
          <w:szCs w:val="21"/>
        </w:rPr>
      </w:pPr>
      <w:r>
        <w:rPr>
          <w:bCs/>
          <w:color w:val="000000"/>
          <w:szCs w:val="21"/>
        </w:rPr>
        <w:t>[1.A]=G4H-1[1.A]</w:t>
      </w:r>
    </w:p>
    <w:p>
      <w:pPr>
        <w:spacing w:line="440" w:lineRule="exact"/>
        <w:ind w:firstLine="420" w:firstLineChars="200"/>
        <w:rPr>
          <w:bCs/>
          <w:color w:val="000000"/>
          <w:szCs w:val="21"/>
        </w:rPr>
      </w:pPr>
      <w:r>
        <w:rPr>
          <w:bCs/>
          <w:color w:val="000000"/>
          <w:szCs w:val="21"/>
        </w:rPr>
        <w:t>[1.B]=G4H-1[1.B]</w:t>
      </w:r>
    </w:p>
    <w:p>
      <w:pPr>
        <w:spacing w:line="440" w:lineRule="exact"/>
        <w:ind w:firstLine="420" w:firstLineChars="200"/>
        <w:rPr>
          <w:bCs/>
          <w:color w:val="000000"/>
          <w:szCs w:val="21"/>
        </w:rPr>
      </w:pPr>
      <w:r>
        <w:rPr>
          <w:bCs/>
          <w:color w:val="000000"/>
          <w:szCs w:val="21"/>
        </w:rPr>
        <w:t>[1.C]=G4H-1[1.C]</w:t>
      </w:r>
    </w:p>
    <w:p>
      <w:pPr>
        <w:spacing w:line="440" w:lineRule="exact"/>
        <w:ind w:firstLine="420" w:firstLineChars="200"/>
        <w:rPr>
          <w:bCs/>
          <w:color w:val="000000"/>
          <w:szCs w:val="21"/>
          <w:lang w:val="it-IT"/>
        </w:rPr>
      </w:pPr>
      <w:r>
        <w:rPr>
          <w:bCs/>
          <w:color w:val="000000"/>
          <w:szCs w:val="21"/>
          <w:lang w:val="it-IT"/>
        </w:rPr>
        <w:t>[1.E]=G4H-1[1.O]</w:t>
      </w:r>
    </w:p>
    <w:p>
      <w:pPr>
        <w:spacing w:line="440" w:lineRule="exact"/>
        <w:ind w:firstLine="420" w:firstLineChars="200"/>
        <w:rPr>
          <w:bCs/>
          <w:color w:val="000000"/>
          <w:szCs w:val="21"/>
          <w:lang w:val="it-IT"/>
        </w:rPr>
      </w:pPr>
      <w:r>
        <w:rPr>
          <w:bCs/>
          <w:color w:val="000000"/>
          <w:szCs w:val="21"/>
          <w:lang w:val="it-IT"/>
        </w:rPr>
        <w:t>[1.F]=G4H-1[1.D]</w:t>
      </w:r>
    </w:p>
    <w:p>
      <w:pPr>
        <w:spacing w:line="440" w:lineRule="exact"/>
        <w:ind w:firstLine="420" w:firstLineChars="200"/>
        <w:rPr>
          <w:bCs/>
          <w:color w:val="000000"/>
          <w:szCs w:val="21"/>
          <w:lang w:val="it-IT"/>
        </w:rPr>
      </w:pPr>
      <w:r>
        <w:rPr>
          <w:bCs/>
          <w:color w:val="000000"/>
          <w:szCs w:val="21"/>
          <w:lang w:val="it-IT"/>
        </w:rPr>
        <w:t>[1.G]=G4H-1[1.E]</w:t>
      </w:r>
    </w:p>
    <w:p>
      <w:pPr>
        <w:spacing w:line="440" w:lineRule="exact"/>
        <w:ind w:firstLine="420" w:firstLineChars="200"/>
        <w:rPr>
          <w:bCs/>
          <w:color w:val="000000"/>
          <w:szCs w:val="21"/>
        </w:rPr>
      </w:pPr>
      <w:r>
        <w:rPr>
          <w:bCs/>
          <w:color w:val="000000"/>
          <w:szCs w:val="21"/>
        </w:rPr>
        <w:t>[1.H]=G4H-1[1.F]</w:t>
      </w:r>
    </w:p>
    <w:p>
      <w:pPr>
        <w:spacing w:line="440" w:lineRule="exact"/>
        <w:ind w:firstLine="420" w:firstLineChars="200"/>
        <w:rPr>
          <w:bCs/>
          <w:color w:val="000000"/>
          <w:szCs w:val="21"/>
        </w:rPr>
      </w:pPr>
      <w:r>
        <w:rPr>
          <w:bCs/>
          <w:color w:val="000000"/>
          <w:szCs w:val="21"/>
        </w:rPr>
        <w:t>[1.I]=G4H-1[1.G]</w:t>
      </w:r>
    </w:p>
    <w:p>
      <w:pPr>
        <w:spacing w:line="440" w:lineRule="exact"/>
        <w:ind w:firstLine="420" w:firstLineChars="200"/>
        <w:rPr>
          <w:bCs/>
          <w:color w:val="000000"/>
          <w:szCs w:val="21"/>
        </w:rPr>
      </w:pPr>
      <w:r>
        <w:rPr>
          <w:bCs/>
          <w:color w:val="000000"/>
          <w:szCs w:val="21"/>
        </w:rPr>
        <w:t>[1.J]=G4H-1[1.H]</w:t>
      </w:r>
    </w:p>
    <w:p>
      <w:pPr>
        <w:spacing w:line="440" w:lineRule="exact"/>
        <w:ind w:firstLine="420" w:firstLineChars="200"/>
        <w:rPr>
          <w:bCs/>
          <w:color w:val="000000"/>
          <w:szCs w:val="21"/>
        </w:rPr>
      </w:pPr>
      <w:r>
        <w:rPr>
          <w:bCs/>
          <w:color w:val="000000"/>
          <w:szCs w:val="21"/>
        </w:rPr>
        <w:t>[1.K]=G4H-1[1.I]</w:t>
      </w:r>
    </w:p>
    <w:p>
      <w:pPr>
        <w:spacing w:line="440" w:lineRule="exact"/>
        <w:ind w:firstLine="420" w:firstLineChars="200"/>
        <w:rPr>
          <w:bCs/>
          <w:color w:val="000000"/>
          <w:szCs w:val="21"/>
        </w:rPr>
      </w:pPr>
      <w:r>
        <w:rPr>
          <w:bCs/>
          <w:color w:val="000000"/>
          <w:szCs w:val="21"/>
        </w:rPr>
        <w:t>[1.L]=G4H-1[1.J]</w:t>
      </w:r>
    </w:p>
    <w:p>
      <w:pPr>
        <w:spacing w:line="440" w:lineRule="exact"/>
        <w:ind w:firstLine="420" w:firstLineChars="200"/>
        <w:rPr>
          <w:bCs/>
          <w:color w:val="000000"/>
          <w:szCs w:val="21"/>
        </w:rPr>
      </w:pPr>
      <w:r>
        <w:rPr>
          <w:bCs/>
          <w:color w:val="000000"/>
          <w:szCs w:val="21"/>
        </w:rPr>
        <w:t>[1.M]=G4H-1[1.K]</w:t>
      </w:r>
    </w:p>
    <w:p>
      <w:pPr>
        <w:spacing w:line="440" w:lineRule="exact"/>
        <w:ind w:firstLine="420" w:firstLineChars="200"/>
        <w:rPr>
          <w:bCs/>
          <w:color w:val="000000"/>
          <w:szCs w:val="21"/>
        </w:rPr>
      </w:pPr>
      <w:r>
        <w:rPr>
          <w:bCs/>
          <w:color w:val="000000"/>
          <w:szCs w:val="21"/>
        </w:rPr>
        <w:t>[2.A]=G4H-1[32.A]</w:t>
      </w:r>
    </w:p>
    <w:p>
      <w:pPr>
        <w:spacing w:line="440" w:lineRule="exact"/>
        <w:ind w:firstLine="420" w:firstLineChars="200"/>
        <w:rPr>
          <w:bCs/>
          <w:color w:val="000000"/>
          <w:szCs w:val="21"/>
        </w:rPr>
      </w:pPr>
      <w:r>
        <w:rPr>
          <w:bCs/>
          <w:color w:val="000000"/>
          <w:szCs w:val="21"/>
        </w:rPr>
        <w:t>[2.B]=G4H-1[32.B]</w:t>
      </w:r>
    </w:p>
    <w:p>
      <w:pPr>
        <w:spacing w:line="440" w:lineRule="exact"/>
        <w:ind w:firstLine="420" w:firstLineChars="200"/>
        <w:rPr>
          <w:bCs/>
          <w:color w:val="000000"/>
          <w:szCs w:val="21"/>
        </w:rPr>
      </w:pPr>
      <w:r>
        <w:rPr>
          <w:bCs/>
          <w:color w:val="000000"/>
          <w:szCs w:val="21"/>
        </w:rPr>
        <w:t>[2.C]=G4H-1[32.C]</w:t>
      </w:r>
    </w:p>
    <w:p>
      <w:pPr>
        <w:spacing w:line="440" w:lineRule="exact"/>
        <w:ind w:firstLine="420" w:firstLineChars="200"/>
        <w:rPr>
          <w:bCs/>
          <w:color w:val="000000"/>
          <w:szCs w:val="21"/>
          <w:lang w:val="it-IT"/>
        </w:rPr>
      </w:pPr>
      <w:r>
        <w:rPr>
          <w:bCs/>
          <w:color w:val="000000"/>
          <w:szCs w:val="21"/>
          <w:lang w:val="it-IT"/>
        </w:rPr>
        <w:t>[2.E]=G4H-1[32.O]</w:t>
      </w:r>
    </w:p>
    <w:p>
      <w:pPr>
        <w:spacing w:line="440" w:lineRule="exact"/>
        <w:ind w:firstLine="420" w:firstLineChars="200"/>
        <w:rPr>
          <w:bCs/>
          <w:color w:val="000000"/>
          <w:szCs w:val="21"/>
          <w:lang w:val="it-IT"/>
        </w:rPr>
      </w:pPr>
      <w:r>
        <w:rPr>
          <w:bCs/>
          <w:color w:val="000000"/>
          <w:szCs w:val="21"/>
          <w:lang w:val="it-IT"/>
        </w:rPr>
        <w:t>[2.F]=G4H-1[32.D]</w:t>
      </w:r>
    </w:p>
    <w:p>
      <w:pPr>
        <w:spacing w:line="440" w:lineRule="exact"/>
        <w:ind w:firstLine="420" w:firstLineChars="200"/>
        <w:rPr>
          <w:bCs/>
          <w:color w:val="000000"/>
          <w:szCs w:val="21"/>
          <w:lang w:val="it-IT"/>
        </w:rPr>
      </w:pPr>
      <w:r>
        <w:rPr>
          <w:bCs/>
          <w:color w:val="000000"/>
          <w:szCs w:val="21"/>
          <w:lang w:val="it-IT"/>
        </w:rPr>
        <w:t>[2.G]=G4H-1[32.E]</w:t>
      </w:r>
    </w:p>
    <w:p>
      <w:pPr>
        <w:spacing w:line="440" w:lineRule="exact"/>
        <w:ind w:firstLine="420" w:firstLineChars="200"/>
        <w:rPr>
          <w:bCs/>
          <w:color w:val="000000"/>
          <w:szCs w:val="21"/>
        </w:rPr>
      </w:pPr>
      <w:r>
        <w:rPr>
          <w:bCs/>
          <w:color w:val="000000"/>
          <w:szCs w:val="21"/>
        </w:rPr>
        <w:t>[2.H]=G4H-1[32.F]</w:t>
      </w:r>
    </w:p>
    <w:p>
      <w:pPr>
        <w:spacing w:line="440" w:lineRule="exact"/>
        <w:ind w:firstLine="420" w:firstLineChars="200"/>
        <w:rPr>
          <w:bCs/>
          <w:color w:val="000000"/>
          <w:szCs w:val="21"/>
        </w:rPr>
      </w:pPr>
      <w:r>
        <w:rPr>
          <w:bCs/>
          <w:color w:val="000000"/>
          <w:szCs w:val="21"/>
        </w:rPr>
        <w:t>[2.I]=G4H-1[32.G]</w:t>
      </w:r>
    </w:p>
    <w:p>
      <w:pPr>
        <w:spacing w:line="440" w:lineRule="exact"/>
        <w:ind w:firstLine="420" w:firstLineChars="200"/>
        <w:rPr>
          <w:bCs/>
          <w:color w:val="000000"/>
          <w:szCs w:val="21"/>
        </w:rPr>
      </w:pPr>
      <w:r>
        <w:rPr>
          <w:bCs/>
          <w:color w:val="000000"/>
          <w:szCs w:val="21"/>
        </w:rPr>
        <w:t>[2.J]=G4H-1[32.H]</w:t>
      </w:r>
    </w:p>
    <w:p>
      <w:pPr>
        <w:spacing w:line="440" w:lineRule="exact"/>
        <w:ind w:firstLine="420" w:firstLineChars="200"/>
        <w:rPr>
          <w:bCs/>
          <w:color w:val="000000"/>
          <w:szCs w:val="21"/>
        </w:rPr>
      </w:pPr>
      <w:r>
        <w:rPr>
          <w:bCs/>
          <w:color w:val="000000"/>
          <w:szCs w:val="21"/>
        </w:rPr>
        <w:t>[2.K]=G4H-1[32.I]</w:t>
      </w:r>
    </w:p>
    <w:p>
      <w:pPr>
        <w:spacing w:line="440" w:lineRule="exact"/>
        <w:ind w:firstLine="420" w:firstLineChars="200"/>
        <w:rPr>
          <w:bCs/>
          <w:color w:val="000000"/>
          <w:szCs w:val="21"/>
        </w:rPr>
      </w:pPr>
      <w:r>
        <w:rPr>
          <w:bCs/>
          <w:color w:val="000000"/>
          <w:szCs w:val="21"/>
        </w:rPr>
        <w:t>[2.L]=G4H-1[32.J]</w:t>
      </w:r>
    </w:p>
    <w:p>
      <w:pPr>
        <w:spacing w:line="440" w:lineRule="exact"/>
        <w:ind w:firstLine="420" w:firstLineChars="200"/>
        <w:rPr>
          <w:bCs/>
          <w:color w:val="000000"/>
          <w:szCs w:val="21"/>
        </w:rPr>
      </w:pPr>
      <w:r>
        <w:rPr>
          <w:bCs/>
          <w:color w:val="000000"/>
          <w:szCs w:val="21"/>
        </w:rPr>
        <w:t>[2.M]=G4H-1[32.K]</w:t>
      </w:r>
    </w:p>
    <w:p>
      <w:pPr>
        <w:spacing w:line="440" w:lineRule="exact"/>
        <w:ind w:firstLine="420" w:firstLineChars="200"/>
        <w:rPr>
          <w:bCs/>
          <w:color w:val="000000"/>
          <w:szCs w:val="21"/>
        </w:rPr>
      </w:pPr>
      <w:r>
        <w:rPr>
          <w:bCs/>
          <w:color w:val="000000"/>
          <w:szCs w:val="21"/>
        </w:rPr>
        <w:t>[3.A]=G4H-1[63.A]</w:t>
      </w:r>
    </w:p>
    <w:p>
      <w:pPr>
        <w:spacing w:line="440" w:lineRule="exact"/>
        <w:ind w:firstLine="420" w:firstLineChars="200"/>
        <w:rPr>
          <w:bCs/>
          <w:color w:val="000000"/>
          <w:szCs w:val="21"/>
        </w:rPr>
      </w:pPr>
      <w:r>
        <w:rPr>
          <w:bCs/>
          <w:color w:val="000000"/>
          <w:szCs w:val="21"/>
        </w:rPr>
        <w:t>[3.B]=G4H-1[63.B]</w:t>
      </w:r>
    </w:p>
    <w:p>
      <w:pPr>
        <w:spacing w:line="440" w:lineRule="exact"/>
        <w:ind w:firstLine="420" w:firstLineChars="200"/>
        <w:rPr>
          <w:bCs/>
          <w:color w:val="000000"/>
          <w:szCs w:val="21"/>
        </w:rPr>
      </w:pPr>
      <w:r>
        <w:rPr>
          <w:bCs/>
          <w:color w:val="000000"/>
          <w:szCs w:val="21"/>
        </w:rPr>
        <w:t>[3.C]=G4H-1[63.C]</w:t>
      </w:r>
    </w:p>
    <w:p>
      <w:pPr>
        <w:spacing w:line="440" w:lineRule="exact"/>
        <w:ind w:firstLine="420" w:firstLineChars="200"/>
        <w:rPr>
          <w:bCs/>
          <w:color w:val="000000"/>
          <w:szCs w:val="21"/>
          <w:lang w:val="it-IT"/>
        </w:rPr>
      </w:pPr>
      <w:r>
        <w:rPr>
          <w:bCs/>
          <w:color w:val="000000"/>
          <w:szCs w:val="21"/>
          <w:lang w:val="it-IT"/>
        </w:rPr>
        <w:t>[3.E]=G4H-1[63.O]</w:t>
      </w:r>
    </w:p>
    <w:p>
      <w:pPr>
        <w:spacing w:line="440" w:lineRule="exact"/>
        <w:ind w:firstLine="420" w:firstLineChars="200"/>
        <w:rPr>
          <w:bCs/>
          <w:color w:val="000000"/>
          <w:szCs w:val="21"/>
          <w:lang w:val="it-IT"/>
        </w:rPr>
      </w:pPr>
      <w:r>
        <w:rPr>
          <w:bCs/>
          <w:color w:val="000000"/>
          <w:szCs w:val="21"/>
          <w:lang w:val="it-IT"/>
        </w:rPr>
        <w:t>[3.F]=G4H-1[63.D]</w:t>
      </w:r>
    </w:p>
    <w:p>
      <w:pPr>
        <w:spacing w:line="440" w:lineRule="exact"/>
        <w:ind w:firstLine="420" w:firstLineChars="200"/>
        <w:rPr>
          <w:bCs/>
          <w:color w:val="000000"/>
          <w:szCs w:val="21"/>
          <w:lang w:val="it-IT"/>
        </w:rPr>
      </w:pPr>
      <w:r>
        <w:rPr>
          <w:bCs/>
          <w:color w:val="000000"/>
          <w:szCs w:val="21"/>
          <w:lang w:val="it-IT"/>
        </w:rPr>
        <w:t>[3.G]=G4H-1[63.E]</w:t>
      </w:r>
    </w:p>
    <w:p>
      <w:pPr>
        <w:spacing w:line="440" w:lineRule="exact"/>
        <w:ind w:firstLine="420" w:firstLineChars="200"/>
        <w:rPr>
          <w:bCs/>
          <w:color w:val="000000"/>
          <w:szCs w:val="21"/>
        </w:rPr>
      </w:pPr>
      <w:r>
        <w:rPr>
          <w:bCs/>
          <w:color w:val="000000"/>
          <w:szCs w:val="21"/>
        </w:rPr>
        <w:t>[3.H]=G4H-1[63.F]</w:t>
      </w:r>
    </w:p>
    <w:p>
      <w:pPr>
        <w:spacing w:line="440" w:lineRule="exact"/>
        <w:ind w:firstLine="420" w:firstLineChars="200"/>
        <w:rPr>
          <w:bCs/>
          <w:color w:val="000000"/>
          <w:szCs w:val="21"/>
        </w:rPr>
      </w:pPr>
      <w:r>
        <w:rPr>
          <w:bCs/>
          <w:color w:val="000000"/>
          <w:szCs w:val="21"/>
        </w:rPr>
        <w:t>[3.I]=G4H-1[63.G]</w:t>
      </w:r>
    </w:p>
    <w:p>
      <w:pPr>
        <w:spacing w:line="440" w:lineRule="exact"/>
        <w:ind w:firstLine="420" w:firstLineChars="200"/>
        <w:rPr>
          <w:bCs/>
          <w:color w:val="000000"/>
          <w:szCs w:val="21"/>
        </w:rPr>
      </w:pPr>
      <w:r>
        <w:rPr>
          <w:bCs/>
          <w:color w:val="000000"/>
          <w:szCs w:val="21"/>
        </w:rPr>
        <w:t>[3.J]=G4H-1[63.H]</w:t>
      </w:r>
    </w:p>
    <w:p>
      <w:pPr>
        <w:spacing w:line="440" w:lineRule="exact"/>
        <w:ind w:firstLine="420" w:firstLineChars="200"/>
        <w:rPr>
          <w:bCs/>
          <w:color w:val="000000"/>
          <w:szCs w:val="21"/>
        </w:rPr>
      </w:pPr>
      <w:r>
        <w:rPr>
          <w:bCs/>
          <w:color w:val="000000"/>
          <w:szCs w:val="21"/>
        </w:rPr>
        <w:t>[3.K]=G4H-1[63.I]</w:t>
      </w:r>
    </w:p>
    <w:p>
      <w:pPr>
        <w:spacing w:line="440" w:lineRule="exact"/>
        <w:ind w:firstLine="420" w:firstLineChars="200"/>
        <w:rPr>
          <w:bCs/>
          <w:color w:val="000000"/>
          <w:szCs w:val="21"/>
        </w:rPr>
      </w:pPr>
      <w:r>
        <w:rPr>
          <w:bCs/>
          <w:color w:val="000000"/>
          <w:szCs w:val="21"/>
        </w:rPr>
        <w:t>[3.L]=G4H-1[63.J]</w:t>
      </w:r>
    </w:p>
    <w:p>
      <w:pPr>
        <w:spacing w:line="440" w:lineRule="exact"/>
        <w:ind w:firstLine="420" w:firstLineChars="200"/>
        <w:rPr>
          <w:bCs/>
          <w:color w:val="000000"/>
          <w:szCs w:val="21"/>
        </w:rPr>
      </w:pPr>
      <w:r>
        <w:rPr>
          <w:bCs/>
          <w:color w:val="000000"/>
          <w:szCs w:val="21"/>
        </w:rPr>
        <w:t>[3.M]=G4H-1[63.K]</w:t>
      </w:r>
    </w:p>
    <w:p>
      <w:pPr>
        <w:spacing w:line="440" w:lineRule="exact"/>
        <w:ind w:firstLine="420" w:firstLineChars="200"/>
        <w:rPr>
          <w:bCs/>
          <w:color w:val="000000"/>
          <w:szCs w:val="21"/>
        </w:rPr>
      </w:pPr>
      <w:r>
        <w:rPr>
          <w:bCs/>
          <w:color w:val="000000"/>
          <w:szCs w:val="21"/>
        </w:rPr>
        <w:t>[4.A]=G4H-3[1.C]</w:t>
      </w:r>
    </w:p>
    <w:p>
      <w:pPr>
        <w:spacing w:line="440" w:lineRule="exact"/>
        <w:ind w:firstLine="420" w:firstLineChars="200"/>
        <w:rPr>
          <w:bCs/>
          <w:color w:val="000000"/>
          <w:szCs w:val="21"/>
        </w:rPr>
      </w:pPr>
      <w:r>
        <w:rPr>
          <w:bCs/>
          <w:color w:val="000000"/>
          <w:szCs w:val="21"/>
        </w:rPr>
        <w:t>[4.B]=G4H-3[1.D]</w:t>
      </w:r>
    </w:p>
    <w:p>
      <w:pPr>
        <w:spacing w:line="440" w:lineRule="exact"/>
        <w:ind w:firstLine="420" w:firstLineChars="200"/>
        <w:rPr>
          <w:bCs/>
          <w:color w:val="000000"/>
          <w:szCs w:val="21"/>
        </w:rPr>
      </w:pPr>
      <w:r>
        <w:rPr>
          <w:bCs/>
          <w:color w:val="000000"/>
          <w:szCs w:val="21"/>
        </w:rPr>
        <w:t>[4.C]=G4H-3[1.E]</w:t>
      </w:r>
    </w:p>
    <w:p>
      <w:pPr>
        <w:spacing w:line="440" w:lineRule="exact"/>
        <w:ind w:firstLine="420" w:firstLineChars="200"/>
        <w:rPr>
          <w:bCs/>
          <w:color w:val="000000"/>
          <w:szCs w:val="21"/>
          <w:lang w:val="it-IT"/>
        </w:rPr>
      </w:pPr>
      <w:r>
        <w:rPr>
          <w:bCs/>
          <w:color w:val="000000"/>
          <w:szCs w:val="21"/>
          <w:lang w:val="it-IT"/>
        </w:rPr>
        <w:t>[4.E]=G4H-3[1.I]</w:t>
      </w:r>
    </w:p>
    <w:p>
      <w:pPr>
        <w:spacing w:line="440" w:lineRule="exact"/>
        <w:ind w:firstLine="420" w:firstLineChars="200"/>
        <w:rPr>
          <w:bCs/>
          <w:color w:val="000000"/>
          <w:szCs w:val="21"/>
          <w:lang w:val="it-IT"/>
        </w:rPr>
      </w:pPr>
      <w:r>
        <w:rPr>
          <w:bCs/>
          <w:color w:val="000000"/>
          <w:szCs w:val="21"/>
          <w:lang w:val="it-IT"/>
        </w:rPr>
        <w:t>[4.F]=G4H-3[1.J]</w:t>
      </w:r>
    </w:p>
    <w:p>
      <w:pPr>
        <w:spacing w:line="440" w:lineRule="exact"/>
        <w:ind w:firstLine="420" w:firstLineChars="200"/>
        <w:rPr>
          <w:bCs/>
          <w:color w:val="000000"/>
          <w:szCs w:val="21"/>
          <w:lang w:val="it-IT"/>
        </w:rPr>
      </w:pPr>
      <w:r>
        <w:rPr>
          <w:bCs/>
          <w:color w:val="000000"/>
          <w:szCs w:val="21"/>
          <w:lang w:val="it-IT"/>
        </w:rPr>
        <w:t>[4.1A]=G4H-3[18.C]</w:t>
      </w:r>
    </w:p>
    <w:p>
      <w:pPr>
        <w:spacing w:line="440" w:lineRule="exact"/>
        <w:ind w:firstLine="420" w:firstLineChars="200"/>
        <w:rPr>
          <w:bCs/>
          <w:color w:val="000000"/>
          <w:szCs w:val="21"/>
          <w:lang w:val="it-IT"/>
        </w:rPr>
      </w:pPr>
      <w:r>
        <w:rPr>
          <w:bCs/>
          <w:color w:val="000000"/>
          <w:szCs w:val="21"/>
          <w:lang w:val="it-IT"/>
        </w:rPr>
        <w:t>[4.1B]=G4H-3[18.D]</w:t>
      </w:r>
    </w:p>
    <w:p>
      <w:pPr>
        <w:spacing w:line="440" w:lineRule="exact"/>
        <w:ind w:firstLine="420" w:firstLineChars="200"/>
        <w:rPr>
          <w:bCs/>
          <w:color w:val="000000"/>
          <w:szCs w:val="21"/>
          <w:lang w:val="it-IT"/>
        </w:rPr>
      </w:pPr>
      <w:r>
        <w:rPr>
          <w:bCs/>
          <w:color w:val="000000"/>
          <w:szCs w:val="21"/>
          <w:lang w:val="it-IT"/>
        </w:rPr>
        <w:t>[4.1C]=G4H-3[18.E]</w:t>
      </w:r>
    </w:p>
    <w:p>
      <w:pPr>
        <w:spacing w:line="440" w:lineRule="exact"/>
        <w:ind w:firstLine="420" w:firstLineChars="200"/>
        <w:rPr>
          <w:bCs/>
          <w:color w:val="000000"/>
          <w:szCs w:val="21"/>
          <w:lang w:val="it-IT"/>
        </w:rPr>
      </w:pPr>
      <w:r>
        <w:rPr>
          <w:bCs/>
          <w:color w:val="000000"/>
          <w:szCs w:val="21"/>
          <w:lang w:val="it-IT"/>
        </w:rPr>
        <w:t>[4.1E]=G4H-3[18.I]</w:t>
      </w:r>
    </w:p>
    <w:p>
      <w:pPr>
        <w:spacing w:line="440" w:lineRule="exact"/>
        <w:ind w:firstLine="420" w:firstLineChars="200"/>
        <w:rPr>
          <w:bCs/>
          <w:color w:val="000000"/>
          <w:szCs w:val="21"/>
        </w:rPr>
      </w:pPr>
      <w:r>
        <w:rPr>
          <w:bCs/>
          <w:color w:val="000000"/>
          <w:szCs w:val="21"/>
        </w:rPr>
        <w:t>[4.1F]=G4H-3[18.J]</w:t>
      </w:r>
    </w:p>
    <w:p>
      <w:pPr>
        <w:spacing w:line="440" w:lineRule="exact"/>
        <w:ind w:firstLine="420" w:firstLineChars="200"/>
        <w:rPr>
          <w:bCs/>
          <w:color w:val="000000"/>
          <w:szCs w:val="21"/>
        </w:rPr>
      </w:pPr>
      <w:r>
        <w:rPr>
          <w:bCs/>
          <w:color w:val="000000"/>
          <w:szCs w:val="21"/>
        </w:rPr>
        <w:t>[4.2A]=G4H-3[35.C]</w:t>
      </w:r>
    </w:p>
    <w:p>
      <w:pPr>
        <w:spacing w:line="440" w:lineRule="exact"/>
        <w:ind w:firstLine="420" w:firstLineChars="200"/>
        <w:rPr>
          <w:bCs/>
          <w:color w:val="000000"/>
          <w:szCs w:val="21"/>
        </w:rPr>
      </w:pPr>
      <w:r>
        <w:rPr>
          <w:bCs/>
          <w:color w:val="000000"/>
          <w:szCs w:val="21"/>
        </w:rPr>
        <w:t>[4.2B]=G4H-3[35.D]</w:t>
      </w:r>
    </w:p>
    <w:p>
      <w:pPr>
        <w:spacing w:line="440" w:lineRule="exact"/>
        <w:ind w:firstLine="420" w:firstLineChars="200"/>
        <w:rPr>
          <w:bCs/>
          <w:color w:val="000000"/>
          <w:szCs w:val="21"/>
          <w:lang w:val="it-IT"/>
        </w:rPr>
      </w:pPr>
      <w:r>
        <w:rPr>
          <w:bCs/>
          <w:color w:val="000000"/>
          <w:szCs w:val="21"/>
          <w:lang w:val="it-IT"/>
        </w:rPr>
        <w:t>[4.2C]=G4H-3[35.E]</w:t>
      </w:r>
    </w:p>
    <w:p>
      <w:pPr>
        <w:spacing w:line="440" w:lineRule="exact"/>
        <w:ind w:firstLine="420" w:firstLineChars="200"/>
        <w:rPr>
          <w:bCs/>
          <w:color w:val="000000"/>
          <w:szCs w:val="21"/>
          <w:lang w:val="it-IT"/>
        </w:rPr>
      </w:pPr>
      <w:r>
        <w:rPr>
          <w:bCs/>
          <w:color w:val="000000"/>
          <w:szCs w:val="21"/>
          <w:lang w:val="it-IT"/>
        </w:rPr>
        <w:t>[4.2E]=G4H-3[35.I]</w:t>
      </w:r>
    </w:p>
    <w:p>
      <w:pPr>
        <w:spacing w:line="440" w:lineRule="exact"/>
        <w:ind w:firstLine="420" w:firstLineChars="200"/>
        <w:rPr>
          <w:bCs/>
          <w:color w:val="000000"/>
          <w:szCs w:val="21"/>
          <w:lang w:val="it-IT"/>
        </w:rPr>
      </w:pPr>
      <w:r>
        <w:rPr>
          <w:bCs/>
          <w:color w:val="000000"/>
          <w:szCs w:val="21"/>
          <w:lang w:val="it-IT"/>
        </w:rPr>
        <w:t>[4.2F]=G4H-3[35.J]</w:t>
      </w:r>
    </w:p>
    <w:p>
      <w:pPr>
        <w:spacing w:line="440" w:lineRule="exact"/>
        <w:ind w:firstLine="420" w:firstLineChars="200"/>
        <w:rPr>
          <w:bCs/>
          <w:color w:val="000000"/>
          <w:szCs w:val="21"/>
        </w:rPr>
      </w:pPr>
      <w:r>
        <w:rPr>
          <w:bCs/>
          <w:color w:val="000000"/>
          <w:szCs w:val="21"/>
        </w:rPr>
        <w:t>[4.3A]=G4H-3[52.C]</w:t>
      </w:r>
    </w:p>
    <w:p>
      <w:pPr>
        <w:spacing w:line="440" w:lineRule="exact"/>
        <w:ind w:firstLine="420" w:firstLineChars="200"/>
        <w:rPr>
          <w:bCs/>
          <w:color w:val="000000"/>
          <w:szCs w:val="21"/>
        </w:rPr>
      </w:pPr>
      <w:r>
        <w:rPr>
          <w:bCs/>
          <w:color w:val="000000"/>
          <w:szCs w:val="21"/>
        </w:rPr>
        <w:t>[4.3B]=G4H-3[52.D]</w:t>
      </w:r>
    </w:p>
    <w:p>
      <w:pPr>
        <w:spacing w:line="440" w:lineRule="exact"/>
        <w:ind w:firstLine="420" w:firstLineChars="200"/>
        <w:rPr>
          <w:bCs/>
          <w:color w:val="000000"/>
          <w:szCs w:val="21"/>
        </w:rPr>
      </w:pPr>
      <w:r>
        <w:rPr>
          <w:bCs/>
          <w:color w:val="000000"/>
          <w:szCs w:val="21"/>
        </w:rPr>
        <w:t>[4.3C]=G4H-3[52.E]</w:t>
      </w:r>
    </w:p>
    <w:p>
      <w:pPr>
        <w:spacing w:line="440" w:lineRule="exact"/>
        <w:ind w:firstLine="420" w:firstLineChars="200"/>
        <w:rPr>
          <w:bCs/>
          <w:color w:val="000000"/>
          <w:szCs w:val="21"/>
          <w:lang w:val="it-IT"/>
        </w:rPr>
      </w:pPr>
      <w:r>
        <w:rPr>
          <w:bCs/>
          <w:color w:val="000000"/>
          <w:szCs w:val="21"/>
          <w:lang w:val="it-IT"/>
        </w:rPr>
        <w:t>[4.3</w:t>
      </w:r>
      <w:r>
        <w:rPr>
          <w:bCs/>
          <w:color w:val="000000"/>
          <w:szCs w:val="21"/>
        </w:rPr>
        <w:t>E</w:t>
      </w:r>
      <w:r>
        <w:rPr>
          <w:bCs/>
          <w:color w:val="000000"/>
          <w:szCs w:val="21"/>
          <w:lang w:val="it-IT"/>
        </w:rPr>
        <w:t>]=G4H-3[52.I]</w:t>
      </w:r>
    </w:p>
    <w:p>
      <w:pPr>
        <w:spacing w:line="440" w:lineRule="exact"/>
        <w:ind w:firstLine="420" w:firstLineChars="200"/>
        <w:rPr>
          <w:bCs/>
          <w:color w:val="000000"/>
          <w:szCs w:val="21"/>
          <w:lang w:val="it-IT"/>
        </w:rPr>
      </w:pPr>
      <w:r>
        <w:rPr>
          <w:bCs/>
          <w:color w:val="000000"/>
          <w:szCs w:val="21"/>
          <w:lang w:val="it-IT"/>
        </w:rPr>
        <w:t>[4.3</w:t>
      </w:r>
      <w:r>
        <w:rPr>
          <w:bCs/>
          <w:color w:val="000000"/>
          <w:szCs w:val="21"/>
        </w:rPr>
        <w:t>F</w:t>
      </w:r>
      <w:r>
        <w:rPr>
          <w:bCs/>
          <w:color w:val="000000"/>
          <w:szCs w:val="21"/>
          <w:lang w:val="it-IT"/>
        </w:rPr>
        <w:t>]=G4H-3[52.J]</w:t>
      </w:r>
    </w:p>
    <w:p>
      <w:pPr>
        <w:pStyle w:val="2"/>
        <w:rPr>
          <w:color w:val="000000"/>
          <w:szCs w:val="30"/>
        </w:rPr>
      </w:pPr>
      <w:bookmarkStart w:id="290" w:name="_Toc425156148"/>
      <w:bookmarkStart w:id="291" w:name="_Toc425156307"/>
      <w:bookmarkStart w:id="292" w:name="_Toc425237568"/>
      <w:r>
        <w:rPr>
          <w:color w:val="000000"/>
          <w:sz w:val="28"/>
          <w:szCs w:val="28"/>
        </w:rPr>
        <w:br w:type="page"/>
      </w:r>
      <w:bookmarkStart w:id="293" w:name="_Toc146037712"/>
      <w:r>
        <w:rPr>
          <w:color w:val="000000"/>
          <w:szCs w:val="30"/>
        </w:rPr>
        <w:t>G4H-1</w:t>
      </w:r>
      <w:r>
        <w:rPr>
          <w:rFonts w:hint="eastAsia"/>
          <w:color w:val="000000"/>
          <w:szCs w:val="30"/>
        </w:rPr>
        <w:t>《非零售信用风险暴露按主标尺风险参数表</w:t>
      </w:r>
      <w:r>
        <w:rPr>
          <w:color w:val="000000"/>
          <w:szCs w:val="30"/>
        </w:rPr>
        <w:br w:type="textWrapping"/>
      </w:r>
      <w:r>
        <w:rPr>
          <w:color w:val="000000"/>
          <w:szCs w:val="30"/>
        </w:rPr>
        <w:t>（IRB法）</w:t>
      </w:r>
      <w:bookmarkEnd w:id="290"/>
      <w:r>
        <w:rPr>
          <w:rFonts w:hint="eastAsia"/>
          <w:color w:val="000000"/>
          <w:szCs w:val="30"/>
        </w:rPr>
        <w:t>》（新规）填报说明</w:t>
      </w:r>
      <w:bookmarkEnd w:id="291"/>
      <w:bookmarkEnd w:id="292"/>
      <w:bookmarkEnd w:id="293"/>
    </w:p>
    <w:p>
      <w:pPr>
        <w:rPr>
          <w:color w:val="000000"/>
        </w:rPr>
      </w:pPr>
    </w:p>
    <w:p>
      <w:pPr>
        <w:spacing w:line="440" w:lineRule="exact"/>
        <w:outlineLvl w:val="0"/>
        <w:rPr>
          <w:b/>
          <w:bCs/>
          <w:color w:val="000000"/>
          <w:szCs w:val="21"/>
        </w:rPr>
      </w:pPr>
      <w:bookmarkStart w:id="294" w:name="_Toc135903931"/>
      <w:bookmarkStart w:id="295" w:name="_Toc146037713"/>
      <w:bookmarkStart w:id="296" w:name="_Toc144477400"/>
      <w:bookmarkStart w:id="297" w:name="_Toc135383085"/>
      <w:bookmarkStart w:id="298" w:name="_Toc139635799"/>
      <w:r>
        <w:rPr>
          <w:b/>
          <w:bCs/>
          <w:color w:val="000000"/>
          <w:szCs w:val="21"/>
        </w:rPr>
        <w:t>第一部分：引言</w:t>
      </w:r>
      <w:bookmarkEnd w:id="294"/>
      <w:bookmarkEnd w:id="295"/>
      <w:bookmarkEnd w:id="296"/>
      <w:bookmarkEnd w:id="297"/>
      <w:bookmarkEnd w:id="298"/>
    </w:p>
    <w:p>
      <w:pPr>
        <w:spacing w:line="440" w:lineRule="exact"/>
        <w:ind w:firstLine="420" w:firstLineChars="200"/>
        <w:rPr>
          <w:color w:val="000000"/>
          <w:szCs w:val="21"/>
        </w:rPr>
      </w:pPr>
      <w:r>
        <w:rPr>
          <w:color w:val="000000"/>
          <w:szCs w:val="21"/>
        </w:rPr>
        <w:t>本报表收集填报机构的非零售信用风险参数情况，反映内部评级法下各机构非零售信用风险表内、表外、交易对手信用风险的加权平均违约概率、违约损失率、平均剩余期限、实际违约率、新增违约客户情况等数据。</w:t>
      </w:r>
    </w:p>
    <w:p>
      <w:pPr>
        <w:spacing w:line="440" w:lineRule="exact"/>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w:t>
      </w:r>
    </w:p>
    <w:p>
      <w:pPr>
        <w:spacing w:line="440" w:lineRule="exact"/>
        <w:outlineLvl w:val="0"/>
        <w:rPr>
          <w:b/>
          <w:bCs/>
          <w:color w:val="000000"/>
          <w:szCs w:val="21"/>
        </w:rPr>
      </w:pPr>
      <w:bookmarkStart w:id="299" w:name="_Toc135903932"/>
      <w:bookmarkStart w:id="300" w:name="_Toc146037714"/>
      <w:bookmarkStart w:id="301" w:name="_Toc139635800"/>
      <w:bookmarkStart w:id="302" w:name="_Toc135383086"/>
      <w:bookmarkStart w:id="303" w:name="_Toc144477401"/>
      <w:r>
        <w:rPr>
          <w:b/>
          <w:bCs/>
          <w:color w:val="000000"/>
          <w:szCs w:val="21"/>
        </w:rPr>
        <w:t>第二部分：一般说明</w:t>
      </w:r>
      <w:bookmarkEnd w:id="299"/>
      <w:bookmarkEnd w:id="300"/>
      <w:bookmarkEnd w:id="301"/>
      <w:bookmarkEnd w:id="302"/>
      <w:bookmarkEnd w:id="303"/>
    </w:p>
    <w:p>
      <w:pPr>
        <w:spacing w:line="440" w:lineRule="exact"/>
        <w:ind w:firstLine="420" w:firstLineChars="200"/>
        <w:rPr>
          <w:color w:val="000000"/>
          <w:szCs w:val="21"/>
        </w:rPr>
      </w:pPr>
      <w:r>
        <w:rPr>
          <w:color w:val="000000"/>
          <w:szCs w:val="21"/>
        </w:rPr>
        <w:t>1．报表名称：</w:t>
      </w:r>
      <w:r>
        <w:rPr>
          <w:color w:val="000000"/>
          <w:szCs w:val="30"/>
        </w:rPr>
        <w:t>非零售信用风险暴露按主标尺风险参数表(IRB法)</w:t>
      </w:r>
      <w:r>
        <w:rPr>
          <w:color w:val="000000"/>
        </w:rPr>
        <w:t>。</w:t>
      </w:r>
    </w:p>
    <w:p>
      <w:pPr>
        <w:spacing w:line="440" w:lineRule="exact"/>
        <w:ind w:firstLine="420" w:firstLineChars="200"/>
        <w:rPr>
          <w:color w:val="000000"/>
          <w:szCs w:val="21"/>
        </w:rPr>
      </w:pPr>
      <w:r>
        <w:rPr>
          <w:bCs/>
          <w:color w:val="000000"/>
          <w:szCs w:val="21"/>
        </w:rPr>
        <w:t>2．报表编码</w:t>
      </w:r>
      <w:r>
        <w:rPr>
          <w:color w:val="000000"/>
          <w:szCs w:val="21"/>
        </w:rPr>
        <w:t>：</w:t>
      </w:r>
      <w:del w:id="97" w:author="陈静" w:date="2024-12-12T15:31:42Z">
        <w:r>
          <w:rPr>
            <w:color w:val="000000"/>
            <w:szCs w:val="21"/>
          </w:rPr>
          <w:delText>银监审号</w:delText>
        </w:r>
      </w:del>
      <w:ins w:id="98" w:author="陈静" w:date="2024-12-12T15:31:42Z">
        <w:r>
          <w:rPr>
            <w:rFonts w:hint="eastAsia"/>
            <w:color w:val="000000"/>
            <w:szCs w:val="21"/>
            <w:lang w:eastAsia="zh-CN"/>
          </w:rPr>
          <w:t>金监</w:t>
        </w:r>
      </w:ins>
      <w:ins w:id="99" w:author="陈静" w:date="2024-12-12T15:31:42Z">
        <w:del w:id="100" w:author="王雅洁" w:date="2024-12-13T10:52:38Z">
          <w:r>
            <w:rPr>
              <w:rFonts w:hint="eastAsia"/>
              <w:color w:val="000000"/>
              <w:szCs w:val="21"/>
              <w:lang w:eastAsia="zh-CN"/>
            </w:rPr>
            <w:delText>审</w:delText>
          </w:r>
        </w:del>
      </w:ins>
      <w:ins w:id="101" w:author="王雅洁" w:date="2024-12-13T10:52:38Z">
        <w:r>
          <w:rPr>
            <w:rFonts w:hint="eastAsia"/>
            <w:color w:val="000000"/>
            <w:szCs w:val="21"/>
            <w:lang w:eastAsia="zh-CN"/>
          </w:rPr>
          <w:t>统</w:t>
        </w:r>
      </w:ins>
      <w:ins w:id="102" w:author="王雅洁" w:date="2024-12-13T10:52:44Z">
        <w:r>
          <w:rPr>
            <w:color w:val="000000"/>
            <w:szCs w:val="30"/>
          </w:rPr>
          <w:t>G4H-1</w:t>
        </w:r>
      </w:ins>
      <w:ins w:id="103" w:author="陈静" w:date="2024-12-12T15:31:42Z">
        <w:r>
          <w:rPr>
            <w:rFonts w:hint="eastAsia"/>
            <w:color w:val="000000"/>
            <w:szCs w:val="21"/>
            <w:lang w:eastAsia="zh-CN"/>
          </w:rPr>
          <w:t>号</w:t>
        </w:r>
      </w:ins>
      <w:r>
        <w:rPr>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国家金融监督管理总局或其派出机构验收通过，非零售风险暴露</w:t>
      </w:r>
      <w:r>
        <w:rPr>
          <w:color w:val="000000"/>
          <w:szCs w:val="21"/>
        </w:rPr>
        <w:t>实施信用风险内部评级法的商业银行。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为季后18日、合并报表数据</w:t>
      </w:r>
      <w:r>
        <w:rPr>
          <w:szCs w:val="21"/>
        </w:rPr>
        <w:t>（季报）为</w:t>
      </w:r>
      <w:r>
        <w:rPr>
          <w:color w:val="000000"/>
          <w:szCs w:val="21"/>
        </w:rPr>
        <w:t>季后40日。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6．数据单位：户，年，天，百分比。</w:t>
      </w:r>
    </w:p>
    <w:p>
      <w:pPr>
        <w:spacing w:line="440" w:lineRule="exact"/>
        <w:ind w:firstLine="420" w:firstLineChars="200"/>
        <w:rPr>
          <w:color w:val="000000"/>
          <w:szCs w:val="21"/>
        </w:rPr>
      </w:pPr>
      <w:r>
        <w:rPr>
          <w:color w:val="000000"/>
          <w:szCs w:val="21"/>
        </w:rPr>
        <w:t>7．四舍五入要求：户数保留整数，时间数保留两位小数，百分比保留两位小数。</w:t>
      </w:r>
    </w:p>
    <w:p>
      <w:pPr>
        <w:spacing w:line="440" w:lineRule="exact"/>
        <w:ind w:firstLine="420" w:firstLineChars="200"/>
        <w:rPr>
          <w:color w:val="000000"/>
          <w:szCs w:val="21"/>
        </w:rPr>
      </w:pPr>
      <w:r>
        <w:rPr>
          <w:color w:val="000000"/>
          <w:szCs w:val="21"/>
        </w:rPr>
        <w:t>8．填报币种：无</w:t>
      </w:r>
    </w:p>
    <w:p>
      <w:pPr>
        <w:spacing w:line="440" w:lineRule="exact"/>
        <w:outlineLvl w:val="0"/>
        <w:rPr>
          <w:b/>
          <w:bCs/>
          <w:color w:val="000000"/>
          <w:szCs w:val="21"/>
        </w:rPr>
      </w:pPr>
      <w:bookmarkStart w:id="304" w:name="_Toc139635801"/>
      <w:bookmarkStart w:id="305" w:name="_Toc135383087"/>
      <w:bookmarkStart w:id="306" w:name="_Toc146037715"/>
      <w:bookmarkStart w:id="307" w:name="_Toc144477402"/>
      <w:bookmarkStart w:id="308" w:name="_Toc135903933"/>
      <w:r>
        <w:rPr>
          <w:b/>
          <w:bCs/>
          <w:color w:val="000000"/>
          <w:szCs w:val="21"/>
        </w:rPr>
        <w:t>第三部分：具体说明</w:t>
      </w:r>
      <w:bookmarkEnd w:id="304"/>
      <w:bookmarkEnd w:id="305"/>
      <w:bookmarkEnd w:id="306"/>
      <w:bookmarkEnd w:id="307"/>
      <w:bookmarkEnd w:id="308"/>
    </w:p>
    <w:p>
      <w:pPr>
        <w:spacing w:line="440" w:lineRule="exact"/>
        <w:ind w:firstLine="420" w:firstLineChars="200"/>
        <w:rPr>
          <w:color w:val="000000"/>
        </w:rPr>
      </w:pPr>
      <w:r>
        <w:rPr>
          <w:color w:val="000000"/>
        </w:rPr>
        <w:t>[</w:t>
      </w:r>
      <w:r>
        <w:rPr>
          <w:color w:val="000000"/>
          <w:szCs w:val="21"/>
        </w:rPr>
        <w:t>违约概率（非违约）-</w:t>
      </w:r>
      <w:r>
        <w:rPr>
          <w:color w:val="000000"/>
        </w:rPr>
        <w:t>客户数加权]：是指填报机构在本期报表日期按照客户数加权计算出的平均违约概率（不含违约客户）。</w:t>
      </w:r>
    </w:p>
    <w:p>
      <w:pPr>
        <w:spacing w:line="440" w:lineRule="exact"/>
        <w:ind w:firstLine="420" w:firstLineChars="200"/>
        <w:rPr>
          <w:color w:val="000000"/>
        </w:rPr>
      </w:pPr>
      <w:r>
        <w:rPr>
          <w:color w:val="000000"/>
        </w:rPr>
        <w:t>[</w:t>
      </w:r>
      <w:r>
        <w:rPr>
          <w:color w:val="000000"/>
          <w:szCs w:val="21"/>
        </w:rPr>
        <w:t>违约概率（非违约）-</w:t>
      </w:r>
      <w:r>
        <w:rPr>
          <w:color w:val="000000"/>
        </w:rPr>
        <w:t>风险暴露加权]</w:t>
      </w:r>
      <w:r>
        <w:rPr>
          <w:rFonts w:hint="eastAsia"/>
          <w:color w:val="000000"/>
        </w:rPr>
        <w:t>：</w:t>
      </w:r>
      <w:r>
        <w:rPr>
          <w:color w:val="000000"/>
        </w:rPr>
        <w:t>是指填报机构在本期报表日期按照违约风险暴露加权计算出的平均违约概率（不含违约客户）。</w:t>
      </w:r>
    </w:p>
    <w:p>
      <w:pPr>
        <w:spacing w:line="440" w:lineRule="exact"/>
        <w:ind w:firstLine="420" w:firstLineChars="200"/>
        <w:rPr>
          <w:color w:val="000000"/>
        </w:rPr>
      </w:pPr>
      <w:r>
        <w:rPr>
          <w:color w:val="000000"/>
        </w:rPr>
        <w:t>[</w:t>
      </w:r>
      <w:r>
        <w:rPr>
          <w:color w:val="000000"/>
          <w:szCs w:val="21"/>
        </w:rPr>
        <w:t>违约概率（非违约）-</w:t>
      </w:r>
      <w:r>
        <w:rPr>
          <w:color w:val="000000"/>
        </w:rPr>
        <w:t>1年前期初客户数加权]</w:t>
      </w:r>
      <w:r>
        <w:rPr>
          <w:rFonts w:hint="eastAsia"/>
          <w:color w:val="000000"/>
        </w:rPr>
        <w:t>：</w:t>
      </w:r>
      <w:r>
        <w:rPr>
          <w:color w:val="000000"/>
        </w:rPr>
        <w:t>是指填报机构在1年前同期按照客户数加权计算出的平均违约概率（不含违约客户）。</w:t>
      </w:r>
    </w:p>
    <w:p>
      <w:pPr>
        <w:spacing w:line="440" w:lineRule="exact"/>
        <w:ind w:firstLine="420" w:firstLineChars="200"/>
        <w:rPr>
          <w:color w:val="000000"/>
        </w:rPr>
      </w:pPr>
      <w:r>
        <w:rPr>
          <w:color w:val="000000"/>
        </w:rPr>
        <w:t>[平均违约损失率]</w:t>
      </w:r>
      <w:r>
        <w:rPr>
          <w:rFonts w:hint="eastAsia"/>
          <w:color w:val="000000"/>
        </w:rPr>
        <w:t>：</w:t>
      </w:r>
      <w:r>
        <w:rPr>
          <w:color w:val="000000"/>
        </w:rPr>
        <w:t>是指填报机构在报表日期按照违约风险暴露加权计算出的</w:t>
      </w:r>
      <w:r>
        <w:rPr>
          <w:color w:val="000000"/>
          <w:szCs w:val="21"/>
        </w:rPr>
        <w:t>包括违约级别在内的</w:t>
      </w:r>
      <w:r>
        <w:rPr>
          <w:color w:val="000000"/>
        </w:rPr>
        <w:t>平均预测违约损失率。</w:t>
      </w:r>
    </w:p>
    <w:p>
      <w:pPr>
        <w:spacing w:line="440" w:lineRule="exact"/>
        <w:ind w:firstLine="420" w:firstLineChars="200"/>
        <w:rPr>
          <w:color w:val="000000"/>
        </w:rPr>
      </w:pPr>
      <w:r>
        <w:rPr>
          <w:color w:val="000000"/>
        </w:rPr>
        <w:t>[平均剩余期限]</w:t>
      </w:r>
      <w:r>
        <w:rPr>
          <w:rFonts w:hint="eastAsia"/>
          <w:color w:val="000000"/>
        </w:rPr>
        <w:t>：</w:t>
      </w:r>
      <w:r>
        <w:rPr>
          <w:color w:val="000000"/>
        </w:rPr>
        <w:t>是指债项在报表日期按照违约风险暴露加权计算出的距离合同约定偿付时间的平均剩余时间长度，以年为单位填报。</w:t>
      </w:r>
    </w:p>
    <w:p>
      <w:pPr>
        <w:spacing w:line="440" w:lineRule="exact"/>
        <w:ind w:firstLine="420" w:firstLineChars="200"/>
        <w:rPr>
          <w:color w:val="000000"/>
        </w:rPr>
      </w:pPr>
      <w:r>
        <w:rPr>
          <w:color w:val="000000"/>
        </w:rPr>
        <w:t>[表内-平均违约损失率]：是指填报机构在报表日期按照表内资产违约风险暴露加权计算出的</w:t>
      </w:r>
      <w:r>
        <w:rPr>
          <w:color w:val="000000"/>
          <w:szCs w:val="21"/>
        </w:rPr>
        <w:t>包括违约级别在内的</w:t>
      </w:r>
      <w:r>
        <w:rPr>
          <w:color w:val="000000"/>
        </w:rPr>
        <w:t>平均预测违约损失率。</w:t>
      </w:r>
    </w:p>
    <w:p>
      <w:pPr>
        <w:spacing w:line="440" w:lineRule="exact"/>
        <w:ind w:firstLine="420" w:firstLineChars="200"/>
        <w:rPr>
          <w:color w:val="000000"/>
        </w:rPr>
      </w:pPr>
      <w:r>
        <w:rPr>
          <w:color w:val="000000"/>
        </w:rPr>
        <w:t>[表内-平均剩余期限]</w:t>
      </w:r>
      <w:r>
        <w:rPr>
          <w:rFonts w:hint="eastAsia"/>
          <w:color w:val="000000"/>
        </w:rPr>
        <w:t>：</w:t>
      </w:r>
      <w:r>
        <w:rPr>
          <w:color w:val="000000"/>
        </w:rPr>
        <w:t>是指表内债项在报表日期按照违约风险暴露加权计算出的距离合同约定偿付时间的平均剩余时间长度，以年为单位填报。</w:t>
      </w:r>
    </w:p>
    <w:p>
      <w:pPr>
        <w:spacing w:line="440" w:lineRule="exact"/>
        <w:ind w:firstLine="420" w:firstLineChars="200"/>
        <w:rPr>
          <w:color w:val="000000"/>
        </w:rPr>
      </w:pPr>
      <w:r>
        <w:rPr>
          <w:color w:val="000000"/>
        </w:rPr>
        <w:t>[表外-平均违约损失率]：是指填报机构在报表日期按照表外资产违约风险暴露加权计算出的</w:t>
      </w:r>
      <w:r>
        <w:rPr>
          <w:color w:val="000000"/>
          <w:szCs w:val="21"/>
        </w:rPr>
        <w:t>包括违约级别在内的</w:t>
      </w:r>
      <w:r>
        <w:rPr>
          <w:color w:val="000000"/>
        </w:rPr>
        <w:t>平均预测违约损失率。</w:t>
      </w:r>
    </w:p>
    <w:p>
      <w:pPr>
        <w:spacing w:line="440" w:lineRule="exact"/>
        <w:ind w:firstLine="420" w:firstLineChars="200"/>
        <w:rPr>
          <w:color w:val="000000"/>
        </w:rPr>
      </w:pPr>
      <w:r>
        <w:rPr>
          <w:color w:val="000000"/>
        </w:rPr>
        <w:t>[表外-平均剩余期限]</w:t>
      </w:r>
      <w:r>
        <w:rPr>
          <w:rFonts w:hint="eastAsia"/>
          <w:color w:val="000000"/>
        </w:rPr>
        <w:t>：</w:t>
      </w:r>
      <w:r>
        <w:rPr>
          <w:color w:val="000000"/>
        </w:rPr>
        <w:t>是指表外债项在报表日期按照违约风险暴露加权计算出的距离合同约定到期日的平均剩余时间长度，以年为单位填报。</w:t>
      </w:r>
    </w:p>
    <w:p>
      <w:pPr>
        <w:spacing w:line="440" w:lineRule="exact"/>
        <w:ind w:firstLine="420" w:firstLineChars="200"/>
        <w:rPr>
          <w:color w:val="000000"/>
        </w:rPr>
      </w:pPr>
      <w:r>
        <w:rPr>
          <w:color w:val="000000"/>
        </w:rPr>
        <w:t>[交易对手信用风险-平均违约损失率]：是指填报机构在报表日期按照交易对手信用风险暴露加权计算出的</w:t>
      </w:r>
      <w:r>
        <w:rPr>
          <w:color w:val="000000"/>
          <w:szCs w:val="21"/>
        </w:rPr>
        <w:t>包括违约级别在内的</w:t>
      </w:r>
      <w:r>
        <w:rPr>
          <w:color w:val="000000"/>
        </w:rPr>
        <w:t>平均预测违约损失率。</w:t>
      </w:r>
    </w:p>
    <w:p>
      <w:pPr>
        <w:spacing w:line="440" w:lineRule="exact"/>
        <w:ind w:firstLine="420" w:firstLineChars="200"/>
        <w:rPr>
          <w:color w:val="000000"/>
        </w:rPr>
      </w:pPr>
      <w:r>
        <w:rPr>
          <w:color w:val="000000"/>
        </w:rPr>
        <w:t>[交易对手信用风险-平均剩余期限]</w:t>
      </w:r>
      <w:r>
        <w:rPr>
          <w:rFonts w:hint="eastAsia"/>
          <w:color w:val="000000"/>
        </w:rPr>
        <w:t>：</w:t>
      </w:r>
      <w:r>
        <w:rPr>
          <w:color w:val="000000"/>
        </w:rPr>
        <w:t>是指交易对手信用风险对应债项在报表日期按照违约风险暴露加权计算出的距离合同约定到期日的平均剩余时间长度，以年为单位填报。</w:t>
      </w:r>
    </w:p>
    <w:p>
      <w:pPr>
        <w:spacing w:line="440" w:lineRule="exact"/>
        <w:ind w:firstLine="420" w:firstLineChars="200"/>
        <w:rPr>
          <w:color w:val="000000"/>
        </w:rPr>
      </w:pPr>
      <w:r>
        <w:rPr>
          <w:color w:val="000000"/>
        </w:rPr>
        <w:t>[客户数-1年前期初（非违约）]：是指填报机构在报表日期前一年表内外余额大于0的非违约客户数目。该项目不包括在报表日期前一年已违约客户的数量，</w:t>
      </w:r>
      <w:r>
        <w:rPr>
          <w:rFonts w:hint="eastAsia"/>
          <w:color w:val="000000"/>
        </w:rPr>
        <w:t>违约等级所在行</w:t>
      </w:r>
      <w:r>
        <w:rPr>
          <w:color w:val="000000"/>
        </w:rPr>
        <w:t>对应栏位应填零。</w:t>
      </w:r>
    </w:p>
    <w:p>
      <w:pPr>
        <w:spacing w:line="440" w:lineRule="exact"/>
        <w:ind w:firstLine="420" w:firstLineChars="200"/>
        <w:rPr>
          <w:color w:val="000000"/>
        </w:rPr>
      </w:pPr>
      <w:r>
        <w:rPr>
          <w:color w:val="000000"/>
        </w:rPr>
        <w:t>[客户数-新增违约]：是指填报机构在报表日期前一年表内外余额大于0的非违约客户，在本年内新发生违约的客户数目。该项目不包括在报表日期前一年已违约客户的数量，</w:t>
      </w:r>
      <w:r>
        <w:rPr>
          <w:rFonts w:hint="eastAsia"/>
          <w:color w:val="000000"/>
        </w:rPr>
        <w:t>违约等级所在行</w:t>
      </w:r>
      <w:r>
        <w:rPr>
          <w:color w:val="000000"/>
        </w:rPr>
        <w:t>对应栏位应填零。</w:t>
      </w:r>
    </w:p>
    <w:p>
      <w:pPr>
        <w:spacing w:line="440" w:lineRule="exact"/>
        <w:ind w:firstLine="420" w:firstLineChars="200"/>
        <w:rPr>
          <w:color w:val="000000"/>
        </w:rPr>
      </w:pPr>
      <w:r>
        <w:rPr>
          <w:color w:val="000000"/>
        </w:rPr>
        <w:t>[客户数-本期]：是指填报机构在报表日期表内外余额大于0的客户数目，包括截至本期已违约客户数在内。</w:t>
      </w:r>
    </w:p>
    <w:p>
      <w:pPr>
        <w:spacing w:line="440" w:lineRule="exact"/>
        <w:ind w:firstLine="420" w:firstLineChars="200"/>
        <w:rPr>
          <w:color w:val="000000"/>
        </w:rPr>
      </w:pPr>
      <w:r>
        <w:rPr>
          <w:color w:val="000000"/>
        </w:rPr>
        <w:t>[实际违约率]：是指填报机构在过去一年实际的违约率，为新增违约客户数目与期初非违约客户数目的比值。</w:t>
      </w:r>
    </w:p>
    <w:p>
      <w:pPr>
        <w:spacing w:line="440" w:lineRule="exact"/>
        <w:ind w:firstLine="420" w:firstLineChars="200"/>
        <w:rPr>
          <w:color w:val="000000"/>
        </w:rPr>
      </w:pPr>
      <w:r>
        <w:rPr>
          <w:color w:val="000000"/>
        </w:rPr>
        <w:t>[新增违约客户数-违约前]：是指填报机构新发生违约的客户，在实际发生违约前未被归类为违约客户的数量。即，统计本期新增违约客户在被认定为违约等级前落在各个信用等级的客户数量。新发生违约是指在报告时点日前推1年的完整观测期内，在观测期期初时点内部评级法</w:t>
      </w:r>
      <w:r>
        <w:rPr>
          <w:rFonts w:hint="eastAsia"/>
          <w:color w:val="000000"/>
        </w:rPr>
        <w:t>验收通过</w:t>
      </w:r>
      <w:r>
        <w:rPr>
          <w:color w:val="000000"/>
        </w:rPr>
        <w:t>范围内所有实际承担信用风险的非零售客户在本观测期内新发生的违约。在观测期期初没有业务余额也不实际承担信用风险的客户在本观测期内发生违约的，不纳入本项目填报范畴。以下各列中“新增违约”定义同本列。</w:t>
      </w:r>
    </w:p>
    <w:p>
      <w:pPr>
        <w:spacing w:line="440" w:lineRule="exact"/>
        <w:ind w:firstLine="420" w:firstLineChars="200"/>
        <w:rPr>
          <w:color w:val="000000"/>
        </w:rPr>
      </w:pPr>
      <w:r>
        <w:rPr>
          <w:color w:val="000000"/>
        </w:rPr>
        <w:t>[新增违约客户数-违约前一个季度]：是指填报机构新发生违约的客户，在实际发生违约前三个月未被归类为违约客户的数量。即，统计本期新增违约客户在被认定为违约等级前三个月落在各个信用等级的客户数量。</w:t>
      </w:r>
    </w:p>
    <w:p>
      <w:pPr>
        <w:spacing w:line="440" w:lineRule="exact"/>
        <w:ind w:firstLine="420" w:firstLineChars="200"/>
        <w:rPr>
          <w:color w:val="000000"/>
        </w:rPr>
      </w:pPr>
      <w:r>
        <w:rPr>
          <w:color w:val="000000"/>
        </w:rPr>
        <w:t>[新增违约客户数-违约前半年]：是指填报机构新发生违约的客户，在实际发生违约前六个月未被归类为违约客户的数量。即，统计本期新增违约客户在被认定为违约等级前六个月落在各个信用等级的客户数量。</w:t>
      </w:r>
    </w:p>
    <w:p>
      <w:pPr>
        <w:spacing w:line="440" w:lineRule="exact"/>
        <w:ind w:firstLine="420" w:firstLineChars="200"/>
        <w:rPr>
          <w:color w:val="000000"/>
        </w:rPr>
      </w:pPr>
      <w:r>
        <w:rPr>
          <w:color w:val="000000"/>
        </w:rPr>
        <w:t>[新增违约客户数-违约前一年]：是指填报机构新发生违约的客户，在实际发生违约前十二个月未被归类为违约客户的数量。即，统计本期新增违约客户在被认定为违约等级前十二个月落在各个信用等级的客户数量。</w:t>
      </w:r>
    </w:p>
    <w:p>
      <w:pPr>
        <w:spacing w:line="440" w:lineRule="exact"/>
        <w:ind w:firstLine="420" w:firstLineChars="200"/>
        <w:rPr>
          <w:color w:val="000000"/>
        </w:rPr>
      </w:pPr>
      <w:r>
        <w:rPr>
          <w:color w:val="000000"/>
        </w:rPr>
        <w:t>[新增违约客户违约时加权平均逾期天数]</w:t>
      </w:r>
      <w:r>
        <w:rPr>
          <w:rFonts w:hint="eastAsia"/>
          <w:color w:val="000000"/>
        </w:rPr>
        <w:t>：</w:t>
      </w:r>
      <w:r>
        <w:rPr>
          <w:color w:val="000000"/>
        </w:rPr>
        <w:t>是指填报机构新发生违约的客户，在认定违约前按客户风险暴露加权的平均逾期天数。若对同一客户有两笔以上债项，且在客户违约时逾期天数不同，则取逾期天数较长者作为该客户的逾期天数。本项目按照新增违约客户被认定违约前所属的信用等级进行分项和汇总填报。</w:t>
      </w:r>
    </w:p>
    <w:p>
      <w:pPr>
        <w:spacing w:line="440" w:lineRule="exact"/>
        <w:ind w:firstLine="420" w:firstLineChars="200"/>
        <w:rPr>
          <w:color w:val="000000"/>
        </w:rPr>
      </w:pPr>
      <w:r>
        <w:rPr>
          <w:color w:val="000000"/>
        </w:rPr>
        <w:t>[新增违约客户违约前加权平均违约概率-违约前]</w:t>
      </w:r>
      <w:r>
        <w:rPr>
          <w:rFonts w:hint="eastAsia"/>
          <w:color w:val="000000"/>
        </w:rPr>
        <w:t>：</w:t>
      </w:r>
      <w:r>
        <w:rPr>
          <w:color w:val="000000"/>
        </w:rPr>
        <w:t>是指填报机构新发生违约的客户，在认定违约前最近有效的违约概率值的客户数加权平均值。</w:t>
      </w:r>
    </w:p>
    <w:p>
      <w:pPr>
        <w:spacing w:line="440" w:lineRule="exact"/>
        <w:ind w:firstLine="420" w:firstLineChars="200"/>
        <w:rPr>
          <w:color w:val="000000"/>
        </w:rPr>
      </w:pPr>
      <w:r>
        <w:rPr>
          <w:color w:val="000000"/>
        </w:rPr>
        <w:t>[新增违约客户违约前加权平均违约概率-违约前一个季度]</w:t>
      </w:r>
      <w:r>
        <w:rPr>
          <w:rFonts w:hint="eastAsia"/>
          <w:color w:val="000000"/>
        </w:rPr>
        <w:t>：</w:t>
      </w:r>
      <w:r>
        <w:rPr>
          <w:color w:val="000000"/>
        </w:rPr>
        <w:t>是指填报机构新发生违约的客户，在认定违约前三个月最近有效的违约概率值的客户数加权平均值。</w:t>
      </w:r>
    </w:p>
    <w:p>
      <w:pPr>
        <w:spacing w:line="440" w:lineRule="exact"/>
        <w:ind w:firstLine="420" w:firstLineChars="200"/>
        <w:rPr>
          <w:color w:val="000000"/>
        </w:rPr>
      </w:pPr>
      <w:r>
        <w:rPr>
          <w:color w:val="000000"/>
        </w:rPr>
        <w:t>[新增违约客户违约前加权平均违约概率-违约前半年]</w:t>
      </w:r>
      <w:r>
        <w:rPr>
          <w:rFonts w:hint="eastAsia"/>
          <w:color w:val="000000"/>
        </w:rPr>
        <w:t>：</w:t>
      </w:r>
      <w:r>
        <w:rPr>
          <w:color w:val="000000"/>
        </w:rPr>
        <w:t>是指填报机构新发生违约的客户，在认定违约前六个月最近有效的违约概率值的客户数加权平均值。</w:t>
      </w:r>
    </w:p>
    <w:p>
      <w:pPr>
        <w:spacing w:line="440" w:lineRule="exact"/>
        <w:ind w:firstLine="420" w:firstLineChars="200"/>
        <w:rPr>
          <w:color w:val="000000"/>
        </w:rPr>
      </w:pPr>
      <w:r>
        <w:rPr>
          <w:color w:val="000000"/>
        </w:rPr>
        <w:t>[新增违约客户违约前加权平均违约概率-违约前一年]：是指填报机构新发生违约的客户，在认定违约前十二个月最近有效的违约概率值的客户数加权平均值。</w:t>
      </w:r>
    </w:p>
    <w:p>
      <w:pPr>
        <w:spacing w:line="440" w:lineRule="exact"/>
        <w:ind w:firstLine="420" w:firstLineChars="200"/>
        <w:rPr>
          <w:color w:val="000000"/>
        </w:rPr>
      </w:pPr>
      <w:r>
        <w:rPr>
          <w:color w:val="000000"/>
        </w:rPr>
        <w:t>[附注项目]：</w:t>
      </w:r>
    </w:p>
    <w:p>
      <w:pPr>
        <w:spacing w:line="440" w:lineRule="exact"/>
        <w:ind w:firstLine="420" w:firstLineChars="200"/>
        <w:rPr>
          <w:color w:val="000000"/>
        </w:rPr>
      </w:pPr>
      <w:r>
        <w:rPr>
          <w:color w:val="000000"/>
        </w:rPr>
        <w:t>[1年前期初已违约客户数]：填报本期报表时点日前1年已经违约的客户数量。</w:t>
      </w:r>
    </w:p>
    <w:p>
      <w:pPr>
        <w:spacing w:line="440" w:lineRule="exact"/>
        <w:outlineLvl w:val="0"/>
        <w:rPr>
          <w:b/>
          <w:bCs/>
          <w:color w:val="000000"/>
          <w:szCs w:val="21"/>
        </w:rPr>
      </w:pPr>
      <w:bookmarkStart w:id="309" w:name="_Toc144477403"/>
      <w:bookmarkStart w:id="310" w:name="_Toc135903934"/>
      <w:bookmarkStart w:id="311" w:name="_Toc135383088"/>
      <w:bookmarkStart w:id="312" w:name="_Toc139635802"/>
      <w:bookmarkStart w:id="313" w:name="_Toc146037716"/>
      <w:r>
        <w:rPr>
          <w:b/>
          <w:bCs/>
          <w:color w:val="000000"/>
          <w:szCs w:val="21"/>
        </w:rPr>
        <w:t>第四部分：核对关系</w:t>
      </w:r>
      <w:bookmarkEnd w:id="309"/>
      <w:bookmarkEnd w:id="310"/>
      <w:bookmarkEnd w:id="311"/>
      <w:bookmarkEnd w:id="312"/>
      <w:bookmarkEnd w:id="313"/>
    </w:p>
    <w:p>
      <w:pPr>
        <w:numPr>
          <w:ilvl w:val="0"/>
          <w:numId w:val="6"/>
        </w:numPr>
        <w:spacing w:line="440" w:lineRule="exact"/>
        <w:ind w:left="782" w:hanging="360"/>
        <w:rPr>
          <w:b/>
          <w:color w:val="000000"/>
          <w:szCs w:val="21"/>
        </w:rPr>
      </w:pPr>
      <w:r>
        <w:rPr>
          <w:b/>
          <w:color w:val="000000"/>
          <w:szCs w:val="21"/>
        </w:rPr>
        <w:t>表内核对关系</w:t>
      </w:r>
    </w:p>
    <w:p>
      <w:pPr>
        <w:spacing w:line="440" w:lineRule="exact"/>
        <w:ind w:firstLine="420" w:firstLineChars="200"/>
        <w:rPr>
          <w:bCs/>
          <w:color w:val="000000"/>
          <w:szCs w:val="21"/>
        </w:rPr>
      </w:pPr>
      <w:r>
        <w:rPr>
          <w:bCs/>
          <w:color w:val="000000"/>
          <w:szCs w:val="21"/>
        </w:rPr>
        <w:t>[1.L]=[2.L]+[3.L]+……+[31.L]（本校验关系同样适用于第M、N、P、Q、R、S列）</w:t>
      </w:r>
    </w:p>
    <w:p>
      <w:pPr>
        <w:spacing w:line="440" w:lineRule="exact"/>
        <w:ind w:firstLine="420" w:firstLineChars="200"/>
        <w:rPr>
          <w:bCs/>
          <w:color w:val="000000"/>
          <w:szCs w:val="21"/>
        </w:rPr>
      </w:pPr>
      <w:r>
        <w:rPr>
          <w:bCs/>
          <w:color w:val="000000"/>
          <w:szCs w:val="21"/>
        </w:rPr>
        <w:t>[32.L]=[33.L]+[34.L]+……+[62.L]（本校验关系同样适用于第M、N、P、Q、R、S列）</w:t>
      </w:r>
    </w:p>
    <w:p>
      <w:pPr>
        <w:spacing w:line="440" w:lineRule="exact"/>
        <w:ind w:firstLine="420" w:firstLineChars="200"/>
        <w:rPr>
          <w:bCs/>
          <w:color w:val="000000"/>
          <w:szCs w:val="21"/>
        </w:rPr>
      </w:pPr>
      <w:r>
        <w:rPr>
          <w:bCs/>
          <w:color w:val="000000"/>
          <w:szCs w:val="21"/>
        </w:rPr>
        <w:t>[63.L]=[64.L]+[65.L]+……+[93.L]（本校验关系同样适用于第M、N、P、Q、R、S列）</w:t>
      </w:r>
    </w:p>
    <w:p>
      <w:pPr>
        <w:spacing w:line="440" w:lineRule="exact"/>
        <w:ind w:firstLine="420" w:firstLineChars="200"/>
        <w:rPr>
          <w:bCs/>
          <w:color w:val="000000"/>
          <w:szCs w:val="21"/>
        </w:rPr>
      </w:pPr>
      <w:r>
        <w:rPr>
          <w:bCs/>
          <w:color w:val="000000"/>
          <w:szCs w:val="21"/>
        </w:rPr>
        <w:t>[1.O]=[1.M]/[1.L]（本校验关系同样适用于第2至93行）</w:t>
      </w:r>
    </w:p>
    <w:p>
      <w:pPr>
        <w:spacing w:line="440" w:lineRule="exact"/>
        <w:outlineLvl w:val="0"/>
        <w:rPr>
          <w:b/>
          <w:color w:val="000000"/>
          <w:szCs w:val="21"/>
        </w:rPr>
      </w:pPr>
      <w:bookmarkStart w:id="314" w:name="_Toc135903935"/>
      <w:bookmarkStart w:id="315" w:name="_Toc146037717"/>
      <w:bookmarkStart w:id="316" w:name="_Toc139635803"/>
      <w:bookmarkStart w:id="317" w:name="_Toc144477404"/>
      <w:bookmarkStart w:id="318" w:name="_Toc135383089"/>
      <w:r>
        <w:rPr>
          <w:b/>
          <w:color w:val="000000"/>
          <w:szCs w:val="21"/>
        </w:rPr>
        <w:t>第五部分：填报案例</w:t>
      </w:r>
      <w:bookmarkEnd w:id="314"/>
      <w:bookmarkEnd w:id="315"/>
      <w:bookmarkEnd w:id="316"/>
      <w:bookmarkEnd w:id="317"/>
      <w:bookmarkEnd w:id="318"/>
    </w:p>
    <w:p>
      <w:pPr>
        <w:spacing w:line="440" w:lineRule="exact"/>
        <w:ind w:firstLine="420" w:firstLineChars="200"/>
        <w:rPr>
          <w:color w:val="000000"/>
        </w:rPr>
      </w:pPr>
      <w:r>
        <w:rPr>
          <w:bCs/>
          <w:color w:val="000000"/>
          <w:szCs w:val="21"/>
        </w:rPr>
        <w:t xml:space="preserve">1. </w:t>
      </w:r>
      <w:r>
        <w:rPr>
          <w:color w:val="000000"/>
        </w:rPr>
        <w:t>新增违约客户违约时加权平均逾期天数的计算：</w:t>
      </w:r>
    </w:p>
    <w:p>
      <w:pPr>
        <w:spacing w:line="440" w:lineRule="exact"/>
        <w:ind w:firstLine="420" w:firstLineChars="200"/>
        <w:rPr>
          <w:color w:val="000000"/>
        </w:rPr>
      </w:pPr>
      <w:r>
        <w:rPr>
          <w:color w:val="000000"/>
        </w:rPr>
        <w:t>已违约客户A名下有1笔业务，违约时逾期天数90天，风险暴露为100万元；另一个已违约客户B名下有2笔业务，违约时两笔债项逾期天数分别为45天和0天，风险暴露合计为200万元。则加权平均逾期天数=[90*100+max(45,0)*200]/(100+200)=60（天）</w:t>
      </w:r>
    </w:p>
    <w:p>
      <w:pPr>
        <w:pStyle w:val="2"/>
        <w:jc w:val="both"/>
        <w:rPr>
          <w:color w:val="000000"/>
          <w:szCs w:val="30"/>
        </w:rPr>
        <w:sectPr>
          <w:pgSz w:w="11906" w:h="16838"/>
          <w:pgMar w:top="1440" w:right="1800" w:bottom="1440" w:left="1800" w:header="851" w:footer="992" w:gutter="0"/>
          <w:cols w:space="720" w:num="1"/>
          <w:docGrid w:type="lines" w:linePitch="312" w:charSpace="0"/>
        </w:sectPr>
      </w:pPr>
      <w:bookmarkStart w:id="319" w:name="_Toc425237569"/>
      <w:bookmarkStart w:id="320" w:name="_Toc425156308"/>
      <w:bookmarkStart w:id="321" w:name="_Toc425156150"/>
    </w:p>
    <w:p>
      <w:pPr>
        <w:pStyle w:val="2"/>
        <w:rPr>
          <w:color w:val="000000"/>
          <w:szCs w:val="30"/>
        </w:rPr>
      </w:pPr>
      <w:bookmarkStart w:id="322" w:name="_Toc146037718"/>
      <w:r>
        <w:rPr>
          <w:color w:val="000000"/>
          <w:szCs w:val="30"/>
        </w:rPr>
        <w:t>G4H-2</w:t>
      </w:r>
      <w:r>
        <w:rPr>
          <w:rFonts w:hint="eastAsia"/>
          <w:color w:val="000000"/>
          <w:szCs w:val="30"/>
        </w:rPr>
        <w:t>《</w:t>
      </w:r>
      <w:r>
        <w:rPr>
          <w:color w:val="000000"/>
          <w:szCs w:val="30"/>
        </w:rPr>
        <w:t>公司风险暴露多维度违约情况表（IRB法）</w:t>
      </w:r>
      <w:r>
        <w:rPr>
          <w:rFonts w:hint="eastAsia"/>
          <w:color w:val="000000"/>
          <w:szCs w:val="30"/>
        </w:rPr>
        <w:t>》（新规）</w:t>
      </w:r>
      <w:r>
        <w:rPr>
          <w:color w:val="000000"/>
          <w:szCs w:val="30"/>
        </w:rPr>
        <w:br w:type="textWrapping"/>
      </w:r>
      <w:r>
        <w:rPr>
          <w:color w:val="000000"/>
          <w:szCs w:val="30"/>
        </w:rPr>
        <w:t>填报说明</w:t>
      </w:r>
      <w:bookmarkEnd w:id="319"/>
      <w:bookmarkEnd w:id="320"/>
      <w:bookmarkEnd w:id="321"/>
      <w:bookmarkEnd w:id="322"/>
    </w:p>
    <w:p>
      <w:pPr>
        <w:rPr>
          <w:color w:val="000000"/>
        </w:rPr>
      </w:pPr>
    </w:p>
    <w:p>
      <w:pPr>
        <w:spacing w:line="440" w:lineRule="exact"/>
        <w:outlineLvl w:val="0"/>
        <w:rPr>
          <w:b/>
          <w:bCs/>
          <w:color w:val="000000"/>
          <w:szCs w:val="21"/>
        </w:rPr>
      </w:pPr>
      <w:bookmarkStart w:id="323" w:name="_Toc135383091"/>
      <w:bookmarkStart w:id="324" w:name="_Toc144477406"/>
      <w:bookmarkStart w:id="325" w:name="_Toc139635805"/>
      <w:bookmarkStart w:id="326" w:name="_Toc135903937"/>
      <w:bookmarkStart w:id="327" w:name="_Toc146037719"/>
      <w:r>
        <w:rPr>
          <w:b/>
          <w:bCs/>
          <w:color w:val="000000"/>
          <w:szCs w:val="21"/>
        </w:rPr>
        <w:t>第一部分：引言</w:t>
      </w:r>
      <w:bookmarkEnd w:id="323"/>
      <w:bookmarkEnd w:id="324"/>
      <w:bookmarkEnd w:id="325"/>
      <w:bookmarkEnd w:id="326"/>
      <w:bookmarkEnd w:id="327"/>
    </w:p>
    <w:p>
      <w:pPr>
        <w:spacing w:line="440" w:lineRule="exact"/>
        <w:ind w:firstLine="420" w:firstLineChars="200"/>
        <w:rPr>
          <w:color w:val="000000"/>
          <w:szCs w:val="21"/>
        </w:rPr>
      </w:pPr>
      <w:r>
        <w:rPr>
          <w:color w:val="000000"/>
          <w:szCs w:val="21"/>
        </w:rPr>
        <w:t>本报表收集填报机构的</w:t>
      </w:r>
      <w:r>
        <w:rPr>
          <w:color w:val="000000"/>
          <w:szCs w:val="30"/>
        </w:rPr>
        <w:t>公司风险暴露多维度风险参数情况</w:t>
      </w:r>
      <w:r>
        <w:rPr>
          <w:color w:val="000000"/>
          <w:szCs w:val="21"/>
        </w:rPr>
        <w:t>，反映内部评级法下各机构</w:t>
      </w:r>
      <w:r>
        <w:rPr>
          <w:color w:val="000000"/>
          <w:szCs w:val="30"/>
        </w:rPr>
        <w:t>公司风险暴露</w:t>
      </w:r>
      <w:r>
        <w:rPr>
          <w:color w:val="000000"/>
          <w:szCs w:val="21"/>
        </w:rPr>
        <w:t>区分行业、地区、规模等维度的加权平均违约概率、平均违约损失率、实际违约率、新增违约客户情况等数据。</w:t>
      </w:r>
    </w:p>
    <w:p>
      <w:pPr>
        <w:spacing w:line="440" w:lineRule="exact"/>
        <w:ind w:firstLine="420" w:firstLineChars="200"/>
        <w:rPr>
          <w:color w:val="000000"/>
          <w:szCs w:val="21"/>
        </w:rPr>
      </w:pPr>
      <w:r>
        <w:rPr>
          <w:color w:val="000000"/>
          <w:szCs w:val="21"/>
        </w:rPr>
        <w:t>本报表依据《商业银行资本管理办法》（以下简称《办法》）制定。</w:t>
      </w:r>
    </w:p>
    <w:p>
      <w:pPr>
        <w:spacing w:line="440" w:lineRule="exact"/>
        <w:outlineLvl w:val="0"/>
        <w:rPr>
          <w:b/>
          <w:bCs/>
          <w:color w:val="000000"/>
          <w:szCs w:val="21"/>
        </w:rPr>
      </w:pPr>
      <w:bookmarkStart w:id="328" w:name="_Toc135383092"/>
      <w:bookmarkStart w:id="329" w:name="_Toc146037720"/>
      <w:bookmarkStart w:id="330" w:name="_Toc139635806"/>
      <w:bookmarkStart w:id="331" w:name="_Toc144477407"/>
      <w:bookmarkStart w:id="332" w:name="_Toc135903938"/>
      <w:r>
        <w:rPr>
          <w:b/>
          <w:bCs/>
          <w:color w:val="000000"/>
          <w:szCs w:val="21"/>
        </w:rPr>
        <w:t>第二部分：一般说明</w:t>
      </w:r>
      <w:bookmarkEnd w:id="328"/>
      <w:bookmarkEnd w:id="329"/>
      <w:bookmarkEnd w:id="330"/>
      <w:bookmarkEnd w:id="331"/>
      <w:bookmarkEnd w:id="332"/>
    </w:p>
    <w:p>
      <w:pPr>
        <w:spacing w:line="440" w:lineRule="exact"/>
        <w:ind w:firstLine="420" w:firstLineChars="200"/>
        <w:rPr>
          <w:color w:val="000000"/>
          <w:szCs w:val="21"/>
        </w:rPr>
      </w:pPr>
      <w:r>
        <w:rPr>
          <w:color w:val="000000"/>
          <w:szCs w:val="21"/>
        </w:rPr>
        <w:t>1．报表名称：</w:t>
      </w:r>
      <w:r>
        <w:rPr>
          <w:color w:val="000000"/>
          <w:szCs w:val="30"/>
        </w:rPr>
        <w:t>公司风险暴露多维度违约情况表(IRB法)</w:t>
      </w:r>
      <w:r>
        <w:rPr>
          <w:color w:val="000000"/>
        </w:rPr>
        <w:t>。</w:t>
      </w:r>
    </w:p>
    <w:p>
      <w:pPr>
        <w:spacing w:line="440" w:lineRule="exact"/>
        <w:ind w:firstLine="420" w:firstLineChars="200"/>
        <w:rPr>
          <w:color w:val="000000"/>
          <w:szCs w:val="21"/>
        </w:rPr>
      </w:pPr>
      <w:r>
        <w:rPr>
          <w:bCs/>
          <w:color w:val="000000"/>
          <w:szCs w:val="21"/>
        </w:rPr>
        <w:t>2．报表编码</w:t>
      </w:r>
      <w:r>
        <w:rPr>
          <w:color w:val="000000"/>
          <w:szCs w:val="21"/>
        </w:rPr>
        <w:t>：</w:t>
      </w:r>
      <w:del w:id="104" w:author="陈静" w:date="2024-12-12T15:31:42Z">
        <w:r>
          <w:rPr>
            <w:color w:val="000000"/>
            <w:szCs w:val="21"/>
          </w:rPr>
          <w:delText>银监审号</w:delText>
        </w:r>
      </w:del>
      <w:ins w:id="105" w:author="陈静" w:date="2024-12-12T15:31:42Z">
        <w:r>
          <w:rPr>
            <w:rFonts w:hint="eastAsia"/>
            <w:color w:val="000000"/>
            <w:szCs w:val="21"/>
            <w:lang w:eastAsia="zh-CN"/>
          </w:rPr>
          <w:t>金监</w:t>
        </w:r>
      </w:ins>
      <w:ins w:id="106" w:author="陈静" w:date="2024-12-12T15:31:42Z">
        <w:del w:id="107" w:author="王雅洁" w:date="2024-12-13T10:52:56Z">
          <w:r>
            <w:rPr>
              <w:rFonts w:hint="eastAsia"/>
              <w:color w:val="000000"/>
              <w:szCs w:val="21"/>
              <w:lang w:eastAsia="zh-CN"/>
            </w:rPr>
            <w:delText>审</w:delText>
          </w:r>
        </w:del>
      </w:ins>
      <w:ins w:id="108" w:author="王雅洁" w:date="2024-12-13T10:52:56Z">
        <w:r>
          <w:rPr>
            <w:rFonts w:hint="eastAsia"/>
            <w:color w:val="000000"/>
            <w:szCs w:val="21"/>
            <w:lang w:eastAsia="zh-CN"/>
          </w:rPr>
          <w:t>统</w:t>
        </w:r>
      </w:ins>
      <w:ins w:id="109" w:author="王雅洁" w:date="2024-12-13T10:53:02Z">
        <w:r>
          <w:rPr>
            <w:color w:val="000000"/>
            <w:szCs w:val="30"/>
          </w:rPr>
          <w:t>G4H-2</w:t>
        </w:r>
      </w:ins>
      <w:ins w:id="110" w:author="陈静" w:date="2024-12-12T15:31:42Z">
        <w:r>
          <w:rPr>
            <w:rFonts w:hint="eastAsia"/>
            <w:color w:val="000000"/>
            <w:szCs w:val="21"/>
            <w:lang w:eastAsia="zh-CN"/>
          </w:rPr>
          <w:t>号</w:t>
        </w:r>
      </w:ins>
      <w:r>
        <w:rPr>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国家金融监督管理总局或其派出机构验收通过，非零售风险暴露</w:t>
      </w:r>
      <w:r>
        <w:rPr>
          <w:color w:val="000000"/>
          <w:szCs w:val="21"/>
        </w:rPr>
        <w:t>实施信用风险内部评级法的商业银行。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6．数据单位：户，天，百分比。</w:t>
      </w:r>
    </w:p>
    <w:p>
      <w:pPr>
        <w:spacing w:line="440" w:lineRule="exact"/>
        <w:ind w:firstLine="420" w:firstLineChars="200"/>
        <w:rPr>
          <w:color w:val="000000"/>
          <w:szCs w:val="21"/>
        </w:rPr>
      </w:pPr>
      <w:r>
        <w:rPr>
          <w:color w:val="000000"/>
          <w:szCs w:val="21"/>
        </w:rPr>
        <w:t>7．四舍五入要求：户数保留整数，天数保留两位小数，百分比保留两位小数。</w:t>
      </w:r>
    </w:p>
    <w:p>
      <w:pPr>
        <w:spacing w:line="440" w:lineRule="exact"/>
        <w:ind w:firstLine="420" w:firstLineChars="200"/>
        <w:rPr>
          <w:color w:val="000000"/>
          <w:szCs w:val="21"/>
        </w:rPr>
      </w:pPr>
      <w:r>
        <w:rPr>
          <w:color w:val="000000"/>
          <w:szCs w:val="21"/>
        </w:rPr>
        <w:t>8．填报币种：无</w:t>
      </w:r>
      <w:r>
        <w:rPr>
          <w:rFonts w:hint="eastAsia"/>
          <w:color w:val="000000"/>
          <w:szCs w:val="21"/>
        </w:rPr>
        <w:t>。</w:t>
      </w:r>
    </w:p>
    <w:p>
      <w:pPr>
        <w:spacing w:line="440" w:lineRule="exact"/>
        <w:outlineLvl w:val="0"/>
        <w:rPr>
          <w:b/>
          <w:bCs/>
          <w:color w:val="000000"/>
          <w:szCs w:val="21"/>
        </w:rPr>
      </w:pPr>
      <w:bookmarkStart w:id="333" w:name="_Toc135903939"/>
      <w:bookmarkStart w:id="334" w:name="_Toc146037721"/>
      <w:bookmarkStart w:id="335" w:name="_Toc139635807"/>
      <w:bookmarkStart w:id="336" w:name="_Toc144477408"/>
      <w:bookmarkStart w:id="337" w:name="_Toc135383093"/>
      <w:r>
        <w:rPr>
          <w:b/>
          <w:bCs/>
          <w:color w:val="000000"/>
          <w:szCs w:val="21"/>
        </w:rPr>
        <w:t>第三部分：具体说明</w:t>
      </w:r>
      <w:bookmarkEnd w:id="333"/>
      <w:bookmarkEnd w:id="334"/>
      <w:bookmarkEnd w:id="335"/>
      <w:bookmarkEnd w:id="336"/>
      <w:bookmarkEnd w:id="337"/>
    </w:p>
    <w:p>
      <w:pPr>
        <w:spacing w:line="440" w:lineRule="exact"/>
        <w:ind w:firstLine="420" w:firstLineChars="200"/>
        <w:rPr>
          <w:color w:val="000000"/>
        </w:rPr>
      </w:pPr>
      <w:r>
        <w:rPr>
          <w:color w:val="000000"/>
        </w:rPr>
        <w:t>[</w:t>
      </w:r>
      <w:r>
        <w:rPr>
          <w:color w:val="000000"/>
          <w:szCs w:val="21"/>
        </w:rPr>
        <w:t>违约概率（非违约）-</w:t>
      </w:r>
      <w:r>
        <w:rPr>
          <w:color w:val="000000"/>
        </w:rPr>
        <w:t>客户数加权]：是指填报机构在本期报表日期按照客户数加权计算出的平均违约概率（不含违约客户）。</w:t>
      </w:r>
    </w:p>
    <w:p>
      <w:pPr>
        <w:spacing w:line="440" w:lineRule="exact"/>
        <w:ind w:firstLine="420" w:firstLineChars="200"/>
        <w:rPr>
          <w:color w:val="000000"/>
        </w:rPr>
      </w:pPr>
      <w:r>
        <w:rPr>
          <w:color w:val="000000"/>
        </w:rPr>
        <w:t>[</w:t>
      </w:r>
      <w:r>
        <w:rPr>
          <w:color w:val="000000"/>
          <w:szCs w:val="21"/>
        </w:rPr>
        <w:t>违约概率（非违约）-</w:t>
      </w:r>
      <w:r>
        <w:rPr>
          <w:color w:val="000000"/>
        </w:rPr>
        <w:t>风险暴露加权]</w:t>
      </w:r>
      <w:r>
        <w:rPr>
          <w:rFonts w:hint="eastAsia"/>
          <w:color w:val="000000"/>
        </w:rPr>
        <w:t>：</w:t>
      </w:r>
      <w:r>
        <w:rPr>
          <w:color w:val="000000"/>
        </w:rPr>
        <w:t>是指填报机构在本期报表日期按照违约风险暴露加权计算出的平均违约概率（不含违约客户）。</w:t>
      </w:r>
    </w:p>
    <w:p>
      <w:pPr>
        <w:spacing w:line="440" w:lineRule="exact"/>
        <w:ind w:firstLine="420" w:firstLineChars="200"/>
        <w:rPr>
          <w:color w:val="000000"/>
        </w:rPr>
      </w:pPr>
      <w:r>
        <w:rPr>
          <w:color w:val="000000"/>
        </w:rPr>
        <w:t>[</w:t>
      </w:r>
      <w:r>
        <w:rPr>
          <w:color w:val="000000"/>
          <w:szCs w:val="21"/>
        </w:rPr>
        <w:t>违约概率（非违约）-</w:t>
      </w:r>
      <w:r>
        <w:rPr>
          <w:color w:val="000000"/>
        </w:rPr>
        <w:t>1年前期初客户数加权]</w:t>
      </w:r>
      <w:r>
        <w:rPr>
          <w:rFonts w:hint="eastAsia"/>
          <w:color w:val="000000"/>
        </w:rPr>
        <w:t>：</w:t>
      </w:r>
      <w:r>
        <w:rPr>
          <w:color w:val="000000"/>
        </w:rPr>
        <w:t>是指填报机构在1年前同期按照客户数加权计算出的平均违约概率（不含违约客户）。</w:t>
      </w:r>
    </w:p>
    <w:p>
      <w:pPr>
        <w:spacing w:line="440" w:lineRule="exact"/>
        <w:ind w:firstLine="420" w:firstLineChars="200"/>
        <w:rPr>
          <w:color w:val="000000"/>
        </w:rPr>
      </w:pPr>
      <w:r>
        <w:rPr>
          <w:color w:val="000000"/>
        </w:rPr>
        <w:t>[平均违约损失率]:是指填报机构在报表日期按照违约风险暴露加权计算出的</w:t>
      </w:r>
      <w:r>
        <w:rPr>
          <w:color w:val="000000"/>
          <w:szCs w:val="21"/>
        </w:rPr>
        <w:t>包括违约级别在内的</w:t>
      </w:r>
      <w:r>
        <w:rPr>
          <w:color w:val="000000"/>
        </w:rPr>
        <w:t>平均预测违约损失率。</w:t>
      </w:r>
    </w:p>
    <w:p>
      <w:pPr>
        <w:spacing w:line="440" w:lineRule="exact"/>
        <w:ind w:firstLine="420" w:firstLineChars="200"/>
        <w:rPr>
          <w:color w:val="000000"/>
        </w:rPr>
      </w:pPr>
      <w:r>
        <w:rPr>
          <w:color w:val="000000"/>
        </w:rPr>
        <w:t>[客户数-1年前期初（非违约）]：是指填报机构在报表日期前一年表内外余额大于0的非违约客户数目。该项目不包括在报表日期前一年已违约客户的数量。</w:t>
      </w:r>
    </w:p>
    <w:p>
      <w:pPr>
        <w:spacing w:line="440" w:lineRule="exact"/>
        <w:rPr>
          <w:color w:val="000000"/>
        </w:rPr>
      </w:pPr>
      <w:r>
        <w:rPr>
          <w:color w:val="000000"/>
        </w:rPr>
        <w:t xml:space="preserve">    [客户数-新增违约]：是指填报机构在报表日期前一年表内外余额大于0的非违约客户，在本年内新发生违约的客户数目。该项目不包括在报表日期前一年已违约客户的数量。</w:t>
      </w:r>
    </w:p>
    <w:p>
      <w:pPr>
        <w:spacing w:line="440" w:lineRule="exact"/>
        <w:rPr>
          <w:color w:val="000000"/>
        </w:rPr>
      </w:pPr>
      <w:r>
        <w:rPr>
          <w:color w:val="000000"/>
        </w:rPr>
        <w:t xml:space="preserve">    [客户数-本期]：是指填报机构在报表日期表内外余额大于0的客户数目，包括截至本期已违约客户数在内。</w:t>
      </w:r>
    </w:p>
    <w:p>
      <w:pPr>
        <w:spacing w:line="440" w:lineRule="exact"/>
        <w:ind w:firstLine="420" w:firstLineChars="200"/>
        <w:rPr>
          <w:color w:val="000000"/>
        </w:rPr>
      </w:pPr>
      <w:r>
        <w:rPr>
          <w:color w:val="000000"/>
        </w:rPr>
        <w:t>[实际违约率]：是指填报机构在过去一年实际的违约率，为新增违约客户数目与期初非违约客户数目的比值。</w:t>
      </w:r>
    </w:p>
    <w:p>
      <w:pPr>
        <w:spacing w:line="440" w:lineRule="exact"/>
        <w:ind w:firstLine="420" w:firstLineChars="200"/>
        <w:rPr>
          <w:color w:val="000000"/>
        </w:rPr>
      </w:pPr>
      <w:r>
        <w:rPr>
          <w:color w:val="000000"/>
        </w:rPr>
        <w:t>[新增违约客户违约时加权平均逾期天数]</w:t>
      </w:r>
      <w:r>
        <w:rPr>
          <w:rFonts w:hint="eastAsia"/>
          <w:color w:val="000000"/>
        </w:rPr>
        <w:t>：</w:t>
      </w:r>
      <w:r>
        <w:rPr>
          <w:color w:val="000000"/>
        </w:rPr>
        <w:t>是指填报机构新发生违约的客户，在认定违约的时点按客户风险暴露加权的平均逾期天数。新发生违约是指在报告时点日前推1年的完整观测期内，在观测期期初时点内部评级法</w:t>
      </w:r>
      <w:r>
        <w:rPr>
          <w:rFonts w:hint="eastAsia"/>
          <w:color w:val="000000"/>
        </w:rPr>
        <w:t>验收通过</w:t>
      </w:r>
      <w:r>
        <w:rPr>
          <w:color w:val="000000"/>
        </w:rPr>
        <w:t>范围内所有实际承担信用风险的非零售客户在本观测期内新发生的违约。在观测期期初没有业务余额也不实际承担信用风险的客户在本观测期内发生违约的，不纳入本项目填报范畴。以下各列中“新增违约”定义同本列。若对同一客户有两笔以上债项，且在客户违约时逾期天数不同，则取逾期天数较长者作为该客户的逾期天数。</w:t>
      </w:r>
    </w:p>
    <w:p>
      <w:pPr>
        <w:spacing w:line="440" w:lineRule="exact"/>
        <w:ind w:firstLine="420" w:firstLineChars="200"/>
        <w:rPr>
          <w:color w:val="000000"/>
        </w:rPr>
      </w:pPr>
      <w:r>
        <w:rPr>
          <w:color w:val="000000"/>
        </w:rPr>
        <w:t>[新增违约客户违约前加权平均违约概率-违约前]</w:t>
      </w:r>
      <w:r>
        <w:rPr>
          <w:rFonts w:hint="eastAsia"/>
          <w:color w:val="000000"/>
        </w:rPr>
        <w:t>：</w:t>
      </w:r>
      <w:r>
        <w:rPr>
          <w:color w:val="000000"/>
        </w:rPr>
        <w:t>是指填报机构新发生违约的客户，在认定违约前最近有效的违约概率值的客户数加权平均值。</w:t>
      </w:r>
    </w:p>
    <w:p>
      <w:pPr>
        <w:spacing w:line="440" w:lineRule="exact"/>
        <w:ind w:firstLine="420" w:firstLineChars="200"/>
        <w:rPr>
          <w:color w:val="000000"/>
        </w:rPr>
      </w:pPr>
      <w:r>
        <w:rPr>
          <w:color w:val="000000"/>
        </w:rPr>
        <w:t>[新增违约客户违约前加权平均违约概率-违约前一个季度]</w:t>
      </w:r>
      <w:r>
        <w:rPr>
          <w:rFonts w:hint="eastAsia"/>
          <w:color w:val="000000"/>
        </w:rPr>
        <w:t>：</w:t>
      </w:r>
      <w:r>
        <w:rPr>
          <w:color w:val="000000"/>
        </w:rPr>
        <w:t>是指填报机构新发生违约的客户，在认定违约前三个月最近有效的违约概率值的客户数加权平均值。</w:t>
      </w:r>
    </w:p>
    <w:p>
      <w:pPr>
        <w:spacing w:line="440" w:lineRule="exact"/>
        <w:ind w:firstLine="420" w:firstLineChars="200"/>
        <w:rPr>
          <w:color w:val="000000"/>
        </w:rPr>
      </w:pPr>
      <w:r>
        <w:rPr>
          <w:color w:val="000000"/>
        </w:rPr>
        <w:t>[新增违约客户违约前加权平均违约概率-违约前半年]</w:t>
      </w:r>
      <w:r>
        <w:rPr>
          <w:rFonts w:hint="eastAsia"/>
          <w:color w:val="000000"/>
        </w:rPr>
        <w:t>：</w:t>
      </w:r>
      <w:r>
        <w:rPr>
          <w:color w:val="000000"/>
        </w:rPr>
        <w:t>是指填报机构新发生违约的客户，在认定违约前六个月最近有效的违约概率值的客户数加权平均值。</w:t>
      </w:r>
    </w:p>
    <w:p>
      <w:pPr>
        <w:spacing w:line="440" w:lineRule="exact"/>
        <w:ind w:firstLine="420" w:firstLineChars="200"/>
        <w:rPr>
          <w:color w:val="000000"/>
        </w:rPr>
      </w:pPr>
      <w:r>
        <w:rPr>
          <w:color w:val="000000"/>
        </w:rPr>
        <w:t>[新增违约客户违约前加权平均违约概率-违约前一年]：是指填报机构新发生违约的客户，在认定违约前十二个月最近有效的违约概率值的客户数加权平均值。</w:t>
      </w:r>
    </w:p>
    <w:p>
      <w:pPr>
        <w:spacing w:line="440" w:lineRule="exact"/>
        <w:ind w:firstLine="420" w:firstLineChars="200"/>
        <w:rPr>
          <w:color w:val="000000"/>
        </w:rPr>
      </w:pPr>
      <w:r>
        <w:rPr>
          <w:color w:val="000000"/>
        </w:rPr>
        <w:t>[行业]：执行《国民经济行业分类》的分类标准，按照借款人所属的“行业门类”进行填报。</w:t>
      </w:r>
      <w:r>
        <w:rPr>
          <w:color w:val="000000"/>
          <w:szCs w:val="21"/>
        </w:rPr>
        <w:t>当借款人与保证人的行业分类存在差异时</w:t>
      </w:r>
      <w:r>
        <w:rPr>
          <w:rFonts w:hint="eastAsia"/>
          <w:color w:val="000000"/>
          <w:szCs w:val="21"/>
        </w:rPr>
        <w:t>，</w:t>
      </w:r>
      <w:r>
        <w:rPr>
          <w:color w:val="000000"/>
          <w:szCs w:val="21"/>
        </w:rPr>
        <w:t>应按照借款人的行业分类填报本报表的违约概率、违约损失率、客户数等。</w:t>
      </w:r>
    </w:p>
    <w:p>
      <w:pPr>
        <w:spacing w:line="440" w:lineRule="exact"/>
        <w:ind w:firstLine="420" w:firstLineChars="200"/>
        <w:rPr>
          <w:color w:val="000000"/>
        </w:rPr>
      </w:pPr>
      <w:r>
        <w:rPr>
          <w:color w:val="000000"/>
        </w:rPr>
        <w:t>[地区]：按照借款人所属地区填报，区分国内31个省、自治区、直辖市分行，总行单独填报，港澳地区、其他境外分别汇总填报。</w:t>
      </w:r>
      <w:r>
        <w:rPr>
          <w:color w:val="000000"/>
          <w:szCs w:val="21"/>
        </w:rPr>
        <w:t>当借款人与保证人的所属地区存在差异时</w:t>
      </w:r>
      <w:r>
        <w:rPr>
          <w:rFonts w:hint="eastAsia"/>
          <w:color w:val="000000"/>
          <w:szCs w:val="21"/>
        </w:rPr>
        <w:t>，</w:t>
      </w:r>
      <w:r>
        <w:rPr>
          <w:color w:val="000000"/>
          <w:szCs w:val="21"/>
        </w:rPr>
        <w:t>应按照借款人的所属地区填报本报表的违约概率、违约损失率、客户数等。</w:t>
      </w:r>
    </w:p>
    <w:p>
      <w:pPr>
        <w:spacing w:line="440" w:lineRule="exact"/>
        <w:ind w:firstLine="420" w:firstLineChars="200"/>
        <w:rPr>
          <w:color w:val="000000"/>
        </w:rPr>
      </w:pPr>
      <w:r>
        <w:rPr>
          <w:color w:val="000000"/>
        </w:rPr>
        <w:t>[企业规模]：执行</w:t>
      </w:r>
      <w:r>
        <w:rPr>
          <w:rFonts w:hint="eastAsia" w:ascii="宋体" w:hAnsi="宋体"/>
          <w:color w:val="000000"/>
          <w:szCs w:val="21"/>
        </w:rPr>
        <w:t>国家相关部门规定</w:t>
      </w:r>
      <w:r>
        <w:rPr>
          <w:color w:val="000000"/>
        </w:rPr>
        <w:t>，将企业划分为大型、中型、小型、微型四种类型。</w:t>
      </w:r>
      <w:r>
        <w:rPr>
          <w:color w:val="000000"/>
          <w:szCs w:val="21"/>
        </w:rPr>
        <w:t>当借款人与保证人的企业规模存在差异时</w:t>
      </w:r>
      <w:r>
        <w:rPr>
          <w:rFonts w:hint="eastAsia"/>
          <w:color w:val="000000"/>
          <w:szCs w:val="21"/>
        </w:rPr>
        <w:t>，</w:t>
      </w:r>
      <w:r>
        <w:rPr>
          <w:color w:val="000000"/>
          <w:szCs w:val="21"/>
        </w:rPr>
        <w:t>应按照借款人的企业规模填报本报表的违约概率、违约损失率、客户数等。</w:t>
      </w:r>
    </w:p>
    <w:p>
      <w:pPr>
        <w:spacing w:line="440" w:lineRule="exact"/>
        <w:outlineLvl w:val="0"/>
        <w:rPr>
          <w:b/>
          <w:bCs/>
          <w:color w:val="000000"/>
          <w:szCs w:val="21"/>
        </w:rPr>
      </w:pPr>
      <w:bookmarkStart w:id="338" w:name="_Toc146037722"/>
      <w:bookmarkStart w:id="339" w:name="_Toc144477409"/>
      <w:bookmarkStart w:id="340" w:name="_Toc135903940"/>
      <w:bookmarkStart w:id="341" w:name="_Toc135383094"/>
      <w:bookmarkStart w:id="342" w:name="_Toc139635808"/>
      <w:r>
        <w:rPr>
          <w:b/>
          <w:bCs/>
          <w:color w:val="000000"/>
          <w:szCs w:val="21"/>
        </w:rPr>
        <w:t>第四部分：核对关系</w:t>
      </w:r>
      <w:bookmarkEnd w:id="338"/>
      <w:bookmarkEnd w:id="339"/>
      <w:bookmarkEnd w:id="340"/>
      <w:bookmarkEnd w:id="341"/>
      <w:bookmarkEnd w:id="342"/>
    </w:p>
    <w:p>
      <w:pPr>
        <w:numPr>
          <w:ilvl w:val="0"/>
          <w:numId w:val="7"/>
        </w:numPr>
        <w:spacing w:line="440" w:lineRule="exact"/>
        <w:ind w:left="782" w:hanging="360"/>
        <w:rPr>
          <w:b/>
          <w:color w:val="000000"/>
          <w:szCs w:val="21"/>
        </w:rPr>
      </w:pPr>
      <w:r>
        <w:rPr>
          <w:b/>
          <w:color w:val="000000"/>
          <w:szCs w:val="21"/>
        </w:rPr>
        <w:t>表内核对关系</w:t>
      </w:r>
    </w:p>
    <w:p>
      <w:pPr>
        <w:spacing w:line="440" w:lineRule="exact"/>
        <w:ind w:firstLine="420" w:firstLineChars="200"/>
        <w:rPr>
          <w:bCs/>
          <w:color w:val="000000"/>
          <w:szCs w:val="21"/>
        </w:rPr>
      </w:pPr>
      <w:r>
        <w:rPr>
          <w:bCs/>
          <w:color w:val="000000"/>
          <w:szCs w:val="21"/>
        </w:rPr>
        <w:t>[1.E]=[2.E]+[3.E]+……+[21.E]（本校验关系同样适用于F、G列）</w:t>
      </w:r>
    </w:p>
    <w:p>
      <w:pPr>
        <w:spacing w:line="440" w:lineRule="exact"/>
        <w:ind w:firstLine="420" w:firstLineChars="200"/>
        <w:rPr>
          <w:bCs/>
          <w:color w:val="000000"/>
          <w:szCs w:val="21"/>
        </w:rPr>
      </w:pPr>
      <w:r>
        <w:rPr>
          <w:bCs/>
          <w:color w:val="000000"/>
          <w:szCs w:val="21"/>
        </w:rPr>
        <w:t>[22.E]=[23.E]+[24.E]+……+[56.E]（本校验关系同样适用于F、G列）</w:t>
      </w:r>
    </w:p>
    <w:p>
      <w:pPr>
        <w:spacing w:line="440" w:lineRule="exact"/>
        <w:ind w:firstLine="420" w:firstLineChars="200"/>
        <w:rPr>
          <w:bCs/>
          <w:color w:val="000000"/>
          <w:szCs w:val="21"/>
        </w:rPr>
      </w:pPr>
      <w:r>
        <w:rPr>
          <w:bCs/>
          <w:color w:val="000000"/>
          <w:szCs w:val="21"/>
        </w:rPr>
        <w:t>[57.E]=[58.E]+[59.E]+[60.E]（本校验关系同样适用于F、G列）</w:t>
      </w:r>
    </w:p>
    <w:p>
      <w:pPr>
        <w:spacing w:line="440" w:lineRule="exact"/>
        <w:ind w:firstLine="420" w:firstLineChars="200"/>
        <w:rPr>
          <w:bCs/>
          <w:color w:val="000000"/>
          <w:szCs w:val="21"/>
        </w:rPr>
      </w:pPr>
      <w:r>
        <w:rPr>
          <w:bCs/>
          <w:color w:val="000000"/>
          <w:szCs w:val="21"/>
        </w:rPr>
        <w:t>[60.E]=[61.E]+[62.E]（本校验关系同样适用于F、G列）</w:t>
      </w:r>
    </w:p>
    <w:p>
      <w:pPr>
        <w:spacing w:line="440" w:lineRule="exact"/>
        <w:ind w:firstLine="420" w:firstLineChars="200"/>
        <w:rPr>
          <w:bCs/>
          <w:color w:val="000000"/>
          <w:szCs w:val="21"/>
        </w:rPr>
      </w:pPr>
      <w:r>
        <w:rPr>
          <w:bCs/>
          <w:color w:val="000000"/>
          <w:szCs w:val="21"/>
        </w:rPr>
        <w:t>[1.H]=[1.F]/[1.E]（本校验关系同样适用于第2至62行）</w:t>
      </w:r>
    </w:p>
    <w:p>
      <w:pPr>
        <w:pStyle w:val="2"/>
        <w:rPr>
          <w:color w:val="000000"/>
          <w:szCs w:val="30"/>
        </w:rPr>
      </w:pPr>
      <w:bookmarkStart w:id="343" w:name="_Toc425156151"/>
      <w:bookmarkStart w:id="344" w:name="_Toc425237570"/>
      <w:bookmarkStart w:id="345" w:name="_Toc425156309"/>
      <w:r>
        <w:rPr>
          <w:color w:val="000000"/>
          <w:sz w:val="28"/>
          <w:szCs w:val="28"/>
        </w:rPr>
        <w:br w:type="page"/>
      </w:r>
      <w:bookmarkStart w:id="346" w:name="_Toc146037723"/>
      <w:r>
        <w:rPr>
          <w:color w:val="000000"/>
          <w:szCs w:val="30"/>
        </w:rPr>
        <w:t>G4H-3</w:t>
      </w:r>
      <w:r>
        <w:rPr>
          <w:rFonts w:hint="eastAsia"/>
          <w:color w:val="000000"/>
          <w:szCs w:val="30"/>
        </w:rPr>
        <w:t>《零售信用风险暴露按主标尺风险参数表（</w:t>
      </w:r>
      <w:r>
        <w:rPr>
          <w:color w:val="000000"/>
          <w:szCs w:val="30"/>
        </w:rPr>
        <w:t>IRB</w:t>
      </w:r>
      <w:r>
        <w:rPr>
          <w:rFonts w:hint="eastAsia"/>
          <w:color w:val="000000"/>
          <w:szCs w:val="30"/>
        </w:rPr>
        <w:t>法）</w:t>
      </w:r>
      <w:bookmarkEnd w:id="343"/>
      <w:r>
        <w:rPr>
          <w:rFonts w:hint="eastAsia"/>
          <w:color w:val="000000"/>
          <w:szCs w:val="30"/>
        </w:rPr>
        <w:t>》（新规）填报说明</w:t>
      </w:r>
      <w:bookmarkEnd w:id="344"/>
      <w:bookmarkEnd w:id="345"/>
      <w:bookmarkEnd w:id="346"/>
    </w:p>
    <w:p>
      <w:pPr>
        <w:rPr>
          <w:color w:val="000000"/>
        </w:rPr>
      </w:pPr>
    </w:p>
    <w:p>
      <w:pPr>
        <w:spacing w:line="440" w:lineRule="exact"/>
        <w:outlineLvl w:val="0"/>
        <w:rPr>
          <w:b/>
          <w:bCs/>
          <w:color w:val="000000"/>
          <w:szCs w:val="21"/>
        </w:rPr>
      </w:pPr>
      <w:bookmarkStart w:id="347" w:name="_Toc144477411"/>
      <w:bookmarkStart w:id="348" w:name="_Toc135903942"/>
      <w:bookmarkStart w:id="349" w:name="_Toc146037724"/>
      <w:bookmarkStart w:id="350" w:name="_Toc139635810"/>
      <w:bookmarkStart w:id="351" w:name="_Toc135383096"/>
      <w:r>
        <w:rPr>
          <w:b/>
          <w:bCs/>
          <w:color w:val="000000"/>
          <w:szCs w:val="21"/>
        </w:rPr>
        <w:t>第一部分：引言</w:t>
      </w:r>
      <w:bookmarkEnd w:id="347"/>
      <w:bookmarkEnd w:id="348"/>
      <w:bookmarkEnd w:id="349"/>
      <w:bookmarkEnd w:id="350"/>
      <w:bookmarkEnd w:id="351"/>
    </w:p>
    <w:p>
      <w:pPr>
        <w:spacing w:line="440" w:lineRule="exact"/>
        <w:ind w:firstLine="420" w:firstLineChars="200"/>
        <w:rPr>
          <w:color w:val="000000"/>
          <w:szCs w:val="21"/>
        </w:rPr>
      </w:pPr>
      <w:r>
        <w:rPr>
          <w:color w:val="000000"/>
          <w:szCs w:val="21"/>
        </w:rPr>
        <w:t>本报表收集填报机构的零售信用风险参数情况，反映内部评级法下各机构零售信用风险暴露汇总，及个人住房抵押贷款、合格循环零售、其他零售三类子暴露的加权平均违约概率、平均违约损失率、实际违约率等数据。</w:t>
      </w:r>
    </w:p>
    <w:p>
      <w:pPr>
        <w:spacing w:line="440" w:lineRule="exact"/>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w:t>
      </w:r>
    </w:p>
    <w:p>
      <w:pPr>
        <w:spacing w:line="440" w:lineRule="exact"/>
        <w:outlineLvl w:val="0"/>
        <w:rPr>
          <w:b/>
          <w:bCs/>
          <w:color w:val="000000"/>
          <w:szCs w:val="21"/>
        </w:rPr>
      </w:pPr>
      <w:bookmarkStart w:id="352" w:name="_Toc135903943"/>
      <w:bookmarkStart w:id="353" w:name="_Toc139635811"/>
      <w:bookmarkStart w:id="354" w:name="_Toc144477412"/>
      <w:bookmarkStart w:id="355" w:name="_Toc135383097"/>
      <w:bookmarkStart w:id="356" w:name="_Toc146037725"/>
      <w:r>
        <w:rPr>
          <w:b/>
          <w:bCs/>
          <w:color w:val="000000"/>
          <w:szCs w:val="21"/>
        </w:rPr>
        <w:t>第二部分：一般说明</w:t>
      </w:r>
      <w:bookmarkEnd w:id="352"/>
      <w:bookmarkEnd w:id="353"/>
      <w:bookmarkEnd w:id="354"/>
      <w:bookmarkEnd w:id="355"/>
      <w:bookmarkEnd w:id="356"/>
    </w:p>
    <w:p>
      <w:pPr>
        <w:spacing w:line="440" w:lineRule="exact"/>
        <w:ind w:firstLine="420" w:firstLineChars="200"/>
        <w:rPr>
          <w:color w:val="000000"/>
          <w:szCs w:val="21"/>
        </w:rPr>
      </w:pPr>
      <w:r>
        <w:rPr>
          <w:color w:val="000000"/>
          <w:szCs w:val="21"/>
        </w:rPr>
        <w:t>1．报表名称：</w:t>
      </w:r>
      <w:r>
        <w:rPr>
          <w:color w:val="000000"/>
          <w:szCs w:val="30"/>
        </w:rPr>
        <w:t>零售信用风险暴露按主标尺风险参数表（IRB法）</w:t>
      </w:r>
      <w:r>
        <w:rPr>
          <w:rFonts w:hint="eastAsia"/>
          <w:color w:val="000000"/>
          <w:szCs w:val="30"/>
        </w:rPr>
        <w:t>。</w:t>
      </w:r>
    </w:p>
    <w:p>
      <w:pPr>
        <w:spacing w:line="440" w:lineRule="exact"/>
        <w:ind w:firstLine="420" w:firstLineChars="200"/>
        <w:rPr>
          <w:color w:val="000000"/>
          <w:szCs w:val="21"/>
        </w:rPr>
      </w:pPr>
      <w:r>
        <w:rPr>
          <w:bCs/>
          <w:color w:val="000000"/>
          <w:szCs w:val="21"/>
        </w:rPr>
        <w:t>2．报表编码</w:t>
      </w:r>
      <w:r>
        <w:rPr>
          <w:color w:val="000000"/>
          <w:szCs w:val="21"/>
        </w:rPr>
        <w:t>：</w:t>
      </w:r>
      <w:del w:id="111" w:author="陈静" w:date="2024-12-12T15:31:42Z">
        <w:r>
          <w:rPr>
            <w:rFonts w:hint="eastAsia"/>
            <w:color w:val="000000"/>
            <w:szCs w:val="21"/>
          </w:rPr>
          <w:delText>银监审号</w:delText>
        </w:r>
      </w:del>
      <w:ins w:id="112" w:author="陈静" w:date="2024-12-12T15:31:42Z">
        <w:r>
          <w:rPr>
            <w:rFonts w:hint="eastAsia"/>
            <w:color w:val="000000"/>
            <w:szCs w:val="21"/>
            <w:lang w:eastAsia="zh-CN"/>
          </w:rPr>
          <w:t>金监</w:t>
        </w:r>
      </w:ins>
      <w:ins w:id="113" w:author="陈静" w:date="2024-12-12T15:31:42Z">
        <w:del w:id="114" w:author="王雅洁" w:date="2024-12-13T10:53:22Z">
          <w:r>
            <w:rPr>
              <w:rFonts w:hint="eastAsia"/>
              <w:color w:val="000000"/>
              <w:szCs w:val="21"/>
              <w:lang w:eastAsia="zh-CN"/>
            </w:rPr>
            <w:delText>审</w:delText>
          </w:r>
        </w:del>
      </w:ins>
      <w:ins w:id="115" w:author="王雅洁" w:date="2024-12-13T10:53:22Z">
        <w:r>
          <w:rPr>
            <w:rFonts w:hint="eastAsia"/>
            <w:color w:val="000000"/>
            <w:szCs w:val="21"/>
            <w:lang w:eastAsia="zh-CN"/>
          </w:rPr>
          <w:t>统</w:t>
        </w:r>
      </w:ins>
      <w:ins w:id="116" w:author="王雅洁" w:date="2024-12-13T10:53:24Z">
        <w:r>
          <w:rPr>
            <w:color w:val="000000"/>
            <w:szCs w:val="30"/>
          </w:rPr>
          <w:t>G4H-3</w:t>
        </w:r>
      </w:ins>
      <w:ins w:id="117" w:author="陈静" w:date="2024-12-12T15:31:42Z">
        <w:r>
          <w:rPr>
            <w:rFonts w:hint="eastAsia"/>
            <w:color w:val="000000"/>
            <w:szCs w:val="21"/>
            <w:lang w:eastAsia="zh-CN"/>
          </w:rPr>
          <w:t>号</w:t>
        </w:r>
      </w:ins>
      <w:r>
        <w:rPr>
          <w:rFonts w:hint="eastAsia"/>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国家金融监督管理总局或其派出机构验收通过，零售风险暴露</w:t>
      </w:r>
      <w:r>
        <w:rPr>
          <w:color w:val="000000"/>
          <w:szCs w:val="21"/>
        </w:rPr>
        <w:t>实施信用风险内部评级法的商业银行。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为季后18日、合并报表数据</w:t>
      </w:r>
      <w:r>
        <w:rPr>
          <w:szCs w:val="21"/>
        </w:rPr>
        <w:t>（季报）为</w:t>
      </w:r>
      <w:r>
        <w:rPr>
          <w:color w:val="000000"/>
          <w:szCs w:val="21"/>
        </w:rPr>
        <w:t>季后40日。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6．数据单位：个</w:t>
      </w:r>
      <w:r>
        <w:rPr>
          <w:rFonts w:hint="eastAsia"/>
          <w:color w:val="000000"/>
          <w:szCs w:val="21"/>
        </w:rPr>
        <w:t>，</w:t>
      </w:r>
      <w:r>
        <w:rPr>
          <w:color w:val="000000"/>
          <w:szCs w:val="21"/>
        </w:rPr>
        <w:t>百分比。</w:t>
      </w:r>
    </w:p>
    <w:p>
      <w:pPr>
        <w:spacing w:line="440" w:lineRule="exact"/>
        <w:ind w:firstLine="420" w:firstLineChars="200"/>
        <w:rPr>
          <w:color w:val="000000"/>
          <w:szCs w:val="21"/>
        </w:rPr>
      </w:pPr>
      <w:r>
        <w:rPr>
          <w:color w:val="000000"/>
          <w:szCs w:val="21"/>
        </w:rPr>
        <w:t>7．四舍五入要求：数值保留整数，百分比保留两位小数。</w:t>
      </w:r>
    </w:p>
    <w:p>
      <w:pPr>
        <w:spacing w:line="440" w:lineRule="exact"/>
        <w:ind w:firstLine="420" w:firstLineChars="200"/>
        <w:rPr>
          <w:color w:val="000000"/>
          <w:szCs w:val="21"/>
        </w:rPr>
      </w:pPr>
      <w:r>
        <w:rPr>
          <w:color w:val="000000"/>
          <w:szCs w:val="21"/>
        </w:rPr>
        <w:t>8．填报币种：无</w:t>
      </w:r>
    </w:p>
    <w:p>
      <w:pPr>
        <w:spacing w:line="440" w:lineRule="exact"/>
        <w:outlineLvl w:val="0"/>
        <w:rPr>
          <w:b/>
          <w:bCs/>
          <w:color w:val="000000"/>
          <w:szCs w:val="21"/>
        </w:rPr>
      </w:pPr>
      <w:bookmarkStart w:id="357" w:name="_Toc135903944"/>
      <w:bookmarkStart w:id="358" w:name="_Toc139635812"/>
      <w:bookmarkStart w:id="359" w:name="_Toc135383098"/>
      <w:bookmarkStart w:id="360" w:name="_Toc146037726"/>
      <w:bookmarkStart w:id="361" w:name="_Toc144477413"/>
      <w:r>
        <w:rPr>
          <w:b/>
          <w:bCs/>
          <w:color w:val="000000"/>
          <w:szCs w:val="21"/>
        </w:rPr>
        <w:t>第三部分：具体说明</w:t>
      </w:r>
      <w:bookmarkEnd w:id="357"/>
      <w:bookmarkEnd w:id="358"/>
      <w:bookmarkEnd w:id="359"/>
      <w:bookmarkEnd w:id="360"/>
      <w:bookmarkEnd w:id="361"/>
    </w:p>
    <w:p>
      <w:pPr>
        <w:spacing w:line="440" w:lineRule="exact"/>
        <w:ind w:firstLine="420" w:firstLineChars="200"/>
        <w:rPr>
          <w:color w:val="000000"/>
          <w:szCs w:val="21"/>
        </w:rPr>
      </w:pPr>
      <w:r>
        <w:rPr>
          <w:color w:val="000000"/>
          <w:szCs w:val="21"/>
        </w:rPr>
        <w:t>[违约概率上限，违约概率下限]：“上限”反映各违约概率等级中的最高值；“下限”反映各违约概率等级中的最低值。若无特殊说明，除违约信用等级外，各信用等级下限包含下限本身，但不包含上限本身。以等级1为例，用数学方式表达为：等级1</w:t>
      </w:r>
      <w:r>
        <w:rPr>
          <w:rFonts w:ascii="Cambria Math" w:hAnsi="Cambria Math" w:cs="Cambria Math"/>
          <w:color w:val="000000"/>
          <w:szCs w:val="21"/>
        </w:rPr>
        <w:t>∈</w:t>
      </w:r>
      <w:r>
        <w:rPr>
          <w:color w:val="000000"/>
          <w:szCs w:val="21"/>
        </w:rPr>
        <w:t>[0.00%  0.50%)。</w:t>
      </w:r>
    </w:p>
    <w:p>
      <w:pPr>
        <w:spacing w:line="440" w:lineRule="exact"/>
        <w:ind w:firstLine="420" w:firstLineChars="200"/>
        <w:rPr>
          <w:color w:val="000000"/>
        </w:rPr>
      </w:pPr>
      <w:r>
        <w:rPr>
          <w:color w:val="000000"/>
        </w:rPr>
        <w:t>[</w:t>
      </w:r>
      <w:r>
        <w:rPr>
          <w:color w:val="000000"/>
          <w:szCs w:val="21"/>
        </w:rPr>
        <w:t>违约概率（非违约）-债项数</w:t>
      </w:r>
      <w:r>
        <w:rPr>
          <w:color w:val="000000"/>
        </w:rPr>
        <w:t>加权]：是指填报机构在本期报表日期按照债项数加权计算出的平均违约概率（不含违约债项）。</w:t>
      </w:r>
    </w:p>
    <w:p>
      <w:pPr>
        <w:spacing w:line="440" w:lineRule="exact"/>
        <w:ind w:firstLine="420" w:firstLineChars="200"/>
        <w:rPr>
          <w:color w:val="000000"/>
        </w:rPr>
      </w:pPr>
      <w:r>
        <w:rPr>
          <w:color w:val="000000"/>
        </w:rPr>
        <w:t>[</w:t>
      </w:r>
      <w:r>
        <w:rPr>
          <w:color w:val="000000"/>
          <w:szCs w:val="21"/>
        </w:rPr>
        <w:t>违约概率（非违约）-</w:t>
      </w:r>
      <w:r>
        <w:rPr>
          <w:color w:val="000000"/>
        </w:rPr>
        <w:t>风险暴露加权]</w:t>
      </w:r>
      <w:r>
        <w:rPr>
          <w:rFonts w:hint="eastAsia"/>
          <w:color w:val="000000"/>
        </w:rPr>
        <w:t>：</w:t>
      </w:r>
      <w:r>
        <w:rPr>
          <w:color w:val="000000"/>
        </w:rPr>
        <w:t>是指填报机构在本期报表日期按照违约风险暴露加权计算出的平均违约概率（不含违约债项）。</w:t>
      </w:r>
    </w:p>
    <w:p>
      <w:pPr>
        <w:spacing w:line="440" w:lineRule="exact"/>
        <w:ind w:firstLine="420" w:firstLineChars="200"/>
        <w:rPr>
          <w:color w:val="000000"/>
        </w:rPr>
      </w:pPr>
      <w:r>
        <w:rPr>
          <w:color w:val="000000"/>
        </w:rPr>
        <w:t>[</w:t>
      </w:r>
      <w:r>
        <w:rPr>
          <w:color w:val="000000"/>
          <w:szCs w:val="21"/>
        </w:rPr>
        <w:t>违约概率（非违约）-</w:t>
      </w:r>
      <w:r>
        <w:rPr>
          <w:color w:val="000000"/>
        </w:rPr>
        <w:t>1年前期初债项数加权]</w:t>
      </w:r>
      <w:r>
        <w:rPr>
          <w:rFonts w:hint="eastAsia"/>
          <w:color w:val="000000"/>
        </w:rPr>
        <w:t>：</w:t>
      </w:r>
      <w:r>
        <w:rPr>
          <w:color w:val="000000"/>
        </w:rPr>
        <w:t>是指填报机构在1年前同期按照债项数加权计算出的平均违约概率（不含违约债项）。</w:t>
      </w:r>
    </w:p>
    <w:p>
      <w:pPr>
        <w:spacing w:line="440" w:lineRule="exact"/>
        <w:ind w:firstLine="420" w:firstLineChars="200"/>
        <w:rPr>
          <w:color w:val="000000"/>
        </w:rPr>
      </w:pPr>
      <w:r>
        <w:rPr>
          <w:color w:val="000000"/>
        </w:rPr>
        <w:t>[债项数-1年前期初（非违约）]：是指填报机构在报表日期前一年表内外余额大于0的非违约债项数目。该项目不包括在报表日期前一年已违约债项的数量。</w:t>
      </w:r>
    </w:p>
    <w:p>
      <w:pPr>
        <w:spacing w:line="440" w:lineRule="exact"/>
        <w:rPr>
          <w:color w:val="000000"/>
        </w:rPr>
      </w:pPr>
      <w:r>
        <w:rPr>
          <w:color w:val="000000"/>
        </w:rPr>
        <w:t xml:space="preserve">    [债项数-新增违约]：是指填报机构在报表日期前一年表内外余额大于0的非违约债项，在本年内新发生违约的债项数目。该项目不包括在报表日期前一年已违约债项的数量。</w:t>
      </w:r>
    </w:p>
    <w:p>
      <w:pPr>
        <w:spacing w:line="440" w:lineRule="exact"/>
        <w:ind w:firstLine="420" w:firstLineChars="200"/>
        <w:rPr>
          <w:color w:val="000000"/>
        </w:rPr>
      </w:pPr>
      <w:r>
        <w:rPr>
          <w:color w:val="000000"/>
        </w:rPr>
        <w:t>[债项数-本期]：是指填报机构在报表日期表内外余额大于0的债项数目。该项目包括截至本期已违约债项数在内。</w:t>
      </w:r>
    </w:p>
    <w:p>
      <w:pPr>
        <w:spacing w:line="440" w:lineRule="exact"/>
        <w:ind w:firstLine="420" w:firstLineChars="200"/>
        <w:rPr>
          <w:color w:val="000000"/>
        </w:rPr>
      </w:pPr>
      <w:r>
        <w:rPr>
          <w:color w:val="000000"/>
        </w:rPr>
        <w:t>[实际违约率]：是指填报机构在过去一年实际的违约率，为新增违约债项数目与期初非违约债项数目的比值。</w:t>
      </w:r>
    </w:p>
    <w:p>
      <w:pPr>
        <w:spacing w:line="440" w:lineRule="exact"/>
        <w:ind w:firstLine="420" w:firstLineChars="200"/>
        <w:rPr>
          <w:color w:val="000000"/>
        </w:rPr>
      </w:pPr>
      <w:r>
        <w:rPr>
          <w:color w:val="000000"/>
        </w:rPr>
        <w:t>[平均违约损失率]</w:t>
      </w:r>
      <w:r>
        <w:rPr>
          <w:rFonts w:hint="eastAsia"/>
          <w:color w:val="000000"/>
        </w:rPr>
        <w:t>：</w:t>
      </w:r>
      <w:r>
        <w:rPr>
          <w:color w:val="000000"/>
        </w:rPr>
        <w:t>是指填报机构在报表日期按照违约风险暴露加权计算出的</w:t>
      </w:r>
      <w:r>
        <w:rPr>
          <w:color w:val="000000"/>
          <w:szCs w:val="21"/>
        </w:rPr>
        <w:t>包括违约级别在内的</w:t>
      </w:r>
      <w:r>
        <w:rPr>
          <w:color w:val="000000"/>
        </w:rPr>
        <w:t>平均预测违约损失率。</w:t>
      </w:r>
    </w:p>
    <w:p>
      <w:pPr>
        <w:spacing w:line="440" w:lineRule="exact"/>
        <w:ind w:firstLine="420" w:firstLineChars="200"/>
        <w:rPr>
          <w:color w:val="000000"/>
          <w:szCs w:val="21"/>
        </w:rPr>
      </w:pPr>
      <w:r>
        <w:rPr>
          <w:color w:val="000000"/>
          <w:szCs w:val="21"/>
        </w:rPr>
        <w:t>[零售汇总]：零售风险暴露应同时具有如下特征：（1）债务人是一个或几个自然人；（2）笔数多，单笔金额小；（3）按照组合方式进行管理。零售风险暴露分为个人住房抵押贷款、合格循环零售风险暴露、其他零售风险暴露三大子类。合格购入零售应收账款应纳入零售风险暴露。</w:t>
      </w:r>
    </w:p>
    <w:p>
      <w:pPr>
        <w:spacing w:line="440" w:lineRule="exact"/>
        <w:ind w:firstLine="420" w:firstLineChars="200"/>
        <w:rPr>
          <w:color w:val="000000"/>
          <w:szCs w:val="21"/>
        </w:rPr>
      </w:pPr>
      <w:r>
        <w:rPr>
          <w:color w:val="000000"/>
          <w:szCs w:val="21"/>
        </w:rPr>
        <w:t>[个人住房抵押贷款]：是指以购买个人住房为目的并以所购房产为抵押的贷款。</w:t>
      </w:r>
    </w:p>
    <w:p>
      <w:pPr>
        <w:spacing w:line="440" w:lineRule="exact"/>
        <w:ind w:firstLine="420" w:firstLineChars="200"/>
        <w:rPr>
          <w:color w:val="000000"/>
          <w:szCs w:val="21"/>
        </w:rPr>
      </w:pPr>
      <w:r>
        <w:rPr>
          <w:color w:val="000000"/>
          <w:szCs w:val="21"/>
        </w:rPr>
        <w:t>[合格循环零售]：是指</w:t>
      </w:r>
      <w:r>
        <w:rPr>
          <w:rFonts w:hint="eastAsia"/>
          <w:color w:val="000000"/>
          <w:szCs w:val="21"/>
        </w:rPr>
        <w:t>各类可循环使用、无担保、合约规定和实际操作均未指定用途的零售授信</w:t>
      </w:r>
      <w:r>
        <w:rPr>
          <w:color w:val="000000"/>
          <w:szCs w:val="21"/>
        </w:rPr>
        <w:t>。合格循环零售风险暴露中对单一客户最大风险暴露不超过100万元人民币。</w:t>
      </w:r>
    </w:p>
    <w:p>
      <w:pPr>
        <w:spacing w:line="440" w:lineRule="exact"/>
        <w:ind w:firstLine="420" w:firstLineChars="200"/>
        <w:rPr>
          <w:color w:val="000000"/>
          <w:szCs w:val="21"/>
        </w:rPr>
      </w:pPr>
      <w:r>
        <w:rPr>
          <w:color w:val="000000"/>
          <w:szCs w:val="21"/>
        </w:rPr>
        <w:t>[其他零售]：是指除个人住房抵押贷款和合格循环零售风险暴露之外的其他对自然人的债权。如同时满足如下特征的商业银行对企业的风险暴露，可作为符合条件的小微企业纳入其他零售风险暴露下：（1）企业符合国家相关部门规定的微型和小型企业认定标准；（2）商业银行对单家企业（或企业集团）的风险暴露不超过1000万元；（3）对单家企业（或企业集团）的风险暴露占本行信用风险暴露总额的比例不高于0.5%；（4）银行在内部管理的各个环节已经对该部分小微企业实行零售化组合式管理和资本计量。</w:t>
      </w:r>
    </w:p>
    <w:p>
      <w:pPr>
        <w:spacing w:line="440" w:lineRule="exact"/>
        <w:ind w:firstLine="420" w:firstLineChars="200"/>
        <w:rPr>
          <w:color w:val="000000"/>
          <w:szCs w:val="21"/>
        </w:rPr>
      </w:pPr>
      <w:r>
        <w:rPr>
          <w:color w:val="000000"/>
          <w:szCs w:val="21"/>
        </w:rPr>
        <w:t>[附注项目]</w:t>
      </w:r>
      <w:r>
        <w:rPr>
          <w:rFonts w:hint="eastAsia"/>
          <w:color w:val="000000"/>
          <w:szCs w:val="21"/>
        </w:rPr>
        <w:t>：</w:t>
      </w:r>
    </w:p>
    <w:p>
      <w:pPr>
        <w:spacing w:line="440" w:lineRule="exact"/>
        <w:ind w:firstLine="420" w:firstLineChars="200"/>
        <w:rPr>
          <w:color w:val="000000"/>
          <w:szCs w:val="21"/>
        </w:rPr>
      </w:pPr>
      <w:r>
        <w:rPr>
          <w:color w:val="000000"/>
          <w:szCs w:val="21"/>
        </w:rPr>
        <w:t>[合格循环零售本期可用额度加权平均CCF]</w:t>
      </w:r>
      <w:r>
        <w:rPr>
          <w:rFonts w:hint="eastAsia"/>
          <w:color w:val="000000"/>
          <w:szCs w:val="21"/>
        </w:rPr>
        <w:t>：</w:t>
      </w:r>
      <w:r>
        <w:rPr>
          <w:color w:val="000000"/>
          <w:szCs w:val="21"/>
        </w:rPr>
        <w:t>本列填报合格循环零售</w:t>
      </w:r>
      <w:r>
        <w:rPr>
          <w:color w:val="000000"/>
        </w:rPr>
        <w:t>在本期报表日期按照可用额度加权</w:t>
      </w:r>
      <w:r>
        <w:rPr>
          <w:color w:val="000000"/>
          <w:spacing w:val="8"/>
          <w:szCs w:val="21"/>
        </w:rPr>
        <w:t>的平均CCF。</w:t>
      </w:r>
    </w:p>
    <w:p>
      <w:pPr>
        <w:spacing w:line="440" w:lineRule="exact"/>
        <w:ind w:firstLine="420" w:firstLineChars="200"/>
        <w:rPr>
          <w:color w:val="000000"/>
          <w:szCs w:val="21"/>
        </w:rPr>
      </w:pPr>
      <w:r>
        <w:rPr>
          <w:color w:val="000000"/>
          <w:szCs w:val="21"/>
        </w:rPr>
        <w:t>[合格循环零售1年前期初可用额度加权平均CCF]</w:t>
      </w:r>
      <w:r>
        <w:rPr>
          <w:rFonts w:hint="eastAsia"/>
          <w:color w:val="000000"/>
          <w:szCs w:val="21"/>
        </w:rPr>
        <w:t>：</w:t>
      </w:r>
      <w:r>
        <w:rPr>
          <w:color w:val="000000"/>
          <w:szCs w:val="21"/>
        </w:rPr>
        <w:t>本列填报合格循环零售</w:t>
      </w:r>
      <w:r>
        <w:rPr>
          <w:color w:val="000000"/>
        </w:rPr>
        <w:t>按照报表日期前一年期初的可用额度计算的加权</w:t>
      </w:r>
      <w:r>
        <w:rPr>
          <w:color w:val="000000"/>
          <w:spacing w:val="8"/>
          <w:szCs w:val="21"/>
        </w:rPr>
        <w:t>平均CCF。</w:t>
      </w:r>
    </w:p>
    <w:p>
      <w:pPr>
        <w:spacing w:line="440" w:lineRule="exact"/>
        <w:ind w:firstLine="420" w:firstLineChars="200"/>
        <w:rPr>
          <w:color w:val="000000"/>
          <w:spacing w:val="8"/>
          <w:szCs w:val="21"/>
        </w:rPr>
      </w:pPr>
      <w:r>
        <w:rPr>
          <w:color w:val="000000"/>
          <w:szCs w:val="21"/>
        </w:rPr>
        <w:t>[合格循环零售新增违约账户1年前期初可用额度加权平均CCF]</w:t>
      </w:r>
      <w:r>
        <w:rPr>
          <w:rFonts w:hint="eastAsia"/>
          <w:color w:val="000000"/>
          <w:szCs w:val="21"/>
        </w:rPr>
        <w:t>：</w:t>
      </w:r>
      <w:r>
        <w:rPr>
          <w:color w:val="000000"/>
          <w:szCs w:val="21"/>
        </w:rPr>
        <w:t>本列填报合格循环零售</w:t>
      </w:r>
      <w:r>
        <w:rPr>
          <w:color w:val="000000"/>
        </w:rPr>
        <w:t>新增违约账户按照报表日期前一年期初的可用额度计算的加权</w:t>
      </w:r>
      <w:r>
        <w:rPr>
          <w:color w:val="000000"/>
          <w:spacing w:val="8"/>
          <w:szCs w:val="21"/>
        </w:rPr>
        <w:t>平均CCF。</w:t>
      </w:r>
    </w:p>
    <w:p>
      <w:pPr>
        <w:spacing w:line="440" w:lineRule="exact"/>
        <w:ind w:firstLine="420" w:firstLineChars="200"/>
        <w:rPr>
          <w:color w:val="000000"/>
          <w:szCs w:val="21"/>
        </w:rPr>
      </w:pPr>
      <w:r>
        <w:rPr>
          <w:color w:val="000000"/>
          <w:szCs w:val="21"/>
        </w:rPr>
        <w:t>[合格循环零售实际违约提款率]</w:t>
      </w:r>
      <w:r>
        <w:rPr>
          <w:rFonts w:hint="eastAsia"/>
          <w:color w:val="000000"/>
          <w:szCs w:val="21"/>
        </w:rPr>
        <w:t>：</w:t>
      </w:r>
      <w:r>
        <w:rPr>
          <w:color w:val="000000"/>
          <w:szCs w:val="21"/>
        </w:rPr>
        <w:t>本列填报合格循环零售在1年时间内的实际违约提款率。</w:t>
      </w:r>
    </w:p>
    <w:p>
      <w:pPr>
        <w:spacing w:line="440" w:lineRule="exact"/>
        <w:ind w:firstLine="420" w:firstLineChars="200"/>
        <w:rPr>
          <w:color w:val="000000"/>
        </w:rPr>
      </w:pPr>
      <w:r>
        <w:rPr>
          <w:color w:val="000000"/>
          <w:szCs w:val="21"/>
        </w:rPr>
        <w:t>[个人住房抵押贷款1年前期初已违约债项数]</w:t>
      </w:r>
      <w:r>
        <w:rPr>
          <w:rFonts w:hint="eastAsia"/>
          <w:color w:val="000000"/>
          <w:szCs w:val="21"/>
        </w:rPr>
        <w:t>：</w:t>
      </w:r>
      <w:r>
        <w:rPr>
          <w:color w:val="000000"/>
        </w:rPr>
        <w:t>填报本期报表时点日前1年个人住房抵押贷款已经违约的债项数量。</w:t>
      </w:r>
    </w:p>
    <w:p>
      <w:pPr>
        <w:spacing w:line="440" w:lineRule="exact"/>
        <w:ind w:firstLine="420" w:firstLineChars="200"/>
        <w:rPr>
          <w:color w:val="000000"/>
        </w:rPr>
      </w:pPr>
      <w:r>
        <w:rPr>
          <w:color w:val="000000"/>
          <w:szCs w:val="21"/>
        </w:rPr>
        <w:t>[合格循环零售1年前期初已违约债项数]</w:t>
      </w:r>
      <w:r>
        <w:rPr>
          <w:rFonts w:hint="eastAsia"/>
          <w:color w:val="000000"/>
          <w:szCs w:val="21"/>
        </w:rPr>
        <w:t>：</w:t>
      </w:r>
      <w:r>
        <w:rPr>
          <w:color w:val="000000"/>
        </w:rPr>
        <w:t>填报本期报表时点日前1年</w:t>
      </w:r>
      <w:r>
        <w:rPr>
          <w:color w:val="000000"/>
          <w:szCs w:val="21"/>
        </w:rPr>
        <w:t>合格循环零售</w:t>
      </w:r>
      <w:r>
        <w:rPr>
          <w:color w:val="000000"/>
        </w:rPr>
        <w:t>已经违约的债项数量。</w:t>
      </w:r>
    </w:p>
    <w:p>
      <w:pPr>
        <w:spacing w:line="440" w:lineRule="exact"/>
        <w:ind w:firstLine="420" w:firstLineChars="200"/>
        <w:rPr>
          <w:color w:val="000000"/>
        </w:rPr>
      </w:pPr>
      <w:r>
        <w:rPr>
          <w:color w:val="000000"/>
          <w:szCs w:val="21"/>
        </w:rPr>
        <w:t>[其他零售1年前期初已违约债项数]</w:t>
      </w:r>
      <w:r>
        <w:rPr>
          <w:rFonts w:hint="eastAsia"/>
          <w:color w:val="000000"/>
          <w:szCs w:val="21"/>
        </w:rPr>
        <w:t>：</w:t>
      </w:r>
      <w:r>
        <w:rPr>
          <w:color w:val="000000"/>
        </w:rPr>
        <w:t>填报本期报表时点日前1年</w:t>
      </w:r>
      <w:r>
        <w:rPr>
          <w:color w:val="000000"/>
          <w:szCs w:val="21"/>
        </w:rPr>
        <w:t>其他零售</w:t>
      </w:r>
      <w:r>
        <w:rPr>
          <w:color w:val="000000"/>
        </w:rPr>
        <w:t>已经违约的债项数量。</w:t>
      </w:r>
    </w:p>
    <w:p>
      <w:pPr>
        <w:spacing w:line="440" w:lineRule="exact"/>
        <w:outlineLvl w:val="0"/>
        <w:rPr>
          <w:b/>
          <w:bCs/>
          <w:color w:val="000000"/>
          <w:szCs w:val="21"/>
        </w:rPr>
      </w:pPr>
      <w:bookmarkStart w:id="362" w:name="_Toc135383099"/>
      <w:bookmarkStart w:id="363" w:name="_Toc139635813"/>
      <w:bookmarkStart w:id="364" w:name="_Toc146037727"/>
      <w:bookmarkStart w:id="365" w:name="_Toc144477414"/>
      <w:bookmarkStart w:id="366" w:name="_Toc135903945"/>
      <w:r>
        <w:rPr>
          <w:b/>
          <w:bCs/>
          <w:color w:val="000000"/>
          <w:szCs w:val="21"/>
        </w:rPr>
        <w:t>第四部分：核对关系</w:t>
      </w:r>
      <w:bookmarkEnd w:id="362"/>
      <w:bookmarkEnd w:id="363"/>
      <w:bookmarkEnd w:id="364"/>
      <w:bookmarkEnd w:id="365"/>
      <w:bookmarkEnd w:id="366"/>
    </w:p>
    <w:p>
      <w:pPr>
        <w:numPr>
          <w:ilvl w:val="0"/>
          <w:numId w:val="8"/>
        </w:numPr>
        <w:spacing w:line="440" w:lineRule="exact"/>
        <w:ind w:left="782" w:hanging="360"/>
        <w:rPr>
          <w:b/>
          <w:color w:val="000000"/>
          <w:szCs w:val="21"/>
        </w:rPr>
      </w:pPr>
      <w:r>
        <w:rPr>
          <w:b/>
          <w:color w:val="000000"/>
          <w:szCs w:val="21"/>
        </w:rPr>
        <w:t>表内核对关系</w:t>
      </w:r>
    </w:p>
    <w:p>
      <w:pPr>
        <w:spacing w:line="440" w:lineRule="exact"/>
        <w:ind w:firstLine="420" w:firstLineChars="200"/>
        <w:rPr>
          <w:bCs/>
          <w:color w:val="000000"/>
          <w:szCs w:val="21"/>
        </w:rPr>
      </w:pPr>
      <w:r>
        <w:rPr>
          <w:bCs/>
          <w:color w:val="000000"/>
          <w:szCs w:val="21"/>
        </w:rPr>
        <w:t>[1.F]=[2.F]+[3.F]+……+[16.F]（本校验关系同样适用于G列）</w:t>
      </w:r>
    </w:p>
    <w:p>
      <w:pPr>
        <w:spacing w:line="440" w:lineRule="exact"/>
        <w:ind w:firstLine="420" w:firstLineChars="200"/>
        <w:rPr>
          <w:bCs/>
          <w:color w:val="000000"/>
          <w:szCs w:val="21"/>
        </w:rPr>
      </w:pPr>
      <w:r>
        <w:rPr>
          <w:bCs/>
          <w:color w:val="000000"/>
          <w:szCs w:val="21"/>
        </w:rPr>
        <w:t>[1.H]=[2.H]+[3.H]+……+[17.H]</w:t>
      </w:r>
    </w:p>
    <w:p>
      <w:pPr>
        <w:spacing w:line="440" w:lineRule="exact"/>
        <w:ind w:firstLine="420" w:firstLineChars="200"/>
        <w:rPr>
          <w:bCs/>
          <w:color w:val="000000"/>
          <w:szCs w:val="21"/>
        </w:rPr>
      </w:pPr>
      <w:r>
        <w:rPr>
          <w:bCs/>
          <w:color w:val="000000"/>
          <w:szCs w:val="21"/>
        </w:rPr>
        <w:t>[18.F]=[19.F]+[20.F]+……+[33.F]（本校验关系同样适用于G列）</w:t>
      </w:r>
    </w:p>
    <w:p>
      <w:pPr>
        <w:spacing w:line="440" w:lineRule="exact"/>
        <w:ind w:firstLine="420" w:firstLineChars="200"/>
        <w:rPr>
          <w:bCs/>
          <w:color w:val="000000"/>
          <w:szCs w:val="21"/>
        </w:rPr>
      </w:pPr>
      <w:r>
        <w:rPr>
          <w:bCs/>
          <w:color w:val="000000"/>
          <w:szCs w:val="21"/>
        </w:rPr>
        <w:t>[18.H]=[19.H]+[20.H]+……+[34.H]</w:t>
      </w:r>
    </w:p>
    <w:p>
      <w:pPr>
        <w:spacing w:line="440" w:lineRule="exact"/>
        <w:ind w:firstLine="420" w:firstLineChars="200"/>
        <w:rPr>
          <w:bCs/>
          <w:color w:val="000000"/>
          <w:szCs w:val="21"/>
        </w:rPr>
      </w:pPr>
      <w:r>
        <w:rPr>
          <w:bCs/>
          <w:color w:val="000000"/>
          <w:szCs w:val="21"/>
        </w:rPr>
        <w:t>[35.F]=[36.F]+[37.F]+……+[50.F]（本校验关系同样适用于G列）</w:t>
      </w:r>
    </w:p>
    <w:p>
      <w:pPr>
        <w:spacing w:line="440" w:lineRule="exact"/>
        <w:ind w:firstLine="420" w:firstLineChars="200"/>
        <w:rPr>
          <w:bCs/>
          <w:color w:val="000000"/>
          <w:szCs w:val="21"/>
        </w:rPr>
      </w:pPr>
      <w:r>
        <w:rPr>
          <w:bCs/>
          <w:color w:val="000000"/>
          <w:szCs w:val="21"/>
        </w:rPr>
        <w:t>[35.H]=[36.H]+[37.H]+……+[51.H]</w:t>
      </w:r>
    </w:p>
    <w:p>
      <w:pPr>
        <w:spacing w:line="440" w:lineRule="exact"/>
        <w:ind w:firstLine="420" w:firstLineChars="200"/>
        <w:rPr>
          <w:bCs/>
          <w:color w:val="000000"/>
          <w:szCs w:val="21"/>
        </w:rPr>
      </w:pPr>
      <w:r>
        <w:rPr>
          <w:bCs/>
          <w:color w:val="000000"/>
          <w:szCs w:val="21"/>
        </w:rPr>
        <w:t>[52.F]=[53.F]+[54.F]+……+[67.F]（本校验关系同样适用于G列）</w:t>
      </w:r>
    </w:p>
    <w:p>
      <w:pPr>
        <w:spacing w:line="440" w:lineRule="exact"/>
        <w:ind w:firstLine="420" w:firstLineChars="200"/>
        <w:rPr>
          <w:bCs/>
          <w:color w:val="000000"/>
          <w:szCs w:val="21"/>
        </w:rPr>
      </w:pPr>
      <w:r>
        <w:rPr>
          <w:bCs/>
          <w:color w:val="000000"/>
          <w:szCs w:val="21"/>
        </w:rPr>
        <w:t>[52.H]=[53.H]+[54.H]+……+[68.H]</w:t>
      </w:r>
    </w:p>
    <w:p>
      <w:pPr>
        <w:spacing w:line="440" w:lineRule="exact"/>
        <w:ind w:firstLine="420" w:firstLineChars="200"/>
        <w:rPr>
          <w:bCs/>
          <w:color w:val="000000"/>
          <w:szCs w:val="21"/>
        </w:rPr>
      </w:pPr>
      <w:r>
        <w:rPr>
          <w:bCs/>
          <w:color w:val="000000"/>
          <w:szCs w:val="21"/>
        </w:rPr>
        <w:t>[1.I]=[1.G]/[1.F]（本校验关系同样适用于第2-16、18-33、35-50、52-67行）</w:t>
      </w:r>
    </w:p>
    <w:p>
      <w:pPr>
        <w:pStyle w:val="2"/>
        <w:rPr>
          <w:color w:val="000000"/>
          <w:szCs w:val="30"/>
        </w:rPr>
      </w:pPr>
      <w:bookmarkStart w:id="367" w:name="_Toc425237571"/>
      <w:bookmarkStart w:id="368" w:name="_Toc425156153"/>
      <w:bookmarkStart w:id="369" w:name="_Toc425156310"/>
      <w:r>
        <w:rPr>
          <w:color w:val="000000"/>
          <w:szCs w:val="30"/>
        </w:rPr>
        <w:br w:type="page"/>
      </w:r>
      <w:bookmarkStart w:id="370" w:name="_Toc146037728"/>
      <w:r>
        <w:rPr>
          <w:color w:val="000000"/>
          <w:szCs w:val="30"/>
        </w:rPr>
        <w:t>G4H-4</w:t>
      </w:r>
      <w:r>
        <w:rPr>
          <w:rFonts w:hint="eastAsia"/>
          <w:color w:val="000000"/>
          <w:szCs w:val="30"/>
        </w:rPr>
        <w:t>《</w:t>
      </w:r>
      <w:r>
        <w:rPr>
          <w:color w:val="000000"/>
          <w:szCs w:val="30"/>
        </w:rPr>
        <w:t>零售信用风险暴露按地区情况表（IRB法）</w:t>
      </w:r>
      <w:r>
        <w:rPr>
          <w:rFonts w:hint="eastAsia"/>
          <w:color w:val="000000"/>
          <w:szCs w:val="30"/>
        </w:rPr>
        <w:t>》（新规）</w:t>
      </w:r>
      <w:r>
        <w:rPr>
          <w:color w:val="000000"/>
          <w:szCs w:val="30"/>
        </w:rPr>
        <w:br w:type="textWrapping"/>
      </w:r>
      <w:r>
        <w:rPr>
          <w:color w:val="000000"/>
          <w:szCs w:val="30"/>
        </w:rPr>
        <w:t>填报说明</w:t>
      </w:r>
      <w:bookmarkEnd w:id="367"/>
      <w:bookmarkEnd w:id="368"/>
      <w:bookmarkEnd w:id="369"/>
      <w:bookmarkEnd w:id="370"/>
    </w:p>
    <w:p>
      <w:pPr>
        <w:rPr>
          <w:color w:val="000000"/>
        </w:rPr>
      </w:pPr>
    </w:p>
    <w:p>
      <w:pPr>
        <w:spacing w:line="440" w:lineRule="exact"/>
        <w:outlineLvl w:val="0"/>
        <w:rPr>
          <w:b/>
          <w:bCs/>
          <w:color w:val="000000"/>
          <w:szCs w:val="21"/>
        </w:rPr>
      </w:pPr>
      <w:bookmarkStart w:id="371" w:name="_Toc139635815"/>
      <w:bookmarkStart w:id="372" w:name="_Toc135383101"/>
      <w:bookmarkStart w:id="373" w:name="_Toc146037729"/>
      <w:bookmarkStart w:id="374" w:name="_Toc144477416"/>
      <w:bookmarkStart w:id="375" w:name="_Toc135903947"/>
      <w:r>
        <w:rPr>
          <w:b/>
          <w:bCs/>
          <w:color w:val="000000"/>
          <w:szCs w:val="21"/>
        </w:rPr>
        <w:t>第一部分：引言</w:t>
      </w:r>
      <w:bookmarkEnd w:id="371"/>
      <w:bookmarkEnd w:id="372"/>
      <w:bookmarkEnd w:id="373"/>
      <w:bookmarkEnd w:id="374"/>
      <w:bookmarkEnd w:id="375"/>
    </w:p>
    <w:p>
      <w:pPr>
        <w:spacing w:line="440" w:lineRule="exact"/>
        <w:ind w:firstLine="420" w:firstLineChars="200"/>
        <w:rPr>
          <w:color w:val="000000"/>
          <w:szCs w:val="21"/>
        </w:rPr>
      </w:pPr>
      <w:r>
        <w:rPr>
          <w:color w:val="000000"/>
          <w:szCs w:val="21"/>
        </w:rPr>
        <w:t>本报表收集填报机构的零售信用风险参数情况，反映内部评级法下各机构零售信用风险暴露汇总，及个人住房抵押贷款、合格循环零售、其他零售三类子暴露区分地区维度的加权平均违约概率、平均违约损失率、实际违约率等数据。</w:t>
      </w:r>
    </w:p>
    <w:p>
      <w:pPr>
        <w:spacing w:line="440" w:lineRule="exact"/>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w:t>
      </w:r>
    </w:p>
    <w:p>
      <w:pPr>
        <w:spacing w:line="440" w:lineRule="exact"/>
        <w:outlineLvl w:val="0"/>
        <w:rPr>
          <w:b/>
          <w:bCs/>
          <w:color w:val="000000"/>
          <w:szCs w:val="21"/>
        </w:rPr>
      </w:pPr>
      <w:bookmarkStart w:id="376" w:name="_Toc135903948"/>
      <w:bookmarkStart w:id="377" w:name="_Toc144477417"/>
      <w:bookmarkStart w:id="378" w:name="_Toc139635816"/>
      <w:bookmarkStart w:id="379" w:name="_Toc135383102"/>
      <w:bookmarkStart w:id="380" w:name="_Toc146037730"/>
      <w:r>
        <w:rPr>
          <w:b/>
          <w:bCs/>
          <w:color w:val="000000"/>
          <w:szCs w:val="21"/>
        </w:rPr>
        <w:t>第二部分：一般说明</w:t>
      </w:r>
      <w:bookmarkEnd w:id="376"/>
      <w:bookmarkEnd w:id="377"/>
      <w:bookmarkEnd w:id="378"/>
      <w:bookmarkEnd w:id="379"/>
      <w:bookmarkEnd w:id="380"/>
    </w:p>
    <w:p>
      <w:pPr>
        <w:spacing w:line="440" w:lineRule="exact"/>
        <w:ind w:firstLine="420" w:firstLineChars="200"/>
        <w:rPr>
          <w:color w:val="000000"/>
          <w:szCs w:val="21"/>
        </w:rPr>
      </w:pPr>
      <w:r>
        <w:rPr>
          <w:color w:val="000000"/>
          <w:szCs w:val="21"/>
        </w:rPr>
        <w:t>1．报表名称：</w:t>
      </w:r>
      <w:r>
        <w:rPr>
          <w:color w:val="000000"/>
          <w:szCs w:val="30"/>
        </w:rPr>
        <w:t>零售信用风险暴露按地区情况表(IRB法)</w:t>
      </w:r>
      <w:r>
        <w:rPr>
          <w:color w:val="000000"/>
        </w:rPr>
        <w:t>。</w:t>
      </w:r>
    </w:p>
    <w:p>
      <w:pPr>
        <w:spacing w:line="440" w:lineRule="exact"/>
        <w:ind w:firstLine="420" w:firstLineChars="200"/>
        <w:rPr>
          <w:color w:val="000000"/>
          <w:szCs w:val="21"/>
        </w:rPr>
      </w:pPr>
      <w:r>
        <w:rPr>
          <w:bCs/>
          <w:color w:val="000000"/>
          <w:szCs w:val="21"/>
        </w:rPr>
        <w:t>2．报表编码</w:t>
      </w:r>
      <w:r>
        <w:rPr>
          <w:color w:val="000000"/>
          <w:szCs w:val="21"/>
        </w:rPr>
        <w:t>：</w:t>
      </w:r>
      <w:del w:id="118" w:author="陈静" w:date="2024-12-12T15:31:42Z">
        <w:r>
          <w:rPr>
            <w:rFonts w:hint="eastAsia"/>
            <w:color w:val="000000"/>
            <w:szCs w:val="21"/>
          </w:rPr>
          <w:delText>银监审号</w:delText>
        </w:r>
      </w:del>
      <w:ins w:id="119" w:author="陈静" w:date="2024-12-12T15:31:42Z">
        <w:r>
          <w:rPr>
            <w:rFonts w:hint="eastAsia"/>
            <w:color w:val="000000"/>
            <w:szCs w:val="21"/>
            <w:lang w:eastAsia="zh-CN"/>
          </w:rPr>
          <w:t>金监</w:t>
        </w:r>
      </w:ins>
      <w:ins w:id="120" w:author="陈静" w:date="2024-12-12T15:31:42Z">
        <w:del w:id="121" w:author="王雅洁" w:date="2024-12-13T10:53:32Z">
          <w:r>
            <w:rPr>
              <w:rFonts w:hint="eastAsia"/>
              <w:color w:val="000000"/>
              <w:szCs w:val="21"/>
              <w:lang w:eastAsia="zh-CN"/>
            </w:rPr>
            <w:delText>审</w:delText>
          </w:r>
        </w:del>
      </w:ins>
      <w:ins w:id="122" w:author="王雅洁" w:date="2024-12-13T10:53:32Z">
        <w:r>
          <w:rPr>
            <w:rFonts w:hint="eastAsia"/>
            <w:color w:val="000000"/>
            <w:szCs w:val="21"/>
            <w:lang w:eastAsia="zh-CN"/>
          </w:rPr>
          <w:t>统</w:t>
        </w:r>
      </w:ins>
      <w:ins w:id="123" w:author="王雅洁" w:date="2024-12-13T10:53:38Z">
        <w:r>
          <w:rPr>
            <w:color w:val="000000"/>
            <w:szCs w:val="30"/>
          </w:rPr>
          <w:t>G4H-4</w:t>
        </w:r>
      </w:ins>
      <w:ins w:id="124" w:author="陈静" w:date="2024-12-12T15:31:42Z">
        <w:r>
          <w:rPr>
            <w:rFonts w:hint="eastAsia"/>
            <w:color w:val="000000"/>
            <w:szCs w:val="21"/>
            <w:lang w:eastAsia="zh-CN"/>
          </w:rPr>
          <w:t>号</w:t>
        </w:r>
      </w:ins>
      <w:r>
        <w:rPr>
          <w:rFonts w:hint="eastAsia"/>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国家金融监督管理总局或其派出机构验收通过，零售风险暴露</w:t>
      </w:r>
      <w:r>
        <w:rPr>
          <w:color w:val="000000"/>
          <w:szCs w:val="21"/>
        </w:rPr>
        <w:t>实施信用风险内部评级法的商业银行。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6．数据单位：个</w:t>
      </w:r>
      <w:r>
        <w:rPr>
          <w:rFonts w:hint="eastAsia"/>
          <w:color w:val="000000"/>
          <w:szCs w:val="21"/>
        </w:rPr>
        <w:t>，</w:t>
      </w:r>
      <w:r>
        <w:rPr>
          <w:color w:val="000000"/>
          <w:szCs w:val="21"/>
        </w:rPr>
        <w:t>百分比。</w:t>
      </w:r>
    </w:p>
    <w:p>
      <w:pPr>
        <w:spacing w:line="440" w:lineRule="exact"/>
        <w:ind w:firstLine="420" w:firstLineChars="200"/>
        <w:rPr>
          <w:color w:val="000000"/>
          <w:szCs w:val="21"/>
        </w:rPr>
      </w:pPr>
      <w:r>
        <w:rPr>
          <w:color w:val="000000"/>
          <w:szCs w:val="21"/>
        </w:rPr>
        <w:t>7．四舍五入要求：数值保留两位小数，百分比保留两位小数。</w:t>
      </w:r>
    </w:p>
    <w:p>
      <w:pPr>
        <w:spacing w:line="440" w:lineRule="exact"/>
        <w:ind w:firstLine="420" w:firstLineChars="200"/>
        <w:rPr>
          <w:color w:val="000000"/>
          <w:szCs w:val="21"/>
        </w:rPr>
      </w:pPr>
      <w:r>
        <w:rPr>
          <w:color w:val="000000"/>
          <w:szCs w:val="21"/>
        </w:rPr>
        <w:t>8．填报币种：无</w:t>
      </w:r>
      <w:r>
        <w:rPr>
          <w:rFonts w:hint="eastAsia"/>
          <w:color w:val="000000"/>
          <w:szCs w:val="21"/>
        </w:rPr>
        <w:t>。</w:t>
      </w:r>
    </w:p>
    <w:p>
      <w:pPr>
        <w:spacing w:line="440" w:lineRule="exact"/>
        <w:outlineLvl w:val="0"/>
        <w:rPr>
          <w:b/>
          <w:bCs/>
          <w:color w:val="000000"/>
          <w:szCs w:val="21"/>
        </w:rPr>
      </w:pPr>
      <w:bookmarkStart w:id="381" w:name="_Toc144477418"/>
      <w:bookmarkStart w:id="382" w:name="_Toc139635817"/>
      <w:bookmarkStart w:id="383" w:name="_Toc135903949"/>
      <w:bookmarkStart w:id="384" w:name="_Toc135383103"/>
      <w:bookmarkStart w:id="385" w:name="_Toc146037731"/>
      <w:r>
        <w:rPr>
          <w:b/>
          <w:bCs/>
          <w:color w:val="000000"/>
          <w:szCs w:val="21"/>
        </w:rPr>
        <w:t>第三部分：具体说明</w:t>
      </w:r>
      <w:bookmarkEnd w:id="381"/>
      <w:bookmarkEnd w:id="382"/>
      <w:bookmarkEnd w:id="383"/>
      <w:bookmarkEnd w:id="384"/>
      <w:bookmarkEnd w:id="385"/>
    </w:p>
    <w:p>
      <w:pPr>
        <w:spacing w:line="440" w:lineRule="exact"/>
        <w:ind w:firstLine="420" w:firstLineChars="200"/>
        <w:rPr>
          <w:color w:val="000000"/>
        </w:rPr>
      </w:pPr>
      <w:r>
        <w:rPr>
          <w:color w:val="000000"/>
        </w:rPr>
        <w:t>[</w:t>
      </w:r>
      <w:r>
        <w:rPr>
          <w:color w:val="000000"/>
          <w:szCs w:val="21"/>
        </w:rPr>
        <w:t>违约概率（非违约）-债项数</w:t>
      </w:r>
      <w:r>
        <w:rPr>
          <w:color w:val="000000"/>
        </w:rPr>
        <w:t>加权]：是指填报机构在本期报表日期按照债项数加权计算出的平均违约概率（不含违约债项）。</w:t>
      </w:r>
    </w:p>
    <w:p>
      <w:pPr>
        <w:spacing w:line="440" w:lineRule="exact"/>
        <w:ind w:firstLine="420" w:firstLineChars="200"/>
        <w:rPr>
          <w:color w:val="000000"/>
        </w:rPr>
      </w:pPr>
      <w:r>
        <w:rPr>
          <w:color w:val="000000"/>
        </w:rPr>
        <w:t>[</w:t>
      </w:r>
      <w:r>
        <w:rPr>
          <w:color w:val="000000"/>
          <w:szCs w:val="21"/>
        </w:rPr>
        <w:t>违约概率（非违约）-</w:t>
      </w:r>
      <w:r>
        <w:rPr>
          <w:color w:val="000000"/>
        </w:rPr>
        <w:t>风险暴露加权]:是指填报机构在本期报表日期按照违约风险暴露加权计算出的平均违约概率（不含违约债项）。</w:t>
      </w:r>
    </w:p>
    <w:p>
      <w:pPr>
        <w:spacing w:line="440" w:lineRule="exact"/>
        <w:ind w:firstLine="420" w:firstLineChars="200"/>
        <w:rPr>
          <w:color w:val="000000"/>
        </w:rPr>
      </w:pPr>
      <w:r>
        <w:rPr>
          <w:color w:val="000000"/>
        </w:rPr>
        <w:t>[</w:t>
      </w:r>
      <w:r>
        <w:rPr>
          <w:color w:val="000000"/>
          <w:szCs w:val="21"/>
        </w:rPr>
        <w:t>违约概率（非违约）-</w:t>
      </w:r>
      <w:r>
        <w:rPr>
          <w:color w:val="000000"/>
        </w:rPr>
        <w:t>1年前期初债项数加权]:是指填报机构在1年前同期按照债项数加权计算出的平均违约概率（不含违约债项）。</w:t>
      </w:r>
    </w:p>
    <w:p>
      <w:pPr>
        <w:spacing w:line="440" w:lineRule="exact"/>
        <w:ind w:firstLine="420" w:firstLineChars="200"/>
        <w:rPr>
          <w:color w:val="000000"/>
        </w:rPr>
      </w:pPr>
      <w:r>
        <w:rPr>
          <w:color w:val="000000"/>
        </w:rPr>
        <w:t>[债项数-1年前期初（非违约）]：是指填报机构在报表日期前一年表内外余额大于0的非违约债项数目。该项目不包括在报表日期前一年已违约债项的数量。</w:t>
      </w:r>
    </w:p>
    <w:p>
      <w:pPr>
        <w:spacing w:line="440" w:lineRule="exact"/>
        <w:rPr>
          <w:color w:val="000000"/>
        </w:rPr>
      </w:pPr>
      <w:r>
        <w:rPr>
          <w:color w:val="000000"/>
        </w:rPr>
        <w:t xml:space="preserve">    [债项数-新增违约]：是指填报机构在报表日期前一年表内外余额大于0的非违约债项，在本年内新发生违约的债项数目。该项目不包括在报表日期前一年已违约债项的数量。</w:t>
      </w:r>
    </w:p>
    <w:p>
      <w:pPr>
        <w:spacing w:line="440" w:lineRule="exact"/>
        <w:ind w:firstLine="420" w:firstLineChars="200"/>
        <w:rPr>
          <w:color w:val="000000"/>
        </w:rPr>
      </w:pPr>
      <w:r>
        <w:rPr>
          <w:color w:val="000000"/>
        </w:rPr>
        <w:t>[债项数-本期]：是指填报机构在报表日期表内外余额大于0的债项数目，包括截至本期已违约债项数在内。</w:t>
      </w:r>
    </w:p>
    <w:p>
      <w:pPr>
        <w:spacing w:line="440" w:lineRule="exact"/>
        <w:ind w:firstLine="420" w:firstLineChars="200"/>
        <w:rPr>
          <w:color w:val="000000"/>
        </w:rPr>
      </w:pPr>
      <w:r>
        <w:rPr>
          <w:color w:val="000000"/>
        </w:rPr>
        <w:t>[实际违约率]：是指填报机构在过去一年实际的违约率，为新增违约债项数目与期初非违约债项数目的比值。</w:t>
      </w:r>
    </w:p>
    <w:p>
      <w:pPr>
        <w:spacing w:line="440" w:lineRule="exact"/>
        <w:ind w:firstLine="420" w:firstLineChars="200"/>
        <w:rPr>
          <w:color w:val="000000"/>
        </w:rPr>
      </w:pPr>
      <w:r>
        <w:rPr>
          <w:color w:val="000000"/>
        </w:rPr>
        <w:t>[平均违约损失率-本期]:是指填报机构在报表日期按照违约风险暴露加权计算出的</w:t>
      </w:r>
      <w:r>
        <w:rPr>
          <w:color w:val="000000"/>
          <w:szCs w:val="21"/>
        </w:rPr>
        <w:t>包括违约级别在内的</w:t>
      </w:r>
      <w:r>
        <w:rPr>
          <w:color w:val="000000"/>
        </w:rPr>
        <w:t>平均预测违约损失率。</w:t>
      </w:r>
    </w:p>
    <w:p>
      <w:pPr>
        <w:spacing w:line="440" w:lineRule="exact"/>
        <w:ind w:firstLine="420" w:firstLineChars="200"/>
        <w:rPr>
          <w:color w:val="000000"/>
        </w:rPr>
      </w:pPr>
      <w:r>
        <w:rPr>
          <w:color w:val="000000"/>
        </w:rPr>
        <w:t>[平均违约损失率-1年前期初]:是指填报机构在报表日期前1年期初按照违约风险暴露加权计算出的</w:t>
      </w:r>
      <w:r>
        <w:rPr>
          <w:color w:val="000000"/>
          <w:szCs w:val="21"/>
        </w:rPr>
        <w:t>包括违约级别在内的</w:t>
      </w:r>
      <w:r>
        <w:rPr>
          <w:color w:val="000000"/>
        </w:rPr>
        <w:t>平均预测违约损失率。</w:t>
      </w:r>
    </w:p>
    <w:p>
      <w:pPr>
        <w:spacing w:line="440" w:lineRule="exact"/>
        <w:ind w:firstLine="420" w:firstLineChars="200"/>
        <w:rPr>
          <w:color w:val="000000"/>
        </w:rPr>
      </w:pPr>
      <w:r>
        <w:rPr>
          <w:color w:val="000000"/>
        </w:rPr>
        <w:t>[平均违约损失率-新增违约账户1年前期初]:是指填报机构近1年内新增违约账户在报表日期前1年期初按照违约风险暴露加权计算出的平均预测违约损失率。</w:t>
      </w:r>
    </w:p>
    <w:p>
      <w:pPr>
        <w:spacing w:line="440" w:lineRule="exact"/>
        <w:ind w:firstLine="420" w:firstLineChars="200"/>
        <w:rPr>
          <w:color w:val="000000"/>
          <w:szCs w:val="21"/>
        </w:rPr>
      </w:pPr>
      <w:r>
        <w:rPr>
          <w:color w:val="000000"/>
          <w:szCs w:val="21"/>
        </w:rPr>
        <w:t>[零售汇总]：零售风险暴露应同时具有如下特征：（1）债务人是一个或几个自然人；（2）笔数多，单笔金额小；（3）按照组合方式进行管理。零售风险暴露分为个人住房抵押贷款、合格循环零售风险暴露、其他零售风险暴露三大子类。合格购入零售应收账款应纳入零售风险暴露。</w:t>
      </w:r>
    </w:p>
    <w:p>
      <w:pPr>
        <w:spacing w:line="440" w:lineRule="exact"/>
        <w:ind w:firstLine="420" w:firstLineChars="200"/>
        <w:rPr>
          <w:color w:val="000000"/>
          <w:szCs w:val="21"/>
        </w:rPr>
      </w:pPr>
      <w:r>
        <w:rPr>
          <w:color w:val="000000"/>
          <w:szCs w:val="21"/>
        </w:rPr>
        <w:t>[个人住房抵押贷款]：是指以购买个人住房为目的并以所购房产为抵押的贷款。</w:t>
      </w:r>
    </w:p>
    <w:p>
      <w:pPr>
        <w:spacing w:line="440" w:lineRule="exact"/>
        <w:ind w:firstLine="420" w:firstLineChars="200"/>
        <w:rPr>
          <w:color w:val="000000"/>
          <w:szCs w:val="21"/>
        </w:rPr>
      </w:pPr>
      <w:r>
        <w:rPr>
          <w:color w:val="000000"/>
          <w:szCs w:val="21"/>
        </w:rPr>
        <w:t>[合格循环零售]：是指</w:t>
      </w:r>
      <w:r>
        <w:rPr>
          <w:rFonts w:hint="eastAsia"/>
          <w:color w:val="000000"/>
          <w:szCs w:val="21"/>
        </w:rPr>
        <w:t>是指各类可循环使用、无担保、合约规定和实际操作均未指定用途的零售授信</w:t>
      </w:r>
      <w:r>
        <w:rPr>
          <w:color w:val="000000"/>
          <w:szCs w:val="21"/>
        </w:rPr>
        <w:t>。合格循环零售风险暴露中对单一客户最大风险暴露不超过100万元人民币。</w:t>
      </w:r>
    </w:p>
    <w:p>
      <w:pPr>
        <w:spacing w:line="440" w:lineRule="exact"/>
        <w:ind w:firstLine="420" w:firstLineChars="200"/>
        <w:rPr>
          <w:color w:val="000000"/>
          <w:szCs w:val="21"/>
        </w:rPr>
      </w:pPr>
      <w:r>
        <w:rPr>
          <w:color w:val="000000"/>
          <w:szCs w:val="21"/>
        </w:rPr>
        <w:t>[其他零售]：是指除个人住房抵押贷款和合格循环零售风险暴露之外的其他对自然人的债权。如同时满足如下特征的商业银行对企业的风险暴露，可作为符合条件的小微企业纳入其他零售风险暴露下：（1）企业符合国家相关部门规定的微型和小型企业认定标准；（2）商业银行对单家企业（或企业集团）的风险暴露不超过1000万元；（3）对单家企业（或企业集团）的风险暴露占本行信用风险暴露总额的比例不高于0.5%；（4）银行在内部管理的各个环节已经对该部分小微企业实行零售化组合式管理和资本计量。</w:t>
      </w:r>
    </w:p>
    <w:p>
      <w:pPr>
        <w:spacing w:line="440" w:lineRule="exact"/>
        <w:outlineLvl w:val="0"/>
        <w:rPr>
          <w:b/>
          <w:bCs/>
          <w:color w:val="000000"/>
          <w:szCs w:val="21"/>
        </w:rPr>
      </w:pPr>
      <w:bookmarkStart w:id="386" w:name="_Toc139635818"/>
      <w:bookmarkStart w:id="387" w:name="_Toc135383104"/>
      <w:bookmarkStart w:id="388" w:name="_Toc144477419"/>
      <w:bookmarkStart w:id="389" w:name="_Toc135903950"/>
      <w:bookmarkStart w:id="390" w:name="_Toc146037732"/>
      <w:r>
        <w:rPr>
          <w:b/>
          <w:bCs/>
          <w:color w:val="000000"/>
          <w:szCs w:val="21"/>
        </w:rPr>
        <w:t>第四部分：核对关系</w:t>
      </w:r>
      <w:bookmarkEnd w:id="386"/>
      <w:bookmarkEnd w:id="387"/>
      <w:bookmarkEnd w:id="388"/>
      <w:bookmarkEnd w:id="389"/>
      <w:bookmarkEnd w:id="390"/>
    </w:p>
    <w:p>
      <w:pPr>
        <w:numPr>
          <w:ilvl w:val="0"/>
          <w:numId w:val="9"/>
        </w:numPr>
        <w:spacing w:line="440" w:lineRule="exact"/>
        <w:ind w:left="782" w:hanging="360"/>
        <w:rPr>
          <w:b/>
          <w:color w:val="000000"/>
          <w:szCs w:val="21"/>
        </w:rPr>
      </w:pPr>
      <w:r>
        <w:rPr>
          <w:b/>
          <w:color w:val="000000"/>
          <w:szCs w:val="21"/>
        </w:rPr>
        <w:t>表内核对关系</w:t>
      </w:r>
    </w:p>
    <w:p>
      <w:pPr>
        <w:spacing w:line="440" w:lineRule="exact"/>
        <w:ind w:firstLine="420" w:firstLineChars="200"/>
        <w:rPr>
          <w:bCs/>
          <w:color w:val="000000"/>
          <w:szCs w:val="21"/>
        </w:rPr>
      </w:pPr>
      <w:r>
        <w:rPr>
          <w:bCs/>
          <w:color w:val="000000"/>
          <w:szCs w:val="21"/>
        </w:rPr>
        <w:t>[1.D]=[2.D]+[3.D]+……+[35.D]（本校验关系同样适用于E、F列）</w:t>
      </w:r>
    </w:p>
    <w:p>
      <w:pPr>
        <w:spacing w:line="440" w:lineRule="exact"/>
        <w:ind w:firstLine="420" w:firstLineChars="200"/>
        <w:rPr>
          <w:bCs/>
          <w:color w:val="000000"/>
          <w:szCs w:val="21"/>
        </w:rPr>
      </w:pPr>
      <w:r>
        <w:rPr>
          <w:bCs/>
          <w:color w:val="000000"/>
          <w:szCs w:val="21"/>
        </w:rPr>
        <w:t>[36.D]=[37.D]+[38.D]+……+[70.D]（本校验关系同样适用于E、F列）</w:t>
      </w:r>
    </w:p>
    <w:p>
      <w:pPr>
        <w:spacing w:line="440" w:lineRule="exact"/>
        <w:ind w:firstLine="420" w:firstLineChars="200"/>
        <w:rPr>
          <w:bCs/>
          <w:color w:val="000000"/>
          <w:szCs w:val="21"/>
        </w:rPr>
      </w:pPr>
      <w:r>
        <w:rPr>
          <w:bCs/>
          <w:color w:val="000000"/>
          <w:szCs w:val="21"/>
        </w:rPr>
        <w:t>[71.D]=[72.D]+[73.D]+……+[105.D]（本校验关系同样适用于E、F列）</w:t>
      </w:r>
    </w:p>
    <w:p>
      <w:pPr>
        <w:spacing w:line="440" w:lineRule="exact"/>
        <w:ind w:firstLine="420" w:firstLineChars="200"/>
        <w:rPr>
          <w:bCs/>
          <w:color w:val="000000"/>
          <w:szCs w:val="21"/>
        </w:rPr>
      </w:pPr>
      <w:r>
        <w:rPr>
          <w:bCs/>
          <w:color w:val="000000"/>
          <w:szCs w:val="21"/>
        </w:rPr>
        <w:t>[106.D]=[107.D]+[108.D]+……+[140.D]（本校验关系同样适用于E、F列）</w:t>
      </w:r>
    </w:p>
    <w:p>
      <w:pPr>
        <w:spacing w:line="440" w:lineRule="exact"/>
        <w:ind w:firstLine="420" w:firstLineChars="200"/>
        <w:rPr>
          <w:bCs/>
          <w:color w:val="000000"/>
          <w:szCs w:val="21"/>
        </w:rPr>
      </w:pPr>
      <w:r>
        <w:rPr>
          <w:bCs/>
          <w:color w:val="000000"/>
          <w:szCs w:val="21"/>
        </w:rPr>
        <w:t>[1.G]=[1.E]/[1.D]（本校验关系同样适用于第2至140行）</w:t>
      </w:r>
    </w:p>
    <w:p>
      <w:pPr>
        <w:pStyle w:val="2"/>
        <w:rPr>
          <w:color w:val="000000"/>
          <w:szCs w:val="30"/>
        </w:rPr>
        <w:sectPr>
          <w:pgSz w:w="11906" w:h="16838"/>
          <w:pgMar w:top="1440" w:right="1800" w:bottom="1440" w:left="1800" w:header="851" w:footer="992" w:gutter="0"/>
          <w:cols w:space="720" w:num="1"/>
          <w:docGrid w:type="lines" w:linePitch="312" w:charSpace="0"/>
        </w:sectPr>
      </w:pPr>
      <w:bookmarkStart w:id="391" w:name="_Toc425237572"/>
      <w:bookmarkStart w:id="392" w:name="_Toc425156154"/>
      <w:bookmarkStart w:id="393" w:name="_Toc425156311"/>
    </w:p>
    <w:p>
      <w:pPr>
        <w:pStyle w:val="2"/>
        <w:rPr>
          <w:color w:val="000000"/>
          <w:szCs w:val="30"/>
        </w:rPr>
      </w:pPr>
      <w:bookmarkStart w:id="394" w:name="_Toc146037733"/>
      <w:r>
        <w:rPr>
          <w:color w:val="000000"/>
          <w:szCs w:val="30"/>
        </w:rPr>
        <w:t>S11</w:t>
      </w:r>
      <w:r>
        <w:rPr>
          <w:rFonts w:hint="eastAsia"/>
          <w:color w:val="000000"/>
          <w:szCs w:val="30"/>
        </w:rPr>
        <w:t>《</w:t>
      </w:r>
      <w:r>
        <w:rPr>
          <w:color w:val="000000"/>
          <w:szCs w:val="30"/>
        </w:rPr>
        <w:t>非零售信用风险暴露按模型情况表（IRB法）</w:t>
      </w:r>
      <w:r>
        <w:rPr>
          <w:rFonts w:hint="eastAsia"/>
          <w:color w:val="000000"/>
          <w:szCs w:val="30"/>
        </w:rPr>
        <w:t>》（新规）</w:t>
      </w:r>
      <w:r>
        <w:rPr>
          <w:color w:val="000000"/>
          <w:szCs w:val="30"/>
        </w:rPr>
        <w:t>填报说明</w:t>
      </w:r>
      <w:bookmarkEnd w:id="391"/>
      <w:bookmarkEnd w:id="392"/>
      <w:bookmarkEnd w:id="393"/>
      <w:bookmarkEnd w:id="394"/>
    </w:p>
    <w:p>
      <w:pPr>
        <w:rPr>
          <w:color w:val="000000"/>
        </w:rPr>
      </w:pPr>
    </w:p>
    <w:p>
      <w:pPr>
        <w:spacing w:line="440" w:lineRule="exact"/>
        <w:outlineLvl w:val="0"/>
        <w:rPr>
          <w:b/>
          <w:bCs/>
          <w:color w:val="000000"/>
          <w:szCs w:val="21"/>
        </w:rPr>
      </w:pPr>
      <w:bookmarkStart w:id="395" w:name="_Toc135383106"/>
      <w:bookmarkStart w:id="396" w:name="_Toc144477421"/>
      <w:bookmarkStart w:id="397" w:name="_Toc135903952"/>
      <w:bookmarkStart w:id="398" w:name="_Toc146037734"/>
      <w:bookmarkStart w:id="399" w:name="_Toc139635820"/>
      <w:r>
        <w:rPr>
          <w:b/>
          <w:bCs/>
          <w:color w:val="000000"/>
          <w:szCs w:val="21"/>
        </w:rPr>
        <w:t>第一部分：引言</w:t>
      </w:r>
      <w:bookmarkEnd w:id="395"/>
      <w:bookmarkEnd w:id="396"/>
      <w:bookmarkEnd w:id="397"/>
      <w:bookmarkEnd w:id="398"/>
      <w:bookmarkEnd w:id="399"/>
    </w:p>
    <w:p>
      <w:pPr>
        <w:spacing w:line="440" w:lineRule="exact"/>
        <w:ind w:firstLine="420" w:firstLineChars="200"/>
        <w:rPr>
          <w:color w:val="000000"/>
          <w:szCs w:val="21"/>
        </w:rPr>
      </w:pPr>
      <w:r>
        <w:rPr>
          <w:color w:val="000000"/>
          <w:szCs w:val="21"/>
        </w:rPr>
        <w:t>本报表收集填报机构的非零售信用风险模型情况，反映非零售信用风险模型的区分能力、风险参数预测结果、实际违约率、评级推翻情况、风险暴露、风险加权资产等数据。</w:t>
      </w:r>
    </w:p>
    <w:p>
      <w:pPr>
        <w:spacing w:line="440" w:lineRule="exact"/>
        <w:ind w:firstLine="420" w:firstLineChars="200"/>
        <w:rPr>
          <w:color w:val="000000"/>
          <w:szCs w:val="21"/>
        </w:rPr>
      </w:pPr>
      <w:r>
        <w:rPr>
          <w:color w:val="000000"/>
          <w:szCs w:val="21"/>
        </w:rPr>
        <w:t>本报表依据</w:t>
      </w:r>
      <w:r>
        <w:rPr>
          <w:rFonts w:hint="eastAsia"/>
          <w:color w:val="000000"/>
          <w:szCs w:val="21"/>
        </w:rPr>
        <w:t>《商业银行资本管理办法》</w:t>
      </w:r>
      <w:r>
        <w:rPr>
          <w:color w:val="000000"/>
          <w:szCs w:val="21"/>
        </w:rPr>
        <w:t>（以下简称《办法》）制定。</w:t>
      </w:r>
    </w:p>
    <w:p>
      <w:pPr>
        <w:spacing w:line="440" w:lineRule="exact"/>
        <w:outlineLvl w:val="0"/>
        <w:rPr>
          <w:b/>
          <w:bCs/>
          <w:color w:val="000000"/>
          <w:szCs w:val="21"/>
        </w:rPr>
      </w:pPr>
      <w:bookmarkStart w:id="400" w:name="_Toc139635821"/>
      <w:bookmarkStart w:id="401" w:name="_Toc146037735"/>
      <w:bookmarkStart w:id="402" w:name="_Toc135383107"/>
      <w:bookmarkStart w:id="403" w:name="_Toc135903953"/>
      <w:bookmarkStart w:id="404" w:name="_Toc144477422"/>
      <w:r>
        <w:rPr>
          <w:b/>
          <w:bCs/>
          <w:color w:val="000000"/>
          <w:szCs w:val="21"/>
        </w:rPr>
        <w:t>第二部分：一般说明</w:t>
      </w:r>
      <w:bookmarkEnd w:id="400"/>
      <w:bookmarkEnd w:id="401"/>
      <w:bookmarkEnd w:id="402"/>
      <w:bookmarkEnd w:id="403"/>
      <w:bookmarkEnd w:id="404"/>
    </w:p>
    <w:p>
      <w:pPr>
        <w:spacing w:line="440" w:lineRule="exact"/>
        <w:ind w:firstLine="420" w:firstLineChars="200"/>
        <w:rPr>
          <w:color w:val="000000"/>
          <w:szCs w:val="21"/>
        </w:rPr>
      </w:pPr>
      <w:r>
        <w:rPr>
          <w:color w:val="000000"/>
          <w:szCs w:val="21"/>
        </w:rPr>
        <w:t>1．报表名称：</w:t>
      </w:r>
      <w:r>
        <w:rPr>
          <w:color w:val="000000"/>
          <w:szCs w:val="30"/>
        </w:rPr>
        <w:t>非零售信用风险暴露按模型情况表(IRB法)</w:t>
      </w:r>
      <w:r>
        <w:rPr>
          <w:color w:val="000000"/>
        </w:rPr>
        <w:t>。</w:t>
      </w:r>
    </w:p>
    <w:p>
      <w:pPr>
        <w:spacing w:line="440" w:lineRule="exact"/>
        <w:ind w:firstLine="420" w:firstLineChars="200"/>
        <w:rPr>
          <w:color w:val="000000"/>
          <w:szCs w:val="21"/>
        </w:rPr>
      </w:pPr>
      <w:r>
        <w:rPr>
          <w:bCs/>
          <w:color w:val="000000"/>
          <w:szCs w:val="21"/>
        </w:rPr>
        <w:t>2．报表编码</w:t>
      </w:r>
      <w:r>
        <w:rPr>
          <w:color w:val="000000"/>
          <w:szCs w:val="21"/>
        </w:rPr>
        <w:t>：</w:t>
      </w:r>
      <w:del w:id="125" w:author="陈静" w:date="2024-12-12T15:31:42Z">
        <w:r>
          <w:rPr>
            <w:rFonts w:hint="eastAsia"/>
            <w:color w:val="000000"/>
            <w:szCs w:val="21"/>
          </w:rPr>
          <w:delText>银监审号</w:delText>
        </w:r>
      </w:del>
      <w:ins w:id="126" w:author="陈静" w:date="2024-12-12T15:31:42Z">
        <w:r>
          <w:rPr>
            <w:rFonts w:hint="eastAsia"/>
            <w:color w:val="000000"/>
            <w:szCs w:val="21"/>
            <w:lang w:eastAsia="zh-CN"/>
          </w:rPr>
          <w:t>金监</w:t>
        </w:r>
      </w:ins>
      <w:ins w:id="127" w:author="王雅洁" w:date="2024-12-13T10:53:43Z">
        <w:r>
          <w:rPr>
            <w:rFonts w:hint="eastAsia"/>
            <w:color w:val="000000"/>
            <w:szCs w:val="21"/>
            <w:lang w:eastAsia="zh-CN"/>
          </w:rPr>
          <w:t>统</w:t>
        </w:r>
      </w:ins>
      <w:ins w:id="128" w:author="王雅洁" w:date="2024-12-13T10:53:48Z">
        <w:r>
          <w:rPr>
            <w:color w:val="000000"/>
            <w:szCs w:val="30"/>
          </w:rPr>
          <w:t>S11</w:t>
        </w:r>
      </w:ins>
      <w:ins w:id="129" w:author="陈静" w:date="2024-12-12T15:31:42Z">
        <w:del w:id="130" w:author="王雅洁" w:date="2024-12-13T10:53:42Z">
          <w:bookmarkStart w:id="415" w:name="_GoBack"/>
          <w:bookmarkEnd w:id="415"/>
          <w:r>
            <w:rPr>
              <w:rFonts w:hint="eastAsia"/>
              <w:color w:val="000000"/>
              <w:szCs w:val="21"/>
              <w:lang w:eastAsia="zh-CN"/>
            </w:rPr>
            <w:delText>审</w:delText>
          </w:r>
        </w:del>
      </w:ins>
      <w:ins w:id="131" w:author="陈静" w:date="2024-12-12T15:31:42Z">
        <w:r>
          <w:rPr>
            <w:rFonts w:hint="eastAsia"/>
            <w:color w:val="000000"/>
            <w:szCs w:val="21"/>
            <w:lang w:eastAsia="zh-CN"/>
          </w:rPr>
          <w:t>号</w:t>
        </w:r>
      </w:ins>
      <w:r>
        <w:rPr>
          <w:rFonts w:hint="eastAsia"/>
          <w:color w:val="000000"/>
          <w:szCs w:val="21"/>
        </w:rPr>
        <w:t>。</w:t>
      </w:r>
    </w:p>
    <w:p>
      <w:pPr>
        <w:spacing w:line="440" w:lineRule="exact"/>
        <w:ind w:firstLine="420" w:firstLineChars="200"/>
        <w:rPr>
          <w:color w:val="000000"/>
          <w:szCs w:val="21"/>
        </w:rPr>
      </w:pPr>
      <w:r>
        <w:rPr>
          <w:color w:val="000000"/>
          <w:szCs w:val="21"/>
        </w:rPr>
        <w:t>3．填报机构：经</w:t>
      </w:r>
      <w:r>
        <w:rPr>
          <w:rFonts w:hint="eastAsia"/>
          <w:color w:val="000000"/>
          <w:szCs w:val="21"/>
        </w:rPr>
        <w:t>国家金融监督管理总局或其派出机构验收通过，非零售风险暴露</w:t>
      </w:r>
      <w:r>
        <w:rPr>
          <w:color w:val="000000"/>
          <w:szCs w:val="21"/>
        </w:rPr>
        <w:t>实施信用风险内部评级法的商业银行。</w:t>
      </w:r>
    </w:p>
    <w:p>
      <w:pPr>
        <w:spacing w:line="440" w:lineRule="exact"/>
        <w:ind w:firstLine="420" w:firstLineChars="200"/>
        <w:rPr>
          <w:color w:val="000000"/>
          <w:szCs w:val="21"/>
        </w:rPr>
      </w:pPr>
      <w:r>
        <w:rPr>
          <w:color w:val="000000"/>
          <w:szCs w:val="21"/>
        </w:rPr>
        <w:t>4</w:t>
      </w:r>
      <w:r>
        <w:rPr>
          <w:bCs/>
          <w:color w:val="000000"/>
          <w:szCs w:val="21"/>
        </w:rPr>
        <w:t>．</w:t>
      </w:r>
      <w:r>
        <w:rPr>
          <w:color w:val="000000"/>
          <w:szCs w:val="21"/>
        </w:rPr>
        <w:t>报送口径、频度及时间：法人汇总数据</w:t>
      </w:r>
      <w:r>
        <w:rPr>
          <w:szCs w:val="21"/>
        </w:rPr>
        <w:t>（季报）</w:t>
      </w:r>
      <w:r>
        <w:rPr>
          <w:color w:val="000000"/>
          <w:szCs w:val="21"/>
        </w:rPr>
        <w:t>为季后18日。</w:t>
      </w:r>
    </w:p>
    <w:p>
      <w:pPr>
        <w:spacing w:line="440" w:lineRule="exact"/>
        <w:ind w:firstLine="420" w:firstLineChars="200"/>
        <w:rPr>
          <w:color w:val="000000"/>
          <w:szCs w:val="21"/>
        </w:rPr>
      </w:pPr>
      <w:r>
        <w:rPr>
          <w:color w:val="000000"/>
          <w:szCs w:val="21"/>
        </w:rPr>
        <w:t>5</w:t>
      </w:r>
      <w:r>
        <w:rPr>
          <w:bCs/>
          <w:color w:val="000000"/>
          <w:szCs w:val="21"/>
        </w:rPr>
        <w:t>．</w:t>
      </w:r>
      <w:r>
        <w:rPr>
          <w:color w:val="000000"/>
          <w:szCs w:val="21"/>
        </w:rPr>
        <w:t>报送方式：以电子报表形式报送</w:t>
      </w:r>
      <w:r>
        <w:rPr>
          <w:rFonts w:hint="eastAsia"/>
          <w:color w:val="000000"/>
          <w:szCs w:val="21"/>
        </w:rPr>
        <w:t>国家金融监督管理总局</w:t>
      </w:r>
      <w:r>
        <w:rPr>
          <w:color w:val="000000"/>
          <w:szCs w:val="21"/>
        </w:rPr>
        <w:t>。</w:t>
      </w:r>
    </w:p>
    <w:p>
      <w:pPr>
        <w:spacing w:line="440" w:lineRule="exact"/>
        <w:ind w:firstLine="420" w:firstLineChars="200"/>
        <w:rPr>
          <w:color w:val="000000"/>
          <w:szCs w:val="21"/>
        </w:rPr>
      </w:pPr>
      <w:r>
        <w:rPr>
          <w:color w:val="000000"/>
          <w:szCs w:val="21"/>
        </w:rPr>
        <w:t>6．数据单位：万元，户，百分比。</w:t>
      </w:r>
    </w:p>
    <w:p>
      <w:pPr>
        <w:spacing w:line="440" w:lineRule="exact"/>
        <w:ind w:firstLine="420" w:firstLineChars="200"/>
        <w:rPr>
          <w:color w:val="000000"/>
          <w:szCs w:val="21"/>
        </w:rPr>
      </w:pPr>
      <w:r>
        <w:rPr>
          <w:color w:val="000000"/>
          <w:szCs w:val="21"/>
        </w:rPr>
        <w:t>7．四舍五入要求：数值保留两位小数，户数保留整数，百分比保留两位小数。</w:t>
      </w:r>
    </w:p>
    <w:p>
      <w:pPr>
        <w:spacing w:line="440" w:lineRule="exact"/>
        <w:ind w:firstLine="420" w:firstLineChars="200"/>
        <w:rPr>
          <w:color w:val="000000"/>
          <w:szCs w:val="21"/>
        </w:rPr>
      </w:pPr>
      <w:r>
        <w:rPr>
          <w:color w:val="000000"/>
          <w:szCs w:val="21"/>
        </w:rPr>
        <w:t>8．填报币种：本表要求以本外币合计人民币数据填报。除权益类项目外，银行业金融机构将外币折算为人民币时，应按照报告期末最后一天国家外汇管理局公布的人民币兑美元、欧元、日元和港币的基准汇价进行折算。根据财政部金融企业会计制度的有关规定，权益类项目按历史汇率折合为人民币，不同时期汇率之间形成的差额，按相应规定进行会计处理。美元、欧元、日元和港币等四种主要货币以外的其他货币对人民币的折算汇率，以报告期末最后一天美元对人民币的基准汇率与同一天上午9时国际外汇市场其他货币兑美元汇率套算确定。</w:t>
      </w:r>
    </w:p>
    <w:p>
      <w:pPr>
        <w:spacing w:line="440" w:lineRule="exact"/>
        <w:outlineLvl w:val="0"/>
        <w:rPr>
          <w:b/>
          <w:bCs/>
          <w:color w:val="000000"/>
          <w:szCs w:val="21"/>
        </w:rPr>
      </w:pPr>
      <w:bookmarkStart w:id="405" w:name="_Toc135903954"/>
      <w:bookmarkStart w:id="406" w:name="_Toc135383108"/>
      <w:bookmarkStart w:id="407" w:name="_Toc139635822"/>
      <w:bookmarkStart w:id="408" w:name="_Toc146037736"/>
      <w:bookmarkStart w:id="409" w:name="_Toc144477423"/>
      <w:r>
        <w:rPr>
          <w:b/>
          <w:bCs/>
          <w:color w:val="000000"/>
          <w:szCs w:val="21"/>
        </w:rPr>
        <w:t>第三部分：具体说明</w:t>
      </w:r>
      <w:bookmarkEnd w:id="405"/>
      <w:bookmarkEnd w:id="406"/>
      <w:bookmarkEnd w:id="407"/>
      <w:bookmarkEnd w:id="408"/>
      <w:bookmarkEnd w:id="409"/>
    </w:p>
    <w:p>
      <w:pPr>
        <w:spacing w:line="440" w:lineRule="exact"/>
        <w:ind w:firstLine="420" w:firstLineChars="200"/>
        <w:rPr>
          <w:color w:val="000000"/>
          <w:szCs w:val="21"/>
        </w:rPr>
      </w:pPr>
      <w:r>
        <w:rPr>
          <w:color w:val="000000"/>
          <w:szCs w:val="21"/>
        </w:rPr>
        <w:t>[模型名称]：是指</w:t>
      </w:r>
      <w:r>
        <w:rPr>
          <w:color w:val="000000"/>
        </w:rPr>
        <w:t>填报机构</w:t>
      </w:r>
      <w:r>
        <w:rPr>
          <w:rFonts w:hint="eastAsia"/>
          <w:color w:val="000000"/>
        </w:rPr>
        <w:t>经验收通过</w:t>
      </w:r>
      <w:r>
        <w:rPr>
          <w:color w:val="000000"/>
        </w:rPr>
        <w:t>可以使用内部评级法的模型名称。</w:t>
      </w:r>
    </w:p>
    <w:p>
      <w:pPr>
        <w:spacing w:line="440" w:lineRule="exact"/>
        <w:ind w:firstLine="420" w:firstLineChars="200"/>
        <w:rPr>
          <w:color w:val="000000"/>
        </w:rPr>
      </w:pPr>
      <w:r>
        <w:rPr>
          <w:color w:val="000000"/>
          <w:szCs w:val="21"/>
        </w:rPr>
        <w:t>[区分能力（AR1值）]</w:t>
      </w:r>
      <w:r>
        <w:rPr>
          <w:rFonts w:hint="eastAsia"/>
          <w:color w:val="000000"/>
          <w:szCs w:val="21"/>
        </w:rPr>
        <w:t>：</w:t>
      </w:r>
      <w:r>
        <w:rPr>
          <w:color w:val="000000"/>
        </w:rPr>
        <w:t>报告时点日前推1年为模型AR值的1个完整观测期。需纳入AR值统计的样本范围包括：观测期期初时点内部评级法</w:t>
      </w:r>
      <w:r>
        <w:rPr>
          <w:rFonts w:hint="eastAsia"/>
          <w:color w:val="000000"/>
        </w:rPr>
        <w:t>验收通过</w:t>
      </w:r>
      <w:r>
        <w:rPr>
          <w:color w:val="000000"/>
        </w:rPr>
        <w:t>范围内所有非零售信用风险客户。AR1是指所有样本使用截止观测期期初时点的最新信用评级，与观测期内的实际违约数据计算得到的AR值。</w:t>
      </w:r>
    </w:p>
    <w:p>
      <w:pPr>
        <w:spacing w:line="440" w:lineRule="exact"/>
        <w:ind w:firstLine="420" w:firstLineChars="200"/>
        <w:rPr>
          <w:color w:val="000000"/>
        </w:rPr>
      </w:pPr>
      <w:r>
        <w:rPr>
          <w:color w:val="000000"/>
          <w:szCs w:val="21"/>
        </w:rPr>
        <w:t>[区分能力（AR2值）]</w:t>
      </w:r>
      <w:r>
        <w:rPr>
          <w:rFonts w:hint="eastAsia"/>
          <w:color w:val="000000"/>
          <w:szCs w:val="21"/>
        </w:rPr>
        <w:t>：</w:t>
      </w:r>
      <w:r>
        <w:rPr>
          <w:color w:val="000000"/>
        </w:rPr>
        <w:t>报告时点日前推1年为模型AR值的1个完整观测期。需纳入AR值统计的样本范围包括：观测期期初时点内部评级法</w:t>
      </w:r>
      <w:r>
        <w:rPr>
          <w:rFonts w:hint="eastAsia"/>
          <w:color w:val="000000"/>
        </w:rPr>
        <w:t>验收通过</w:t>
      </w:r>
      <w:r>
        <w:rPr>
          <w:color w:val="000000"/>
        </w:rPr>
        <w:t>范围内所有非零售信用风险客户。AR2是指违约样本违约时点处于观测期前6个月的，使用违约样本于观测期期初时点的最新信用评级；违约样本违约时点处于观测期后6个月的，使用违约样本违约时点前推6个月的最新信用评级；非违约样本使用观测期期初时点的最新信用评级，与观测期内的实际违约数据计算得到的AR值。</w:t>
      </w:r>
    </w:p>
    <w:p>
      <w:pPr>
        <w:spacing w:line="440" w:lineRule="exact"/>
        <w:ind w:firstLine="420" w:firstLineChars="200"/>
        <w:rPr>
          <w:color w:val="000000"/>
          <w:szCs w:val="21"/>
        </w:rPr>
      </w:pPr>
      <w:r>
        <w:rPr>
          <w:color w:val="000000"/>
          <w:szCs w:val="21"/>
        </w:rPr>
        <w:t>[风险参数-非违约客户数加权违约概率]：</w:t>
      </w:r>
      <w:r>
        <w:rPr>
          <w:color w:val="000000"/>
        </w:rPr>
        <w:t>是指填报机构在本期报表日期按照对应模型覆盖的客户数加权计算出的平均违约概率（不含违约客户）。</w:t>
      </w:r>
    </w:p>
    <w:p>
      <w:pPr>
        <w:spacing w:line="440" w:lineRule="exact"/>
        <w:ind w:firstLine="420" w:firstLineChars="200"/>
        <w:rPr>
          <w:color w:val="000000"/>
          <w:szCs w:val="21"/>
        </w:rPr>
      </w:pPr>
      <w:r>
        <w:rPr>
          <w:color w:val="000000"/>
          <w:szCs w:val="21"/>
        </w:rPr>
        <w:t>[风险参数-非违约风险暴露加权违约概率]：</w:t>
      </w:r>
      <w:r>
        <w:rPr>
          <w:color w:val="000000"/>
        </w:rPr>
        <w:t>是指填报机构在本期报表日期按照对应模型覆盖的违约风险暴露加权计算出的平均违约概率（不含违约客户）。</w:t>
      </w:r>
    </w:p>
    <w:p>
      <w:pPr>
        <w:spacing w:line="440" w:lineRule="exact"/>
        <w:ind w:firstLine="420" w:firstLineChars="200"/>
        <w:rPr>
          <w:color w:val="000000"/>
          <w:szCs w:val="21"/>
        </w:rPr>
      </w:pPr>
      <w:r>
        <w:rPr>
          <w:color w:val="000000"/>
          <w:szCs w:val="21"/>
        </w:rPr>
        <w:t>[风险参数-平均违约损失率]</w:t>
      </w:r>
      <w:r>
        <w:rPr>
          <w:rFonts w:hint="eastAsia"/>
          <w:color w:val="000000"/>
          <w:szCs w:val="21"/>
        </w:rPr>
        <w:t>：</w:t>
      </w:r>
      <w:r>
        <w:rPr>
          <w:color w:val="000000"/>
        </w:rPr>
        <w:t>是指填报机构在报表日期按照对应模型覆盖的违约风险暴露加权计算出的</w:t>
      </w:r>
      <w:r>
        <w:rPr>
          <w:color w:val="000000"/>
          <w:szCs w:val="21"/>
        </w:rPr>
        <w:t>包括违约级别在内的</w:t>
      </w:r>
      <w:r>
        <w:rPr>
          <w:color w:val="000000"/>
        </w:rPr>
        <w:t>平均违约损失率。</w:t>
      </w:r>
    </w:p>
    <w:p>
      <w:pPr>
        <w:spacing w:line="440" w:lineRule="exact"/>
        <w:ind w:firstLine="420" w:firstLineChars="200"/>
        <w:rPr>
          <w:color w:val="000000"/>
        </w:rPr>
      </w:pPr>
      <w:r>
        <w:rPr>
          <w:color w:val="000000"/>
        </w:rPr>
        <w:t>[客户数-1年前期初（非违约）]：是指填报机构在报表日期前一年表内外余额大于0的非违约客户数目。该项目不包括在报表日期前一年已违约客户的数量。</w:t>
      </w:r>
    </w:p>
    <w:p>
      <w:pPr>
        <w:spacing w:line="440" w:lineRule="exact"/>
        <w:ind w:firstLine="420" w:firstLineChars="200"/>
        <w:rPr>
          <w:color w:val="000000"/>
        </w:rPr>
      </w:pPr>
      <w:r>
        <w:rPr>
          <w:color w:val="000000"/>
        </w:rPr>
        <w:t>[客户数-新增违约]：是指填报机构在报表日期前一年表内外余额大于0的非违约客户，在本年内新发生违约的客户数目。该项目不包括在报表日期前一年已违约客户的数量。</w:t>
      </w:r>
    </w:p>
    <w:p>
      <w:pPr>
        <w:pStyle w:val="120"/>
        <w:spacing w:line="440" w:lineRule="exact"/>
        <w:ind w:firstLine="200"/>
        <w:rPr>
          <w:color w:val="000000"/>
        </w:rPr>
      </w:pPr>
      <w:r>
        <w:rPr>
          <w:color w:val="000000"/>
        </w:rPr>
        <w:t>[客户数-本期]：是指填报机构在报表日期表内外余额大于0的客户数目，包括截至本期已违约客户数在内。</w:t>
      </w:r>
    </w:p>
    <w:p>
      <w:pPr>
        <w:spacing w:line="440" w:lineRule="exact"/>
        <w:ind w:firstLine="420" w:firstLineChars="200"/>
        <w:rPr>
          <w:color w:val="000000"/>
          <w:szCs w:val="21"/>
        </w:rPr>
      </w:pPr>
      <w:r>
        <w:rPr>
          <w:color w:val="000000"/>
          <w:szCs w:val="21"/>
        </w:rPr>
        <w:t>[客户数-向上推翻1个客户等级]：</w:t>
      </w:r>
      <w:r>
        <w:rPr>
          <w:color w:val="000000"/>
        </w:rPr>
        <w:t>是指填报机构在报表日期有有效评级（含违约级别）的客户中，以模型评级结果为基础向上推翻1个等级的客户数量。</w:t>
      </w:r>
    </w:p>
    <w:p>
      <w:pPr>
        <w:spacing w:line="440" w:lineRule="exact"/>
        <w:ind w:firstLine="420" w:firstLineChars="200"/>
        <w:rPr>
          <w:color w:val="000000"/>
          <w:szCs w:val="21"/>
        </w:rPr>
      </w:pPr>
      <w:r>
        <w:rPr>
          <w:color w:val="000000"/>
          <w:szCs w:val="21"/>
        </w:rPr>
        <w:t>[客户数-向上推翻2个或以上客户等级]：</w:t>
      </w:r>
      <w:r>
        <w:rPr>
          <w:color w:val="000000"/>
        </w:rPr>
        <w:t>是指填报机构在报表日期有有效评级（含违约级别）的客户中，以模型评级结果为基础向上推翻2个等级或以上的客户数量。</w:t>
      </w:r>
    </w:p>
    <w:p>
      <w:pPr>
        <w:spacing w:line="440" w:lineRule="exact"/>
        <w:ind w:firstLine="420" w:firstLineChars="200"/>
        <w:rPr>
          <w:color w:val="000000"/>
          <w:szCs w:val="21"/>
        </w:rPr>
      </w:pPr>
      <w:r>
        <w:rPr>
          <w:color w:val="000000"/>
          <w:szCs w:val="21"/>
        </w:rPr>
        <w:t>[客户数-向下推翻1个客户等级]：</w:t>
      </w:r>
      <w:r>
        <w:rPr>
          <w:color w:val="000000"/>
        </w:rPr>
        <w:t>是指填报机构在报表日期有有效评级（含违约级别）的客户中，以模型评级结果为基础向下推翻1个等级的客户数量。</w:t>
      </w:r>
    </w:p>
    <w:p>
      <w:pPr>
        <w:spacing w:line="440" w:lineRule="exact"/>
        <w:ind w:firstLine="420" w:firstLineChars="200"/>
        <w:rPr>
          <w:color w:val="000000"/>
          <w:szCs w:val="21"/>
        </w:rPr>
      </w:pPr>
      <w:r>
        <w:rPr>
          <w:color w:val="000000"/>
          <w:szCs w:val="21"/>
        </w:rPr>
        <w:t>[客户数-向下推翻2个或以上客户等级]：</w:t>
      </w:r>
      <w:r>
        <w:rPr>
          <w:color w:val="000000"/>
        </w:rPr>
        <w:t>是指填报机构在报表日期有有效评级（含违约级别）的客户中，以模型评级结果为基础向下推翻2个等级或以上的客户数量。</w:t>
      </w:r>
    </w:p>
    <w:p>
      <w:pPr>
        <w:spacing w:line="440" w:lineRule="exact"/>
        <w:ind w:firstLine="420" w:firstLineChars="200"/>
        <w:rPr>
          <w:color w:val="000000"/>
          <w:szCs w:val="21"/>
        </w:rPr>
      </w:pPr>
      <w:r>
        <w:rPr>
          <w:color w:val="000000"/>
          <w:szCs w:val="21"/>
        </w:rPr>
        <w:t>[客户数-实际违约率]：</w:t>
      </w:r>
      <w:r>
        <w:rPr>
          <w:color w:val="000000"/>
        </w:rPr>
        <w:t>是指填报机构在过去一年实际的违约率，为新增违约客户数目与期初非违约客户数目的比值。</w:t>
      </w:r>
    </w:p>
    <w:p>
      <w:pPr>
        <w:spacing w:line="440" w:lineRule="exact"/>
        <w:ind w:firstLine="420" w:firstLineChars="200"/>
        <w:rPr>
          <w:color w:val="000000"/>
          <w:szCs w:val="21"/>
        </w:rPr>
      </w:pPr>
      <w:r>
        <w:rPr>
          <w:color w:val="000000"/>
          <w:szCs w:val="21"/>
        </w:rPr>
        <w:t>[风险加权资产-内评法]：</w:t>
      </w:r>
      <w:r>
        <w:rPr>
          <w:color w:val="000000"/>
        </w:rPr>
        <w:t>是指填报机构在报表日期应用内部评级法计算的自行校准后风险加权资产金额。</w:t>
      </w:r>
    </w:p>
    <w:p>
      <w:pPr>
        <w:spacing w:line="440" w:lineRule="exact"/>
        <w:ind w:firstLine="420" w:firstLineChars="200"/>
        <w:rPr>
          <w:color w:val="000000"/>
          <w:szCs w:val="21"/>
        </w:rPr>
      </w:pPr>
      <w:r>
        <w:rPr>
          <w:color w:val="000000"/>
          <w:szCs w:val="21"/>
        </w:rPr>
        <w:t>[风险加权资产-权重法]：</w:t>
      </w:r>
      <w:r>
        <w:rPr>
          <w:color w:val="000000"/>
        </w:rPr>
        <w:t>是指填报机构在报表日期应用权重法计算的风险加权资产金额。</w:t>
      </w:r>
    </w:p>
    <w:p>
      <w:pPr>
        <w:spacing w:line="440" w:lineRule="exact"/>
        <w:ind w:firstLine="420" w:firstLineChars="200"/>
        <w:rPr>
          <w:color w:val="000000"/>
          <w:szCs w:val="21"/>
        </w:rPr>
      </w:pPr>
      <w:r>
        <w:rPr>
          <w:color w:val="000000"/>
          <w:szCs w:val="21"/>
        </w:rPr>
        <w:t>[平均权重]：</w:t>
      </w:r>
      <w:r>
        <w:rPr>
          <w:color w:val="000000"/>
        </w:rPr>
        <w:t>是指填报机构在报表日期应用内部评级法计算的自行校准后风险加权资产对应的平均风险权重，为自行校准后风险加权资产与风险暴露的比值。</w:t>
      </w:r>
    </w:p>
    <w:p>
      <w:pPr>
        <w:spacing w:line="440" w:lineRule="exact"/>
        <w:ind w:firstLine="420" w:firstLineChars="200"/>
        <w:rPr>
          <w:color w:val="000000"/>
          <w:szCs w:val="21"/>
        </w:rPr>
      </w:pPr>
      <w:r>
        <w:rPr>
          <w:color w:val="000000"/>
          <w:szCs w:val="21"/>
        </w:rPr>
        <w:t>[风险暴露]：表内资产的风险暴露等同于资产余额；</w:t>
      </w:r>
      <w:r>
        <w:rPr>
          <w:bCs/>
          <w:color w:val="000000"/>
          <w:szCs w:val="21"/>
        </w:rPr>
        <w:t>表外资产的风险暴露应填列转换前资产与信用转换系数CCF的乘积；</w:t>
      </w:r>
      <w:r>
        <w:rPr>
          <w:color w:val="000000"/>
          <w:szCs w:val="21"/>
        </w:rPr>
        <w:t>交易对手信用风险的风险暴露按照《办法》附件</w:t>
      </w:r>
      <w:r>
        <w:rPr>
          <w:rFonts w:hint="eastAsia"/>
          <w:color w:val="000000"/>
          <w:szCs w:val="21"/>
        </w:rPr>
        <w:t>9</w:t>
      </w:r>
      <w:r>
        <w:rPr>
          <w:color w:val="000000"/>
          <w:szCs w:val="21"/>
        </w:rPr>
        <w:t>规定的</w:t>
      </w:r>
      <w:r>
        <w:rPr>
          <w:rFonts w:hint="eastAsia"/>
          <w:color w:val="000000"/>
          <w:szCs w:val="21"/>
        </w:rPr>
        <w:t>方</w:t>
      </w:r>
      <w:r>
        <w:rPr>
          <w:color w:val="000000"/>
          <w:szCs w:val="21"/>
        </w:rPr>
        <w:t>法填报。风险暴露不考虑专项准备和部分核销的影响。</w:t>
      </w:r>
    </w:p>
    <w:p>
      <w:pPr>
        <w:spacing w:line="440" w:lineRule="exact"/>
        <w:outlineLvl w:val="0"/>
        <w:rPr>
          <w:b/>
          <w:bCs/>
          <w:color w:val="000000"/>
          <w:szCs w:val="21"/>
        </w:rPr>
      </w:pPr>
      <w:bookmarkStart w:id="410" w:name="_Toc139635823"/>
      <w:bookmarkStart w:id="411" w:name="_Toc135383109"/>
      <w:bookmarkStart w:id="412" w:name="_Toc146037737"/>
      <w:bookmarkStart w:id="413" w:name="_Toc144477424"/>
      <w:bookmarkStart w:id="414" w:name="_Toc135903955"/>
      <w:r>
        <w:rPr>
          <w:b/>
          <w:bCs/>
          <w:color w:val="000000"/>
          <w:szCs w:val="21"/>
        </w:rPr>
        <w:t>第四部分：核对关系</w:t>
      </w:r>
      <w:bookmarkEnd w:id="410"/>
      <w:bookmarkEnd w:id="411"/>
      <w:bookmarkEnd w:id="412"/>
      <w:bookmarkEnd w:id="413"/>
      <w:bookmarkEnd w:id="414"/>
    </w:p>
    <w:p>
      <w:pPr>
        <w:spacing w:line="440" w:lineRule="exact"/>
        <w:ind w:firstLine="316" w:firstLineChars="150"/>
        <w:rPr>
          <w:b/>
          <w:color w:val="000000"/>
          <w:szCs w:val="21"/>
        </w:rPr>
      </w:pPr>
      <w:r>
        <w:rPr>
          <w:b/>
          <w:color w:val="000000"/>
          <w:szCs w:val="21"/>
        </w:rPr>
        <w:t>1.表内核对关系</w:t>
      </w:r>
    </w:p>
    <w:p>
      <w:pPr>
        <w:spacing w:line="440" w:lineRule="exact"/>
        <w:rPr>
          <w:bCs/>
          <w:color w:val="000000"/>
          <w:szCs w:val="21"/>
        </w:rPr>
      </w:pPr>
      <w:r>
        <w:rPr>
          <w:bCs/>
          <w:color w:val="000000"/>
          <w:szCs w:val="21"/>
        </w:rPr>
        <w:t xml:space="preserve">   [1.G]=[2.G]+[3.G]+……+[51.G]（本校验关系同样适用于H、I、J、K、L、M、O、P、R列）</w:t>
      </w:r>
    </w:p>
    <w:p>
      <w:pPr>
        <w:spacing w:line="440" w:lineRule="exact"/>
        <w:rPr>
          <w:bCs/>
          <w:color w:val="000000"/>
          <w:szCs w:val="21"/>
        </w:rPr>
      </w:pPr>
      <w:r>
        <w:rPr>
          <w:bCs/>
          <w:color w:val="000000"/>
          <w:szCs w:val="21"/>
        </w:rPr>
        <w:t xml:space="preserve">   [1.N]=[1.H]/[1.G]（本校验关系同样适用于第2至51行）</w:t>
      </w:r>
    </w:p>
    <w:p>
      <w:pPr>
        <w:spacing w:line="440" w:lineRule="exact"/>
        <w:rPr>
          <w:color w:val="000000"/>
        </w:rPr>
      </w:pPr>
      <w:r>
        <w:rPr>
          <w:bCs/>
          <w:color w:val="000000"/>
          <w:szCs w:val="21"/>
        </w:rPr>
        <w:t xml:space="preserve">   [1.Q]=[1.O]/[1.R]（本校验关系同样适用于第2至51行）</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DejaVu Sans">
    <w:panose1 w:val="020B0603030804020204"/>
    <w:charset w:val="00"/>
    <w:family w:val="auto"/>
    <w:pitch w:val="default"/>
    <w:sig w:usb0="E7006EFF" w:usb1="D200FDFF" w:usb2="0A246029" w:usb3="0400200C" w:csb0="600001FF" w:csb1="DFFF0000"/>
  </w:font>
  <w:font w:name="仿宋_GB2312">
    <w:panose1 w:val="02010609030101010101"/>
    <w:charset w:val="86"/>
    <w:family w:val="modern"/>
    <w:pitch w:val="default"/>
    <w:sig w:usb0="00000001" w:usb1="080E0000" w:usb2="00000000" w:usb3="00000000" w:csb0="00040000" w:csb1="00000000"/>
  </w:font>
  <w:font w:name="Consolas">
    <w:altName w:val="Noto Sans Mono"/>
    <w:panose1 w:val="020B0609020204030204"/>
    <w:charset w:val="00"/>
    <w:family w:val="modern"/>
    <w:pitch w:val="default"/>
    <w:sig w:usb0="00000000" w:usb1="00000000" w:usb2="00000001" w:usb3="00000000" w:csb0="0000019F" w:csb1="00000000"/>
  </w:font>
  <w:font w:name="Noto Sans Mono">
    <w:panose1 w:val="020B0509040504020204"/>
    <w:charset w:val="00"/>
    <w:family w:val="auto"/>
    <w:pitch w:val="default"/>
    <w:sig w:usb0="E00002FF" w:usb1="4200FCFF" w:usb2="08000039" w:usb3="00100000" w:csb0="0000019F" w:csb1="DFD70000"/>
  </w:font>
  <w:font w:name="Tahoma">
    <w:altName w:val="DejaVu Sans"/>
    <w:panose1 w:val="020B0604030504040204"/>
    <w:charset w:val="00"/>
    <w:family w:val="swiss"/>
    <w:pitch w:val="default"/>
    <w:sig w:usb0="00000000" w:usb1="00000000" w:usb2="00000029" w:usb3="00000000" w:csb0="000101FF" w:csb1="00000000"/>
  </w:font>
  <w:font w:name="Cambria">
    <w:altName w:val="Noto Sans Syriac Eastern"/>
    <w:panose1 w:val="02040503050406030204"/>
    <w:charset w:val="00"/>
    <w:family w:val="roman"/>
    <w:pitch w:val="default"/>
    <w:sig w:usb0="00000000" w:usb1="00000000" w:usb2="02000000" w:usb3="00000000" w:csb0="0000019F" w:csb1="00000000"/>
  </w:font>
  <w:font w:name="Noto Sans Syriac Eastern">
    <w:panose1 w:val="02040503050306020203"/>
    <w:charset w:val="86"/>
    <w:family w:val="auto"/>
    <w:pitch w:val="default"/>
    <w:sig w:usb0="00000000" w:usb1="00000000" w:usb2="00000080" w:usb3="00000000" w:csb0="203E0161" w:csb1="D7FF0000"/>
  </w:font>
  <w:font w:name="Calibri Light">
    <w:altName w:val="DejaVu Sans"/>
    <w:panose1 w:val="020F0302020204030204"/>
    <w:charset w:val="00"/>
    <w:family w:val="swiss"/>
    <w:pitch w:val="default"/>
    <w:sig w:usb0="00000000" w:usb1="00000000" w:usb2="00000009" w:usb3="00000000" w:csb0="000001FF" w:csb1="00000000"/>
  </w:font>
  <w:font w:name="MS Mincho">
    <w:altName w:val="宋体"/>
    <w:panose1 w:val="02020609040205080304"/>
    <w:charset w:val="80"/>
    <w:family w:val="modern"/>
    <w:pitch w:val="default"/>
    <w:sig w:usb0="00000000" w:usb1="00000000" w:usb2="08000012" w:usb3="00000000" w:csb0="0002009F" w:csb1="00000000"/>
  </w:font>
  <w:font w:name="Arial Narrow">
    <w:altName w:val="DejaVu Sans"/>
    <w:panose1 w:val="020B0606020202030204"/>
    <w:charset w:val="00"/>
    <w:family w:val="swiss"/>
    <w:pitch w:val="default"/>
    <w:sig w:usb0="00000000" w:usb1="00000000" w:usb2="00000000" w:usb3="00000000" w:csb0="0000009F" w:csb1="00000000"/>
  </w:font>
  <w:font w:name="等线">
    <w:altName w:val="宋体"/>
    <w:panose1 w:val="02010600030101010101"/>
    <w:charset w:val="86"/>
    <w:family w:val="auto"/>
    <w:pitch w:val="default"/>
    <w:sig w:usb0="00000000" w:usb1="00000000" w:usb2="00000016" w:usb3="00000000" w:csb0="0004000F" w:csb1="00000000"/>
  </w:font>
  <w:font w:name="Cambria Math">
    <w:altName w:val="DejaVu Math TeX Gyre"/>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等线">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NanumGothic">
    <w:panose1 w:val="020D0604000000000000"/>
    <w:charset w:val="81"/>
    <w:family w:val="auto"/>
    <w:pitch w:val="default"/>
    <w:sig w:usb0="900002A7" w:usb1="29D7FCFB" w:usb2="00000010" w:usb3="00000000" w:csb0="00080001" w:csb1="00000000"/>
  </w:font>
  <w:font w:name="方正仿宋_GBK">
    <w:panose1 w:val="02000000000000000000"/>
    <w:charset w:val="86"/>
    <w:family w:val="auto"/>
    <w:pitch w:val="default"/>
    <w:sig w:usb0="00000001" w:usb1="08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2"/>
      </w:rPr>
    </w:pPr>
    <w:r>
      <w:rPr>
        <w:rStyle w:val="42"/>
      </w:rPr>
      <w:fldChar w:fldCharType="begin"/>
    </w:r>
    <w:r>
      <w:rPr>
        <w:rStyle w:val="42"/>
      </w:rPr>
      <w:instrText xml:space="preserve"> PAGE </w:instrText>
    </w:r>
    <w:r>
      <w:rPr>
        <w:rStyle w:val="42"/>
      </w:rPr>
      <w:fldChar w:fldCharType="separate"/>
    </w:r>
    <w:r>
      <w:rPr>
        <w:rStyle w:val="42"/>
      </w:rPr>
      <w:t>8</w:t>
    </w:r>
    <w:r>
      <w:rPr>
        <w:rStyle w:val="42"/>
      </w:rPr>
      <w:fldChar w:fldCharType="end"/>
    </w:r>
  </w:p>
  <w:p>
    <w:pPr>
      <w:pStyle w:val="2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6"/>
      <w:framePr w:wrap="around" w:vAnchor="text" w:hAnchor="margin" w:xAlign="center" w:y="1"/>
      <w:rPr>
        <w:rStyle w:val="42"/>
      </w:rPr>
    </w:pPr>
    <w:r>
      <w:rPr>
        <w:rStyle w:val="42"/>
      </w:rPr>
      <w:fldChar w:fldCharType="begin"/>
    </w:r>
    <w:r>
      <w:rPr>
        <w:rStyle w:val="42"/>
      </w:rPr>
      <w:instrText xml:space="preserve"> PAGE </w:instrText>
    </w:r>
    <w:r>
      <w:rPr>
        <w:rStyle w:val="42"/>
      </w:rPr>
      <w:fldChar w:fldCharType="end"/>
    </w:r>
  </w:p>
  <w:p>
    <w:pPr>
      <w:pStyle w:val="2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42"/>
      </w:rPr>
      <w:id w:val="-1"/>
    </w:sdtPr>
    <w:sdtEndPr>
      <w:rPr>
        <w:rStyle w:val="42"/>
      </w:rPr>
    </w:sdtEndPr>
    <w:sdtContent>
      <w:p>
        <w:pPr>
          <w:pStyle w:val="26"/>
          <w:framePr w:wrap="around" w:vAnchor="text" w:hAnchor="margin" w:xAlign="center" w:y="1"/>
          <w:rPr>
            <w:rStyle w:val="42"/>
          </w:rPr>
        </w:pPr>
        <w:r>
          <w:rPr>
            <w:rStyle w:val="42"/>
          </w:rPr>
          <w:fldChar w:fldCharType="begin"/>
        </w:r>
        <w:r>
          <w:rPr>
            <w:rStyle w:val="42"/>
          </w:rPr>
          <w:instrText xml:space="preserve"> PAGE </w:instrText>
        </w:r>
        <w:r>
          <w:rPr>
            <w:rStyle w:val="42"/>
          </w:rPr>
          <w:fldChar w:fldCharType="separate"/>
        </w:r>
        <w:r>
          <w:rPr>
            <w:rStyle w:val="42"/>
          </w:rPr>
          <w:t>13</w:t>
        </w:r>
        <w:r>
          <w:rPr>
            <w:rStyle w:val="42"/>
          </w:rPr>
          <w:fldChar w:fldCharType="end"/>
        </w:r>
      </w:p>
    </w:sdtContent>
  </w:sdt>
  <w:p>
    <w:pPr>
      <w:pStyle w:val="2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4DE254"/>
    <w:multiLevelType w:val="singleLevel"/>
    <w:tmpl w:val="834DE254"/>
    <w:lvl w:ilvl="0" w:tentative="0">
      <w:start w:val="5"/>
      <w:numFmt w:val="decimal"/>
      <w:suff w:val="nothing"/>
      <w:lvlText w:val="（%1）"/>
      <w:lvlJc w:val="left"/>
    </w:lvl>
  </w:abstractNum>
  <w:abstractNum w:abstractNumId="1">
    <w:nsid w:val="97DA41AD"/>
    <w:multiLevelType w:val="singleLevel"/>
    <w:tmpl w:val="97DA41AD"/>
    <w:lvl w:ilvl="0" w:tentative="0">
      <w:start w:val="3"/>
      <w:numFmt w:val="upperLetter"/>
      <w:suff w:val="nothing"/>
      <w:lvlText w:val="[%1、"/>
      <w:lvlJc w:val="left"/>
    </w:lvl>
  </w:abstractNum>
  <w:abstractNum w:abstractNumId="2">
    <w:nsid w:val="0000000D"/>
    <w:multiLevelType w:val="singleLevel"/>
    <w:tmpl w:val="0000000D"/>
    <w:lvl w:ilvl="0" w:tentative="0">
      <w:start w:val="1"/>
      <w:numFmt w:val="bullet"/>
      <w:pStyle w:val="87"/>
      <w:lvlText w:val=""/>
      <w:lvlJc w:val="left"/>
      <w:pPr>
        <w:tabs>
          <w:tab w:val="left" w:pos="851"/>
        </w:tabs>
        <w:ind w:left="851" w:hanging="851"/>
      </w:pPr>
      <w:rPr>
        <w:rFonts w:hint="default" w:ascii="Symbol" w:hAnsi="Symbol"/>
        <w:color w:val="000000"/>
      </w:rPr>
    </w:lvl>
  </w:abstractNum>
  <w:abstractNum w:abstractNumId="3">
    <w:nsid w:val="08B6548F"/>
    <w:multiLevelType w:val="singleLevel"/>
    <w:tmpl w:val="08B6548F"/>
    <w:lvl w:ilvl="0" w:tentative="0">
      <w:start w:val="1"/>
      <w:numFmt w:val="decimal"/>
      <w:suff w:val="nothing"/>
      <w:lvlText w:val="%1."/>
      <w:lvlJc w:val="left"/>
    </w:lvl>
  </w:abstractNum>
  <w:abstractNum w:abstractNumId="4">
    <w:nsid w:val="367B38D3"/>
    <w:multiLevelType w:val="singleLevel"/>
    <w:tmpl w:val="367B38D3"/>
    <w:lvl w:ilvl="0" w:tentative="0">
      <w:start w:val="1"/>
      <w:numFmt w:val="decimal"/>
      <w:suff w:val="nothing"/>
      <w:lvlText w:val="%1."/>
      <w:lvlJc w:val="left"/>
    </w:lvl>
  </w:abstractNum>
  <w:abstractNum w:abstractNumId="5">
    <w:nsid w:val="53F80993"/>
    <w:multiLevelType w:val="singleLevel"/>
    <w:tmpl w:val="53F80993"/>
    <w:lvl w:ilvl="0" w:tentative="0">
      <w:start w:val="1"/>
      <w:numFmt w:val="decimal"/>
      <w:suff w:val="nothing"/>
      <w:lvlText w:val="%1."/>
      <w:lvlJc w:val="left"/>
    </w:lvl>
  </w:abstractNum>
  <w:abstractNum w:abstractNumId="6">
    <w:nsid w:val="5D8E6194"/>
    <w:multiLevelType w:val="singleLevel"/>
    <w:tmpl w:val="5D8E6194"/>
    <w:lvl w:ilvl="0" w:tentative="0">
      <w:start w:val="1"/>
      <w:numFmt w:val="decimal"/>
      <w:suff w:val="nothing"/>
      <w:lvlText w:val="%1."/>
      <w:lvlJc w:val="left"/>
    </w:lvl>
  </w:abstractNum>
  <w:abstractNum w:abstractNumId="7">
    <w:nsid w:val="678C1B32"/>
    <w:multiLevelType w:val="singleLevel"/>
    <w:tmpl w:val="678C1B32"/>
    <w:lvl w:ilvl="0" w:tentative="0">
      <w:start w:val="1"/>
      <w:numFmt w:val="decimal"/>
      <w:suff w:val="space"/>
      <w:lvlText w:val="%1."/>
      <w:lvlJc w:val="left"/>
    </w:lvl>
  </w:abstractNum>
  <w:abstractNum w:abstractNumId="8">
    <w:nsid w:val="71B17275"/>
    <w:multiLevelType w:val="multilevel"/>
    <w:tmpl w:val="71B17275"/>
    <w:lvl w:ilvl="0" w:tentative="0">
      <w:start w:val="1"/>
      <w:numFmt w:val="decimal"/>
      <w:pStyle w:val="118"/>
      <w:lvlText w:val="%1."/>
      <w:lvlJc w:val="left"/>
      <w:pPr>
        <w:ind w:left="782" w:hanging="360"/>
      </w:pPr>
      <w:rPr>
        <w:rFonts w:hint="default"/>
      </w:rPr>
    </w:lvl>
    <w:lvl w:ilvl="1" w:tentative="0">
      <w:start w:val="1"/>
      <w:numFmt w:val="lowerLetter"/>
      <w:lvlText w:val="%2)"/>
      <w:lvlJc w:val="left"/>
      <w:pPr>
        <w:ind w:left="1262" w:hanging="420"/>
      </w:pPr>
    </w:lvl>
    <w:lvl w:ilvl="2" w:tentative="0">
      <w:start w:val="1"/>
      <w:numFmt w:val="lowerRoman"/>
      <w:lvlText w:val="%3."/>
      <w:lvlJc w:val="right"/>
      <w:pPr>
        <w:ind w:left="1682" w:hanging="420"/>
      </w:pPr>
    </w:lvl>
    <w:lvl w:ilvl="3" w:tentative="0">
      <w:start w:val="1"/>
      <w:numFmt w:val="decimal"/>
      <w:lvlText w:val="%4."/>
      <w:lvlJc w:val="left"/>
      <w:pPr>
        <w:ind w:left="2102" w:hanging="420"/>
      </w:pPr>
    </w:lvl>
    <w:lvl w:ilvl="4" w:tentative="0">
      <w:start w:val="1"/>
      <w:numFmt w:val="lowerLetter"/>
      <w:lvlText w:val="%5)"/>
      <w:lvlJc w:val="left"/>
      <w:pPr>
        <w:ind w:left="2522" w:hanging="420"/>
      </w:pPr>
    </w:lvl>
    <w:lvl w:ilvl="5" w:tentative="0">
      <w:start w:val="1"/>
      <w:numFmt w:val="lowerRoman"/>
      <w:lvlText w:val="%6."/>
      <w:lvlJc w:val="right"/>
      <w:pPr>
        <w:ind w:left="2942" w:hanging="420"/>
      </w:pPr>
    </w:lvl>
    <w:lvl w:ilvl="6" w:tentative="0">
      <w:start w:val="1"/>
      <w:numFmt w:val="decimal"/>
      <w:lvlText w:val="%7."/>
      <w:lvlJc w:val="left"/>
      <w:pPr>
        <w:ind w:left="3362" w:hanging="420"/>
      </w:pPr>
    </w:lvl>
    <w:lvl w:ilvl="7" w:tentative="0">
      <w:start w:val="1"/>
      <w:numFmt w:val="lowerLetter"/>
      <w:lvlText w:val="%8)"/>
      <w:lvlJc w:val="left"/>
      <w:pPr>
        <w:ind w:left="3782" w:hanging="420"/>
      </w:pPr>
    </w:lvl>
    <w:lvl w:ilvl="8" w:tentative="0">
      <w:start w:val="1"/>
      <w:numFmt w:val="lowerRoman"/>
      <w:lvlText w:val="%9."/>
      <w:lvlJc w:val="right"/>
      <w:pPr>
        <w:ind w:left="4202" w:hanging="420"/>
      </w:pPr>
    </w:lvl>
  </w:abstractNum>
  <w:num w:numId="1">
    <w:abstractNumId w:val="2"/>
  </w:num>
  <w:num w:numId="2">
    <w:abstractNumId w:val="8"/>
  </w:num>
  <w:num w:numId="3">
    <w:abstractNumId w:val="7"/>
  </w:num>
  <w:num w:numId="4">
    <w:abstractNumId w:val="0"/>
  </w:num>
  <w:num w:numId="5">
    <w:abstractNumId w:val="1"/>
  </w:num>
  <w:num w:numId="6">
    <w:abstractNumId w:val="6"/>
  </w:num>
  <w:num w:numId="7">
    <w:abstractNumId w:val="5"/>
  </w:num>
  <w:num w:numId="8">
    <w:abstractNumId w:val="3"/>
  </w:num>
  <w:num w:numId="9">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陈静">
    <w15:presenceInfo w15:providerId="None" w15:userId="陈静"/>
  </w15:person>
  <w15:person w15:author="王雅洁">
    <w15:presenceInfo w15:providerId="None" w15:userId="王雅洁"/>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trackRevisions w:val="1"/>
  <w:documentProtection w:enforcement="0"/>
  <w:defaultTabStop w:val="420"/>
  <w:drawingGridHorizontalSpacing w:val="0"/>
  <w:drawingGridVerticalSpacing w:val="156"/>
  <w:noPunctuationKerning w:val="1"/>
  <w:characterSpacingControl w:val="compressPunctuation"/>
  <w:doNotValidateAgainstSchema/>
  <w:doNotDemarcateInvalidXml/>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kZTUwZDg4OGNlMmFiY2NmMGY3MjY4MWFhMmM1YjIifQ=="/>
  </w:docVars>
  <w:rsids>
    <w:rsidRoot w:val="00172A27"/>
    <w:rsid w:val="000003B7"/>
    <w:rsid w:val="00004B6C"/>
    <w:rsid w:val="000132CF"/>
    <w:rsid w:val="0001376F"/>
    <w:rsid w:val="00020095"/>
    <w:rsid w:val="0002451D"/>
    <w:rsid w:val="000302CF"/>
    <w:rsid w:val="00030C2E"/>
    <w:rsid w:val="00031739"/>
    <w:rsid w:val="000339F9"/>
    <w:rsid w:val="00036FFD"/>
    <w:rsid w:val="00044879"/>
    <w:rsid w:val="00052CA8"/>
    <w:rsid w:val="00054216"/>
    <w:rsid w:val="00055CD0"/>
    <w:rsid w:val="00066945"/>
    <w:rsid w:val="0007137F"/>
    <w:rsid w:val="000742D6"/>
    <w:rsid w:val="000817AE"/>
    <w:rsid w:val="0008335E"/>
    <w:rsid w:val="00093A3A"/>
    <w:rsid w:val="000A7BD0"/>
    <w:rsid w:val="000B604E"/>
    <w:rsid w:val="000C7E20"/>
    <w:rsid w:val="000D4097"/>
    <w:rsid w:val="000D6536"/>
    <w:rsid w:val="000E2482"/>
    <w:rsid w:val="000E3F3A"/>
    <w:rsid w:val="000E4224"/>
    <w:rsid w:val="000E7D53"/>
    <w:rsid w:val="000F08A3"/>
    <w:rsid w:val="000F1AAB"/>
    <w:rsid w:val="000F250E"/>
    <w:rsid w:val="000F5354"/>
    <w:rsid w:val="000F7994"/>
    <w:rsid w:val="00112238"/>
    <w:rsid w:val="001139B9"/>
    <w:rsid w:val="00121CCD"/>
    <w:rsid w:val="001349AB"/>
    <w:rsid w:val="00136544"/>
    <w:rsid w:val="001434CE"/>
    <w:rsid w:val="001455B1"/>
    <w:rsid w:val="00150F2D"/>
    <w:rsid w:val="00154A2E"/>
    <w:rsid w:val="0016689A"/>
    <w:rsid w:val="00166CCB"/>
    <w:rsid w:val="00171ECE"/>
    <w:rsid w:val="00172A27"/>
    <w:rsid w:val="00175CAD"/>
    <w:rsid w:val="001851C6"/>
    <w:rsid w:val="00185DB8"/>
    <w:rsid w:val="001958BC"/>
    <w:rsid w:val="001A412E"/>
    <w:rsid w:val="001A4547"/>
    <w:rsid w:val="001A57D3"/>
    <w:rsid w:val="001A5E06"/>
    <w:rsid w:val="001B1AA8"/>
    <w:rsid w:val="001B72CA"/>
    <w:rsid w:val="001C2986"/>
    <w:rsid w:val="001C3FE1"/>
    <w:rsid w:val="001C57ED"/>
    <w:rsid w:val="001D05F9"/>
    <w:rsid w:val="001E29A5"/>
    <w:rsid w:val="001E7866"/>
    <w:rsid w:val="001F1485"/>
    <w:rsid w:val="001F5D98"/>
    <w:rsid w:val="00203302"/>
    <w:rsid w:val="00224B68"/>
    <w:rsid w:val="00231731"/>
    <w:rsid w:val="002317F0"/>
    <w:rsid w:val="00231BD7"/>
    <w:rsid w:val="0023223A"/>
    <w:rsid w:val="00234CB5"/>
    <w:rsid w:val="00237082"/>
    <w:rsid w:val="0024275C"/>
    <w:rsid w:val="00252DD6"/>
    <w:rsid w:val="002576EC"/>
    <w:rsid w:val="002577D3"/>
    <w:rsid w:val="00257C41"/>
    <w:rsid w:val="0026183B"/>
    <w:rsid w:val="0028567F"/>
    <w:rsid w:val="00285CF4"/>
    <w:rsid w:val="00286E24"/>
    <w:rsid w:val="00287C41"/>
    <w:rsid w:val="00291E57"/>
    <w:rsid w:val="00292F8A"/>
    <w:rsid w:val="00296720"/>
    <w:rsid w:val="002A0C80"/>
    <w:rsid w:val="002A3B48"/>
    <w:rsid w:val="002A4C46"/>
    <w:rsid w:val="002C3503"/>
    <w:rsid w:val="002E0D77"/>
    <w:rsid w:val="002E29F0"/>
    <w:rsid w:val="002E2E74"/>
    <w:rsid w:val="002E5907"/>
    <w:rsid w:val="002F6EFB"/>
    <w:rsid w:val="00300E79"/>
    <w:rsid w:val="00303B0D"/>
    <w:rsid w:val="00315933"/>
    <w:rsid w:val="00315A90"/>
    <w:rsid w:val="00326C7B"/>
    <w:rsid w:val="0033408D"/>
    <w:rsid w:val="00334B02"/>
    <w:rsid w:val="00340222"/>
    <w:rsid w:val="0034258A"/>
    <w:rsid w:val="00344281"/>
    <w:rsid w:val="0036146B"/>
    <w:rsid w:val="00362090"/>
    <w:rsid w:val="003658EC"/>
    <w:rsid w:val="00371FAA"/>
    <w:rsid w:val="0038149D"/>
    <w:rsid w:val="00384D93"/>
    <w:rsid w:val="00387639"/>
    <w:rsid w:val="003903DC"/>
    <w:rsid w:val="0039216F"/>
    <w:rsid w:val="003927EF"/>
    <w:rsid w:val="00394633"/>
    <w:rsid w:val="003A30FF"/>
    <w:rsid w:val="003A42AA"/>
    <w:rsid w:val="003B1F90"/>
    <w:rsid w:val="003B300D"/>
    <w:rsid w:val="003B5976"/>
    <w:rsid w:val="003B59CA"/>
    <w:rsid w:val="003C573D"/>
    <w:rsid w:val="003D5403"/>
    <w:rsid w:val="003D7292"/>
    <w:rsid w:val="003D73D3"/>
    <w:rsid w:val="003E07E8"/>
    <w:rsid w:val="003E1CCF"/>
    <w:rsid w:val="003F3F35"/>
    <w:rsid w:val="003F56DA"/>
    <w:rsid w:val="003F7DDF"/>
    <w:rsid w:val="0040099F"/>
    <w:rsid w:val="00417F03"/>
    <w:rsid w:val="00421AF5"/>
    <w:rsid w:val="004239B9"/>
    <w:rsid w:val="004318B6"/>
    <w:rsid w:val="00447299"/>
    <w:rsid w:val="00454183"/>
    <w:rsid w:val="00454793"/>
    <w:rsid w:val="004677D6"/>
    <w:rsid w:val="0047279A"/>
    <w:rsid w:val="0047713C"/>
    <w:rsid w:val="00484CE0"/>
    <w:rsid w:val="00487581"/>
    <w:rsid w:val="00490AAE"/>
    <w:rsid w:val="004921D7"/>
    <w:rsid w:val="00492D48"/>
    <w:rsid w:val="00493974"/>
    <w:rsid w:val="00494571"/>
    <w:rsid w:val="00496164"/>
    <w:rsid w:val="004A21D4"/>
    <w:rsid w:val="004C20EA"/>
    <w:rsid w:val="004D037E"/>
    <w:rsid w:val="004D773D"/>
    <w:rsid w:val="004E3F21"/>
    <w:rsid w:val="004E4A43"/>
    <w:rsid w:val="004E6085"/>
    <w:rsid w:val="004F24A4"/>
    <w:rsid w:val="004F485A"/>
    <w:rsid w:val="0050573C"/>
    <w:rsid w:val="00507536"/>
    <w:rsid w:val="0051044B"/>
    <w:rsid w:val="00513B0C"/>
    <w:rsid w:val="00513DEA"/>
    <w:rsid w:val="005157B4"/>
    <w:rsid w:val="00525028"/>
    <w:rsid w:val="00531762"/>
    <w:rsid w:val="00552B67"/>
    <w:rsid w:val="00553677"/>
    <w:rsid w:val="00560755"/>
    <w:rsid w:val="00560F7A"/>
    <w:rsid w:val="00570582"/>
    <w:rsid w:val="00574DF5"/>
    <w:rsid w:val="00576A37"/>
    <w:rsid w:val="00580B6A"/>
    <w:rsid w:val="005815D8"/>
    <w:rsid w:val="00581689"/>
    <w:rsid w:val="00592B2C"/>
    <w:rsid w:val="0059333E"/>
    <w:rsid w:val="005961F6"/>
    <w:rsid w:val="005A0BA9"/>
    <w:rsid w:val="005A2770"/>
    <w:rsid w:val="005B0894"/>
    <w:rsid w:val="005B09CF"/>
    <w:rsid w:val="005B26FA"/>
    <w:rsid w:val="005B35AF"/>
    <w:rsid w:val="005B3A5F"/>
    <w:rsid w:val="005B3DF0"/>
    <w:rsid w:val="005C19D2"/>
    <w:rsid w:val="005C7620"/>
    <w:rsid w:val="005D202E"/>
    <w:rsid w:val="005D714D"/>
    <w:rsid w:val="005E1FA3"/>
    <w:rsid w:val="005E45FB"/>
    <w:rsid w:val="005E4806"/>
    <w:rsid w:val="005F1F0B"/>
    <w:rsid w:val="005F4F7E"/>
    <w:rsid w:val="005F7248"/>
    <w:rsid w:val="005F7B88"/>
    <w:rsid w:val="00602D28"/>
    <w:rsid w:val="00605533"/>
    <w:rsid w:val="006141F0"/>
    <w:rsid w:val="00632A0C"/>
    <w:rsid w:val="006337F5"/>
    <w:rsid w:val="00643D74"/>
    <w:rsid w:val="00651B80"/>
    <w:rsid w:val="00655DDC"/>
    <w:rsid w:val="0066159A"/>
    <w:rsid w:val="00661652"/>
    <w:rsid w:val="00662D96"/>
    <w:rsid w:val="0067298E"/>
    <w:rsid w:val="00672F42"/>
    <w:rsid w:val="0067356F"/>
    <w:rsid w:val="00683B95"/>
    <w:rsid w:val="006858A4"/>
    <w:rsid w:val="00685AC0"/>
    <w:rsid w:val="006A0C09"/>
    <w:rsid w:val="006A4FE1"/>
    <w:rsid w:val="006A6E87"/>
    <w:rsid w:val="006B1F0D"/>
    <w:rsid w:val="006C04B5"/>
    <w:rsid w:val="006C6D7E"/>
    <w:rsid w:val="006C75DB"/>
    <w:rsid w:val="006C7A7F"/>
    <w:rsid w:val="006D14E9"/>
    <w:rsid w:val="006E2724"/>
    <w:rsid w:val="006E5761"/>
    <w:rsid w:val="006E72FC"/>
    <w:rsid w:val="00703470"/>
    <w:rsid w:val="00706979"/>
    <w:rsid w:val="00720F5E"/>
    <w:rsid w:val="0072128B"/>
    <w:rsid w:val="00733066"/>
    <w:rsid w:val="007334D5"/>
    <w:rsid w:val="00735766"/>
    <w:rsid w:val="0073673F"/>
    <w:rsid w:val="0074372F"/>
    <w:rsid w:val="007438D7"/>
    <w:rsid w:val="00743F2D"/>
    <w:rsid w:val="00745EC7"/>
    <w:rsid w:val="0074644D"/>
    <w:rsid w:val="00750442"/>
    <w:rsid w:val="00751C39"/>
    <w:rsid w:val="00754B14"/>
    <w:rsid w:val="00762642"/>
    <w:rsid w:val="007635B7"/>
    <w:rsid w:val="00770891"/>
    <w:rsid w:val="00772DA3"/>
    <w:rsid w:val="00773DFF"/>
    <w:rsid w:val="00775305"/>
    <w:rsid w:val="007758CB"/>
    <w:rsid w:val="00793FC7"/>
    <w:rsid w:val="007A3EC9"/>
    <w:rsid w:val="007B1656"/>
    <w:rsid w:val="007B46FB"/>
    <w:rsid w:val="007B6DCC"/>
    <w:rsid w:val="007C369A"/>
    <w:rsid w:val="007C4D92"/>
    <w:rsid w:val="007C7C17"/>
    <w:rsid w:val="007D4049"/>
    <w:rsid w:val="007D7B70"/>
    <w:rsid w:val="007E3CAD"/>
    <w:rsid w:val="007E75BC"/>
    <w:rsid w:val="007F6FF4"/>
    <w:rsid w:val="00800AD1"/>
    <w:rsid w:val="00804126"/>
    <w:rsid w:val="00806489"/>
    <w:rsid w:val="00810FB0"/>
    <w:rsid w:val="00813DDC"/>
    <w:rsid w:val="00817357"/>
    <w:rsid w:val="00817A15"/>
    <w:rsid w:val="00817A86"/>
    <w:rsid w:val="008209FE"/>
    <w:rsid w:val="00821BC0"/>
    <w:rsid w:val="00822337"/>
    <w:rsid w:val="00822D76"/>
    <w:rsid w:val="00825D11"/>
    <w:rsid w:val="008310E2"/>
    <w:rsid w:val="008339C7"/>
    <w:rsid w:val="00833FBB"/>
    <w:rsid w:val="008411F5"/>
    <w:rsid w:val="00842BF6"/>
    <w:rsid w:val="00845843"/>
    <w:rsid w:val="00850E25"/>
    <w:rsid w:val="00852CD0"/>
    <w:rsid w:val="008546A8"/>
    <w:rsid w:val="00856421"/>
    <w:rsid w:val="00860C2D"/>
    <w:rsid w:val="00861A85"/>
    <w:rsid w:val="00867922"/>
    <w:rsid w:val="0087239F"/>
    <w:rsid w:val="00877D85"/>
    <w:rsid w:val="00890B89"/>
    <w:rsid w:val="008A4DF9"/>
    <w:rsid w:val="008B5C1A"/>
    <w:rsid w:val="008B7886"/>
    <w:rsid w:val="008B7E25"/>
    <w:rsid w:val="008C4EE9"/>
    <w:rsid w:val="008C7B9A"/>
    <w:rsid w:val="008D2D7A"/>
    <w:rsid w:val="008E1DB4"/>
    <w:rsid w:val="008E4BED"/>
    <w:rsid w:val="008F2B7E"/>
    <w:rsid w:val="008F2EB3"/>
    <w:rsid w:val="009039B5"/>
    <w:rsid w:val="00904211"/>
    <w:rsid w:val="00906B4E"/>
    <w:rsid w:val="00907CE2"/>
    <w:rsid w:val="00912B88"/>
    <w:rsid w:val="00925A10"/>
    <w:rsid w:val="0092626C"/>
    <w:rsid w:val="00930EA6"/>
    <w:rsid w:val="009409EB"/>
    <w:rsid w:val="009528F1"/>
    <w:rsid w:val="009550AE"/>
    <w:rsid w:val="0097068C"/>
    <w:rsid w:val="00970C01"/>
    <w:rsid w:val="00974352"/>
    <w:rsid w:val="009828BC"/>
    <w:rsid w:val="00990037"/>
    <w:rsid w:val="00993333"/>
    <w:rsid w:val="00995606"/>
    <w:rsid w:val="009A3293"/>
    <w:rsid w:val="009A353B"/>
    <w:rsid w:val="009A5B7B"/>
    <w:rsid w:val="009A78D7"/>
    <w:rsid w:val="009C7C51"/>
    <w:rsid w:val="009D028C"/>
    <w:rsid w:val="009D2716"/>
    <w:rsid w:val="009D3F39"/>
    <w:rsid w:val="009F39DF"/>
    <w:rsid w:val="009F4472"/>
    <w:rsid w:val="009F6B27"/>
    <w:rsid w:val="00A01C83"/>
    <w:rsid w:val="00A01DF7"/>
    <w:rsid w:val="00A041DC"/>
    <w:rsid w:val="00A050AB"/>
    <w:rsid w:val="00A1484F"/>
    <w:rsid w:val="00A15080"/>
    <w:rsid w:val="00A357E0"/>
    <w:rsid w:val="00A46D74"/>
    <w:rsid w:val="00A51D22"/>
    <w:rsid w:val="00A55517"/>
    <w:rsid w:val="00A563B9"/>
    <w:rsid w:val="00A64205"/>
    <w:rsid w:val="00A64CA4"/>
    <w:rsid w:val="00A66F9D"/>
    <w:rsid w:val="00A672C2"/>
    <w:rsid w:val="00A71F33"/>
    <w:rsid w:val="00A72664"/>
    <w:rsid w:val="00A75B9B"/>
    <w:rsid w:val="00A77CA7"/>
    <w:rsid w:val="00A82B79"/>
    <w:rsid w:val="00A8619E"/>
    <w:rsid w:val="00A87D46"/>
    <w:rsid w:val="00A925D3"/>
    <w:rsid w:val="00A92F75"/>
    <w:rsid w:val="00AB0FCD"/>
    <w:rsid w:val="00AB4AE4"/>
    <w:rsid w:val="00AB59E4"/>
    <w:rsid w:val="00AC0D2D"/>
    <w:rsid w:val="00AC31DB"/>
    <w:rsid w:val="00AC64E8"/>
    <w:rsid w:val="00AC7784"/>
    <w:rsid w:val="00AD4055"/>
    <w:rsid w:val="00AE145D"/>
    <w:rsid w:val="00AE199D"/>
    <w:rsid w:val="00AE3BA8"/>
    <w:rsid w:val="00AE563C"/>
    <w:rsid w:val="00AE7C13"/>
    <w:rsid w:val="00B042FB"/>
    <w:rsid w:val="00B05F83"/>
    <w:rsid w:val="00B123CA"/>
    <w:rsid w:val="00B31A71"/>
    <w:rsid w:val="00B31C26"/>
    <w:rsid w:val="00B31D07"/>
    <w:rsid w:val="00B3655A"/>
    <w:rsid w:val="00B42A0C"/>
    <w:rsid w:val="00B44688"/>
    <w:rsid w:val="00B46FA5"/>
    <w:rsid w:val="00B51841"/>
    <w:rsid w:val="00B53291"/>
    <w:rsid w:val="00B57733"/>
    <w:rsid w:val="00B63564"/>
    <w:rsid w:val="00B70584"/>
    <w:rsid w:val="00B70981"/>
    <w:rsid w:val="00B70D65"/>
    <w:rsid w:val="00B70ECD"/>
    <w:rsid w:val="00B75875"/>
    <w:rsid w:val="00B8337A"/>
    <w:rsid w:val="00B84714"/>
    <w:rsid w:val="00B92257"/>
    <w:rsid w:val="00B947EC"/>
    <w:rsid w:val="00B97D2F"/>
    <w:rsid w:val="00B97E6B"/>
    <w:rsid w:val="00BA202F"/>
    <w:rsid w:val="00BA5120"/>
    <w:rsid w:val="00BB1991"/>
    <w:rsid w:val="00BB6935"/>
    <w:rsid w:val="00BB7DC6"/>
    <w:rsid w:val="00BD0FD5"/>
    <w:rsid w:val="00BE2E32"/>
    <w:rsid w:val="00BE6D6F"/>
    <w:rsid w:val="00C048C7"/>
    <w:rsid w:val="00C06065"/>
    <w:rsid w:val="00C1070D"/>
    <w:rsid w:val="00C12FE1"/>
    <w:rsid w:val="00C20DD5"/>
    <w:rsid w:val="00C21DEA"/>
    <w:rsid w:val="00C31F2D"/>
    <w:rsid w:val="00C326C6"/>
    <w:rsid w:val="00C458B2"/>
    <w:rsid w:val="00C4654D"/>
    <w:rsid w:val="00C52F3A"/>
    <w:rsid w:val="00C568E2"/>
    <w:rsid w:val="00C65F2C"/>
    <w:rsid w:val="00C73CAE"/>
    <w:rsid w:val="00C7411D"/>
    <w:rsid w:val="00C817C6"/>
    <w:rsid w:val="00C81C3C"/>
    <w:rsid w:val="00C82386"/>
    <w:rsid w:val="00C864A0"/>
    <w:rsid w:val="00C90635"/>
    <w:rsid w:val="00C908CE"/>
    <w:rsid w:val="00C9361F"/>
    <w:rsid w:val="00C9420A"/>
    <w:rsid w:val="00CA04BF"/>
    <w:rsid w:val="00CA3368"/>
    <w:rsid w:val="00CA63A9"/>
    <w:rsid w:val="00CA7B13"/>
    <w:rsid w:val="00CB49B8"/>
    <w:rsid w:val="00CC1444"/>
    <w:rsid w:val="00CC79F0"/>
    <w:rsid w:val="00CD2AE9"/>
    <w:rsid w:val="00CE0AA0"/>
    <w:rsid w:val="00CE1A6D"/>
    <w:rsid w:val="00CE5397"/>
    <w:rsid w:val="00CE5B13"/>
    <w:rsid w:val="00CE6C33"/>
    <w:rsid w:val="00CF1A0D"/>
    <w:rsid w:val="00CF3C59"/>
    <w:rsid w:val="00D01193"/>
    <w:rsid w:val="00D0621B"/>
    <w:rsid w:val="00D3466A"/>
    <w:rsid w:val="00D351C5"/>
    <w:rsid w:val="00D44E76"/>
    <w:rsid w:val="00D47F62"/>
    <w:rsid w:val="00D50246"/>
    <w:rsid w:val="00D516E0"/>
    <w:rsid w:val="00D57D1B"/>
    <w:rsid w:val="00D677AE"/>
    <w:rsid w:val="00D72352"/>
    <w:rsid w:val="00D77DC3"/>
    <w:rsid w:val="00D826BC"/>
    <w:rsid w:val="00D85CF6"/>
    <w:rsid w:val="00D8730C"/>
    <w:rsid w:val="00D95887"/>
    <w:rsid w:val="00D97FA4"/>
    <w:rsid w:val="00DA1018"/>
    <w:rsid w:val="00DA4657"/>
    <w:rsid w:val="00DA4DE9"/>
    <w:rsid w:val="00DA671B"/>
    <w:rsid w:val="00DB15A5"/>
    <w:rsid w:val="00DB2D83"/>
    <w:rsid w:val="00DB595D"/>
    <w:rsid w:val="00DB5E47"/>
    <w:rsid w:val="00DC7251"/>
    <w:rsid w:val="00DD2483"/>
    <w:rsid w:val="00DD4A48"/>
    <w:rsid w:val="00DF4123"/>
    <w:rsid w:val="00E06E8C"/>
    <w:rsid w:val="00E07F36"/>
    <w:rsid w:val="00E10050"/>
    <w:rsid w:val="00E1055C"/>
    <w:rsid w:val="00E12871"/>
    <w:rsid w:val="00E146E1"/>
    <w:rsid w:val="00E16C82"/>
    <w:rsid w:val="00E17593"/>
    <w:rsid w:val="00E20C3E"/>
    <w:rsid w:val="00E338DE"/>
    <w:rsid w:val="00E35000"/>
    <w:rsid w:val="00E35DFB"/>
    <w:rsid w:val="00E44739"/>
    <w:rsid w:val="00E55A38"/>
    <w:rsid w:val="00E630C5"/>
    <w:rsid w:val="00E72000"/>
    <w:rsid w:val="00E720C0"/>
    <w:rsid w:val="00E80656"/>
    <w:rsid w:val="00E921C3"/>
    <w:rsid w:val="00E929C1"/>
    <w:rsid w:val="00E96DC1"/>
    <w:rsid w:val="00EA6D1F"/>
    <w:rsid w:val="00EB32E2"/>
    <w:rsid w:val="00EC59CC"/>
    <w:rsid w:val="00ED58D5"/>
    <w:rsid w:val="00EE254C"/>
    <w:rsid w:val="00EE368C"/>
    <w:rsid w:val="00EE4BF0"/>
    <w:rsid w:val="00EE5419"/>
    <w:rsid w:val="00EE5F5C"/>
    <w:rsid w:val="00EE6D95"/>
    <w:rsid w:val="00EF2FB9"/>
    <w:rsid w:val="00EF59B8"/>
    <w:rsid w:val="00F02461"/>
    <w:rsid w:val="00F043D1"/>
    <w:rsid w:val="00F078E7"/>
    <w:rsid w:val="00F13EA2"/>
    <w:rsid w:val="00F20777"/>
    <w:rsid w:val="00F21331"/>
    <w:rsid w:val="00F23E0B"/>
    <w:rsid w:val="00F273A2"/>
    <w:rsid w:val="00F35999"/>
    <w:rsid w:val="00F36A0A"/>
    <w:rsid w:val="00F43A28"/>
    <w:rsid w:val="00F5236B"/>
    <w:rsid w:val="00F55187"/>
    <w:rsid w:val="00F60D5C"/>
    <w:rsid w:val="00F63D03"/>
    <w:rsid w:val="00F70437"/>
    <w:rsid w:val="00F737A8"/>
    <w:rsid w:val="00F7642F"/>
    <w:rsid w:val="00F829B4"/>
    <w:rsid w:val="00F8437D"/>
    <w:rsid w:val="00F95413"/>
    <w:rsid w:val="00FA4C4F"/>
    <w:rsid w:val="00FA5B07"/>
    <w:rsid w:val="00FB4141"/>
    <w:rsid w:val="00FB6CFC"/>
    <w:rsid w:val="00FC198B"/>
    <w:rsid w:val="00FC2381"/>
    <w:rsid w:val="00FC4A84"/>
    <w:rsid w:val="00FC5033"/>
    <w:rsid w:val="00FD50E4"/>
    <w:rsid w:val="00FD5EBE"/>
    <w:rsid w:val="00FE4F0E"/>
    <w:rsid w:val="00FF0046"/>
    <w:rsid w:val="00FF0919"/>
    <w:rsid w:val="00FF42A9"/>
    <w:rsid w:val="01A97E4B"/>
    <w:rsid w:val="0358468D"/>
    <w:rsid w:val="03906B6E"/>
    <w:rsid w:val="044A6798"/>
    <w:rsid w:val="04847327"/>
    <w:rsid w:val="0593381A"/>
    <w:rsid w:val="067E355E"/>
    <w:rsid w:val="08FD5DC1"/>
    <w:rsid w:val="0A14764E"/>
    <w:rsid w:val="0AE53DCA"/>
    <w:rsid w:val="0AFE0F55"/>
    <w:rsid w:val="0B582596"/>
    <w:rsid w:val="0BCC0AE8"/>
    <w:rsid w:val="0BF76C3D"/>
    <w:rsid w:val="0C1C7D0A"/>
    <w:rsid w:val="0C56100B"/>
    <w:rsid w:val="0CBB779B"/>
    <w:rsid w:val="0CE515B5"/>
    <w:rsid w:val="0CF43C08"/>
    <w:rsid w:val="0D471659"/>
    <w:rsid w:val="0E3D2E6B"/>
    <w:rsid w:val="0EC7567C"/>
    <w:rsid w:val="0EFA1320"/>
    <w:rsid w:val="0F347B80"/>
    <w:rsid w:val="0FB107CE"/>
    <w:rsid w:val="102F6B5E"/>
    <w:rsid w:val="10667503"/>
    <w:rsid w:val="10E5667A"/>
    <w:rsid w:val="11616E90"/>
    <w:rsid w:val="1191650E"/>
    <w:rsid w:val="123F78FD"/>
    <w:rsid w:val="129435A1"/>
    <w:rsid w:val="12F6679D"/>
    <w:rsid w:val="14335876"/>
    <w:rsid w:val="14D841F7"/>
    <w:rsid w:val="15FC1C7A"/>
    <w:rsid w:val="161C7AD3"/>
    <w:rsid w:val="16504AAA"/>
    <w:rsid w:val="165F4CB9"/>
    <w:rsid w:val="17B7779B"/>
    <w:rsid w:val="18481362"/>
    <w:rsid w:val="188127C0"/>
    <w:rsid w:val="18F86F87"/>
    <w:rsid w:val="19650358"/>
    <w:rsid w:val="19CF3278"/>
    <w:rsid w:val="19D133E7"/>
    <w:rsid w:val="1A1928E2"/>
    <w:rsid w:val="1A437EA3"/>
    <w:rsid w:val="1A6F586F"/>
    <w:rsid w:val="1AFA3372"/>
    <w:rsid w:val="1C66683F"/>
    <w:rsid w:val="1D061563"/>
    <w:rsid w:val="1D13223F"/>
    <w:rsid w:val="1D7F7370"/>
    <w:rsid w:val="1E396089"/>
    <w:rsid w:val="1F0F4603"/>
    <w:rsid w:val="1FBC3BE4"/>
    <w:rsid w:val="1FD053B5"/>
    <w:rsid w:val="21FD70E5"/>
    <w:rsid w:val="22795DB1"/>
    <w:rsid w:val="22C913A4"/>
    <w:rsid w:val="22F92E03"/>
    <w:rsid w:val="23022FA2"/>
    <w:rsid w:val="23245658"/>
    <w:rsid w:val="23C1633C"/>
    <w:rsid w:val="241F4820"/>
    <w:rsid w:val="25123C56"/>
    <w:rsid w:val="25207D76"/>
    <w:rsid w:val="255D7BDB"/>
    <w:rsid w:val="268B284C"/>
    <w:rsid w:val="26F121F0"/>
    <w:rsid w:val="270D53CD"/>
    <w:rsid w:val="271640C9"/>
    <w:rsid w:val="28A605BD"/>
    <w:rsid w:val="28B03A01"/>
    <w:rsid w:val="2A174F9B"/>
    <w:rsid w:val="2A18353C"/>
    <w:rsid w:val="2AAE657A"/>
    <w:rsid w:val="2BAD1D6D"/>
    <w:rsid w:val="2C0D583B"/>
    <w:rsid w:val="2D3F7FD1"/>
    <w:rsid w:val="2D7B23E8"/>
    <w:rsid w:val="2DFE2383"/>
    <w:rsid w:val="2EC57436"/>
    <w:rsid w:val="2F21FD6C"/>
    <w:rsid w:val="2F833C64"/>
    <w:rsid w:val="307105A1"/>
    <w:rsid w:val="31326471"/>
    <w:rsid w:val="31453464"/>
    <w:rsid w:val="32EF7C1D"/>
    <w:rsid w:val="330C16C1"/>
    <w:rsid w:val="3337DF72"/>
    <w:rsid w:val="34D8208F"/>
    <w:rsid w:val="36AD1C42"/>
    <w:rsid w:val="36FAB85A"/>
    <w:rsid w:val="394A250A"/>
    <w:rsid w:val="3A0F354D"/>
    <w:rsid w:val="3A1A7360"/>
    <w:rsid w:val="3B142DFB"/>
    <w:rsid w:val="3C2E5791"/>
    <w:rsid w:val="3CB11DB0"/>
    <w:rsid w:val="3CF06979"/>
    <w:rsid w:val="3D19224B"/>
    <w:rsid w:val="3DB520C9"/>
    <w:rsid w:val="3E0B50C2"/>
    <w:rsid w:val="3E322D18"/>
    <w:rsid w:val="3E3A5BA6"/>
    <w:rsid w:val="3EAF4E91"/>
    <w:rsid w:val="3F545660"/>
    <w:rsid w:val="3F5E7474"/>
    <w:rsid w:val="3FF56766"/>
    <w:rsid w:val="3FF7FDA3"/>
    <w:rsid w:val="3FFE3123"/>
    <w:rsid w:val="40751C4D"/>
    <w:rsid w:val="40D432EC"/>
    <w:rsid w:val="41300182"/>
    <w:rsid w:val="418C2A9A"/>
    <w:rsid w:val="42B2733B"/>
    <w:rsid w:val="42FE3875"/>
    <w:rsid w:val="43DD5122"/>
    <w:rsid w:val="43F4090A"/>
    <w:rsid w:val="444C35A4"/>
    <w:rsid w:val="4491620A"/>
    <w:rsid w:val="4676526F"/>
    <w:rsid w:val="47B50031"/>
    <w:rsid w:val="48166DD0"/>
    <w:rsid w:val="48EC5B2F"/>
    <w:rsid w:val="493F33BB"/>
    <w:rsid w:val="494C6E4D"/>
    <w:rsid w:val="4AFC4416"/>
    <w:rsid w:val="4B162FC1"/>
    <w:rsid w:val="4CE15AB0"/>
    <w:rsid w:val="4E025351"/>
    <w:rsid w:val="4E7E22C0"/>
    <w:rsid w:val="4EBD1B3D"/>
    <w:rsid w:val="4ED962F0"/>
    <w:rsid w:val="4EDA10ED"/>
    <w:rsid w:val="4EFFA03D"/>
    <w:rsid w:val="4F30143A"/>
    <w:rsid w:val="4F745F27"/>
    <w:rsid w:val="4F870B60"/>
    <w:rsid w:val="4F9E3AF9"/>
    <w:rsid w:val="50676C68"/>
    <w:rsid w:val="508B3032"/>
    <w:rsid w:val="50B726C9"/>
    <w:rsid w:val="5155044C"/>
    <w:rsid w:val="519B3664"/>
    <w:rsid w:val="519D3E2C"/>
    <w:rsid w:val="51AF1B10"/>
    <w:rsid w:val="54857525"/>
    <w:rsid w:val="54CC7EBB"/>
    <w:rsid w:val="54F14AFA"/>
    <w:rsid w:val="55B72CB0"/>
    <w:rsid w:val="56487BA9"/>
    <w:rsid w:val="56F43D0A"/>
    <w:rsid w:val="575D5EE9"/>
    <w:rsid w:val="58D4514B"/>
    <w:rsid w:val="58F05A7E"/>
    <w:rsid w:val="591D2FC1"/>
    <w:rsid w:val="59350668"/>
    <w:rsid w:val="598A169E"/>
    <w:rsid w:val="5A2803AE"/>
    <w:rsid w:val="5A6E120D"/>
    <w:rsid w:val="5A7428E0"/>
    <w:rsid w:val="5B0E7AF5"/>
    <w:rsid w:val="5B323F98"/>
    <w:rsid w:val="5B441028"/>
    <w:rsid w:val="5C4821F4"/>
    <w:rsid w:val="5D2F6C6E"/>
    <w:rsid w:val="5D5723B1"/>
    <w:rsid w:val="5D5C5D21"/>
    <w:rsid w:val="5D774E64"/>
    <w:rsid w:val="5E6437E8"/>
    <w:rsid w:val="5E747B9A"/>
    <w:rsid w:val="5EED36E8"/>
    <w:rsid w:val="5EF784F6"/>
    <w:rsid w:val="5F102A07"/>
    <w:rsid w:val="5F95674B"/>
    <w:rsid w:val="5FE549DB"/>
    <w:rsid w:val="601E4A0A"/>
    <w:rsid w:val="60381DEA"/>
    <w:rsid w:val="6045177F"/>
    <w:rsid w:val="605D4C28"/>
    <w:rsid w:val="6091637B"/>
    <w:rsid w:val="62305F7A"/>
    <w:rsid w:val="625F64EC"/>
    <w:rsid w:val="629E645C"/>
    <w:rsid w:val="62A173E0"/>
    <w:rsid w:val="63471D6C"/>
    <w:rsid w:val="640053F2"/>
    <w:rsid w:val="6458542D"/>
    <w:rsid w:val="645B52FB"/>
    <w:rsid w:val="64C2398A"/>
    <w:rsid w:val="65670E6D"/>
    <w:rsid w:val="690A6A65"/>
    <w:rsid w:val="691724F7"/>
    <w:rsid w:val="69280E78"/>
    <w:rsid w:val="696C5805"/>
    <w:rsid w:val="69F62FA5"/>
    <w:rsid w:val="6A19339F"/>
    <w:rsid w:val="6AB14DD8"/>
    <w:rsid w:val="6AF55EEC"/>
    <w:rsid w:val="6B0C5E52"/>
    <w:rsid w:val="6BAD1237"/>
    <w:rsid w:val="6C951C20"/>
    <w:rsid w:val="6D361ABB"/>
    <w:rsid w:val="6DE50038"/>
    <w:rsid w:val="6E0D7A9C"/>
    <w:rsid w:val="6EBE362A"/>
    <w:rsid w:val="6ED22CDD"/>
    <w:rsid w:val="708035C0"/>
    <w:rsid w:val="714B246D"/>
    <w:rsid w:val="72010FA8"/>
    <w:rsid w:val="73622E5C"/>
    <w:rsid w:val="750869F0"/>
    <w:rsid w:val="756F227B"/>
    <w:rsid w:val="75E41876"/>
    <w:rsid w:val="76B57AE2"/>
    <w:rsid w:val="776C22B9"/>
    <w:rsid w:val="77CF18FB"/>
    <w:rsid w:val="78AA7F41"/>
    <w:rsid w:val="793C60F5"/>
    <w:rsid w:val="7963719C"/>
    <w:rsid w:val="79FFC8F3"/>
    <w:rsid w:val="7AA000F2"/>
    <w:rsid w:val="7AAB5521"/>
    <w:rsid w:val="7C614031"/>
    <w:rsid w:val="7C8B0F3C"/>
    <w:rsid w:val="7CE73678"/>
    <w:rsid w:val="7CEE2E43"/>
    <w:rsid w:val="7D494424"/>
    <w:rsid w:val="7D730CDE"/>
    <w:rsid w:val="7D7654E6"/>
    <w:rsid w:val="7DDB781C"/>
    <w:rsid w:val="7E972247"/>
    <w:rsid w:val="7EB006E5"/>
    <w:rsid w:val="7F3D0A1E"/>
    <w:rsid w:val="7F5DA668"/>
    <w:rsid w:val="7FBFD927"/>
    <w:rsid w:val="BFEF22AF"/>
    <w:rsid w:val="DFF9269F"/>
    <w:rsid w:val="E7AFD402"/>
    <w:rsid w:val="E99FEF3C"/>
    <w:rsid w:val="EB7D6970"/>
    <w:rsid w:val="ECF494BF"/>
    <w:rsid w:val="EFFAA0E5"/>
    <w:rsid w:val="F7FF52C2"/>
    <w:rsid w:val="FAF3B270"/>
    <w:rsid w:val="FDEF859B"/>
    <w:rsid w:val="FE1B8C98"/>
    <w:rsid w:val="FEC757AA"/>
    <w:rsid w:val="FEE7B568"/>
    <w:rsid w:val="FFADCF09"/>
    <w:rsid w:val="FFDBF0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0" w:semiHidden="0" w:name="annotation reference"/>
    <w:lsdException w:uiPriority="99" w:name="line number"/>
    <w:lsdException w:qFormat="1" w:uiPriority="99" w:semiHidden="0" w:name="page number"/>
    <w:lsdException w:qFormat="1" w:unhideWhenUsed="0" w:uiPriority="0" w:semiHidden="0" w:name="endnote reference"/>
    <w:lsdException w:qFormat="1" w:unhideWhenUsed="0" w:uiPriority="0"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qFormat="1" w:unhideWhenUsed="0" w:uiPriority="0" w:semiHidden="0" w:name="Body Text Indent 3"/>
    <w:lsdException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47"/>
    <w:qFormat/>
    <w:uiPriority w:val="0"/>
    <w:pPr>
      <w:keepNext/>
      <w:jc w:val="center"/>
      <w:outlineLvl w:val="0"/>
    </w:pPr>
    <w:rPr>
      <w:rFonts w:eastAsia="黑体"/>
      <w:b/>
      <w:sz w:val="30"/>
      <w:szCs w:val="20"/>
    </w:rPr>
  </w:style>
  <w:style w:type="paragraph" w:styleId="3">
    <w:name w:val="heading 2"/>
    <w:basedOn w:val="2"/>
    <w:next w:val="4"/>
    <w:link w:val="48"/>
    <w:qFormat/>
    <w:uiPriority w:val="0"/>
    <w:pPr>
      <w:widowControl/>
      <w:spacing w:before="360" w:after="120"/>
      <w:jc w:val="left"/>
      <w:outlineLvl w:val="1"/>
    </w:pPr>
    <w:rPr>
      <w:rFonts w:ascii="Arial" w:hAnsi="Arial" w:eastAsia="宋体"/>
      <w:sz w:val="22"/>
      <w:lang w:val="en-GB" w:eastAsia="en-US"/>
    </w:rPr>
  </w:style>
  <w:style w:type="paragraph" w:styleId="5">
    <w:name w:val="heading 3"/>
    <w:basedOn w:val="3"/>
    <w:next w:val="4"/>
    <w:link w:val="50"/>
    <w:qFormat/>
    <w:uiPriority w:val="0"/>
    <w:pPr>
      <w:spacing w:before="240"/>
      <w:outlineLvl w:val="2"/>
    </w:pPr>
    <w:rPr>
      <w:i/>
    </w:rPr>
  </w:style>
  <w:style w:type="paragraph" w:styleId="6">
    <w:name w:val="heading 4"/>
    <w:basedOn w:val="5"/>
    <w:next w:val="4"/>
    <w:link w:val="51"/>
    <w:qFormat/>
    <w:uiPriority w:val="0"/>
    <w:pPr>
      <w:spacing w:before="120"/>
      <w:outlineLvl w:val="3"/>
    </w:pPr>
  </w:style>
  <w:style w:type="paragraph" w:styleId="7">
    <w:name w:val="heading 5"/>
    <w:basedOn w:val="6"/>
    <w:next w:val="4"/>
    <w:link w:val="52"/>
    <w:qFormat/>
    <w:uiPriority w:val="0"/>
    <w:pPr>
      <w:outlineLvl w:val="4"/>
    </w:pPr>
  </w:style>
  <w:style w:type="paragraph" w:styleId="8">
    <w:name w:val="heading 6"/>
    <w:basedOn w:val="7"/>
    <w:next w:val="4"/>
    <w:link w:val="53"/>
    <w:qFormat/>
    <w:uiPriority w:val="0"/>
    <w:pPr>
      <w:outlineLvl w:val="5"/>
    </w:pPr>
  </w:style>
  <w:style w:type="paragraph" w:styleId="9">
    <w:name w:val="heading 7"/>
    <w:basedOn w:val="8"/>
    <w:next w:val="4"/>
    <w:link w:val="54"/>
    <w:qFormat/>
    <w:uiPriority w:val="0"/>
    <w:pPr>
      <w:outlineLvl w:val="6"/>
    </w:pPr>
  </w:style>
  <w:style w:type="paragraph" w:styleId="10">
    <w:name w:val="heading 8"/>
    <w:basedOn w:val="9"/>
    <w:next w:val="4"/>
    <w:link w:val="55"/>
    <w:qFormat/>
    <w:uiPriority w:val="0"/>
    <w:pPr>
      <w:outlineLvl w:val="7"/>
    </w:pPr>
  </w:style>
  <w:style w:type="paragraph" w:styleId="11">
    <w:name w:val="heading 9"/>
    <w:basedOn w:val="10"/>
    <w:next w:val="4"/>
    <w:link w:val="56"/>
    <w:qFormat/>
    <w:uiPriority w:val="0"/>
    <w:pPr>
      <w:outlineLvl w:val="8"/>
    </w:pPr>
  </w:style>
  <w:style w:type="character" w:default="1" w:styleId="39">
    <w:name w:val="Default Paragraph Font"/>
    <w:semiHidden/>
    <w:unhideWhenUsed/>
    <w:qFormat/>
    <w:uiPriority w:val="1"/>
  </w:style>
  <w:style w:type="table" w:default="1" w:styleId="38">
    <w:name w:val="Normal Table"/>
    <w:semiHidden/>
    <w:unhideWhenUsed/>
    <w:qFormat/>
    <w:uiPriority w:val="99"/>
    <w:tblPr>
      <w:tblCellMar>
        <w:top w:w="0" w:type="dxa"/>
        <w:left w:w="108" w:type="dxa"/>
        <w:bottom w:w="0" w:type="dxa"/>
        <w:right w:w="108" w:type="dxa"/>
      </w:tblCellMar>
    </w:tblPr>
  </w:style>
  <w:style w:type="paragraph" w:customStyle="1" w:styleId="4">
    <w:name w:val="Paragraph"/>
    <w:basedOn w:val="1"/>
    <w:link w:val="49"/>
    <w:qFormat/>
    <w:uiPriority w:val="0"/>
    <w:pPr>
      <w:widowControl/>
      <w:spacing w:after="240"/>
    </w:pPr>
    <w:rPr>
      <w:rFonts w:ascii="Arial" w:hAnsi="Arial"/>
      <w:kern w:val="0"/>
      <w:sz w:val="22"/>
      <w:szCs w:val="20"/>
      <w:lang w:val="en-GB" w:eastAsia="en-US"/>
    </w:rPr>
  </w:style>
  <w:style w:type="paragraph" w:styleId="12">
    <w:name w:val="toc 7"/>
    <w:basedOn w:val="1"/>
    <w:next w:val="1"/>
    <w:qFormat/>
    <w:uiPriority w:val="39"/>
    <w:pPr>
      <w:ind w:left="2520" w:leftChars="1200"/>
    </w:pPr>
  </w:style>
  <w:style w:type="paragraph" w:styleId="13">
    <w:name w:val="caption"/>
    <w:basedOn w:val="1"/>
    <w:next w:val="1"/>
    <w:qFormat/>
    <w:uiPriority w:val="0"/>
    <w:pPr>
      <w:widowControl/>
      <w:spacing w:before="120" w:after="120" w:line="360" w:lineRule="auto"/>
      <w:ind w:left="1276" w:hanging="1276"/>
    </w:pPr>
    <w:rPr>
      <w:rFonts w:ascii="Arial" w:hAnsi="Arial"/>
      <w:b/>
      <w:i/>
      <w:kern w:val="0"/>
      <w:sz w:val="20"/>
      <w:szCs w:val="20"/>
      <w:lang w:val="de-DE" w:eastAsia="en-GB"/>
    </w:rPr>
  </w:style>
  <w:style w:type="paragraph" w:styleId="14">
    <w:name w:val="Document Map"/>
    <w:basedOn w:val="1"/>
    <w:link w:val="57"/>
    <w:unhideWhenUsed/>
    <w:qFormat/>
    <w:uiPriority w:val="99"/>
    <w:pPr>
      <w:shd w:val="clear" w:color="auto" w:fill="000080"/>
    </w:pPr>
  </w:style>
  <w:style w:type="paragraph" w:styleId="15">
    <w:name w:val="annotation text"/>
    <w:basedOn w:val="1"/>
    <w:link w:val="58"/>
    <w:qFormat/>
    <w:uiPriority w:val="0"/>
    <w:pPr>
      <w:widowControl/>
      <w:jc w:val="left"/>
    </w:pPr>
    <w:rPr>
      <w:rFonts w:ascii="Arial" w:hAnsi="Arial"/>
      <w:kern w:val="0"/>
      <w:sz w:val="20"/>
      <w:szCs w:val="20"/>
      <w:lang w:val="en-GB" w:eastAsia="en-US"/>
    </w:rPr>
  </w:style>
  <w:style w:type="paragraph" w:styleId="16">
    <w:name w:val="Body Text"/>
    <w:basedOn w:val="1"/>
    <w:link w:val="59"/>
    <w:qFormat/>
    <w:uiPriority w:val="0"/>
    <w:pPr>
      <w:widowControl/>
      <w:spacing w:after="120"/>
      <w:jc w:val="left"/>
    </w:pPr>
    <w:rPr>
      <w:kern w:val="0"/>
      <w:sz w:val="20"/>
      <w:szCs w:val="20"/>
      <w:lang w:val="en-GB" w:eastAsia="en-US"/>
    </w:rPr>
  </w:style>
  <w:style w:type="paragraph" w:styleId="17">
    <w:name w:val="Body Text Indent"/>
    <w:basedOn w:val="1"/>
    <w:link w:val="60"/>
    <w:qFormat/>
    <w:uiPriority w:val="0"/>
    <w:pPr>
      <w:tabs>
        <w:tab w:val="left" w:pos="3240"/>
      </w:tabs>
      <w:ind w:firstLine="600" w:firstLineChars="200"/>
    </w:pPr>
    <w:rPr>
      <w:rFonts w:ascii="仿宋_GB2312" w:hAnsi="宋体" w:eastAsia="仿宋_GB2312"/>
      <w:sz w:val="30"/>
      <w:szCs w:val="20"/>
    </w:rPr>
  </w:style>
  <w:style w:type="paragraph" w:styleId="18">
    <w:name w:val="toc 5"/>
    <w:basedOn w:val="1"/>
    <w:next w:val="1"/>
    <w:qFormat/>
    <w:uiPriority w:val="39"/>
    <w:pPr>
      <w:ind w:left="1680" w:leftChars="800"/>
    </w:pPr>
  </w:style>
  <w:style w:type="paragraph" w:styleId="19">
    <w:name w:val="toc 3"/>
    <w:basedOn w:val="1"/>
    <w:next w:val="1"/>
    <w:qFormat/>
    <w:uiPriority w:val="39"/>
    <w:pPr>
      <w:ind w:left="840" w:leftChars="400"/>
    </w:pPr>
  </w:style>
  <w:style w:type="paragraph" w:styleId="20">
    <w:name w:val="Plain Text"/>
    <w:basedOn w:val="1"/>
    <w:link w:val="61"/>
    <w:qFormat/>
    <w:uiPriority w:val="0"/>
    <w:pPr>
      <w:widowControl/>
      <w:jc w:val="left"/>
    </w:pPr>
    <w:rPr>
      <w:rFonts w:ascii="Consolas" w:hAnsi="Consolas"/>
      <w:kern w:val="0"/>
      <w:szCs w:val="21"/>
      <w:lang w:eastAsia="en-US"/>
    </w:rPr>
  </w:style>
  <w:style w:type="paragraph" w:styleId="21">
    <w:name w:val="toc 8"/>
    <w:basedOn w:val="1"/>
    <w:next w:val="1"/>
    <w:qFormat/>
    <w:uiPriority w:val="39"/>
    <w:pPr>
      <w:ind w:left="2940" w:leftChars="1400"/>
    </w:pPr>
  </w:style>
  <w:style w:type="paragraph" w:styleId="22">
    <w:name w:val="Date"/>
    <w:basedOn w:val="1"/>
    <w:next w:val="1"/>
    <w:link w:val="62"/>
    <w:qFormat/>
    <w:uiPriority w:val="0"/>
    <w:pPr>
      <w:ind w:left="100" w:leftChars="2500"/>
    </w:pPr>
  </w:style>
  <w:style w:type="paragraph" w:styleId="23">
    <w:name w:val="Body Text Indent 2"/>
    <w:basedOn w:val="1"/>
    <w:link w:val="63"/>
    <w:qFormat/>
    <w:uiPriority w:val="0"/>
    <w:pPr>
      <w:spacing w:after="100" w:line="360" w:lineRule="auto"/>
      <w:ind w:firstLine="600" w:firstLineChars="200"/>
    </w:pPr>
    <w:rPr>
      <w:rFonts w:ascii="仿宋_GB2312" w:eastAsia="仿宋_GB2312"/>
      <w:sz w:val="30"/>
    </w:rPr>
  </w:style>
  <w:style w:type="paragraph" w:styleId="24">
    <w:name w:val="endnote text"/>
    <w:basedOn w:val="1"/>
    <w:link w:val="64"/>
    <w:qFormat/>
    <w:uiPriority w:val="0"/>
    <w:pPr>
      <w:snapToGrid w:val="0"/>
      <w:jc w:val="left"/>
    </w:pPr>
  </w:style>
  <w:style w:type="paragraph" w:styleId="25">
    <w:name w:val="Balloon Text"/>
    <w:basedOn w:val="1"/>
    <w:link w:val="65"/>
    <w:unhideWhenUsed/>
    <w:qFormat/>
    <w:uiPriority w:val="99"/>
    <w:rPr>
      <w:sz w:val="18"/>
      <w:szCs w:val="18"/>
    </w:rPr>
  </w:style>
  <w:style w:type="paragraph" w:styleId="26">
    <w:name w:val="footer"/>
    <w:basedOn w:val="1"/>
    <w:link w:val="66"/>
    <w:qFormat/>
    <w:uiPriority w:val="0"/>
    <w:pPr>
      <w:tabs>
        <w:tab w:val="center" w:pos="4153"/>
        <w:tab w:val="right" w:pos="8306"/>
      </w:tabs>
      <w:snapToGrid w:val="0"/>
      <w:jc w:val="left"/>
    </w:pPr>
    <w:rPr>
      <w:sz w:val="18"/>
    </w:rPr>
  </w:style>
  <w:style w:type="paragraph" w:styleId="27">
    <w:name w:val="header"/>
    <w:basedOn w:val="1"/>
    <w:link w:val="67"/>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28">
    <w:name w:val="toc 1"/>
    <w:basedOn w:val="1"/>
    <w:next w:val="1"/>
    <w:qFormat/>
    <w:uiPriority w:val="39"/>
    <w:pPr>
      <w:tabs>
        <w:tab w:val="right" w:leader="dot" w:pos="8302"/>
      </w:tabs>
    </w:pPr>
    <w:rPr>
      <w:rFonts w:ascii="宋体" w:hAnsi="宋体"/>
      <w:szCs w:val="21"/>
    </w:rPr>
  </w:style>
  <w:style w:type="paragraph" w:styleId="29">
    <w:name w:val="toc 4"/>
    <w:basedOn w:val="1"/>
    <w:next w:val="1"/>
    <w:qFormat/>
    <w:uiPriority w:val="39"/>
    <w:pPr>
      <w:ind w:left="1260" w:leftChars="600"/>
    </w:pPr>
  </w:style>
  <w:style w:type="paragraph" w:styleId="30">
    <w:name w:val="footnote text"/>
    <w:basedOn w:val="1"/>
    <w:link w:val="68"/>
    <w:qFormat/>
    <w:uiPriority w:val="0"/>
    <w:pPr>
      <w:widowControl/>
      <w:spacing w:after="120"/>
      <w:ind w:left="284" w:hanging="284"/>
    </w:pPr>
    <w:rPr>
      <w:rFonts w:ascii="Arial" w:hAnsi="Arial"/>
      <w:kern w:val="0"/>
      <w:sz w:val="18"/>
      <w:szCs w:val="20"/>
      <w:lang w:val="en-GB" w:eastAsia="en-US"/>
    </w:rPr>
  </w:style>
  <w:style w:type="paragraph" w:styleId="31">
    <w:name w:val="toc 6"/>
    <w:basedOn w:val="1"/>
    <w:next w:val="1"/>
    <w:qFormat/>
    <w:uiPriority w:val="39"/>
    <w:pPr>
      <w:ind w:left="2100" w:leftChars="1000"/>
    </w:pPr>
  </w:style>
  <w:style w:type="paragraph" w:styleId="32">
    <w:name w:val="Body Text Indent 3"/>
    <w:basedOn w:val="1"/>
    <w:link w:val="69"/>
    <w:qFormat/>
    <w:uiPriority w:val="0"/>
    <w:pPr>
      <w:tabs>
        <w:tab w:val="left" w:pos="3240"/>
      </w:tabs>
      <w:spacing w:line="360" w:lineRule="auto"/>
      <w:ind w:firstLine="540"/>
    </w:pPr>
    <w:rPr>
      <w:rFonts w:ascii="仿宋_GB2312" w:eastAsia="仿宋_GB2312"/>
      <w:sz w:val="24"/>
      <w:szCs w:val="20"/>
    </w:rPr>
  </w:style>
  <w:style w:type="paragraph" w:styleId="33">
    <w:name w:val="toc 2"/>
    <w:basedOn w:val="1"/>
    <w:next w:val="1"/>
    <w:qFormat/>
    <w:uiPriority w:val="39"/>
    <w:pPr>
      <w:ind w:left="420" w:leftChars="200"/>
    </w:pPr>
  </w:style>
  <w:style w:type="paragraph" w:styleId="34">
    <w:name w:val="toc 9"/>
    <w:basedOn w:val="1"/>
    <w:next w:val="1"/>
    <w:qFormat/>
    <w:uiPriority w:val="39"/>
    <w:pPr>
      <w:ind w:left="3360" w:leftChars="1600"/>
    </w:pPr>
  </w:style>
  <w:style w:type="paragraph" w:styleId="35">
    <w:name w:val="Normal (Web)"/>
    <w:basedOn w:val="1"/>
    <w:qFormat/>
    <w:uiPriority w:val="0"/>
    <w:pPr>
      <w:widowControl/>
      <w:spacing w:line="440" w:lineRule="exact"/>
      <w:ind w:firstLine="480" w:firstLineChars="200"/>
      <w:jc w:val="left"/>
    </w:pPr>
    <w:rPr>
      <w:rFonts w:eastAsia="仿宋_GB2312"/>
      <w:color w:val="000000"/>
      <w:kern w:val="0"/>
      <w:sz w:val="24"/>
    </w:rPr>
  </w:style>
  <w:style w:type="paragraph" w:styleId="36">
    <w:name w:val="Title"/>
    <w:basedOn w:val="1"/>
    <w:link w:val="70"/>
    <w:qFormat/>
    <w:uiPriority w:val="0"/>
    <w:pPr>
      <w:widowControl/>
      <w:spacing w:line="360" w:lineRule="auto"/>
      <w:jc w:val="center"/>
    </w:pPr>
    <w:rPr>
      <w:rFonts w:ascii="Arial" w:hAnsi="Arial"/>
      <w:b/>
      <w:kern w:val="0"/>
      <w:sz w:val="28"/>
      <w:szCs w:val="20"/>
      <w:lang w:val="de-DE" w:eastAsia="en-GB"/>
    </w:rPr>
  </w:style>
  <w:style w:type="paragraph" w:styleId="37">
    <w:name w:val="annotation subject"/>
    <w:basedOn w:val="15"/>
    <w:next w:val="15"/>
    <w:link w:val="71"/>
    <w:qFormat/>
    <w:uiPriority w:val="0"/>
    <w:pPr>
      <w:widowControl w:val="0"/>
    </w:pPr>
    <w:rPr>
      <w:rFonts w:ascii="Times New Roman" w:hAnsi="Times New Roman"/>
      <w:b/>
      <w:bCs/>
      <w:kern w:val="2"/>
      <w:sz w:val="21"/>
      <w:szCs w:val="24"/>
      <w:lang w:val="en-US" w:eastAsia="zh-CN"/>
    </w:rPr>
  </w:style>
  <w:style w:type="character" w:styleId="40">
    <w:name w:val="Strong"/>
    <w:qFormat/>
    <w:uiPriority w:val="0"/>
    <w:rPr>
      <w:b/>
      <w:bCs/>
    </w:rPr>
  </w:style>
  <w:style w:type="character" w:styleId="41">
    <w:name w:val="endnote reference"/>
    <w:qFormat/>
    <w:uiPriority w:val="0"/>
    <w:rPr>
      <w:vertAlign w:val="superscript"/>
    </w:rPr>
  </w:style>
  <w:style w:type="character" w:styleId="42">
    <w:name w:val="page number"/>
    <w:unhideWhenUsed/>
    <w:qFormat/>
    <w:uiPriority w:val="99"/>
  </w:style>
  <w:style w:type="character" w:styleId="43">
    <w:name w:val="FollowedHyperlink"/>
    <w:qFormat/>
    <w:uiPriority w:val="0"/>
    <w:rPr>
      <w:rFonts w:ascii="Arial" w:hAnsi="Arial"/>
      <w:color w:val="auto"/>
      <w:sz w:val="20"/>
      <w:u w:val="none"/>
    </w:rPr>
  </w:style>
  <w:style w:type="character" w:styleId="44">
    <w:name w:val="Hyperlink"/>
    <w:qFormat/>
    <w:uiPriority w:val="99"/>
    <w:rPr>
      <w:rFonts w:ascii="Arial" w:hAnsi="Arial"/>
      <w:color w:val="auto"/>
      <w:sz w:val="22"/>
      <w:u w:val="none"/>
    </w:rPr>
  </w:style>
  <w:style w:type="character" w:styleId="45">
    <w:name w:val="annotation reference"/>
    <w:qFormat/>
    <w:uiPriority w:val="0"/>
    <w:rPr>
      <w:sz w:val="21"/>
      <w:szCs w:val="21"/>
    </w:rPr>
  </w:style>
  <w:style w:type="character" w:styleId="46">
    <w:name w:val="footnote reference"/>
    <w:qFormat/>
    <w:uiPriority w:val="0"/>
    <w:rPr>
      <w:vertAlign w:val="superscript"/>
    </w:rPr>
  </w:style>
  <w:style w:type="character" w:customStyle="1" w:styleId="47">
    <w:name w:val="标题 1 字符"/>
    <w:link w:val="2"/>
    <w:qFormat/>
    <w:uiPriority w:val="0"/>
    <w:rPr>
      <w:rFonts w:eastAsia="黑体"/>
      <w:b/>
      <w:kern w:val="2"/>
      <w:sz w:val="30"/>
    </w:rPr>
  </w:style>
  <w:style w:type="character" w:customStyle="1" w:styleId="48">
    <w:name w:val="标题 2 字符"/>
    <w:link w:val="3"/>
    <w:qFormat/>
    <w:uiPriority w:val="0"/>
    <w:rPr>
      <w:rFonts w:ascii="Arial" w:hAnsi="Arial"/>
      <w:b/>
      <w:kern w:val="2"/>
      <w:sz w:val="22"/>
      <w:szCs w:val="28"/>
      <w:lang w:val="en-GB" w:eastAsia="en-US"/>
    </w:rPr>
  </w:style>
  <w:style w:type="character" w:customStyle="1" w:styleId="49">
    <w:name w:val="Paragraph Char"/>
    <w:link w:val="4"/>
    <w:qFormat/>
    <w:uiPriority w:val="0"/>
    <w:rPr>
      <w:rFonts w:ascii="Arial" w:hAnsi="Arial"/>
      <w:sz w:val="22"/>
      <w:lang w:val="en-GB" w:eastAsia="en-US"/>
    </w:rPr>
  </w:style>
  <w:style w:type="character" w:customStyle="1" w:styleId="50">
    <w:name w:val="标题 3 字符"/>
    <w:link w:val="5"/>
    <w:qFormat/>
    <w:uiPriority w:val="0"/>
    <w:rPr>
      <w:rFonts w:ascii="Arial" w:hAnsi="Arial"/>
      <w:b/>
      <w:i/>
      <w:kern w:val="2"/>
      <w:sz w:val="22"/>
      <w:szCs w:val="28"/>
      <w:lang w:val="en-GB" w:eastAsia="en-US"/>
    </w:rPr>
  </w:style>
  <w:style w:type="character" w:customStyle="1" w:styleId="51">
    <w:name w:val="标题 4 字符"/>
    <w:link w:val="6"/>
    <w:qFormat/>
    <w:uiPriority w:val="0"/>
    <w:rPr>
      <w:rFonts w:ascii="Arial" w:hAnsi="Arial"/>
      <w:b/>
      <w:i/>
      <w:kern w:val="2"/>
      <w:sz w:val="22"/>
      <w:szCs w:val="28"/>
      <w:lang w:val="en-GB" w:eastAsia="en-US"/>
    </w:rPr>
  </w:style>
  <w:style w:type="character" w:customStyle="1" w:styleId="52">
    <w:name w:val="标题 5 字符"/>
    <w:link w:val="7"/>
    <w:qFormat/>
    <w:uiPriority w:val="0"/>
    <w:rPr>
      <w:rFonts w:ascii="Arial" w:hAnsi="Arial"/>
      <w:b/>
      <w:i/>
      <w:kern w:val="2"/>
      <w:sz w:val="22"/>
      <w:szCs w:val="28"/>
      <w:lang w:val="en-GB" w:eastAsia="en-US"/>
    </w:rPr>
  </w:style>
  <w:style w:type="character" w:customStyle="1" w:styleId="53">
    <w:name w:val="标题 6 字符"/>
    <w:link w:val="8"/>
    <w:qFormat/>
    <w:uiPriority w:val="0"/>
    <w:rPr>
      <w:rFonts w:ascii="Arial" w:hAnsi="Arial"/>
      <w:b/>
      <w:i/>
      <w:kern w:val="2"/>
      <w:sz w:val="22"/>
      <w:szCs w:val="28"/>
      <w:lang w:val="en-GB" w:eastAsia="en-US"/>
    </w:rPr>
  </w:style>
  <w:style w:type="character" w:customStyle="1" w:styleId="54">
    <w:name w:val="标题 7 字符"/>
    <w:link w:val="9"/>
    <w:qFormat/>
    <w:uiPriority w:val="0"/>
    <w:rPr>
      <w:rFonts w:ascii="Arial" w:hAnsi="Arial"/>
      <w:b/>
      <w:i/>
      <w:kern w:val="2"/>
      <w:sz w:val="22"/>
      <w:szCs w:val="28"/>
      <w:lang w:val="en-GB" w:eastAsia="en-US"/>
    </w:rPr>
  </w:style>
  <w:style w:type="character" w:customStyle="1" w:styleId="55">
    <w:name w:val="标题 8 字符"/>
    <w:link w:val="10"/>
    <w:qFormat/>
    <w:uiPriority w:val="0"/>
    <w:rPr>
      <w:rFonts w:ascii="Arial" w:hAnsi="Arial"/>
      <w:b/>
      <w:i/>
      <w:kern w:val="2"/>
      <w:sz w:val="22"/>
      <w:szCs w:val="28"/>
      <w:lang w:val="en-GB" w:eastAsia="en-US"/>
    </w:rPr>
  </w:style>
  <w:style w:type="character" w:customStyle="1" w:styleId="56">
    <w:name w:val="标题 9 字符"/>
    <w:link w:val="11"/>
    <w:qFormat/>
    <w:uiPriority w:val="0"/>
    <w:rPr>
      <w:rFonts w:ascii="Arial" w:hAnsi="Arial"/>
      <w:b/>
      <w:i/>
      <w:kern w:val="2"/>
      <w:sz w:val="22"/>
      <w:szCs w:val="28"/>
      <w:lang w:val="en-GB" w:eastAsia="en-US"/>
    </w:rPr>
  </w:style>
  <w:style w:type="character" w:customStyle="1" w:styleId="57">
    <w:name w:val="文档结构图 字符"/>
    <w:link w:val="14"/>
    <w:qFormat/>
    <w:uiPriority w:val="0"/>
    <w:rPr>
      <w:kern w:val="2"/>
      <w:sz w:val="21"/>
      <w:szCs w:val="24"/>
      <w:shd w:val="clear" w:color="auto" w:fill="000080"/>
    </w:rPr>
  </w:style>
  <w:style w:type="character" w:customStyle="1" w:styleId="58">
    <w:name w:val="批注文字 字符"/>
    <w:link w:val="15"/>
    <w:qFormat/>
    <w:uiPriority w:val="0"/>
    <w:rPr>
      <w:rFonts w:ascii="Arial" w:hAnsi="Arial"/>
      <w:lang w:val="en-GB" w:eastAsia="en-US"/>
    </w:rPr>
  </w:style>
  <w:style w:type="character" w:customStyle="1" w:styleId="59">
    <w:name w:val="正文文本 字符"/>
    <w:link w:val="16"/>
    <w:qFormat/>
    <w:uiPriority w:val="0"/>
    <w:rPr>
      <w:lang w:val="en-GB" w:eastAsia="en-US"/>
    </w:rPr>
  </w:style>
  <w:style w:type="character" w:customStyle="1" w:styleId="60">
    <w:name w:val="正文文本缩进 字符"/>
    <w:link w:val="17"/>
    <w:qFormat/>
    <w:uiPriority w:val="0"/>
    <w:rPr>
      <w:rFonts w:ascii="仿宋_GB2312" w:hAnsi="宋体" w:eastAsia="仿宋_GB2312"/>
      <w:kern w:val="2"/>
      <w:sz w:val="30"/>
    </w:rPr>
  </w:style>
  <w:style w:type="character" w:customStyle="1" w:styleId="61">
    <w:name w:val="纯文本 字符"/>
    <w:link w:val="20"/>
    <w:qFormat/>
    <w:uiPriority w:val="0"/>
    <w:rPr>
      <w:rFonts w:ascii="Consolas" w:hAnsi="Consolas"/>
      <w:sz w:val="21"/>
      <w:szCs w:val="21"/>
      <w:lang w:eastAsia="en-US"/>
    </w:rPr>
  </w:style>
  <w:style w:type="character" w:customStyle="1" w:styleId="62">
    <w:name w:val="日期 字符"/>
    <w:link w:val="22"/>
    <w:qFormat/>
    <w:uiPriority w:val="0"/>
    <w:rPr>
      <w:kern w:val="2"/>
      <w:sz w:val="21"/>
      <w:szCs w:val="24"/>
    </w:rPr>
  </w:style>
  <w:style w:type="character" w:customStyle="1" w:styleId="63">
    <w:name w:val="正文文本缩进 2 字符"/>
    <w:link w:val="23"/>
    <w:qFormat/>
    <w:uiPriority w:val="0"/>
    <w:rPr>
      <w:rFonts w:ascii="仿宋_GB2312" w:eastAsia="仿宋_GB2312"/>
      <w:kern w:val="2"/>
      <w:sz w:val="30"/>
      <w:szCs w:val="24"/>
    </w:rPr>
  </w:style>
  <w:style w:type="character" w:customStyle="1" w:styleId="64">
    <w:name w:val="尾注文本 字符"/>
    <w:link w:val="24"/>
    <w:qFormat/>
    <w:uiPriority w:val="0"/>
    <w:rPr>
      <w:kern w:val="2"/>
      <w:sz w:val="21"/>
      <w:szCs w:val="24"/>
    </w:rPr>
  </w:style>
  <w:style w:type="character" w:customStyle="1" w:styleId="65">
    <w:name w:val="批注框文本 字符"/>
    <w:link w:val="25"/>
    <w:qFormat/>
    <w:uiPriority w:val="99"/>
    <w:rPr>
      <w:rFonts w:ascii="Tahoma" w:hAnsi="Tahoma"/>
      <w:kern w:val="2"/>
      <w:sz w:val="18"/>
      <w:szCs w:val="18"/>
    </w:rPr>
  </w:style>
  <w:style w:type="character" w:customStyle="1" w:styleId="66">
    <w:name w:val="页脚 字符"/>
    <w:link w:val="26"/>
    <w:qFormat/>
    <w:uiPriority w:val="0"/>
    <w:rPr>
      <w:kern w:val="2"/>
      <w:sz w:val="18"/>
      <w:szCs w:val="24"/>
    </w:rPr>
  </w:style>
  <w:style w:type="character" w:customStyle="1" w:styleId="67">
    <w:name w:val="页眉 字符"/>
    <w:link w:val="27"/>
    <w:qFormat/>
    <w:uiPriority w:val="0"/>
    <w:rPr>
      <w:kern w:val="2"/>
      <w:sz w:val="18"/>
      <w:szCs w:val="24"/>
    </w:rPr>
  </w:style>
  <w:style w:type="character" w:customStyle="1" w:styleId="68">
    <w:name w:val="脚注文本 字符"/>
    <w:link w:val="30"/>
    <w:qFormat/>
    <w:uiPriority w:val="0"/>
    <w:rPr>
      <w:rFonts w:ascii="Arial" w:hAnsi="Arial"/>
      <w:sz w:val="18"/>
      <w:lang w:val="en-GB" w:eastAsia="en-US"/>
    </w:rPr>
  </w:style>
  <w:style w:type="character" w:customStyle="1" w:styleId="69">
    <w:name w:val="正文文本缩进 3 字符"/>
    <w:link w:val="32"/>
    <w:qFormat/>
    <w:uiPriority w:val="0"/>
    <w:rPr>
      <w:rFonts w:ascii="仿宋_GB2312" w:eastAsia="仿宋_GB2312"/>
      <w:kern w:val="2"/>
      <w:sz w:val="24"/>
    </w:rPr>
  </w:style>
  <w:style w:type="character" w:customStyle="1" w:styleId="70">
    <w:name w:val="标题 字符"/>
    <w:link w:val="36"/>
    <w:qFormat/>
    <w:uiPriority w:val="0"/>
    <w:rPr>
      <w:rFonts w:ascii="Arial" w:hAnsi="Arial"/>
      <w:b/>
      <w:sz w:val="28"/>
      <w:lang w:val="de-DE" w:eastAsia="en-GB"/>
    </w:rPr>
  </w:style>
  <w:style w:type="character" w:customStyle="1" w:styleId="71">
    <w:name w:val="批注主题 字符"/>
    <w:link w:val="37"/>
    <w:qFormat/>
    <w:uiPriority w:val="0"/>
    <w:rPr>
      <w:b/>
      <w:bCs/>
      <w:kern w:val="2"/>
      <w:sz w:val="21"/>
      <w:szCs w:val="24"/>
    </w:rPr>
  </w:style>
  <w:style w:type="paragraph" w:customStyle="1" w:styleId="72">
    <w:name w:val="默认段落字体 Para Char Char Char Char Char Char Char Char Char1 Char Char Char Char Char Char Char Char Char Char Char Char Char Char Char Char Char Char Char Char Char Char Char Char Char Char Char Char Char Char Char"/>
    <w:basedOn w:val="14"/>
    <w:qFormat/>
    <w:uiPriority w:val="0"/>
    <w:pPr>
      <w:jc w:val="left"/>
    </w:pPr>
    <w:rPr>
      <w:rFonts w:ascii="Tahoma" w:hAnsi="Tahoma"/>
      <w:sz w:val="24"/>
      <w:szCs w:val="28"/>
    </w:rPr>
  </w:style>
  <w:style w:type="character" w:customStyle="1" w:styleId="73">
    <w:name w:val="正文文本 Char1"/>
    <w:semiHidden/>
    <w:qFormat/>
    <w:uiPriority w:val="99"/>
    <w:rPr>
      <w:rFonts w:ascii="Times New Roman" w:hAnsi="Times New Roman"/>
      <w:kern w:val="2"/>
      <w:sz w:val="21"/>
      <w:szCs w:val="24"/>
    </w:rPr>
  </w:style>
  <w:style w:type="character" w:customStyle="1" w:styleId="74">
    <w:name w:val="批注文字 Char1"/>
    <w:semiHidden/>
    <w:qFormat/>
    <w:uiPriority w:val="99"/>
    <w:rPr>
      <w:rFonts w:ascii="Times New Roman" w:hAnsi="Times New Roman"/>
      <w:kern w:val="2"/>
      <w:sz w:val="21"/>
      <w:szCs w:val="24"/>
    </w:rPr>
  </w:style>
  <w:style w:type="character" w:customStyle="1" w:styleId="75">
    <w:name w:val="纯文本 Char2"/>
    <w:semiHidden/>
    <w:qFormat/>
    <w:uiPriority w:val="99"/>
    <w:rPr>
      <w:rFonts w:ascii="宋体" w:hAnsi="Courier New" w:cs="Courier New"/>
      <w:kern w:val="2"/>
      <w:sz w:val="21"/>
      <w:szCs w:val="21"/>
    </w:rPr>
  </w:style>
  <w:style w:type="character" w:customStyle="1" w:styleId="76">
    <w:name w:val="标题 Char1"/>
    <w:qFormat/>
    <w:uiPriority w:val="10"/>
    <w:rPr>
      <w:rFonts w:ascii="Cambria" w:hAnsi="Cambria" w:cs="Times New Roman"/>
      <w:b/>
      <w:bCs/>
      <w:kern w:val="2"/>
      <w:sz w:val="32"/>
      <w:szCs w:val="32"/>
    </w:rPr>
  </w:style>
  <w:style w:type="character" w:customStyle="1" w:styleId="77">
    <w:name w:val="纯文本 Char1"/>
    <w:semiHidden/>
    <w:qFormat/>
    <w:uiPriority w:val="99"/>
    <w:rPr>
      <w:rFonts w:ascii="宋体" w:hAnsi="Courier New" w:cs="Courier New"/>
      <w:kern w:val="2"/>
      <w:sz w:val="21"/>
      <w:szCs w:val="21"/>
    </w:rPr>
  </w:style>
  <w:style w:type="character" w:customStyle="1" w:styleId="78">
    <w:name w:val="尾注文本 Char1"/>
    <w:semiHidden/>
    <w:qFormat/>
    <w:uiPriority w:val="99"/>
    <w:rPr>
      <w:rFonts w:ascii="Tahoma" w:hAnsi="Tahoma"/>
      <w:kern w:val="2"/>
      <w:sz w:val="21"/>
      <w:szCs w:val="24"/>
    </w:rPr>
  </w:style>
  <w:style w:type="character" w:customStyle="1" w:styleId="79">
    <w:name w:val="short_text1"/>
    <w:qFormat/>
    <w:uiPriority w:val="0"/>
    <w:rPr>
      <w:sz w:val="29"/>
      <w:szCs w:val="29"/>
    </w:rPr>
  </w:style>
  <w:style w:type="character" w:customStyle="1" w:styleId="80">
    <w:name w:val="日期 Char1"/>
    <w:semiHidden/>
    <w:qFormat/>
    <w:uiPriority w:val="99"/>
    <w:rPr>
      <w:rFonts w:ascii="Tahoma" w:hAnsi="Tahoma"/>
      <w:kern w:val="2"/>
      <w:sz w:val="21"/>
      <w:szCs w:val="24"/>
    </w:rPr>
  </w:style>
  <w:style w:type="character" w:customStyle="1" w:styleId="81">
    <w:name w:val="批注主题 Char1"/>
    <w:semiHidden/>
    <w:qFormat/>
    <w:uiPriority w:val="99"/>
    <w:rPr>
      <w:rFonts w:ascii="Tahoma" w:hAnsi="Tahoma"/>
      <w:b/>
      <w:bCs/>
      <w:kern w:val="2"/>
      <w:sz w:val="21"/>
      <w:szCs w:val="24"/>
    </w:rPr>
  </w:style>
  <w:style w:type="character" w:customStyle="1" w:styleId="82">
    <w:name w:val="标题 Char2"/>
    <w:qFormat/>
    <w:uiPriority w:val="10"/>
    <w:rPr>
      <w:rFonts w:ascii="Calibri Light" w:hAnsi="Calibri Light" w:cs="Times New Roman"/>
      <w:b/>
      <w:bCs/>
      <w:kern w:val="2"/>
      <w:sz w:val="32"/>
      <w:szCs w:val="32"/>
    </w:rPr>
  </w:style>
  <w:style w:type="character" w:customStyle="1" w:styleId="83">
    <w:name w:val="批注文字 Char2"/>
    <w:semiHidden/>
    <w:qFormat/>
    <w:uiPriority w:val="99"/>
    <w:rPr>
      <w:rFonts w:ascii="Tahoma" w:hAnsi="Tahoma"/>
      <w:kern w:val="2"/>
      <w:sz w:val="21"/>
      <w:szCs w:val="24"/>
    </w:rPr>
  </w:style>
  <w:style w:type="character" w:customStyle="1" w:styleId="84">
    <w:name w:val="脚注文本 Char2"/>
    <w:semiHidden/>
    <w:qFormat/>
    <w:uiPriority w:val="99"/>
    <w:rPr>
      <w:rFonts w:ascii="Tahoma" w:hAnsi="Tahoma"/>
      <w:kern w:val="2"/>
      <w:sz w:val="18"/>
      <w:szCs w:val="18"/>
    </w:rPr>
  </w:style>
  <w:style w:type="character" w:customStyle="1" w:styleId="85">
    <w:name w:val="正文文本缩进 3 Char1"/>
    <w:semiHidden/>
    <w:qFormat/>
    <w:uiPriority w:val="99"/>
    <w:rPr>
      <w:rFonts w:ascii="Tahoma" w:hAnsi="Tahoma"/>
      <w:kern w:val="2"/>
      <w:sz w:val="16"/>
      <w:szCs w:val="16"/>
    </w:rPr>
  </w:style>
  <w:style w:type="character" w:customStyle="1" w:styleId="86">
    <w:name w:val="Bullets Char"/>
    <w:link w:val="87"/>
    <w:qFormat/>
    <w:uiPriority w:val="0"/>
    <w:rPr>
      <w:rFonts w:ascii="Arial" w:hAnsi="Arial" w:eastAsia="MS Mincho"/>
      <w:sz w:val="22"/>
      <w:lang w:val="en-GB" w:eastAsia="ja-JP"/>
    </w:rPr>
  </w:style>
  <w:style w:type="paragraph" w:customStyle="1" w:styleId="87">
    <w:name w:val="Bullets"/>
    <w:basedOn w:val="1"/>
    <w:link w:val="86"/>
    <w:qFormat/>
    <w:uiPriority w:val="0"/>
    <w:pPr>
      <w:widowControl/>
      <w:numPr>
        <w:ilvl w:val="0"/>
        <w:numId w:val="1"/>
      </w:numPr>
      <w:spacing w:after="120"/>
    </w:pPr>
    <w:rPr>
      <w:rFonts w:ascii="Arial" w:hAnsi="Arial" w:eastAsia="MS Mincho"/>
      <w:kern w:val="0"/>
      <w:sz w:val="22"/>
      <w:szCs w:val="20"/>
      <w:lang w:val="en-GB" w:eastAsia="ja-JP"/>
    </w:rPr>
  </w:style>
  <w:style w:type="character" w:customStyle="1" w:styleId="88">
    <w:name w:val="页眉 Char1"/>
    <w:semiHidden/>
    <w:qFormat/>
    <w:uiPriority w:val="99"/>
    <w:rPr>
      <w:rFonts w:ascii="Times New Roman" w:hAnsi="Times New Roman"/>
      <w:kern w:val="2"/>
      <w:sz w:val="18"/>
      <w:szCs w:val="18"/>
    </w:rPr>
  </w:style>
  <w:style w:type="character" w:customStyle="1" w:styleId="89">
    <w:name w:val="页脚 Char1"/>
    <w:semiHidden/>
    <w:qFormat/>
    <w:uiPriority w:val="99"/>
    <w:rPr>
      <w:rFonts w:ascii="Times New Roman" w:hAnsi="Times New Roman"/>
      <w:kern w:val="2"/>
      <w:sz w:val="18"/>
      <w:szCs w:val="18"/>
    </w:rPr>
  </w:style>
  <w:style w:type="character" w:customStyle="1" w:styleId="90">
    <w:name w:val="正文文本 Char2"/>
    <w:semiHidden/>
    <w:qFormat/>
    <w:uiPriority w:val="99"/>
    <w:rPr>
      <w:rFonts w:ascii="Tahoma" w:hAnsi="Tahoma"/>
      <w:kern w:val="2"/>
      <w:sz w:val="21"/>
      <w:szCs w:val="24"/>
    </w:rPr>
  </w:style>
  <w:style w:type="character" w:customStyle="1" w:styleId="91">
    <w:name w:val="正文文本缩进 2 Char1"/>
    <w:semiHidden/>
    <w:qFormat/>
    <w:uiPriority w:val="99"/>
    <w:rPr>
      <w:rFonts w:ascii="Tahoma" w:hAnsi="Tahoma"/>
      <w:kern w:val="2"/>
      <w:sz w:val="21"/>
      <w:szCs w:val="24"/>
    </w:rPr>
  </w:style>
  <w:style w:type="character" w:customStyle="1" w:styleId="92">
    <w:name w:val="正文文本缩进 Char1"/>
    <w:semiHidden/>
    <w:qFormat/>
    <w:uiPriority w:val="99"/>
    <w:rPr>
      <w:rFonts w:ascii="Tahoma" w:hAnsi="Tahoma"/>
      <w:kern w:val="2"/>
      <w:sz w:val="21"/>
      <w:szCs w:val="24"/>
    </w:rPr>
  </w:style>
  <w:style w:type="character" w:customStyle="1" w:styleId="93">
    <w:name w:val="脚注文本 Char1"/>
    <w:semiHidden/>
    <w:qFormat/>
    <w:uiPriority w:val="99"/>
    <w:rPr>
      <w:rFonts w:ascii="Times New Roman" w:hAnsi="Times New Roman"/>
      <w:kern w:val="2"/>
      <w:sz w:val="18"/>
      <w:szCs w:val="18"/>
    </w:rPr>
  </w:style>
  <w:style w:type="character" w:customStyle="1" w:styleId="94">
    <w:name w:val="Paragraph Char Char Char Char Char1"/>
    <w:link w:val="95"/>
    <w:qFormat/>
    <w:uiPriority w:val="0"/>
    <w:rPr>
      <w:rFonts w:ascii="Arial" w:hAnsi="Arial"/>
      <w:sz w:val="22"/>
      <w:lang w:val="en-GB" w:eastAsia="en-US"/>
    </w:rPr>
  </w:style>
  <w:style w:type="paragraph" w:customStyle="1" w:styleId="95">
    <w:name w:val="Paragraph Char Char Char Char"/>
    <w:basedOn w:val="1"/>
    <w:link w:val="94"/>
    <w:qFormat/>
    <w:uiPriority w:val="0"/>
    <w:pPr>
      <w:widowControl/>
      <w:spacing w:after="240"/>
    </w:pPr>
    <w:rPr>
      <w:rFonts w:ascii="Arial" w:hAnsi="Arial"/>
      <w:kern w:val="0"/>
      <w:sz w:val="22"/>
      <w:szCs w:val="20"/>
      <w:lang w:val="en-GB" w:eastAsia="en-US"/>
    </w:rPr>
  </w:style>
  <w:style w:type="character" w:customStyle="1" w:styleId="96">
    <w:name w:val="long_text1"/>
    <w:qFormat/>
    <w:uiPriority w:val="0"/>
    <w:rPr>
      <w:sz w:val="20"/>
      <w:szCs w:val="20"/>
    </w:rPr>
  </w:style>
  <w:style w:type="paragraph" w:customStyle="1" w:styleId="97">
    <w:name w:val="AnnexHeading 1"/>
    <w:basedOn w:val="2"/>
    <w:next w:val="6"/>
    <w:qFormat/>
    <w:uiPriority w:val="0"/>
    <w:pPr>
      <w:widowControl/>
      <w:spacing w:before="600" w:after="240"/>
      <w:jc w:val="left"/>
    </w:pPr>
    <w:rPr>
      <w:rFonts w:ascii="Arial" w:hAnsi="Arial" w:eastAsia="宋体"/>
      <w:kern w:val="0"/>
      <w:sz w:val="26"/>
      <w:lang w:val="en-GB" w:eastAsia="en-US"/>
    </w:rPr>
  </w:style>
  <w:style w:type="paragraph" w:customStyle="1" w:styleId="98">
    <w:name w:val="Footerempty"/>
    <w:basedOn w:val="26"/>
    <w:qFormat/>
    <w:uiPriority w:val="0"/>
    <w:pPr>
      <w:widowControl/>
      <w:tabs>
        <w:tab w:val="center" w:pos="4536"/>
        <w:tab w:val="right" w:pos="9072"/>
        <w:tab w:val="clear" w:pos="4153"/>
        <w:tab w:val="clear" w:pos="8306"/>
      </w:tabs>
      <w:snapToGrid/>
    </w:pPr>
    <w:rPr>
      <w:rFonts w:ascii="Arial" w:hAnsi="Arial"/>
      <w:color w:val="FFFFFF"/>
      <w:kern w:val="0"/>
      <w:sz w:val="2"/>
      <w:szCs w:val="20"/>
      <w:lang w:val="en-GB" w:eastAsia="en-US"/>
    </w:rPr>
  </w:style>
  <w:style w:type="paragraph" w:customStyle="1" w:styleId="99">
    <w:name w:val="CoverTitle"/>
    <w:basedOn w:val="1"/>
    <w:next w:val="100"/>
    <w:qFormat/>
    <w:uiPriority w:val="0"/>
    <w:pPr>
      <w:widowControl/>
      <w:spacing w:before="120" w:after="120" w:line="480" w:lineRule="exact"/>
      <w:ind w:right="113"/>
      <w:jc w:val="left"/>
    </w:pPr>
    <w:rPr>
      <w:rFonts w:ascii="Arial Narrow" w:hAnsi="Arial Narrow"/>
      <w:b/>
      <w:kern w:val="0"/>
      <w:sz w:val="48"/>
      <w:szCs w:val="20"/>
      <w:lang w:val="en-GB" w:eastAsia="en-US"/>
    </w:rPr>
  </w:style>
  <w:style w:type="paragraph" w:customStyle="1" w:styleId="100">
    <w:name w:val="CoverDate"/>
    <w:basedOn w:val="1"/>
    <w:qFormat/>
    <w:uiPriority w:val="0"/>
    <w:pPr>
      <w:widowControl/>
      <w:spacing w:after="240"/>
      <w:ind w:right="113"/>
    </w:pPr>
    <w:rPr>
      <w:rFonts w:ascii="Arial Narrow" w:hAnsi="Arial Narrow"/>
      <w:kern w:val="0"/>
      <w:sz w:val="20"/>
      <w:szCs w:val="20"/>
      <w:lang w:val="en-GB" w:eastAsia="en-US"/>
    </w:rPr>
  </w:style>
  <w:style w:type="paragraph" w:customStyle="1" w:styleId="101">
    <w:name w:val="Page Numbereven"/>
    <w:basedOn w:val="102"/>
    <w:qFormat/>
    <w:uiPriority w:val="0"/>
    <w:pPr>
      <w:jc w:val="left"/>
    </w:pPr>
  </w:style>
  <w:style w:type="paragraph" w:customStyle="1" w:styleId="102">
    <w:name w:val="FooterPageNumber"/>
    <w:basedOn w:val="103"/>
    <w:qFormat/>
    <w:uiPriority w:val="0"/>
    <w:pPr>
      <w:jc w:val="right"/>
    </w:pPr>
    <w:rPr>
      <w:sz w:val="20"/>
    </w:rPr>
  </w:style>
  <w:style w:type="paragraph" w:customStyle="1" w:styleId="103">
    <w:name w:val="FootertextOdd"/>
    <w:basedOn w:val="1"/>
    <w:qFormat/>
    <w:uiPriority w:val="0"/>
    <w:pPr>
      <w:widowControl/>
      <w:jc w:val="left"/>
    </w:pPr>
    <w:rPr>
      <w:rFonts w:ascii="Arial" w:hAnsi="Arial"/>
      <w:kern w:val="0"/>
      <w:sz w:val="16"/>
      <w:szCs w:val="20"/>
      <w:lang w:val="en-GB" w:eastAsia="en-US"/>
    </w:rPr>
  </w:style>
  <w:style w:type="paragraph" w:customStyle="1" w:styleId="104">
    <w:name w:val="BoxText"/>
    <w:basedOn w:val="4"/>
    <w:qFormat/>
    <w:uiPriority w:val="0"/>
    <w:rPr>
      <w:sz w:val="20"/>
    </w:rPr>
  </w:style>
  <w:style w:type="paragraph" w:customStyle="1" w:styleId="105">
    <w:name w:val="CoverSubtitle"/>
    <w:basedOn w:val="1"/>
    <w:next w:val="99"/>
    <w:qFormat/>
    <w:uiPriority w:val="0"/>
    <w:pPr>
      <w:widowControl/>
      <w:spacing w:before="120" w:after="360"/>
      <w:jc w:val="left"/>
    </w:pPr>
    <w:rPr>
      <w:rFonts w:ascii="Arial Narrow" w:hAnsi="Arial Narrow"/>
      <w:kern w:val="0"/>
      <w:sz w:val="48"/>
      <w:szCs w:val="20"/>
      <w:lang w:val="en-GB" w:eastAsia="en-US"/>
    </w:rPr>
  </w:style>
  <w:style w:type="paragraph" w:customStyle="1" w:styleId="106">
    <w:name w:val="AnnexHeading 2"/>
    <w:basedOn w:val="3"/>
    <w:next w:val="6"/>
    <w:qFormat/>
    <w:uiPriority w:val="0"/>
  </w:style>
  <w:style w:type="paragraph" w:customStyle="1" w:styleId="107">
    <w:name w:val="Indented Heading 4"/>
    <w:basedOn w:val="6"/>
    <w:next w:val="4"/>
    <w:qFormat/>
    <w:uiPriority w:val="0"/>
    <w:pPr>
      <w:ind w:left="851" w:hanging="851"/>
    </w:pPr>
  </w:style>
  <w:style w:type="paragraph" w:customStyle="1" w:styleId="108">
    <w:name w:val="Indented Heading 3"/>
    <w:basedOn w:val="5"/>
    <w:next w:val="4"/>
    <w:qFormat/>
    <w:uiPriority w:val="0"/>
    <w:pPr>
      <w:ind w:left="851" w:hanging="851"/>
    </w:pPr>
  </w:style>
  <w:style w:type="paragraph" w:customStyle="1" w:styleId="109">
    <w:name w:val="Indented Heading 2"/>
    <w:basedOn w:val="3"/>
    <w:next w:val="4"/>
    <w:qFormat/>
    <w:uiPriority w:val="0"/>
    <w:pPr>
      <w:ind w:left="851" w:hanging="851"/>
    </w:pPr>
  </w:style>
  <w:style w:type="paragraph" w:customStyle="1" w:styleId="110">
    <w:name w:val="Char"/>
    <w:basedOn w:val="1"/>
    <w:qFormat/>
    <w:uiPriority w:val="0"/>
    <w:pPr>
      <w:widowControl/>
      <w:spacing w:after="160" w:line="240" w:lineRule="exact"/>
      <w:jc w:val="left"/>
    </w:pPr>
  </w:style>
  <w:style w:type="paragraph" w:customStyle="1" w:styleId="111">
    <w:name w:val="IndentedParagraph"/>
    <w:basedOn w:val="4"/>
    <w:qFormat/>
    <w:uiPriority w:val="0"/>
    <w:pPr>
      <w:ind w:left="851" w:hanging="851"/>
    </w:pPr>
  </w:style>
  <w:style w:type="paragraph" w:customStyle="1" w:styleId="112">
    <w:name w:val="AnnexHeading 4"/>
    <w:basedOn w:val="5"/>
    <w:qFormat/>
    <w:uiPriority w:val="0"/>
    <w:pPr>
      <w:spacing w:before="0"/>
      <w:outlineLvl w:val="3"/>
    </w:pPr>
    <w:rPr>
      <w:b w:val="0"/>
    </w:rPr>
  </w:style>
  <w:style w:type="paragraph" w:customStyle="1" w:styleId="113">
    <w:name w:val="BoxNumber"/>
    <w:basedOn w:val="4"/>
    <w:qFormat/>
    <w:uiPriority w:val="0"/>
    <w:pPr>
      <w:spacing w:before="120" w:after="0"/>
      <w:jc w:val="center"/>
    </w:pPr>
    <w:rPr>
      <w:sz w:val="20"/>
    </w:rPr>
  </w:style>
  <w:style w:type="paragraph" w:customStyle="1" w:styleId="114">
    <w:name w:val="NTHeading 4"/>
    <w:basedOn w:val="6"/>
    <w:next w:val="4"/>
    <w:qFormat/>
    <w:uiPriority w:val="0"/>
  </w:style>
  <w:style w:type="paragraph" w:customStyle="1" w:styleId="115">
    <w:name w:val="FootertextEven"/>
    <w:basedOn w:val="103"/>
    <w:qFormat/>
    <w:uiPriority w:val="0"/>
    <w:pPr>
      <w:jc w:val="right"/>
    </w:pPr>
  </w:style>
  <w:style w:type="paragraph" w:customStyle="1" w:styleId="116">
    <w:name w:val="AnnexHeading 3"/>
    <w:basedOn w:val="5"/>
    <w:next w:val="6"/>
    <w:qFormat/>
    <w:uiPriority w:val="0"/>
    <w:pPr>
      <w:tabs>
        <w:tab w:val="left" w:pos="360"/>
      </w:tabs>
      <w:ind w:left="360" w:hanging="360"/>
    </w:pPr>
  </w:style>
  <w:style w:type="paragraph" w:customStyle="1" w:styleId="117">
    <w:name w:val="NTIndented Heading 4"/>
    <w:basedOn w:val="107"/>
    <w:next w:val="4"/>
    <w:qFormat/>
    <w:uiPriority w:val="0"/>
  </w:style>
  <w:style w:type="paragraph" w:customStyle="1" w:styleId="118">
    <w:name w:val="AnnexIndentedHeading 3"/>
    <w:basedOn w:val="108"/>
    <w:next w:val="6"/>
    <w:qFormat/>
    <w:uiPriority w:val="0"/>
    <w:pPr>
      <w:numPr>
        <w:ilvl w:val="0"/>
        <w:numId w:val="2"/>
      </w:numPr>
    </w:pPr>
  </w:style>
  <w:style w:type="paragraph" w:customStyle="1" w:styleId="119">
    <w:name w:val="AnnexIndentedHeading 4"/>
    <w:basedOn w:val="107"/>
    <w:next w:val="6"/>
    <w:qFormat/>
    <w:uiPriority w:val="0"/>
  </w:style>
  <w:style w:type="paragraph" w:customStyle="1" w:styleId="120">
    <w:name w:val="p0"/>
    <w:basedOn w:val="1"/>
    <w:qFormat/>
    <w:uiPriority w:val="0"/>
    <w:pPr>
      <w:widowControl/>
    </w:pPr>
    <w:rPr>
      <w:kern w:val="0"/>
      <w:szCs w:val="21"/>
    </w:rPr>
  </w:style>
  <w:style w:type="paragraph" w:customStyle="1" w:styleId="121">
    <w:name w:val="Footertext"/>
    <w:basedOn w:val="1"/>
    <w:qFormat/>
    <w:uiPriority w:val="0"/>
    <w:pPr>
      <w:widowControl/>
      <w:jc w:val="left"/>
    </w:pPr>
    <w:rPr>
      <w:rFonts w:ascii="Arial" w:hAnsi="Arial"/>
      <w:kern w:val="0"/>
      <w:sz w:val="16"/>
      <w:szCs w:val="20"/>
      <w:lang w:val="en-GB" w:eastAsia="en-US"/>
    </w:rPr>
  </w:style>
  <w:style w:type="paragraph" w:customStyle="1" w:styleId="122">
    <w:name w:val="AnnexIndentedHeading 2"/>
    <w:basedOn w:val="109"/>
    <w:next w:val="6"/>
    <w:qFormat/>
    <w:uiPriority w:val="0"/>
    <w:pPr>
      <w:ind w:left="782" w:hanging="360"/>
    </w:pPr>
  </w:style>
  <w:style w:type="paragraph" w:customStyle="1" w:styleId="123">
    <w:name w:val="empty"/>
    <w:basedOn w:val="1"/>
    <w:qFormat/>
    <w:uiPriority w:val="0"/>
    <w:pPr>
      <w:widowControl/>
      <w:jc w:val="left"/>
    </w:pPr>
    <w:rPr>
      <w:rFonts w:ascii="Arial" w:hAnsi="Arial"/>
      <w:color w:val="FFFFFF"/>
      <w:kern w:val="0"/>
      <w:sz w:val="22"/>
      <w:szCs w:val="20"/>
      <w:lang w:val="en-GB" w:eastAsia="en-US"/>
    </w:rPr>
  </w:style>
  <w:style w:type="paragraph" w:customStyle="1" w:styleId="124">
    <w:name w:val="TableNumber"/>
    <w:basedOn w:val="4"/>
    <w:qFormat/>
    <w:uiPriority w:val="0"/>
    <w:pPr>
      <w:keepNext/>
      <w:spacing w:before="120" w:after="0"/>
      <w:jc w:val="center"/>
    </w:pPr>
  </w:style>
  <w:style w:type="paragraph" w:customStyle="1" w:styleId="125">
    <w:name w:val="TableOfContentsTitle"/>
    <w:basedOn w:val="4"/>
    <w:qFormat/>
    <w:uiPriority w:val="0"/>
    <w:pPr>
      <w:spacing w:after="600"/>
      <w:jc w:val="center"/>
    </w:pPr>
    <w:rPr>
      <w:b/>
      <w:sz w:val="26"/>
    </w:rPr>
  </w:style>
  <w:style w:type="paragraph" w:customStyle="1" w:styleId="126">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paragraph" w:customStyle="1" w:styleId="127">
    <w:name w:val="FootnoteSeparator"/>
    <w:basedOn w:val="1"/>
    <w:qFormat/>
    <w:uiPriority w:val="0"/>
    <w:pPr>
      <w:widowControl/>
      <w:spacing w:before="240" w:after="120"/>
      <w:jc w:val="left"/>
    </w:pPr>
    <w:rPr>
      <w:rFonts w:ascii="Arial" w:hAnsi="Arial"/>
      <w:kern w:val="0"/>
      <w:sz w:val="22"/>
      <w:szCs w:val="20"/>
      <w:lang w:val="en-GB" w:eastAsia="en-US"/>
    </w:rPr>
  </w:style>
  <w:style w:type="paragraph" w:customStyle="1" w:styleId="128">
    <w:name w:val="TableColumnHeading"/>
    <w:basedOn w:val="1"/>
    <w:qFormat/>
    <w:uiPriority w:val="0"/>
    <w:pPr>
      <w:keepNext/>
      <w:widowControl/>
      <w:spacing w:before="120" w:after="240"/>
      <w:jc w:val="center"/>
    </w:pPr>
    <w:rPr>
      <w:rFonts w:ascii="Arial" w:hAnsi="Arial"/>
      <w:b/>
      <w:kern w:val="0"/>
      <w:sz w:val="20"/>
      <w:szCs w:val="20"/>
      <w:lang w:val="en-GB" w:eastAsia="en-US"/>
    </w:rPr>
  </w:style>
  <w:style w:type="paragraph" w:customStyle="1" w:styleId="129">
    <w:name w:val="Indented Heading 1"/>
    <w:basedOn w:val="2"/>
    <w:next w:val="4"/>
    <w:qFormat/>
    <w:uiPriority w:val="0"/>
    <w:pPr>
      <w:widowControl/>
      <w:spacing w:before="600" w:after="240"/>
      <w:ind w:left="851" w:hanging="851"/>
      <w:jc w:val="left"/>
    </w:pPr>
    <w:rPr>
      <w:rFonts w:ascii="Arial" w:hAnsi="Arial" w:eastAsia="宋体"/>
      <w:kern w:val="0"/>
      <w:sz w:val="26"/>
      <w:lang w:val="en-GB" w:eastAsia="en-US"/>
    </w:rPr>
  </w:style>
  <w:style w:type="paragraph" w:customStyle="1" w:styleId="130">
    <w:name w:val="TableRowHeading"/>
    <w:basedOn w:val="4"/>
    <w:qFormat/>
    <w:uiPriority w:val="0"/>
    <w:pPr>
      <w:spacing w:before="60" w:after="60"/>
      <w:jc w:val="left"/>
    </w:pPr>
    <w:rPr>
      <w:sz w:val="20"/>
    </w:rPr>
  </w:style>
  <w:style w:type="paragraph" w:customStyle="1" w:styleId="131">
    <w:name w:val="TableText"/>
    <w:basedOn w:val="1"/>
    <w:qFormat/>
    <w:uiPriority w:val="0"/>
    <w:pPr>
      <w:keepNext/>
      <w:widowControl/>
      <w:spacing w:after="120"/>
      <w:jc w:val="left"/>
    </w:pPr>
    <w:rPr>
      <w:rFonts w:ascii="Arial" w:hAnsi="Arial"/>
      <w:kern w:val="0"/>
      <w:sz w:val="20"/>
      <w:szCs w:val="20"/>
      <w:lang w:val="en-GB" w:eastAsia="en-US"/>
    </w:rPr>
  </w:style>
  <w:style w:type="paragraph" w:customStyle="1" w:styleId="132">
    <w:name w:val="NTHeading 3"/>
    <w:basedOn w:val="5"/>
    <w:next w:val="4"/>
    <w:qFormat/>
    <w:uiPriority w:val="0"/>
  </w:style>
  <w:style w:type="paragraph" w:customStyle="1" w:styleId="133">
    <w:name w:val="NTHeading 2"/>
    <w:basedOn w:val="3"/>
    <w:next w:val="4"/>
    <w:qFormat/>
    <w:uiPriority w:val="0"/>
  </w:style>
  <w:style w:type="paragraph" w:customStyle="1" w:styleId="134">
    <w:name w:val="NTIndented Heading 2"/>
    <w:basedOn w:val="109"/>
    <w:next w:val="4"/>
    <w:qFormat/>
    <w:uiPriority w:val="0"/>
  </w:style>
  <w:style w:type="paragraph" w:customStyle="1" w:styleId="135">
    <w:name w:val="列出段落"/>
    <w:basedOn w:val="1"/>
    <w:qFormat/>
    <w:uiPriority w:val="0"/>
    <w:pPr>
      <w:ind w:firstLine="420" w:firstLineChars="200"/>
    </w:pPr>
    <w:rPr>
      <w:rFonts w:ascii="Calibri" w:hAnsi="Calibri"/>
      <w:szCs w:val="22"/>
    </w:rPr>
  </w:style>
  <w:style w:type="paragraph" w:customStyle="1" w:styleId="136">
    <w:name w:val="NTIndented Heading 3"/>
    <w:basedOn w:val="108"/>
    <w:next w:val="4"/>
    <w:qFormat/>
    <w:uiPriority w:val="0"/>
  </w:style>
  <w:style w:type="paragraph" w:customStyle="1" w:styleId="137">
    <w:name w:val="TableTitle"/>
    <w:basedOn w:val="4"/>
    <w:qFormat/>
    <w:uiPriority w:val="0"/>
    <w:pPr>
      <w:keepNext/>
      <w:spacing w:before="120"/>
      <w:jc w:val="center"/>
    </w:pPr>
    <w:rPr>
      <w:b/>
    </w:rPr>
  </w:style>
  <w:style w:type="paragraph" w:customStyle="1" w:styleId="138">
    <w:name w:val="CoverCommitteeName"/>
    <w:basedOn w:val="1"/>
    <w:qFormat/>
    <w:uiPriority w:val="0"/>
    <w:pPr>
      <w:widowControl/>
      <w:spacing w:after="120" w:line="480" w:lineRule="exact"/>
    </w:pPr>
    <w:rPr>
      <w:rFonts w:ascii="Arial Narrow" w:hAnsi="Arial Narrow"/>
      <w:kern w:val="0"/>
      <w:sz w:val="48"/>
      <w:szCs w:val="20"/>
      <w:lang w:val="en-GB" w:eastAsia="en-US"/>
    </w:rPr>
  </w:style>
  <w:style w:type="paragraph" w:customStyle="1" w:styleId="139">
    <w:name w:val="ConfidentialityEven"/>
    <w:basedOn w:val="140"/>
    <w:next w:val="27"/>
    <w:qFormat/>
    <w:uiPriority w:val="0"/>
    <w:pPr>
      <w:tabs>
        <w:tab w:val="right" w:pos="8902"/>
      </w:tabs>
      <w:jc w:val="left"/>
    </w:pPr>
  </w:style>
  <w:style w:type="paragraph" w:customStyle="1" w:styleId="140">
    <w:name w:val="ConfidentialityOdd"/>
    <w:basedOn w:val="27"/>
    <w:next w:val="27"/>
    <w:qFormat/>
    <w:uiPriority w:val="0"/>
    <w:pPr>
      <w:widowControl/>
      <w:pBdr>
        <w:top w:val="none" w:color="auto" w:sz="0" w:space="0"/>
        <w:left w:val="none" w:color="auto" w:sz="0" w:space="0"/>
        <w:bottom w:val="none" w:color="auto" w:sz="0" w:space="0"/>
        <w:right w:val="none" w:color="auto" w:sz="0" w:space="0"/>
      </w:pBdr>
      <w:tabs>
        <w:tab w:val="right" w:pos="8902"/>
        <w:tab w:val="clear" w:pos="4153"/>
        <w:tab w:val="clear" w:pos="8306"/>
      </w:tabs>
      <w:snapToGrid/>
      <w:spacing w:after="120"/>
      <w:jc w:val="right"/>
    </w:pPr>
    <w:rPr>
      <w:rFonts w:ascii="Arial" w:hAnsi="Arial" w:cs="Arial"/>
      <w:b/>
      <w:bCs/>
      <w:kern w:val="0"/>
      <w:sz w:val="20"/>
      <w:szCs w:val="20"/>
      <w:lang w:val="en-GB" w:eastAsia="en-US"/>
    </w:rPr>
  </w:style>
  <w:style w:type="paragraph" w:customStyle="1" w:styleId="141">
    <w:name w:val="Char Char15"/>
    <w:basedOn w:val="14"/>
    <w:qFormat/>
    <w:uiPriority w:val="0"/>
    <w:pPr>
      <w:jc w:val="left"/>
    </w:pPr>
    <w:rPr>
      <w:rFonts w:ascii="Tahoma" w:hAnsi="Tahoma"/>
      <w:sz w:val="24"/>
      <w:szCs w:val="28"/>
    </w:rPr>
  </w:style>
  <w:style w:type="paragraph" w:customStyle="1" w:styleId="142">
    <w:name w:val="Emptyfooter"/>
    <w:basedOn w:val="123"/>
    <w:qFormat/>
    <w:uiPriority w:val="0"/>
    <w:rPr>
      <w:sz w:val="2"/>
    </w:rPr>
  </w:style>
  <w:style w:type="paragraph" w:customStyle="1" w:styleId="143">
    <w:name w:val="Logo"/>
    <w:basedOn w:val="1"/>
    <w:qFormat/>
    <w:uiPriority w:val="0"/>
    <w:pPr>
      <w:widowControl/>
      <w:jc w:val="left"/>
    </w:pPr>
    <w:rPr>
      <w:rFonts w:ascii="Arial" w:hAnsi="Arial"/>
      <w:kern w:val="0"/>
      <w:sz w:val="22"/>
      <w:szCs w:val="20"/>
      <w:lang w:val="en-GB" w:eastAsia="en-US"/>
    </w:rPr>
  </w:style>
  <w:style w:type="paragraph" w:customStyle="1" w:styleId="144">
    <w:name w:val="列表段落1"/>
    <w:basedOn w:val="1"/>
    <w:qFormat/>
    <w:uiPriority w:val="0"/>
    <w:pPr>
      <w:widowControl/>
      <w:spacing w:after="200" w:line="276" w:lineRule="auto"/>
      <w:ind w:left="720"/>
      <w:jc w:val="left"/>
    </w:pPr>
    <w:rPr>
      <w:rFonts w:ascii="Calibri" w:hAnsi="Calibri" w:eastAsia="Calibri" w:cs="Calibri"/>
      <w:kern w:val="0"/>
      <w:sz w:val="22"/>
      <w:szCs w:val="22"/>
      <w:lang w:val="en-CA" w:eastAsia="en-US"/>
    </w:rPr>
  </w:style>
  <w:style w:type="paragraph" w:customStyle="1" w:styleId="145">
    <w:name w:val="AnnexIndentedHeading 1"/>
    <w:basedOn w:val="1"/>
    <w:next w:val="6"/>
    <w:qFormat/>
    <w:uiPriority w:val="0"/>
    <w:pPr>
      <w:keepNext/>
      <w:widowControl/>
      <w:spacing w:before="600" w:after="240"/>
      <w:ind w:left="851" w:hanging="851"/>
      <w:jc w:val="left"/>
      <w:outlineLvl w:val="0"/>
    </w:pPr>
    <w:rPr>
      <w:rFonts w:ascii="Arial" w:hAnsi="Arial"/>
      <w:b/>
      <w:kern w:val="0"/>
      <w:sz w:val="26"/>
      <w:szCs w:val="20"/>
      <w:lang w:val="en-GB" w:eastAsia="en-US"/>
    </w:rPr>
  </w:style>
  <w:style w:type="paragraph" w:customStyle="1" w:styleId="146">
    <w:name w:val="AnnexPubliSubtitle"/>
    <w:basedOn w:val="1"/>
    <w:next w:val="6"/>
    <w:qFormat/>
    <w:uiPriority w:val="0"/>
    <w:pPr>
      <w:keepNext/>
      <w:widowControl/>
      <w:spacing w:after="600"/>
      <w:jc w:val="center"/>
    </w:pPr>
    <w:rPr>
      <w:rFonts w:ascii="Arial" w:hAnsi="Arial"/>
      <w:b/>
      <w:kern w:val="0"/>
      <w:sz w:val="26"/>
      <w:szCs w:val="20"/>
      <w:lang w:val="en-GB" w:eastAsia="en-US"/>
    </w:rPr>
  </w:style>
  <w:style w:type="paragraph" w:customStyle="1" w:styleId="147">
    <w:name w:val="NTHeading 1"/>
    <w:basedOn w:val="2"/>
    <w:next w:val="4"/>
    <w:qFormat/>
    <w:uiPriority w:val="0"/>
    <w:pPr>
      <w:widowControl/>
      <w:spacing w:before="600" w:after="240"/>
      <w:jc w:val="left"/>
    </w:pPr>
    <w:rPr>
      <w:rFonts w:ascii="Arial" w:hAnsi="Arial" w:eastAsia="宋体"/>
      <w:kern w:val="0"/>
      <w:sz w:val="26"/>
      <w:lang w:val="en-GB" w:eastAsia="en-US"/>
    </w:rPr>
  </w:style>
  <w:style w:type="paragraph" w:customStyle="1" w:styleId="148">
    <w:name w:val="TableSubtitle"/>
    <w:basedOn w:val="4"/>
    <w:qFormat/>
    <w:uiPriority w:val="0"/>
    <w:pPr>
      <w:jc w:val="center"/>
    </w:pPr>
    <w:rPr>
      <w:sz w:val="20"/>
    </w:rPr>
  </w:style>
  <w:style w:type="paragraph" w:customStyle="1" w:styleId="149">
    <w:name w:val="Footnote"/>
    <w:basedOn w:val="30"/>
    <w:qFormat/>
    <w:uiPriority w:val="0"/>
  </w:style>
  <w:style w:type="paragraph" w:customStyle="1" w:styleId="150">
    <w:name w:val="BoxTitle"/>
    <w:basedOn w:val="4"/>
    <w:qFormat/>
    <w:uiPriority w:val="0"/>
    <w:pPr>
      <w:spacing w:before="120"/>
      <w:jc w:val="center"/>
    </w:pPr>
    <w:rPr>
      <w:b/>
      <w:bCs/>
      <w:sz w:val="20"/>
    </w:rPr>
  </w:style>
  <w:style w:type="paragraph" w:customStyle="1" w:styleId="151">
    <w:name w:val="Confidentiality"/>
    <w:basedOn w:val="27"/>
    <w:next w:val="27"/>
    <w:qFormat/>
    <w:uiPriority w:val="0"/>
    <w:pPr>
      <w:widowControl/>
      <w:pBdr>
        <w:top w:val="none" w:color="auto" w:sz="0" w:space="0"/>
        <w:left w:val="none" w:color="auto" w:sz="0" w:space="0"/>
        <w:bottom w:val="none" w:color="auto" w:sz="0" w:space="0"/>
        <w:right w:val="none" w:color="auto" w:sz="0" w:space="0"/>
      </w:pBdr>
      <w:tabs>
        <w:tab w:val="right" w:pos="8902"/>
        <w:tab w:val="clear" w:pos="4153"/>
        <w:tab w:val="clear" w:pos="8306"/>
      </w:tabs>
      <w:snapToGrid/>
      <w:spacing w:after="120"/>
      <w:jc w:val="right"/>
    </w:pPr>
    <w:rPr>
      <w:rFonts w:ascii="Arial" w:hAnsi="Arial" w:cs="Arial"/>
      <w:b/>
      <w:bCs/>
      <w:kern w:val="0"/>
      <w:szCs w:val="20"/>
      <w:lang w:val="en-GB" w:eastAsia="en-US"/>
    </w:rPr>
  </w:style>
  <w:style w:type="paragraph" w:customStyle="1" w:styleId="152">
    <w:name w:val="PubliTitle"/>
    <w:basedOn w:val="4"/>
    <w:next w:val="4"/>
    <w:qFormat/>
    <w:uiPriority w:val="0"/>
    <w:pPr>
      <w:keepNext/>
      <w:spacing w:after="600"/>
      <w:jc w:val="center"/>
    </w:pPr>
    <w:rPr>
      <w:b/>
      <w:sz w:val="30"/>
    </w:rPr>
  </w:style>
  <w:style w:type="paragraph" w:customStyle="1" w:styleId="153">
    <w:name w:val="NTIndented Heading 1"/>
    <w:basedOn w:val="129"/>
    <w:next w:val="4"/>
    <w:qFormat/>
    <w:uiPriority w:val="0"/>
  </w:style>
  <w:style w:type="paragraph" w:customStyle="1" w:styleId="154">
    <w:name w:val="Author"/>
    <w:basedOn w:val="4"/>
    <w:qFormat/>
    <w:uiPriority w:val="0"/>
    <w:pPr>
      <w:spacing w:after="600"/>
      <w:jc w:val="center"/>
    </w:pPr>
  </w:style>
  <w:style w:type="paragraph" w:customStyle="1" w:styleId="155">
    <w:name w:val="ColumnHeading"/>
    <w:basedOn w:val="1"/>
    <w:qFormat/>
    <w:uiPriority w:val="0"/>
    <w:pPr>
      <w:widowControl/>
      <w:jc w:val="center"/>
    </w:pPr>
    <w:rPr>
      <w:rFonts w:ascii="Arial" w:hAnsi="Arial"/>
      <w:b/>
      <w:kern w:val="0"/>
      <w:sz w:val="20"/>
      <w:szCs w:val="20"/>
      <w:lang w:val="en-GB" w:eastAsia="en-US"/>
    </w:rPr>
  </w:style>
  <w:style w:type="paragraph" w:customStyle="1" w:styleId="156">
    <w:name w:val="Copyright"/>
    <w:basedOn w:val="4"/>
    <w:next w:val="4"/>
    <w:qFormat/>
    <w:uiPriority w:val="0"/>
    <w:pPr>
      <w:spacing w:after="120"/>
      <w:ind w:left="284" w:hanging="284"/>
      <w:jc w:val="left"/>
    </w:pPr>
    <w:rPr>
      <w:i/>
      <w:sz w:val="20"/>
    </w:rPr>
  </w:style>
  <w:style w:type="paragraph" w:customStyle="1" w:styleId="157">
    <w:name w:val="AnnexPubliTitle"/>
    <w:basedOn w:val="1"/>
    <w:next w:val="1"/>
    <w:qFormat/>
    <w:uiPriority w:val="0"/>
    <w:pPr>
      <w:keepNext/>
      <w:widowControl/>
      <w:spacing w:after="600"/>
      <w:jc w:val="center"/>
    </w:pPr>
    <w:rPr>
      <w:rFonts w:ascii="Arial" w:hAnsi="Arial"/>
      <w:b/>
      <w:kern w:val="0"/>
      <w:sz w:val="30"/>
      <w:szCs w:val="20"/>
      <w:lang w:val="en-GB" w:eastAsia="en-US"/>
    </w:rPr>
  </w:style>
  <w:style w:type="paragraph" w:customStyle="1" w:styleId="158">
    <w:name w:val="PubliSubtitle"/>
    <w:basedOn w:val="4"/>
    <w:next w:val="4"/>
    <w:qFormat/>
    <w:uiPriority w:val="0"/>
    <w:pPr>
      <w:keepNext/>
      <w:spacing w:after="600"/>
      <w:jc w:val="center"/>
    </w:pPr>
    <w:rPr>
      <w:b/>
      <w:sz w:val="26"/>
    </w:rPr>
  </w:style>
  <w:style w:type="paragraph" w:customStyle="1" w:styleId="159">
    <w:name w:val="TOC 标题1"/>
    <w:basedOn w:val="2"/>
    <w:next w:val="1"/>
    <w:qFormat/>
    <w:uiPriority w:val="39"/>
    <w:pPr>
      <w:keepLines/>
      <w:widowControl/>
      <w:spacing w:before="240" w:line="259" w:lineRule="auto"/>
      <w:jc w:val="left"/>
      <w:outlineLvl w:val="9"/>
    </w:pPr>
    <w:rPr>
      <w:rFonts w:ascii="Calibri Light" w:hAnsi="Calibri Light" w:eastAsia="宋体"/>
      <w:b w:val="0"/>
      <w:color w:val="2E74B5"/>
      <w:kern w:val="0"/>
      <w:sz w:val="32"/>
      <w:szCs w:val="32"/>
    </w:rPr>
  </w:style>
  <w:style w:type="paragraph" w:customStyle="1" w:styleId="160">
    <w:name w:val="aa"/>
    <w:basedOn w:val="1"/>
    <w:qFormat/>
    <w:uiPriority w:val="0"/>
    <w:pPr>
      <w:autoSpaceDE w:val="0"/>
      <w:autoSpaceDN w:val="0"/>
      <w:adjustRightInd w:val="0"/>
      <w:spacing w:line="360" w:lineRule="auto"/>
      <w:ind w:firstLine="640" w:firstLineChars="200"/>
      <w:jc w:val="left"/>
    </w:pPr>
    <w:rPr>
      <w:rFonts w:ascii="仿宋_GB2312" w:eastAsia="仿宋_GB2312"/>
      <w:sz w:val="32"/>
      <w:szCs w:val="32"/>
    </w:rPr>
  </w:style>
  <w:style w:type="paragraph" w:customStyle="1" w:styleId="161">
    <w:name w:val="TableNote"/>
    <w:basedOn w:val="4"/>
    <w:qFormat/>
    <w:uiPriority w:val="0"/>
    <w:pPr>
      <w:spacing w:before="120"/>
    </w:pPr>
    <w:rPr>
      <w:sz w:val="18"/>
    </w:rPr>
  </w:style>
  <w:style w:type="character" w:customStyle="1" w:styleId="162">
    <w:name w:val="占位符文本1"/>
    <w:basedOn w:val="39"/>
    <w:unhideWhenUsed/>
    <w:qFormat/>
    <w:uiPriority w:val="99"/>
    <w:rPr>
      <w:color w:val="808080"/>
    </w:rPr>
  </w:style>
  <w:style w:type="paragraph" w:customStyle="1" w:styleId="163">
    <w:name w:val="无间隔1"/>
    <w:qFormat/>
    <w:uiPriority w:val="99"/>
    <w:pPr>
      <w:widowControl w:val="0"/>
      <w:jc w:val="both"/>
    </w:pPr>
    <w:rPr>
      <w:rFonts w:ascii="Times New Roman" w:hAnsi="Times New Roman" w:eastAsia="宋体" w:cs="Times New Roman"/>
      <w:kern w:val="2"/>
      <w:sz w:val="21"/>
      <w:szCs w:val="24"/>
      <w:lang w:val="en-US" w:eastAsia="zh-CN" w:bidi="ar-SA"/>
    </w:rPr>
  </w:style>
  <w:style w:type="character" w:customStyle="1" w:styleId="164">
    <w:name w:val="未处理的提及1"/>
    <w:basedOn w:val="39"/>
    <w:unhideWhenUsed/>
    <w:qFormat/>
    <w:uiPriority w:val="99"/>
    <w:rPr>
      <w:color w:val="605E5C"/>
      <w:shd w:val="clear" w:color="auto" w:fill="E1DFDD"/>
    </w:rPr>
  </w:style>
  <w:style w:type="paragraph" w:customStyle="1" w:styleId="165">
    <w:name w:val="修订1"/>
    <w:hidden/>
    <w:unhideWhenUsed/>
    <w:qFormat/>
    <w:uiPriority w:val="99"/>
    <w:rPr>
      <w:rFonts w:ascii="Times New Roman" w:hAnsi="Times New Roman" w:eastAsia="宋体" w:cs="Times New Roman"/>
      <w:kern w:val="2"/>
      <w:sz w:val="21"/>
      <w:szCs w:val="24"/>
      <w:lang w:val="en-US" w:eastAsia="zh-CN" w:bidi="ar-SA"/>
    </w:rPr>
  </w:style>
  <w:style w:type="paragraph" w:customStyle="1" w:styleId="166">
    <w:name w:val="修订2"/>
    <w:hidden/>
    <w:semiHidden/>
    <w:qFormat/>
    <w:uiPriority w:val="99"/>
    <w:rPr>
      <w:rFonts w:ascii="Times New Roman" w:hAnsi="Times New Roman" w:eastAsia="宋体" w:cs="Times New Roman"/>
      <w:kern w:val="2"/>
      <w:sz w:val="21"/>
      <w:szCs w:val="24"/>
      <w:lang w:val="en-US" w:eastAsia="zh-CN" w:bidi="ar-SA"/>
    </w:rPr>
  </w:style>
  <w:style w:type="paragraph" w:customStyle="1" w:styleId="167">
    <w:name w:val="修订3"/>
    <w:hidden/>
    <w:semiHidden/>
    <w:qFormat/>
    <w:uiPriority w:val="99"/>
    <w:rPr>
      <w:rFonts w:ascii="Times New Roman" w:hAnsi="Times New Roman" w:eastAsia="宋体" w:cs="Times New Roman"/>
      <w:kern w:val="2"/>
      <w:sz w:val="21"/>
      <w:szCs w:val="24"/>
      <w:lang w:val="en-US" w:eastAsia="zh-CN" w:bidi="ar-SA"/>
    </w:rPr>
  </w:style>
  <w:style w:type="paragraph" w:customStyle="1" w:styleId="168">
    <w:name w:val="修订4"/>
    <w:hidden/>
    <w:semiHidden/>
    <w:qFormat/>
    <w:uiPriority w:val="99"/>
    <w:rPr>
      <w:rFonts w:ascii="Times New Roman" w:hAnsi="Times New Roman" w:eastAsia="宋体" w:cs="Times New Roman"/>
      <w:kern w:val="2"/>
      <w:sz w:val="21"/>
      <w:szCs w:val="24"/>
      <w:lang w:val="en-US" w:eastAsia="zh-CN" w:bidi="ar-SA"/>
    </w:rPr>
  </w:style>
  <w:style w:type="paragraph" w:customStyle="1" w:styleId="169">
    <w:name w:val="修订5"/>
    <w:hidden/>
    <w:semiHidden/>
    <w:qFormat/>
    <w:uiPriority w:val="99"/>
    <w:rPr>
      <w:rFonts w:ascii="Times New Roman" w:hAnsi="Times New Roman" w:eastAsia="宋体" w:cs="Times New Roman"/>
      <w:kern w:val="2"/>
      <w:sz w:val="21"/>
      <w:szCs w:val="24"/>
      <w:lang w:val="en-US" w:eastAsia="zh-CN" w:bidi="ar-SA"/>
    </w:rPr>
  </w:style>
  <w:style w:type="paragraph" w:customStyle="1" w:styleId="170">
    <w:name w:val="修订6"/>
    <w:hidden/>
    <w:semiHidden/>
    <w:qFormat/>
    <w:uiPriority w:val="99"/>
    <w:rPr>
      <w:rFonts w:ascii="Times New Roman" w:hAnsi="Times New Roman" w:eastAsia="宋体" w:cs="Times New Roman"/>
      <w:kern w:val="2"/>
      <w:sz w:val="21"/>
      <w:szCs w:val="24"/>
      <w:lang w:val="en-US" w:eastAsia="zh-CN" w:bidi="ar-SA"/>
    </w:rPr>
  </w:style>
  <w:style w:type="paragraph" w:customStyle="1" w:styleId="171">
    <w:name w:val="Revision"/>
    <w:hidden/>
    <w:unhideWhenUsed/>
    <w:qFormat/>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1.bin"/><Relationship Id="rId98" Type="http://schemas.openxmlformats.org/officeDocument/2006/relationships/image" Target="media/image51.wmf"/><Relationship Id="rId97" Type="http://schemas.openxmlformats.org/officeDocument/2006/relationships/oleObject" Target="embeddings/oleObject40.bin"/><Relationship Id="rId96" Type="http://schemas.openxmlformats.org/officeDocument/2006/relationships/image" Target="media/image50.png"/><Relationship Id="rId95" Type="http://schemas.openxmlformats.org/officeDocument/2006/relationships/image" Target="media/image49.wmf"/><Relationship Id="rId94" Type="http://schemas.openxmlformats.org/officeDocument/2006/relationships/oleObject" Target="embeddings/oleObject39.bin"/><Relationship Id="rId93" Type="http://schemas.openxmlformats.org/officeDocument/2006/relationships/image" Target="media/image48.wmf"/><Relationship Id="rId92" Type="http://schemas.openxmlformats.org/officeDocument/2006/relationships/oleObject" Target="embeddings/oleObject38.bin"/><Relationship Id="rId91" Type="http://schemas.openxmlformats.org/officeDocument/2006/relationships/image" Target="media/image47.wmf"/><Relationship Id="rId90" Type="http://schemas.openxmlformats.org/officeDocument/2006/relationships/oleObject" Target="embeddings/oleObject37.bin"/><Relationship Id="rId9" Type="http://schemas.openxmlformats.org/officeDocument/2006/relationships/oleObject" Target="embeddings/oleObject1.bin"/><Relationship Id="rId89" Type="http://schemas.openxmlformats.org/officeDocument/2006/relationships/image" Target="media/image46.png"/><Relationship Id="rId88" Type="http://schemas.openxmlformats.org/officeDocument/2006/relationships/image" Target="media/image45.wmf"/><Relationship Id="rId87" Type="http://schemas.openxmlformats.org/officeDocument/2006/relationships/oleObject" Target="embeddings/oleObject36.bin"/><Relationship Id="rId86" Type="http://schemas.openxmlformats.org/officeDocument/2006/relationships/image" Target="media/image44.wmf"/><Relationship Id="rId85" Type="http://schemas.openxmlformats.org/officeDocument/2006/relationships/oleObject" Target="embeddings/oleObject35.bin"/><Relationship Id="rId84" Type="http://schemas.openxmlformats.org/officeDocument/2006/relationships/image" Target="media/image43.png"/><Relationship Id="rId83" Type="http://schemas.openxmlformats.org/officeDocument/2006/relationships/image" Target="media/image42.png"/><Relationship Id="rId82" Type="http://schemas.openxmlformats.org/officeDocument/2006/relationships/image" Target="media/image41.wmf"/><Relationship Id="rId81" Type="http://schemas.openxmlformats.org/officeDocument/2006/relationships/oleObject" Target="embeddings/oleObject34.bin"/><Relationship Id="rId80" Type="http://schemas.openxmlformats.org/officeDocument/2006/relationships/image" Target="media/image40.wmf"/><Relationship Id="rId8" Type="http://schemas.openxmlformats.org/officeDocument/2006/relationships/image" Target="media/image1.png"/><Relationship Id="rId79" Type="http://schemas.openxmlformats.org/officeDocument/2006/relationships/oleObject" Target="embeddings/oleObject33.bin"/><Relationship Id="rId78" Type="http://schemas.openxmlformats.org/officeDocument/2006/relationships/image" Target="media/image39.png"/><Relationship Id="rId77" Type="http://schemas.openxmlformats.org/officeDocument/2006/relationships/image" Target="media/image38.wmf"/><Relationship Id="rId76" Type="http://schemas.openxmlformats.org/officeDocument/2006/relationships/oleObject" Target="embeddings/oleObject32.bin"/><Relationship Id="rId75" Type="http://schemas.openxmlformats.org/officeDocument/2006/relationships/image" Target="media/image37.wmf"/><Relationship Id="rId74" Type="http://schemas.openxmlformats.org/officeDocument/2006/relationships/oleObject" Target="embeddings/oleObject31.bin"/><Relationship Id="rId73" Type="http://schemas.openxmlformats.org/officeDocument/2006/relationships/image" Target="media/image36.wmf"/><Relationship Id="rId72" Type="http://schemas.openxmlformats.org/officeDocument/2006/relationships/oleObject" Target="embeddings/oleObject30.bin"/><Relationship Id="rId71" Type="http://schemas.openxmlformats.org/officeDocument/2006/relationships/image" Target="media/image35.png"/><Relationship Id="rId70" Type="http://schemas.openxmlformats.org/officeDocument/2006/relationships/image" Target="media/image34.wmf"/><Relationship Id="rId7" Type="http://schemas.openxmlformats.org/officeDocument/2006/relationships/theme" Target="theme/theme1.xml"/><Relationship Id="rId69" Type="http://schemas.openxmlformats.org/officeDocument/2006/relationships/oleObject" Target="embeddings/oleObject29.bin"/><Relationship Id="rId68" Type="http://schemas.openxmlformats.org/officeDocument/2006/relationships/image" Target="media/image33.wmf"/><Relationship Id="rId67" Type="http://schemas.openxmlformats.org/officeDocument/2006/relationships/oleObject" Target="embeddings/oleObject28.bin"/><Relationship Id="rId66" Type="http://schemas.openxmlformats.org/officeDocument/2006/relationships/image" Target="media/image32.png"/><Relationship Id="rId65" Type="http://schemas.openxmlformats.org/officeDocument/2006/relationships/image" Target="media/image31.wmf"/><Relationship Id="rId64" Type="http://schemas.openxmlformats.org/officeDocument/2006/relationships/oleObject" Target="embeddings/oleObject27.bin"/><Relationship Id="rId63" Type="http://schemas.openxmlformats.org/officeDocument/2006/relationships/image" Target="media/image30.wmf"/><Relationship Id="rId62" Type="http://schemas.openxmlformats.org/officeDocument/2006/relationships/oleObject" Target="embeddings/oleObject26.bin"/><Relationship Id="rId61" Type="http://schemas.openxmlformats.org/officeDocument/2006/relationships/image" Target="media/image29.wmf"/><Relationship Id="rId60" Type="http://schemas.openxmlformats.org/officeDocument/2006/relationships/oleObject" Target="embeddings/oleObject25.bin"/><Relationship Id="rId6" Type="http://schemas.openxmlformats.org/officeDocument/2006/relationships/footer" Target="footer3.xml"/><Relationship Id="rId59" Type="http://schemas.openxmlformats.org/officeDocument/2006/relationships/image" Target="media/image28.wmf"/><Relationship Id="rId58" Type="http://schemas.openxmlformats.org/officeDocument/2006/relationships/oleObject" Target="embeddings/oleObject24.bin"/><Relationship Id="rId57" Type="http://schemas.openxmlformats.org/officeDocument/2006/relationships/image" Target="media/image27.png"/><Relationship Id="rId56" Type="http://schemas.openxmlformats.org/officeDocument/2006/relationships/image" Target="media/image26.wmf"/><Relationship Id="rId55" Type="http://schemas.openxmlformats.org/officeDocument/2006/relationships/oleObject" Target="embeddings/oleObject23.bin"/><Relationship Id="rId54" Type="http://schemas.openxmlformats.org/officeDocument/2006/relationships/image" Target="media/image25.wmf"/><Relationship Id="rId53" Type="http://schemas.openxmlformats.org/officeDocument/2006/relationships/oleObject" Target="embeddings/oleObject22.bin"/><Relationship Id="rId52" Type="http://schemas.openxmlformats.org/officeDocument/2006/relationships/image" Target="media/image24.wmf"/><Relationship Id="rId51" Type="http://schemas.openxmlformats.org/officeDocument/2006/relationships/oleObject" Target="embeddings/oleObject21.bin"/><Relationship Id="rId50" Type="http://schemas.openxmlformats.org/officeDocument/2006/relationships/image" Target="media/image23.png"/><Relationship Id="rId5" Type="http://schemas.openxmlformats.org/officeDocument/2006/relationships/header" Target="header1.xml"/><Relationship Id="rId49" Type="http://schemas.openxmlformats.org/officeDocument/2006/relationships/image" Target="media/image22.wmf"/><Relationship Id="rId48" Type="http://schemas.openxmlformats.org/officeDocument/2006/relationships/oleObject" Target="embeddings/oleObject20.bin"/><Relationship Id="rId47" Type="http://schemas.openxmlformats.org/officeDocument/2006/relationships/image" Target="media/image21.wmf"/><Relationship Id="rId46" Type="http://schemas.openxmlformats.org/officeDocument/2006/relationships/oleObject" Target="embeddings/oleObject19.bin"/><Relationship Id="rId45" Type="http://schemas.openxmlformats.org/officeDocument/2006/relationships/image" Target="media/image20.wmf"/><Relationship Id="rId44" Type="http://schemas.openxmlformats.org/officeDocument/2006/relationships/oleObject" Target="embeddings/oleObject18.bin"/><Relationship Id="rId43" Type="http://schemas.openxmlformats.org/officeDocument/2006/relationships/image" Target="media/image19.png"/><Relationship Id="rId42" Type="http://schemas.openxmlformats.org/officeDocument/2006/relationships/image" Target="media/image18.wmf"/><Relationship Id="rId41" Type="http://schemas.openxmlformats.org/officeDocument/2006/relationships/oleObject" Target="embeddings/oleObject17.bin"/><Relationship Id="rId40" Type="http://schemas.openxmlformats.org/officeDocument/2006/relationships/image" Target="media/image17.wmf"/><Relationship Id="rId4" Type="http://schemas.openxmlformats.org/officeDocument/2006/relationships/footer" Target="footer2.xml"/><Relationship Id="rId39" Type="http://schemas.openxmlformats.org/officeDocument/2006/relationships/oleObject" Target="embeddings/oleObject16.bin"/><Relationship Id="rId38" Type="http://schemas.openxmlformats.org/officeDocument/2006/relationships/image" Target="media/image16.wmf"/><Relationship Id="rId37" Type="http://schemas.openxmlformats.org/officeDocument/2006/relationships/oleObject" Target="embeddings/oleObject15.bin"/><Relationship Id="rId36" Type="http://schemas.openxmlformats.org/officeDocument/2006/relationships/image" Target="media/image15.wmf"/><Relationship Id="rId35" Type="http://schemas.openxmlformats.org/officeDocument/2006/relationships/oleObject" Target="embeddings/oleObject14.bin"/><Relationship Id="rId34" Type="http://schemas.openxmlformats.org/officeDocument/2006/relationships/image" Target="media/image14.png"/><Relationship Id="rId33" Type="http://schemas.openxmlformats.org/officeDocument/2006/relationships/oleObject" Target="embeddings/oleObject13.bin"/><Relationship Id="rId32" Type="http://schemas.openxmlformats.org/officeDocument/2006/relationships/oleObject" Target="embeddings/oleObject12.bin"/><Relationship Id="rId31" Type="http://schemas.openxmlformats.org/officeDocument/2006/relationships/oleObject" Target="embeddings/oleObject11.bin"/><Relationship Id="rId30" Type="http://schemas.openxmlformats.org/officeDocument/2006/relationships/image" Target="media/image13.wmf"/><Relationship Id="rId3" Type="http://schemas.openxmlformats.org/officeDocument/2006/relationships/footer" Target="footer1.xml"/><Relationship Id="rId29" Type="http://schemas.openxmlformats.org/officeDocument/2006/relationships/oleObject" Target="embeddings/oleObject10.bin"/><Relationship Id="rId28" Type="http://schemas.openxmlformats.org/officeDocument/2006/relationships/image" Target="media/image12.png"/><Relationship Id="rId27" Type="http://schemas.openxmlformats.org/officeDocument/2006/relationships/image" Target="media/image11.wmf"/><Relationship Id="rId26" Type="http://schemas.openxmlformats.org/officeDocument/2006/relationships/oleObject" Target="embeddings/oleObject9.bin"/><Relationship Id="rId25" Type="http://schemas.openxmlformats.org/officeDocument/2006/relationships/image" Target="media/image10.wmf"/><Relationship Id="rId24" Type="http://schemas.openxmlformats.org/officeDocument/2006/relationships/oleObject" Target="embeddings/oleObject8.bin"/><Relationship Id="rId23" Type="http://schemas.openxmlformats.org/officeDocument/2006/relationships/image" Target="media/image9.wmf"/><Relationship Id="rId22" Type="http://schemas.openxmlformats.org/officeDocument/2006/relationships/oleObject" Target="embeddings/oleObject7.bin"/><Relationship Id="rId21" Type="http://schemas.openxmlformats.org/officeDocument/2006/relationships/image" Target="media/image8.wmf"/><Relationship Id="rId20" Type="http://schemas.openxmlformats.org/officeDocument/2006/relationships/oleObject" Target="embeddings/oleObject6.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5.bin"/><Relationship Id="rId17" Type="http://schemas.openxmlformats.org/officeDocument/2006/relationships/image" Target="media/image6.png"/><Relationship Id="rId16" Type="http://schemas.openxmlformats.org/officeDocument/2006/relationships/image" Target="media/image5.wmf"/><Relationship Id="rId15" Type="http://schemas.openxmlformats.org/officeDocument/2006/relationships/oleObject" Target="embeddings/oleObject4.bin"/><Relationship Id="rId14" Type="http://schemas.openxmlformats.org/officeDocument/2006/relationships/image" Target="media/image4.wmf"/><Relationship Id="rId13" Type="http://schemas.openxmlformats.org/officeDocument/2006/relationships/oleObject" Target="embeddings/oleObject3.bin"/><Relationship Id="rId12" Type="http://schemas.openxmlformats.org/officeDocument/2006/relationships/image" Target="media/image3.wmf"/><Relationship Id="rId11" Type="http://schemas.openxmlformats.org/officeDocument/2006/relationships/oleObject" Target="embeddings/oleObject2.bin"/><Relationship Id="rId107" Type="http://schemas.microsoft.com/office/2011/relationships/people" Target="people.xml"/><Relationship Id="rId106" Type="http://schemas.openxmlformats.org/officeDocument/2006/relationships/fontTable" Target="fontTable.xml"/><Relationship Id="rId105" Type="http://schemas.openxmlformats.org/officeDocument/2006/relationships/numbering" Target="numbering.xml"/><Relationship Id="rId104" Type="http://schemas.openxmlformats.org/officeDocument/2006/relationships/image" Target="media/image54.wmf"/><Relationship Id="rId103" Type="http://schemas.openxmlformats.org/officeDocument/2006/relationships/oleObject" Target="embeddings/oleObject43.bin"/><Relationship Id="rId102" Type="http://schemas.openxmlformats.org/officeDocument/2006/relationships/image" Target="media/image53.wmf"/><Relationship Id="rId101" Type="http://schemas.openxmlformats.org/officeDocument/2006/relationships/oleObject" Target="embeddings/oleObject42.bin"/><Relationship Id="rId100" Type="http://schemas.openxmlformats.org/officeDocument/2006/relationships/image" Target="media/image52.wmf"/><Relationship Id="rId10" Type="http://schemas.openxmlformats.org/officeDocument/2006/relationships/image" Target="media/image2.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96</Pages>
  <Words>12396</Words>
  <Characters>70663</Characters>
  <Lines>588</Lines>
  <Paragraphs>165</Paragraphs>
  <TotalTime>0</TotalTime>
  <ScaleCrop>false</ScaleCrop>
  <LinksUpToDate>false</LinksUpToDate>
  <CharactersWithSpaces>82894</CharactersWithSpaces>
  <Application>WPS Office_11.8.2.11764_F1E327BC-269C-435d-A152-05C5408002CA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2023-05-21T01:59:00Z</dcterms:created>
  <dc:creator>ks</dc:creator>
  <cp:lastModifiedBy>王雅洁</cp:lastModifiedBy>
  <cp:lastPrinted>2015-07-18T23:24:00Z</cp:lastPrinted>
  <dcterms:modified xsi:type="dcterms:W3CDTF">2024-12-13T10:53:51Z</dcterms:modified>
  <dc:title>G4E-1《公司风险暴露信用风险情况表（IRB法）—公司汇总》填报说明</dc:title>
  <cp:revision>510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36247BEDFAFE4B728820C05C9175CBA6_13</vt:lpwstr>
  </property>
</Properties>
</file>