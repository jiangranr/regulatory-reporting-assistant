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rPr>
      </w:pPr>
      <w:bookmarkStart w:id="0" w:name="_Toc349141679"/>
      <w:bookmarkStart w:id="1" w:name="_Toc349055215"/>
      <w:bookmarkStart w:id="2" w:name="_Toc352575128"/>
      <w:bookmarkStart w:id="3" w:name="_Toc379555450"/>
      <w:r>
        <w:rPr>
          <w:rFonts w:hint="eastAsia"/>
        </w:rPr>
        <w:t>G4B_I 表内信用风险加权资产计算表-权重法</w:t>
      </w:r>
    </w:p>
    <w:p>
      <w:pPr>
        <w:pStyle w:val="2"/>
      </w:pPr>
      <w:r>
        <w:rPr>
          <w:rFonts w:hint="eastAsia"/>
        </w:rPr>
        <w:t>(第二档银行)(新规)</w:t>
      </w:r>
      <w:r>
        <w:t>填报说明</w:t>
      </w:r>
      <w:bookmarkEnd w:id="0"/>
      <w:bookmarkEnd w:id="1"/>
      <w:bookmarkEnd w:id="2"/>
      <w:bookmarkEnd w:id="3"/>
    </w:p>
    <w:p>
      <w:pPr>
        <w:pStyle w:val="35"/>
        <w:ind w:firstLine="0" w:firstLineChars="0"/>
        <w:jc w:val="both"/>
        <w:rPr>
          <w:rFonts w:ascii="宋体" w:hAnsi="宋体" w:eastAsia="宋体"/>
          <w:b/>
          <w:bCs/>
          <w:color w:val="auto"/>
          <w:sz w:val="21"/>
          <w:szCs w:val="21"/>
        </w:rPr>
      </w:pPr>
    </w:p>
    <w:p>
      <w:pPr>
        <w:pStyle w:val="35"/>
        <w:ind w:firstLine="0" w:firstLineChars="0"/>
        <w:jc w:val="both"/>
        <w:rPr>
          <w:rFonts w:ascii="宋体" w:hAnsi="宋体" w:eastAsia="宋体"/>
          <w:b/>
          <w:bCs/>
          <w:color w:val="auto"/>
          <w:sz w:val="21"/>
          <w:szCs w:val="21"/>
        </w:rPr>
      </w:pPr>
      <w:r>
        <w:rPr>
          <w:rFonts w:ascii="宋体" w:hAnsi="宋体" w:eastAsia="宋体"/>
          <w:b/>
          <w:bCs/>
          <w:color w:val="auto"/>
          <w:sz w:val="21"/>
          <w:szCs w:val="21"/>
        </w:rPr>
        <w:t>第一部分：引言</w:t>
      </w:r>
    </w:p>
    <w:p>
      <w:pPr>
        <w:pStyle w:val="35"/>
        <w:ind w:firstLine="420"/>
        <w:jc w:val="both"/>
        <w:rPr>
          <w:rFonts w:ascii="宋体" w:hAnsi="宋体" w:eastAsia="宋体"/>
          <w:color w:val="auto"/>
          <w:sz w:val="21"/>
          <w:szCs w:val="21"/>
        </w:rPr>
      </w:pPr>
      <w:r>
        <w:rPr>
          <w:rFonts w:ascii="宋体" w:hAnsi="宋体" w:eastAsia="宋体"/>
          <w:color w:val="auto"/>
          <w:sz w:val="21"/>
          <w:szCs w:val="21"/>
        </w:rPr>
        <w:t>本表根据《商业银行资本管理办法》</w:t>
      </w:r>
      <w:r>
        <w:rPr>
          <w:rFonts w:hint="eastAsia" w:ascii="宋体" w:hAnsi="宋体" w:eastAsia="宋体"/>
          <w:color w:val="auto"/>
          <w:sz w:val="21"/>
          <w:szCs w:val="21"/>
        </w:rPr>
        <w:t>（以下简称《办法》）的</w:t>
      </w:r>
      <w:r>
        <w:rPr>
          <w:rFonts w:ascii="宋体" w:hAnsi="宋体" w:eastAsia="宋体"/>
          <w:color w:val="auto"/>
          <w:sz w:val="21"/>
          <w:szCs w:val="21"/>
        </w:rPr>
        <w:t>相关要求，对表内风险资产进行</w:t>
      </w:r>
      <w:r>
        <w:rPr>
          <w:rFonts w:hint="eastAsia" w:ascii="宋体" w:hAnsi="宋体" w:eastAsia="宋体"/>
          <w:color w:val="auto"/>
          <w:sz w:val="21"/>
          <w:szCs w:val="21"/>
        </w:rPr>
        <w:t>风险暴露</w:t>
      </w:r>
      <w:r>
        <w:rPr>
          <w:rFonts w:ascii="宋体" w:hAnsi="宋体" w:eastAsia="宋体"/>
          <w:color w:val="auto"/>
          <w:sz w:val="21"/>
          <w:szCs w:val="21"/>
        </w:rPr>
        <w:t>分类</w:t>
      </w:r>
      <w:r>
        <w:rPr>
          <w:rFonts w:hint="eastAsia" w:ascii="宋体" w:hAnsi="宋体" w:eastAsia="宋体"/>
          <w:color w:val="auto"/>
          <w:sz w:val="21"/>
          <w:szCs w:val="21"/>
        </w:rPr>
        <w:t>，</w:t>
      </w:r>
      <w:r>
        <w:rPr>
          <w:rFonts w:ascii="宋体" w:hAnsi="宋体" w:eastAsia="宋体"/>
          <w:color w:val="auto"/>
          <w:sz w:val="21"/>
          <w:szCs w:val="21"/>
        </w:rPr>
        <w:t>并列出可进行风险缓释的各</w:t>
      </w:r>
      <w:r>
        <w:rPr>
          <w:rFonts w:hint="eastAsia" w:ascii="宋体" w:hAnsi="宋体" w:eastAsia="宋体"/>
          <w:color w:val="auto"/>
          <w:sz w:val="21"/>
          <w:szCs w:val="21"/>
        </w:rPr>
        <w:t>项</w:t>
      </w:r>
      <w:r>
        <w:rPr>
          <w:rFonts w:ascii="宋体" w:hAnsi="宋体" w:eastAsia="宋体"/>
          <w:color w:val="auto"/>
          <w:sz w:val="21"/>
          <w:szCs w:val="21"/>
        </w:rPr>
        <w:t>因素。通过表内计算，获得加权后表内风险资产总额。具体的表内风险资产计算的相关规定可参见</w:t>
      </w:r>
      <w:r>
        <w:rPr>
          <w:rFonts w:hint="eastAsia" w:ascii="宋体" w:hAnsi="宋体" w:eastAsia="宋体"/>
          <w:color w:val="auto"/>
          <w:sz w:val="21"/>
          <w:szCs w:val="21"/>
        </w:rPr>
        <w:t>《办法》</w:t>
      </w:r>
      <w:r>
        <w:rPr>
          <w:rFonts w:ascii="宋体" w:hAnsi="宋体" w:eastAsia="宋体"/>
          <w:color w:val="auto"/>
          <w:sz w:val="21"/>
          <w:szCs w:val="21"/>
        </w:rPr>
        <w:t>。</w:t>
      </w:r>
    </w:p>
    <w:p>
      <w:pPr>
        <w:pStyle w:val="35"/>
        <w:ind w:firstLine="0" w:firstLineChars="0"/>
        <w:jc w:val="both"/>
        <w:rPr>
          <w:rFonts w:ascii="宋体" w:hAnsi="宋体" w:eastAsia="宋体"/>
          <w:b/>
          <w:bCs/>
          <w:color w:val="auto"/>
          <w:sz w:val="21"/>
          <w:szCs w:val="21"/>
        </w:rPr>
      </w:pPr>
      <w:r>
        <w:rPr>
          <w:rFonts w:ascii="宋体" w:hAnsi="宋体" w:eastAsia="宋体"/>
          <w:b/>
          <w:bCs/>
          <w:color w:val="auto"/>
          <w:sz w:val="21"/>
          <w:szCs w:val="21"/>
        </w:rPr>
        <w:t>第二部分：一般说明</w:t>
      </w:r>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报表名称：表内</w:t>
      </w:r>
      <w:r>
        <w:rPr>
          <w:rFonts w:hint="eastAsia" w:ascii="宋体" w:hAnsi="宋体"/>
          <w:szCs w:val="21"/>
        </w:rPr>
        <w:t>信用风险</w:t>
      </w:r>
      <w:r>
        <w:rPr>
          <w:rFonts w:ascii="宋体" w:hAnsi="宋体"/>
          <w:szCs w:val="21"/>
        </w:rPr>
        <w:t>加权资产计算表</w:t>
      </w:r>
      <w:r>
        <w:rPr>
          <w:rFonts w:hint="eastAsia" w:ascii="宋体" w:hAnsi="宋体"/>
          <w:szCs w:val="21"/>
        </w:rPr>
        <w:t>（权重法）。</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del w:id="0" w:author="陈静" w:date="2024-12-12T15:55:59Z">
        <w:bookmarkStart w:id="10" w:name="_GoBack"/>
        <w:r>
          <w:rPr>
            <w:rFonts w:ascii="宋体" w:hAnsi="宋体"/>
            <w:szCs w:val="21"/>
          </w:rPr>
          <w:delText>银</w:delText>
        </w:r>
        <w:bookmarkEnd w:id="10"/>
      </w:del>
      <w:ins w:id="1" w:author="陈静" w:date="2024-12-12T15:55:59Z">
        <w:r>
          <w:rPr>
            <w:rFonts w:hint="eastAsia" w:ascii="宋体" w:hAnsi="宋体"/>
            <w:szCs w:val="21"/>
            <w:lang w:eastAsia="zh-CN"/>
          </w:rPr>
          <w:t>金</w:t>
        </w:r>
      </w:ins>
      <w:r>
        <w:rPr>
          <w:rFonts w:ascii="宋体" w:hAnsi="宋体"/>
          <w:szCs w:val="21"/>
        </w:rPr>
        <w:t>监</w:t>
      </w:r>
      <w:r>
        <w:rPr>
          <w:rFonts w:hint="eastAsia" w:ascii="宋体" w:hAnsi="宋体"/>
          <w:szCs w:val="21"/>
        </w:rPr>
        <w:t>统</w:t>
      </w:r>
      <w:r>
        <w:rPr>
          <w:rFonts w:hint="eastAsia" w:ascii="宋体" w:hAnsi="宋体"/>
          <w:szCs w:val="21"/>
          <w:lang w:val="en-US" w:eastAsia="zh-CN"/>
        </w:rPr>
        <w:t>0042</w:t>
      </w:r>
      <w:r>
        <w:rPr>
          <w:rFonts w:ascii="宋体" w:hAnsi="宋体"/>
          <w:szCs w:val="21"/>
        </w:rPr>
        <w:t>号</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符合《办法》第二档商业银行标准的开发性金融机构和政策性</w:t>
      </w:r>
      <w:r>
        <w:rPr>
          <w:rFonts w:ascii="宋体" w:hAnsi="宋体"/>
          <w:szCs w:val="21"/>
        </w:rPr>
        <w:t>银行</w:t>
      </w:r>
      <w:r>
        <w:rPr>
          <w:rFonts w:hint="eastAsia" w:ascii="宋体" w:hAnsi="宋体"/>
          <w:szCs w:val="21"/>
        </w:rPr>
        <w:t>、大型商业银行（含邮储银行）、股份制商业银行、城市商业银行、民营银行、农村商业银行、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农村资金互助社、贷款公司将该表作为计算资本充足率的工作底稿，无需正式报送。</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5</w:t>
      </w:r>
      <w:r>
        <w:rPr>
          <w:rFonts w:hint="eastAsia" w:ascii="宋体" w:hAnsi="宋体"/>
          <w:bCs/>
          <w:szCs w:val="21"/>
        </w:rPr>
        <w:t>．</w:t>
      </w:r>
      <w:r>
        <w:rPr>
          <w:rFonts w:ascii="宋体" w:hAnsi="宋体"/>
          <w:szCs w:val="21"/>
        </w:rPr>
        <w:t>报送方式：以电子报表形式报送</w:t>
      </w:r>
      <w:r>
        <w:rPr>
          <w:rFonts w:hint="eastAsia" w:ascii="宋体" w:hAnsi="宋体"/>
          <w:szCs w:val="21"/>
        </w:rPr>
        <w:t>国家金融监督管理总局</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eastAsia="宋体"/>
          <w:color w:val="auto"/>
          <w:sz w:val="21"/>
          <w:szCs w:val="21"/>
        </w:rPr>
        <w:t>美元、</w:t>
      </w:r>
      <w:r>
        <w:rPr>
          <w:rFonts w:hint="eastAsia" w:ascii="宋体" w:hAnsi="宋体" w:eastAsia="宋体"/>
          <w:color w:val="auto"/>
          <w:sz w:val="21"/>
          <w:szCs w:val="21"/>
        </w:rPr>
        <w:t>欧元、</w:t>
      </w:r>
      <w:r>
        <w:rPr>
          <w:rFonts w:ascii="宋体" w:hAnsi="宋体" w:eastAsia="宋体"/>
          <w:color w:val="auto"/>
          <w:sz w:val="21"/>
          <w:szCs w:val="21"/>
        </w:rPr>
        <w:t>日元</w:t>
      </w:r>
      <w:r>
        <w:rPr>
          <w:rFonts w:hint="eastAsia" w:ascii="宋体" w:hAnsi="宋体" w:eastAsia="宋体"/>
          <w:color w:val="auto"/>
          <w:sz w:val="21"/>
          <w:szCs w:val="21"/>
        </w:rPr>
        <w:t>和</w:t>
      </w:r>
      <w:r>
        <w:rPr>
          <w:rFonts w:ascii="宋体" w:hAnsi="宋体" w:eastAsia="宋体"/>
          <w:color w:val="auto"/>
          <w:sz w:val="21"/>
          <w:szCs w:val="21"/>
        </w:rPr>
        <w:t>港币等</w:t>
      </w:r>
      <w:r>
        <w:rPr>
          <w:rFonts w:hint="eastAsia" w:ascii="宋体" w:hAnsi="宋体" w:eastAsia="宋体"/>
          <w:color w:val="auto"/>
          <w:sz w:val="21"/>
          <w:szCs w:val="21"/>
        </w:rPr>
        <w:t>四种主要货币</w:t>
      </w:r>
      <w:r>
        <w:rPr>
          <w:rFonts w:ascii="宋体" w:hAnsi="宋体" w:eastAsia="宋体"/>
          <w:color w:val="auto"/>
          <w:sz w:val="21"/>
          <w:szCs w:val="21"/>
        </w:rPr>
        <w:t>以外的其他货币对人民币的</w:t>
      </w:r>
      <w:r>
        <w:rPr>
          <w:rFonts w:hint="eastAsia" w:ascii="宋体" w:hAnsi="宋体" w:eastAsia="宋体"/>
          <w:color w:val="auto"/>
          <w:sz w:val="21"/>
          <w:szCs w:val="21"/>
        </w:rPr>
        <w:t>折算</w:t>
      </w:r>
      <w:r>
        <w:rPr>
          <w:rFonts w:ascii="宋体" w:hAnsi="宋体" w:eastAsia="宋体"/>
          <w:color w:val="auto"/>
          <w:sz w:val="21"/>
          <w:szCs w:val="21"/>
        </w:rPr>
        <w:t>汇率，</w:t>
      </w:r>
      <w:r>
        <w:rPr>
          <w:rFonts w:hint="eastAsia" w:ascii="宋体" w:hAnsi="宋体" w:eastAsia="宋体"/>
          <w:color w:val="auto"/>
          <w:sz w:val="21"/>
          <w:szCs w:val="21"/>
        </w:rPr>
        <w:t>以报告期末最后一天</w:t>
      </w:r>
      <w:r>
        <w:rPr>
          <w:rFonts w:ascii="宋体" w:hAnsi="宋体" w:eastAsia="宋体"/>
          <w:color w:val="auto"/>
          <w:sz w:val="21"/>
          <w:szCs w:val="21"/>
        </w:rPr>
        <w:t>美元对人民币的基准汇率与</w:t>
      </w:r>
      <w:r>
        <w:rPr>
          <w:rFonts w:hint="eastAsia" w:ascii="宋体" w:hAnsi="宋体" w:eastAsia="宋体"/>
          <w:color w:val="auto"/>
          <w:sz w:val="21"/>
          <w:szCs w:val="21"/>
        </w:rPr>
        <w:t>同一天</w:t>
      </w:r>
      <w:r>
        <w:rPr>
          <w:rFonts w:ascii="宋体" w:hAnsi="宋体" w:eastAsia="宋体"/>
          <w:color w:val="auto"/>
          <w:sz w:val="21"/>
          <w:szCs w:val="21"/>
        </w:rPr>
        <w:t>上午9时国际外汇市场</w:t>
      </w:r>
      <w:r>
        <w:rPr>
          <w:rFonts w:hint="eastAsia" w:ascii="宋体" w:hAnsi="宋体" w:eastAsia="宋体"/>
          <w:color w:val="auto"/>
          <w:sz w:val="21"/>
          <w:szCs w:val="21"/>
        </w:rPr>
        <w:t>其他货币</w:t>
      </w:r>
      <w:r>
        <w:rPr>
          <w:rFonts w:ascii="宋体" w:hAnsi="宋体" w:eastAsia="宋体"/>
          <w:color w:val="auto"/>
          <w:sz w:val="21"/>
          <w:szCs w:val="21"/>
        </w:rPr>
        <w:t>兑美元汇率套算确定</w:t>
      </w:r>
      <w:r>
        <w:rPr>
          <w:rFonts w:hint="eastAsia" w:ascii="宋体" w:hAnsi="宋体" w:eastAsia="宋体"/>
          <w:color w:val="auto"/>
          <w:sz w:val="21"/>
          <w:szCs w:val="21"/>
        </w:rPr>
        <w:t>。</w:t>
      </w:r>
    </w:p>
    <w:p>
      <w:pPr>
        <w:pStyle w:val="35"/>
        <w:ind w:firstLine="0" w:firstLineChars="0"/>
        <w:jc w:val="both"/>
        <w:rPr>
          <w:rFonts w:ascii="宋体" w:hAnsi="宋体" w:eastAsia="宋体"/>
          <w:b/>
          <w:color w:val="auto"/>
          <w:sz w:val="21"/>
          <w:szCs w:val="21"/>
        </w:rPr>
      </w:pPr>
      <w:r>
        <w:rPr>
          <w:rFonts w:ascii="宋体" w:hAnsi="宋体" w:eastAsia="宋体"/>
          <w:b/>
          <w:color w:val="auto"/>
          <w:sz w:val="21"/>
          <w:szCs w:val="21"/>
        </w:rPr>
        <w:t>第三部分：具体说明</w:t>
      </w:r>
    </w:p>
    <w:p>
      <w:pPr>
        <w:pStyle w:val="35"/>
        <w:ind w:firstLine="420"/>
        <w:jc w:val="both"/>
        <w:rPr>
          <w:rFonts w:ascii="宋体" w:hAnsi="宋体" w:eastAsia="宋体"/>
          <w:color w:val="auto"/>
          <w:sz w:val="21"/>
          <w:szCs w:val="21"/>
        </w:rPr>
      </w:pPr>
      <w:r>
        <w:rPr>
          <w:rFonts w:ascii="宋体" w:hAnsi="宋体" w:eastAsia="宋体"/>
          <w:color w:val="auto"/>
          <w:sz w:val="21"/>
          <w:szCs w:val="21"/>
        </w:rPr>
        <w:t>[1.现金类资产]：是指填报机构所拥有的现钞、</w:t>
      </w:r>
      <w:r>
        <w:rPr>
          <w:rFonts w:hint="eastAsia" w:ascii="宋体" w:hAnsi="宋体" w:eastAsia="宋体"/>
          <w:color w:val="auto"/>
          <w:sz w:val="21"/>
          <w:szCs w:val="21"/>
        </w:rPr>
        <w:t>黄金</w:t>
      </w:r>
      <w:r>
        <w:rPr>
          <w:rFonts w:ascii="宋体" w:hAnsi="宋体" w:eastAsia="宋体"/>
          <w:color w:val="auto"/>
          <w:sz w:val="21"/>
          <w:szCs w:val="21"/>
        </w:rPr>
        <w:t>和存款，包括库存现金、黄金及存放人民银行款项。</w:t>
      </w:r>
    </w:p>
    <w:p>
      <w:pPr>
        <w:pStyle w:val="35"/>
        <w:ind w:firstLine="420"/>
        <w:jc w:val="both"/>
        <w:rPr>
          <w:rFonts w:ascii="宋体" w:hAnsi="宋体" w:eastAsia="宋体"/>
          <w:color w:val="auto"/>
          <w:sz w:val="21"/>
          <w:szCs w:val="21"/>
        </w:rPr>
      </w:pPr>
      <w:r>
        <w:rPr>
          <w:rFonts w:ascii="宋体" w:hAnsi="宋体" w:eastAsia="宋体"/>
          <w:color w:val="auto"/>
          <w:sz w:val="21"/>
          <w:szCs w:val="21"/>
        </w:rPr>
        <w:t>[1.1现金]：是指填报机构库存以及运送中的人民币和外币现金。</w:t>
      </w:r>
    </w:p>
    <w:p>
      <w:pPr>
        <w:pStyle w:val="35"/>
        <w:ind w:firstLine="420"/>
        <w:jc w:val="both"/>
        <w:rPr>
          <w:rFonts w:ascii="宋体" w:hAnsi="宋体" w:eastAsia="宋体"/>
          <w:color w:val="auto"/>
          <w:sz w:val="21"/>
          <w:szCs w:val="21"/>
        </w:rPr>
      </w:pPr>
      <w:r>
        <w:rPr>
          <w:rFonts w:ascii="宋体" w:hAnsi="宋体" w:eastAsia="宋体"/>
          <w:color w:val="auto"/>
          <w:sz w:val="21"/>
          <w:szCs w:val="21"/>
        </w:rPr>
        <w:t>[1.</w:t>
      </w:r>
      <w:r>
        <w:rPr>
          <w:rFonts w:hint="eastAsia" w:ascii="宋体" w:hAnsi="宋体" w:eastAsia="宋体"/>
          <w:color w:val="auto"/>
          <w:sz w:val="21"/>
          <w:szCs w:val="21"/>
        </w:rPr>
        <w:t>2黄</w:t>
      </w:r>
      <w:r>
        <w:rPr>
          <w:rFonts w:ascii="宋体" w:hAnsi="宋体" w:eastAsia="宋体"/>
          <w:color w:val="auto"/>
          <w:sz w:val="21"/>
          <w:szCs w:val="21"/>
        </w:rPr>
        <w:t>金]：</w:t>
      </w:r>
      <w:r>
        <w:rPr>
          <w:rFonts w:hint="eastAsia" w:ascii="宋体" w:hAnsi="宋体" w:eastAsia="宋体"/>
          <w:color w:val="auto"/>
          <w:sz w:val="21"/>
          <w:szCs w:val="21"/>
        </w:rPr>
        <w:t>是指填报机构库存以及运送中的黄金。</w:t>
      </w:r>
    </w:p>
    <w:p>
      <w:pPr>
        <w:pStyle w:val="35"/>
        <w:ind w:firstLine="420"/>
        <w:jc w:val="both"/>
        <w:rPr>
          <w:rFonts w:ascii="宋体" w:hAnsi="宋体" w:eastAsia="宋体"/>
          <w:color w:val="auto"/>
          <w:sz w:val="21"/>
          <w:szCs w:val="21"/>
        </w:rPr>
      </w:pPr>
      <w:r>
        <w:rPr>
          <w:rFonts w:ascii="宋体" w:hAnsi="宋体" w:eastAsia="宋体"/>
          <w:color w:val="auto"/>
          <w:sz w:val="21"/>
          <w:szCs w:val="21"/>
        </w:rPr>
        <w:t>[1.</w:t>
      </w:r>
      <w:r>
        <w:rPr>
          <w:rFonts w:hint="eastAsia" w:ascii="宋体" w:hAnsi="宋体" w:eastAsia="宋体"/>
          <w:color w:val="auto"/>
          <w:sz w:val="21"/>
          <w:szCs w:val="21"/>
        </w:rPr>
        <w:t>3</w:t>
      </w:r>
      <w:r>
        <w:rPr>
          <w:rFonts w:ascii="宋体" w:hAnsi="宋体" w:eastAsia="宋体"/>
          <w:color w:val="auto"/>
          <w:sz w:val="21"/>
          <w:szCs w:val="21"/>
        </w:rPr>
        <w:t>存放中国人民银行款项]：是指填报机构存入中国人民银行的各种存款。</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对</w:t>
      </w:r>
      <w:r>
        <w:rPr>
          <w:rFonts w:hint="eastAsia" w:ascii="宋体" w:hAnsi="宋体" w:eastAsia="宋体"/>
          <w:color w:val="auto"/>
          <w:sz w:val="21"/>
          <w:szCs w:val="21"/>
        </w:rPr>
        <w:t>主权的风险暴露</w:t>
      </w:r>
      <w:r>
        <w:rPr>
          <w:rFonts w:ascii="宋体" w:hAnsi="宋体" w:eastAsia="宋体"/>
          <w:color w:val="auto"/>
          <w:sz w:val="21"/>
          <w:szCs w:val="21"/>
        </w:rPr>
        <w:t>]：是指</w:t>
      </w:r>
      <w:r>
        <w:rPr>
          <w:rFonts w:hint="eastAsia" w:ascii="宋体" w:hAnsi="宋体" w:eastAsia="宋体"/>
          <w:color w:val="auto"/>
          <w:sz w:val="21"/>
          <w:szCs w:val="21"/>
        </w:rPr>
        <w:t>填报机构对主权国家或经济实体区域及其中央银行，以及国际清算银行、国际货币基金组织、欧洲中央银行、欧盟、欧洲稳定机制和欧洲金融稳定机制等</w:t>
      </w:r>
      <w:r>
        <w:rPr>
          <w:rFonts w:ascii="宋体" w:hAnsi="宋体" w:eastAsia="宋体"/>
          <w:color w:val="auto"/>
          <w:sz w:val="21"/>
          <w:szCs w:val="21"/>
        </w:rPr>
        <w:t>所拥有的各种</w:t>
      </w:r>
      <w:r>
        <w:rPr>
          <w:rFonts w:hint="eastAsia" w:ascii="宋体" w:hAnsi="宋体" w:eastAsia="宋体"/>
          <w:color w:val="auto"/>
          <w:sz w:val="21"/>
          <w:szCs w:val="21"/>
        </w:rPr>
        <w:t>债权</w:t>
      </w:r>
      <w:r>
        <w:rPr>
          <w:rFonts w:ascii="宋体" w:hAnsi="宋体" w:eastAsia="宋体"/>
          <w:color w:val="auto"/>
          <w:sz w:val="21"/>
          <w:szCs w:val="21"/>
        </w:rPr>
        <w:t>的总和。</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2.1</w:t>
      </w:r>
      <w:r>
        <w:rPr>
          <w:rFonts w:ascii="宋体" w:hAnsi="宋体" w:eastAsia="宋体"/>
          <w:color w:val="auto"/>
          <w:sz w:val="21"/>
          <w:szCs w:val="21"/>
        </w:rPr>
        <w:t>对</w:t>
      </w:r>
      <w:r>
        <w:rPr>
          <w:rFonts w:hint="eastAsia" w:ascii="宋体" w:hAnsi="宋体" w:eastAsia="宋体"/>
          <w:color w:val="auto"/>
          <w:sz w:val="21"/>
          <w:szCs w:val="21"/>
        </w:rPr>
        <w:t>我国</w:t>
      </w:r>
      <w:r>
        <w:rPr>
          <w:rFonts w:ascii="宋体" w:hAnsi="宋体" w:eastAsia="宋体"/>
          <w:color w:val="auto"/>
          <w:sz w:val="21"/>
          <w:szCs w:val="21"/>
        </w:rPr>
        <w:t>中央政府的</w:t>
      </w:r>
      <w:r>
        <w:rPr>
          <w:rFonts w:hint="eastAsia" w:ascii="宋体" w:hAnsi="宋体" w:eastAsia="宋体"/>
          <w:color w:val="auto"/>
          <w:sz w:val="21"/>
          <w:szCs w:val="21"/>
        </w:rPr>
        <w:t>风险暴露</w:t>
      </w:r>
      <w:r>
        <w:rPr>
          <w:rFonts w:ascii="宋体" w:hAnsi="宋体" w:eastAsia="宋体"/>
          <w:color w:val="auto"/>
          <w:sz w:val="21"/>
          <w:szCs w:val="21"/>
        </w:rPr>
        <w:t>]</w:t>
      </w:r>
      <w:r>
        <w:rPr>
          <w:rFonts w:hint="eastAsia" w:ascii="宋体" w:hAnsi="宋体" w:eastAsia="宋体"/>
          <w:color w:val="auto"/>
          <w:sz w:val="21"/>
          <w:szCs w:val="21"/>
        </w:rPr>
        <w:t>：是指填报机构</w:t>
      </w:r>
      <w:r>
        <w:rPr>
          <w:rFonts w:ascii="宋体" w:hAnsi="宋体" w:eastAsia="宋体"/>
          <w:color w:val="auto"/>
          <w:sz w:val="21"/>
          <w:szCs w:val="21"/>
        </w:rPr>
        <w:t>购买的由</w:t>
      </w:r>
      <w:r>
        <w:rPr>
          <w:rFonts w:hint="eastAsia" w:ascii="宋体" w:hAnsi="宋体" w:eastAsia="宋体"/>
          <w:color w:val="auto"/>
          <w:sz w:val="21"/>
          <w:szCs w:val="21"/>
        </w:rPr>
        <w:t>我国</w:t>
      </w:r>
      <w:r>
        <w:rPr>
          <w:rFonts w:ascii="宋体" w:hAnsi="宋体" w:eastAsia="宋体"/>
          <w:color w:val="auto"/>
          <w:sz w:val="21"/>
          <w:szCs w:val="21"/>
        </w:rPr>
        <w:t>中央政府及其部门发行的国库券或其他债券</w:t>
      </w:r>
      <w:r>
        <w:rPr>
          <w:rFonts w:hint="eastAsia" w:ascii="宋体" w:hAnsi="宋体" w:eastAsia="宋体"/>
          <w:color w:val="auto"/>
          <w:sz w:val="21"/>
          <w:szCs w:val="21"/>
        </w:rPr>
        <w:t>。但不包括原铁道部发行的债券。</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2.2</w:t>
      </w:r>
      <w:r>
        <w:rPr>
          <w:rFonts w:ascii="宋体" w:hAnsi="宋体" w:eastAsia="宋体"/>
          <w:color w:val="auto"/>
          <w:sz w:val="21"/>
          <w:szCs w:val="21"/>
        </w:rPr>
        <w:t>对</w:t>
      </w:r>
      <w:r>
        <w:rPr>
          <w:rFonts w:hint="eastAsia" w:ascii="宋体" w:hAnsi="宋体" w:eastAsia="宋体"/>
          <w:color w:val="auto"/>
          <w:sz w:val="21"/>
          <w:szCs w:val="21"/>
        </w:rPr>
        <w:t>中国人民银行</w:t>
      </w:r>
      <w:r>
        <w:rPr>
          <w:rFonts w:ascii="宋体" w:hAnsi="宋体" w:eastAsia="宋体"/>
          <w:color w:val="auto"/>
          <w:sz w:val="21"/>
          <w:szCs w:val="21"/>
        </w:rPr>
        <w:t>的</w:t>
      </w:r>
      <w:r>
        <w:rPr>
          <w:rFonts w:hint="eastAsia" w:ascii="宋体" w:hAnsi="宋体" w:eastAsia="宋体"/>
          <w:color w:val="auto"/>
          <w:sz w:val="21"/>
          <w:szCs w:val="21"/>
        </w:rPr>
        <w:t>风险暴露</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是指</w:t>
      </w:r>
      <w:r>
        <w:rPr>
          <w:rFonts w:hint="eastAsia" w:ascii="宋体" w:hAnsi="宋体" w:eastAsia="宋体"/>
          <w:color w:val="auto"/>
          <w:sz w:val="21"/>
          <w:szCs w:val="21"/>
        </w:rPr>
        <w:t>填报机构</w:t>
      </w:r>
      <w:r>
        <w:rPr>
          <w:rFonts w:ascii="宋体" w:hAnsi="宋体" w:eastAsia="宋体"/>
          <w:color w:val="auto"/>
          <w:sz w:val="21"/>
          <w:szCs w:val="21"/>
        </w:rPr>
        <w:t>购买的由中国人民银行发行的票据</w:t>
      </w:r>
      <w:r>
        <w:rPr>
          <w:rFonts w:hint="eastAsia" w:ascii="宋体" w:hAnsi="宋体" w:eastAsia="宋体"/>
          <w:color w:val="auto"/>
          <w:sz w:val="21"/>
          <w:szCs w:val="21"/>
        </w:rPr>
        <w:t>或</w:t>
      </w:r>
      <w:r>
        <w:rPr>
          <w:rFonts w:ascii="宋体" w:hAnsi="宋体" w:eastAsia="宋体"/>
          <w:color w:val="auto"/>
          <w:sz w:val="21"/>
          <w:szCs w:val="21"/>
        </w:rPr>
        <w:t>其他债券等</w:t>
      </w:r>
      <w:r>
        <w:rPr>
          <w:rFonts w:hint="eastAsia"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2.3对评级AA-（含）以上的国家或地区的中央政府和中央银行的风险暴露</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rPr>
        <w:t>2.8对未评级的国家或地区的中央政府和中央银行的风险暴露</w:t>
      </w:r>
      <w:r>
        <w:rPr>
          <w:rFonts w:ascii="宋体" w:hAnsi="宋体" w:eastAsia="宋体"/>
          <w:color w:val="auto"/>
          <w:sz w:val="21"/>
          <w:szCs w:val="21"/>
        </w:rPr>
        <w:t>]</w:t>
      </w:r>
      <w:r>
        <w:rPr>
          <w:rFonts w:hint="eastAsia" w:ascii="宋体" w:hAnsi="宋体" w:eastAsia="宋体"/>
          <w:color w:val="auto"/>
          <w:sz w:val="21"/>
          <w:szCs w:val="21"/>
        </w:rPr>
        <w:t>：是指填报机构</w:t>
      </w:r>
      <w:r>
        <w:rPr>
          <w:rFonts w:ascii="宋体" w:hAnsi="宋体" w:eastAsia="宋体"/>
          <w:color w:val="auto"/>
          <w:sz w:val="21"/>
          <w:szCs w:val="21"/>
        </w:rPr>
        <w:t>对</w:t>
      </w:r>
      <w:r>
        <w:rPr>
          <w:rFonts w:hint="eastAsia" w:ascii="宋体" w:hAnsi="宋体" w:eastAsia="宋体"/>
          <w:color w:val="auto"/>
          <w:sz w:val="21"/>
          <w:szCs w:val="21"/>
        </w:rPr>
        <w:t>其他</w:t>
      </w:r>
      <w:r>
        <w:rPr>
          <w:rFonts w:ascii="宋体" w:hAnsi="宋体" w:eastAsia="宋体"/>
          <w:color w:val="auto"/>
          <w:sz w:val="21"/>
          <w:szCs w:val="21"/>
        </w:rPr>
        <w:t>国家</w:t>
      </w:r>
      <w:r>
        <w:rPr>
          <w:rFonts w:hint="eastAsia" w:ascii="宋体" w:hAnsi="宋体" w:eastAsia="宋体"/>
          <w:color w:val="auto"/>
          <w:sz w:val="21"/>
          <w:szCs w:val="21"/>
        </w:rPr>
        <w:t>或</w:t>
      </w:r>
      <w:r>
        <w:rPr>
          <w:rFonts w:ascii="宋体" w:hAnsi="宋体" w:eastAsia="宋体"/>
          <w:color w:val="auto"/>
          <w:sz w:val="21"/>
          <w:szCs w:val="21"/>
        </w:rPr>
        <w:t>地区的中央政府和中央银行的</w:t>
      </w:r>
      <w:r>
        <w:rPr>
          <w:rFonts w:hint="eastAsia" w:ascii="宋体" w:hAnsi="宋体" w:eastAsia="宋体"/>
          <w:color w:val="auto"/>
          <w:sz w:val="21"/>
          <w:szCs w:val="21"/>
        </w:rPr>
        <w:t>各种债权</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2.9</w:t>
      </w:r>
      <w:r>
        <w:rPr>
          <w:rFonts w:hint="eastAsia" w:ascii="宋体" w:hAnsi="宋体" w:eastAsia="宋体"/>
          <w:color w:val="auto"/>
          <w:sz w:val="21"/>
          <w:szCs w:val="21"/>
        </w:rPr>
        <w:t>对国际清算银行、国际货币基金组织、欧洲中央银行、欧盟、欧洲稳定机制和欧洲金融稳定机制等的风险暴露</w:t>
      </w:r>
      <w:r>
        <w:rPr>
          <w:rFonts w:ascii="宋体" w:hAnsi="宋体" w:eastAsia="宋体"/>
          <w:color w:val="auto"/>
          <w:sz w:val="21"/>
          <w:szCs w:val="21"/>
        </w:rPr>
        <w:t>]</w:t>
      </w:r>
      <w:r>
        <w:rPr>
          <w:rFonts w:hint="eastAsia" w:ascii="宋体" w:hAnsi="宋体" w:eastAsia="宋体"/>
          <w:color w:val="auto"/>
          <w:sz w:val="21"/>
          <w:szCs w:val="21"/>
        </w:rPr>
        <w:t>：是指填报机构对国际清算银行、国际货币基金组织、欧洲中央银行、欧盟、欧洲稳定机制和欧洲金融稳定机制等的各种债权。</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此外，对于其他国家的政策性银行按照该国监管当局的相关规定处理，填报在对应的权重下，例如如果一国监管当局将其政策性银行的风险权重视同与该国商业银行一致，则对应填报在[7.2对境外商业银行的风险暴露</w:t>
      </w:r>
      <w:r>
        <w:rPr>
          <w:rFonts w:ascii="宋体" w:hAnsi="宋体" w:eastAsia="宋体"/>
          <w:color w:val="auto"/>
          <w:sz w:val="21"/>
          <w:szCs w:val="21"/>
        </w:rPr>
        <w:t>]</w:t>
      </w:r>
      <w:r>
        <w:rPr>
          <w:rFonts w:hint="eastAsia" w:ascii="宋体" w:hAnsi="宋体" w:eastAsia="宋体"/>
          <w:color w:val="auto"/>
          <w:sz w:val="21"/>
          <w:szCs w:val="21"/>
        </w:rPr>
        <w:t>项目中；如果一国监管当局没有具体规定，则填报机构对其他国家政策性银行的债权，应根据所在国家或地区评级情况对应填报在</w:t>
      </w:r>
      <w:r>
        <w:rPr>
          <w:rFonts w:ascii="宋体" w:hAnsi="宋体" w:eastAsia="宋体"/>
          <w:color w:val="auto"/>
          <w:sz w:val="21"/>
          <w:szCs w:val="21"/>
        </w:rPr>
        <w:t>[</w:t>
      </w:r>
      <w:r>
        <w:rPr>
          <w:rFonts w:hint="eastAsia" w:ascii="宋体" w:hAnsi="宋体" w:eastAsia="宋体"/>
          <w:color w:val="auto"/>
          <w:sz w:val="21"/>
          <w:szCs w:val="21"/>
        </w:rPr>
        <w:t>2.3</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rPr>
        <w:t>2.8</w:t>
      </w:r>
      <w:r>
        <w:rPr>
          <w:rFonts w:ascii="宋体" w:hAnsi="宋体" w:eastAsia="宋体"/>
          <w:color w:val="auto"/>
          <w:sz w:val="21"/>
          <w:szCs w:val="21"/>
        </w:rPr>
        <w:t>]</w:t>
      </w:r>
      <w:r>
        <w:rPr>
          <w:rFonts w:hint="eastAsia" w:ascii="宋体" w:hAnsi="宋体" w:eastAsia="宋体"/>
          <w:color w:val="auto"/>
          <w:sz w:val="21"/>
          <w:szCs w:val="21"/>
        </w:rPr>
        <w:t>项目中。</w:t>
      </w:r>
    </w:p>
    <w:p>
      <w:pPr>
        <w:pStyle w:val="35"/>
        <w:ind w:firstLine="420"/>
        <w:jc w:val="both"/>
        <w:rPr>
          <w:rFonts w:eastAsia="宋体"/>
          <w:color w:val="auto"/>
          <w:sz w:val="21"/>
        </w:rPr>
      </w:pPr>
      <w:r>
        <w:rPr>
          <w:rFonts w:hint="eastAsia" w:eastAsia="宋体"/>
          <w:color w:val="auto"/>
          <w:sz w:val="21"/>
        </w:rPr>
        <w:t>注：</w:t>
      </w:r>
      <w:r>
        <w:rPr>
          <w:rFonts w:eastAsia="宋体"/>
          <w:color w:val="auto"/>
          <w:sz w:val="21"/>
        </w:rPr>
        <w:t>本表采用了标准普尔AA-的评级符号</w:t>
      </w:r>
      <w:r>
        <w:rPr>
          <w:rFonts w:hint="eastAsia" w:eastAsia="宋体"/>
          <w:color w:val="auto"/>
          <w:sz w:val="21"/>
        </w:rPr>
        <w:t>，仅用于列举。对填报机构选用外部信用评级公司的规定参照《办法》附件</w:t>
      </w:r>
      <w:r>
        <w:rPr>
          <w:rFonts w:eastAsia="宋体"/>
          <w:color w:val="auto"/>
          <w:sz w:val="21"/>
        </w:rPr>
        <w:t>25</w:t>
      </w:r>
      <w:r>
        <w:rPr>
          <w:rFonts w:hint="eastAsia" w:eastAsia="宋体"/>
          <w:color w:val="auto"/>
          <w:sz w:val="21"/>
        </w:rPr>
        <w:t>《外部评级使用规范》的相关要求。商业银行在资本计量和风险管理中，对合格外部评级机构的选择以及评级结果的使用应当保持一致。存在多家外部评级机构对同一信用主体或债项的评级结果时，商业银行不得任意选择使用，或随意变更合格外部评级机构。</w:t>
      </w:r>
    </w:p>
    <w:p>
      <w:pPr>
        <w:spacing w:line="480" w:lineRule="exact"/>
        <w:ind w:firstLine="420" w:firstLineChars="200"/>
        <w:rPr>
          <w:rFonts w:ascii="宋体" w:hAnsi="宋体"/>
          <w:kern w:val="0"/>
          <w:szCs w:val="21"/>
        </w:rPr>
      </w:pPr>
      <w:r>
        <w:rPr>
          <w:rFonts w:hint="eastAsia" w:ascii="宋体" w:hAnsi="宋体"/>
          <w:kern w:val="0"/>
          <w:szCs w:val="21"/>
        </w:rPr>
        <w:t>如某一信用主体或债项有两个外部评级结果，且对应不同的风险权重，商业银行应当使用风险权重较高的评级结果；如某一信用主体或债项有三个及以上外部评级结果，且对应不同的风险权重，商业银行应当首先按照风险权重由低到高的顺序选择前两个评级结果，然后从中选择风险权重较高的评级结果。</w:t>
      </w:r>
    </w:p>
    <w:p>
      <w:pPr>
        <w:pStyle w:val="35"/>
        <w:ind w:firstLine="420"/>
        <w:jc w:val="both"/>
        <w:rPr>
          <w:rFonts w:ascii="宋体" w:hAnsi="宋体" w:eastAsia="宋体"/>
          <w:color w:val="auto"/>
          <w:sz w:val="21"/>
          <w:szCs w:val="21"/>
        </w:rPr>
      </w:pPr>
      <w:r>
        <w:rPr>
          <w:rFonts w:ascii="宋体" w:hAnsi="宋体" w:eastAsia="宋体"/>
          <w:color w:val="auto"/>
          <w:sz w:val="21"/>
          <w:szCs w:val="21"/>
        </w:rPr>
        <w:t>[3.</w:t>
      </w:r>
      <w:r>
        <w:rPr>
          <w:rFonts w:hint="eastAsia" w:ascii="宋体" w:hAnsi="宋体" w:eastAsia="宋体"/>
          <w:color w:val="auto"/>
          <w:sz w:val="21"/>
          <w:szCs w:val="21"/>
        </w:rPr>
        <w:t>对我国公共部门实体的风险暴露</w:t>
      </w:r>
      <w:r>
        <w:rPr>
          <w:rFonts w:ascii="宋体" w:hAnsi="宋体" w:eastAsia="宋体"/>
          <w:color w:val="auto"/>
          <w:sz w:val="21"/>
          <w:szCs w:val="21"/>
        </w:rPr>
        <w:t>]：是指填报机构对</w:t>
      </w:r>
      <w:r>
        <w:rPr>
          <w:rFonts w:hint="eastAsia" w:ascii="宋体" w:hAnsi="宋体" w:eastAsia="宋体"/>
          <w:color w:val="auto"/>
          <w:sz w:val="21"/>
          <w:szCs w:val="21"/>
        </w:rPr>
        <w:t>我国公共部门实体</w:t>
      </w:r>
      <w:r>
        <w:rPr>
          <w:rFonts w:ascii="宋体" w:hAnsi="宋体" w:eastAsia="宋体"/>
          <w:color w:val="auto"/>
          <w:sz w:val="21"/>
          <w:szCs w:val="21"/>
        </w:rPr>
        <w:t>所拥有的各种</w:t>
      </w:r>
      <w:r>
        <w:rPr>
          <w:rFonts w:hint="eastAsia" w:ascii="宋体" w:hAnsi="宋体" w:eastAsia="宋体"/>
          <w:color w:val="auto"/>
          <w:sz w:val="21"/>
          <w:szCs w:val="21"/>
        </w:rPr>
        <w:t>债权，</w:t>
      </w:r>
      <w:r>
        <w:rPr>
          <w:rFonts w:hint="eastAsia" w:ascii="宋体" w:hAnsi="宋体" w:eastAsia="宋体" w:cs="宋体"/>
          <w:sz w:val="21"/>
          <w:szCs w:val="21"/>
        </w:rPr>
        <w:t>但不包括我国公共部门实体投资的工商企业的风险暴露。</w:t>
      </w:r>
    </w:p>
    <w:p>
      <w:pPr>
        <w:spacing w:line="480" w:lineRule="exact"/>
        <w:ind w:firstLine="420" w:firstLineChars="200"/>
        <w:rPr>
          <w:rFonts w:ascii="仿宋_GB2312" w:eastAsia="仿宋_GB2312"/>
          <w:sz w:val="30"/>
          <w:szCs w:val="30"/>
        </w:rPr>
      </w:pPr>
      <w:r>
        <w:rPr>
          <w:rFonts w:ascii="宋体" w:hAnsi="宋体"/>
          <w:szCs w:val="21"/>
        </w:rPr>
        <w:t>[3.1</w:t>
      </w:r>
      <w:r>
        <w:rPr>
          <w:rFonts w:hint="eastAsia" w:ascii="宋体" w:hAnsi="宋体"/>
          <w:szCs w:val="21"/>
        </w:rPr>
        <w:t>视同我国主权的公共部门实体风险暴露]：</w:t>
      </w:r>
    </w:p>
    <w:p>
      <w:pPr>
        <w:pStyle w:val="35"/>
        <w:widowControl w:val="0"/>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3.1.1</w:t>
      </w:r>
      <w:r>
        <w:rPr>
          <w:rFonts w:hint="eastAsia" w:ascii="宋体" w:hAnsi="宋体" w:eastAsia="宋体"/>
          <w:color w:val="auto"/>
          <w:sz w:val="21"/>
          <w:szCs w:val="21"/>
        </w:rPr>
        <w:t>对我国中央政府投资的金融资产管理公司为收购国有银行不良贷款而定向发行的债券]：是指填报机构购买的我国中央政府投资的金融资产管理公司为收购国有银行不良贷款而定向发行的债券。</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3.</w:t>
      </w:r>
      <w:r>
        <w:rPr>
          <w:rFonts w:ascii="宋体" w:hAnsi="宋体" w:eastAsia="宋体"/>
          <w:color w:val="auto"/>
          <w:sz w:val="21"/>
          <w:szCs w:val="21"/>
        </w:rPr>
        <w:t>1.</w:t>
      </w:r>
      <w:r>
        <w:rPr>
          <w:rFonts w:hint="eastAsia" w:ascii="宋体" w:hAnsi="宋体" w:eastAsia="宋体"/>
          <w:color w:val="auto"/>
          <w:sz w:val="21"/>
          <w:szCs w:val="21"/>
        </w:rPr>
        <w:t>2对省级（</w:t>
      </w:r>
      <w:r>
        <w:rPr>
          <w:rFonts w:hint="eastAsia" w:ascii="宋体" w:hAnsi="宋体" w:eastAsia="宋体" w:cs="宋体"/>
          <w:sz w:val="21"/>
          <w:szCs w:val="21"/>
          <w:lang w:eastAsia="zh-CN"/>
        </w:rPr>
        <w:t>自治区、直辖市</w:t>
      </w:r>
      <w:r>
        <w:rPr>
          <w:rFonts w:hint="eastAsia" w:ascii="宋体" w:hAnsi="宋体" w:eastAsia="宋体"/>
          <w:color w:val="auto"/>
          <w:sz w:val="21"/>
          <w:szCs w:val="21"/>
        </w:rPr>
        <w:t>）以及计划单列市人民政府的风险暴露</w:t>
      </w:r>
      <w:r>
        <w:rPr>
          <w:rFonts w:ascii="宋体" w:hAnsi="宋体" w:eastAsia="宋体"/>
          <w:color w:val="auto"/>
          <w:sz w:val="21"/>
          <w:szCs w:val="21"/>
        </w:rPr>
        <w:t>]</w:t>
      </w:r>
      <w:r>
        <w:rPr>
          <w:rFonts w:hint="eastAsia" w:ascii="宋体" w:hAnsi="宋体" w:eastAsia="宋体"/>
          <w:color w:val="auto"/>
          <w:sz w:val="21"/>
          <w:szCs w:val="21"/>
        </w:rPr>
        <w:t>：是指填报机构购买的由省级（</w:t>
      </w:r>
      <w:r>
        <w:rPr>
          <w:rFonts w:hint="eastAsia" w:ascii="宋体" w:hAnsi="宋体" w:eastAsia="宋体" w:cs="宋体"/>
          <w:sz w:val="21"/>
          <w:szCs w:val="21"/>
          <w:lang w:eastAsia="zh-CN"/>
        </w:rPr>
        <w:t>自治区、直辖市</w:t>
      </w:r>
      <w:r>
        <w:rPr>
          <w:rFonts w:hint="eastAsia" w:ascii="宋体" w:hAnsi="宋体" w:eastAsia="宋体"/>
          <w:color w:val="auto"/>
          <w:sz w:val="21"/>
          <w:szCs w:val="21"/>
        </w:rPr>
        <w:t>）以及计划单列市人民政府发行的、约定一定期限内还本付息的政府债券。根据债券类型，可分为一般债券和专项债券。</w:t>
      </w:r>
      <w:bookmarkStart w:id="4" w:name="_Hlk106488504"/>
      <w:r>
        <w:rPr>
          <w:rFonts w:hint="eastAsia" w:ascii="宋体" w:hAnsi="宋体" w:eastAsia="宋体"/>
          <w:color w:val="auto"/>
          <w:sz w:val="21"/>
          <w:szCs w:val="21"/>
        </w:rPr>
        <w:t>一般债券、专项债券的定义应遵守国务院、财政部相关规定</w:t>
      </w:r>
      <w:bookmarkEnd w:id="4"/>
      <w:r>
        <w:rPr>
          <w:rFonts w:hint="eastAsia" w:ascii="宋体" w:hAnsi="宋体" w:eastAsia="宋体"/>
          <w:color w:val="auto"/>
          <w:sz w:val="21"/>
          <w:szCs w:val="21"/>
        </w:rPr>
        <w:t>。</w:t>
      </w:r>
      <w:bookmarkStart w:id="5" w:name="_Hlk107518578"/>
      <w:r>
        <w:rPr>
          <w:rFonts w:hint="eastAsia" w:ascii="宋体" w:hAnsi="宋体" w:eastAsia="宋体"/>
          <w:color w:val="auto"/>
          <w:sz w:val="21"/>
          <w:szCs w:val="21"/>
        </w:rPr>
        <w:t>一般债券填报在[3.1.2.1一般债券]项目中，专项债券填报在[3.1.2.2专项债券]项目中。</w:t>
      </w:r>
      <w:bookmarkEnd w:id="5"/>
    </w:p>
    <w:p>
      <w:pPr>
        <w:pStyle w:val="35"/>
        <w:ind w:firstLine="420"/>
        <w:jc w:val="both"/>
        <w:rPr>
          <w:rFonts w:ascii="宋体" w:hAnsi="宋体" w:eastAsia="宋体" w:cs="宋体"/>
          <w:sz w:val="21"/>
          <w:szCs w:val="21"/>
        </w:rPr>
      </w:pPr>
      <w:r>
        <w:rPr>
          <w:rFonts w:hint="eastAsia" w:ascii="宋体" w:hAnsi="宋体" w:eastAsia="宋体" w:cs="宋体"/>
          <w:sz w:val="21"/>
          <w:szCs w:val="21"/>
        </w:rPr>
        <w:t>不含填报机构对我国省级（</w:t>
      </w:r>
      <w:r>
        <w:rPr>
          <w:rFonts w:hint="eastAsia" w:ascii="宋体" w:hAnsi="宋体" w:eastAsia="宋体" w:cs="宋体"/>
          <w:sz w:val="21"/>
          <w:szCs w:val="21"/>
          <w:lang w:eastAsia="zh-CN"/>
        </w:rPr>
        <w:t>自治区、直辖市</w:t>
      </w:r>
      <w:r>
        <w:rPr>
          <w:rFonts w:hint="eastAsia" w:ascii="宋体" w:hAnsi="宋体" w:eastAsia="宋体" w:cs="宋体"/>
          <w:sz w:val="21"/>
          <w:szCs w:val="21"/>
        </w:rPr>
        <w:t>）以及计划单列市人民政府下属的职能部门的债权。</w:t>
      </w:r>
    </w:p>
    <w:p>
      <w:pPr>
        <w:spacing w:line="480" w:lineRule="exact"/>
        <w:ind w:firstLine="420" w:firstLineChars="200"/>
        <w:rPr>
          <w:rFonts w:ascii="宋体" w:hAnsi="宋体"/>
          <w:szCs w:val="21"/>
          <w:lang w:val="en-GB"/>
        </w:rPr>
      </w:pPr>
      <w:r>
        <w:rPr>
          <w:rFonts w:ascii="宋体" w:hAnsi="宋体"/>
          <w:szCs w:val="21"/>
        </w:rPr>
        <w:t>[3.1.2.3</w:t>
      </w:r>
      <w:r>
        <w:rPr>
          <w:rFonts w:hint="eastAsia" w:ascii="宋体" w:hAnsi="宋体"/>
          <w:szCs w:val="21"/>
        </w:rPr>
        <w:t>其他（仅用于并表填报）</w:t>
      </w:r>
      <w:r>
        <w:rPr>
          <w:rFonts w:ascii="宋体" w:hAnsi="宋体"/>
          <w:szCs w:val="21"/>
        </w:rPr>
        <w:t>]</w:t>
      </w:r>
      <w:r>
        <w:rPr>
          <w:rFonts w:hint="eastAsia" w:ascii="宋体" w:hAnsi="宋体"/>
          <w:szCs w:val="21"/>
        </w:rPr>
        <w:t>：是指采用简化资本并表处理方式时，第三档</w:t>
      </w:r>
      <w:r>
        <w:rPr>
          <w:rFonts w:hint="eastAsia" w:ascii="宋体" w:hAnsi="宋体"/>
          <w:szCs w:val="21"/>
          <w:lang w:eastAsia="zh-CN"/>
        </w:rPr>
        <w:t>附属机构</w:t>
      </w:r>
      <w:r>
        <w:rPr>
          <w:rFonts w:hint="eastAsia" w:ascii="宋体" w:hAnsi="宋体"/>
          <w:szCs w:val="21"/>
        </w:rPr>
        <w:t>购买的由省级（直辖区、自治区）以及计划单列市人民政府发行的、约定一定期限内还本付息的政府债券。</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3.1.</w:t>
      </w:r>
      <w:r>
        <w:rPr>
          <w:rFonts w:ascii="宋体" w:hAnsi="宋体" w:eastAsia="宋体"/>
          <w:color w:val="auto"/>
          <w:sz w:val="21"/>
          <w:szCs w:val="21"/>
        </w:rPr>
        <w:t>3</w:t>
      </w:r>
      <w:r>
        <w:rPr>
          <w:rFonts w:hint="eastAsia" w:ascii="宋体" w:hAnsi="宋体" w:eastAsia="宋体"/>
          <w:color w:val="auto"/>
          <w:sz w:val="21"/>
          <w:szCs w:val="21"/>
        </w:rPr>
        <w:t>对除财政部和中国人民银行外，其他收入主要源于中央财政的公共部门实体的风险暴露</w:t>
      </w:r>
      <w:r>
        <w:rPr>
          <w:rFonts w:ascii="宋体" w:hAnsi="宋体" w:eastAsia="宋体"/>
          <w:color w:val="auto"/>
          <w:sz w:val="21"/>
          <w:szCs w:val="21"/>
        </w:rPr>
        <w:t>]</w:t>
      </w:r>
      <w:r>
        <w:rPr>
          <w:rFonts w:hint="eastAsia" w:ascii="宋体" w:hAnsi="宋体" w:eastAsia="宋体"/>
          <w:color w:val="auto"/>
          <w:sz w:val="21"/>
          <w:szCs w:val="21"/>
        </w:rPr>
        <w:t>：是指填报机构对我国收入来源于中央财政的公共部门所拥有的债权。鉴于</w:t>
      </w:r>
      <w:r>
        <w:rPr>
          <w:rFonts w:hint="eastAsia" w:ascii="宋体" w:hAnsi="宋体" w:eastAsia="宋体"/>
          <w:color w:val="auto"/>
          <w:sz w:val="21"/>
          <w:szCs w:val="21"/>
          <w:lang w:eastAsia="zh-CN"/>
        </w:rPr>
        <w:t>中国国家铁路集团有限公司（原</w:t>
      </w:r>
      <w:r>
        <w:rPr>
          <w:rFonts w:hint="eastAsia" w:ascii="宋体" w:hAnsi="宋体" w:eastAsia="宋体"/>
          <w:color w:val="auto"/>
          <w:sz w:val="21"/>
          <w:szCs w:val="21"/>
        </w:rPr>
        <w:t>中国铁路总公司</w:t>
      </w:r>
      <w:r>
        <w:rPr>
          <w:rFonts w:hint="eastAsia" w:ascii="宋体" w:hAnsi="宋体" w:eastAsia="宋体"/>
          <w:color w:val="auto"/>
          <w:sz w:val="21"/>
          <w:szCs w:val="21"/>
          <w:lang w:eastAsia="zh-CN"/>
        </w:rPr>
        <w:t>）</w:t>
      </w:r>
      <w:r>
        <w:rPr>
          <w:rFonts w:hint="eastAsia" w:ascii="宋体" w:hAnsi="宋体" w:eastAsia="宋体"/>
          <w:color w:val="auto"/>
          <w:sz w:val="21"/>
          <w:szCs w:val="21"/>
        </w:rPr>
        <w:t>承接了原铁道部的债权债务关系，相关贷款可以采用本项风险权重（</w:t>
      </w:r>
      <w:r>
        <w:rPr>
          <w:rFonts w:ascii="宋体" w:hAnsi="宋体" w:eastAsia="宋体"/>
          <w:color w:val="auto"/>
          <w:sz w:val="21"/>
          <w:szCs w:val="21"/>
        </w:rPr>
        <w:t>20%）。</w:t>
      </w:r>
      <w:r>
        <w:rPr>
          <w:rFonts w:hint="eastAsia" w:ascii="宋体" w:hAnsi="宋体" w:eastAsia="宋体"/>
          <w:color w:val="auto"/>
          <w:sz w:val="21"/>
          <w:szCs w:val="21"/>
          <w:lang w:eastAsia="zh-CN"/>
        </w:rPr>
        <w:t>中国国家铁路集团有限公司</w:t>
      </w:r>
      <w:r>
        <w:rPr>
          <w:rFonts w:ascii="宋体" w:hAnsi="宋体" w:eastAsia="宋体"/>
          <w:color w:val="auto"/>
          <w:sz w:val="21"/>
          <w:szCs w:val="21"/>
        </w:rPr>
        <w:t>的铁路建设债券继续适用于本项风险权重（20%</w:t>
      </w:r>
      <w:r>
        <w:rPr>
          <w:rFonts w:hint="eastAsia" w:ascii="宋体" w:hAnsi="宋体" w:eastAsia="宋体"/>
          <w:color w:val="auto"/>
          <w:sz w:val="21"/>
          <w:szCs w:val="21"/>
        </w:rPr>
        <w:t>）。对国家融资担保基金的风险暴露也适用本项风险权重（</w:t>
      </w:r>
      <w:r>
        <w:rPr>
          <w:rFonts w:ascii="宋体" w:hAnsi="宋体" w:eastAsia="宋体"/>
          <w:color w:val="auto"/>
          <w:sz w:val="21"/>
          <w:szCs w:val="21"/>
        </w:rPr>
        <w:t>20%</w:t>
      </w:r>
      <w:r>
        <w:rPr>
          <w:rFonts w:hint="eastAsia" w:ascii="宋体" w:hAnsi="宋体" w:eastAsia="宋体"/>
          <w:color w:val="auto"/>
          <w:sz w:val="21"/>
          <w:szCs w:val="21"/>
        </w:rPr>
        <w:t>）。</w:t>
      </w:r>
    </w:p>
    <w:p>
      <w:pPr>
        <w:spacing w:line="480" w:lineRule="exact"/>
        <w:ind w:firstLine="420" w:firstLineChars="200"/>
        <w:rPr>
          <w:rFonts w:ascii="宋体" w:hAnsi="宋体"/>
          <w:szCs w:val="21"/>
        </w:rPr>
      </w:pPr>
      <w:r>
        <w:rPr>
          <w:rFonts w:ascii="宋体" w:hAnsi="宋体"/>
          <w:szCs w:val="21"/>
        </w:rPr>
        <w:t>[3.2</w:t>
      </w:r>
      <w:r>
        <w:rPr>
          <w:rFonts w:hint="eastAsia" w:ascii="宋体" w:hAnsi="宋体"/>
          <w:szCs w:val="21"/>
        </w:rPr>
        <w:t>对经金融监管总局认定的我国一般公共部门实体风险暴露</w:t>
      </w:r>
      <w:r>
        <w:rPr>
          <w:rFonts w:ascii="宋体" w:hAnsi="宋体"/>
          <w:szCs w:val="21"/>
        </w:rPr>
        <w:t>]</w:t>
      </w:r>
      <w:r>
        <w:rPr>
          <w:rFonts w:hint="eastAsia" w:ascii="宋体" w:hAnsi="宋体"/>
          <w:szCs w:val="21"/>
        </w:rPr>
        <w:t>：是指填报机构对经国家金融监督管理总局认定的我国一般公共部门实体的各种债权，包括各省级政府确认的政府性融资担保机构风险暴露以及其他经国家金融监督管理总局认定的我国一般公共部门实体风险暴露。</w:t>
      </w:r>
    </w:p>
    <w:p>
      <w:pPr>
        <w:spacing w:line="480" w:lineRule="exact"/>
        <w:ind w:firstLine="420" w:firstLineChars="200"/>
        <w:rPr>
          <w:rFonts w:ascii="宋体" w:hAnsi="宋体"/>
          <w:szCs w:val="21"/>
          <w:lang w:val="en-GB"/>
        </w:rPr>
      </w:pPr>
      <w:r>
        <w:rPr>
          <w:rFonts w:hint="eastAsia" w:ascii="宋体" w:hAnsi="宋体"/>
          <w:szCs w:val="21"/>
        </w:rPr>
        <w:t>根据《关于做好政府性融资担保机构监管工作的通知》（银保监发〔20</w:t>
      </w:r>
      <w:r>
        <w:rPr>
          <w:rFonts w:ascii="宋体" w:hAnsi="宋体"/>
          <w:szCs w:val="21"/>
        </w:rPr>
        <w:t>20</w:t>
      </w:r>
      <w:r>
        <w:rPr>
          <w:rFonts w:hint="eastAsia" w:ascii="宋体" w:hAnsi="宋体"/>
          <w:szCs w:val="21"/>
        </w:rPr>
        <w:t>〕</w:t>
      </w:r>
      <w:r>
        <w:rPr>
          <w:rFonts w:ascii="宋体" w:hAnsi="宋体"/>
          <w:szCs w:val="21"/>
        </w:rPr>
        <w:t>39</w:t>
      </w:r>
      <w:r>
        <w:rPr>
          <w:rFonts w:hint="eastAsia" w:ascii="宋体" w:hAnsi="宋体"/>
          <w:szCs w:val="21"/>
        </w:rPr>
        <w:t>号），政府性融资担保机构是指依法设立，由政府及其授权机构出资并实际控股，以服务小微企业和“三农”主体为主要经营目标的融资担保、再担保机构。各省级政府确认的政府性融资担保机构风险暴露是指商业银行对各地省级财政部门会同省级融资担保公司监督管理部门根据国家相关部门规定、认定的政府性融资担保机构的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4.对我国开发性金融机构和政策性银行的风险暴露（不包括次级债权）</w:t>
      </w:r>
      <w:r>
        <w:rPr>
          <w:rFonts w:ascii="宋体" w:hAnsi="宋体" w:eastAsia="宋体"/>
          <w:color w:val="auto"/>
          <w:sz w:val="21"/>
          <w:szCs w:val="21"/>
        </w:rPr>
        <w:t>]</w:t>
      </w:r>
      <w:r>
        <w:rPr>
          <w:rFonts w:hint="eastAsia" w:ascii="宋体" w:hAnsi="宋体" w:eastAsia="宋体"/>
          <w:color w:val="auto"/>
          <w:sz w:val="21"/>
          <w:szCs w:val="21"/>
        </w:rPr>
        <w:t>：是指填报机构对我国开发性金融机构和政策性银行的债权，但不包括次级债权。</w:t>
      </w:r>
    </w:p>
    <w:p>
      <w:pPr>
        <w:spacing w:line="480" w:lineRule="exact"/>
        <w:ind w:firstLine="420" w:firstLineChars="200"/>
        <w:rPr>
          <w:rFonts w:ascii="仿宋_GB2312" w:eastAsia="仿宋_GB2312"/>
          <w:sz w:val="30"/>
          <w:szCs w:val="30"/>
        </w:rPr>
      </w:pPr>
      <w:r>
        <w:rPr>
          <w:rFonts w:ascii="宋体" w:hAnsi="宋体"/>
          <w:szCs w:val="21"/>
        </w:rPr>
        <w:t>[5.对在其他国家/地区注册</w:t>
      </w:r>
      <w:r>
        <w:rPr>
          <w:rFonts w:hint="eastAsia" w:ascii="宋体" w:hAnsi="宋体"/>
          <w:szCs w:val="21"/>
        </w:rPr>
        <w:t>的公共部门实体</w:t>
      </w:r>
      <w:r>
        <w:rPr>
          <w:rFonts w:ascii="宋体" w:hAnsi="宋体"/>
          <w:szCs w:val="21"/>
        </w:rPr>
        <w:t>的</w:t>
      </w:r>
      <w:r>
        <w:rPr>
          <w:rFonts w:hint="eastAsia" w:ascii="宋体" w:hAnsi="宋体"/>
          <w:szCs w:val="21"/>
        </w:rPr>
        <w:t>风险暴露</w:t>
      </w:r>
      <w:r>
        <w:rPr>
          <w:rFonts w:ascii="宋体" w:hAnsi="宋体"/>
          <w:szCs w:val="21"/>
        </w:rPr>
        <w:t>]：是指填报机构对</w:t>
      </w:r>
      <w:r>
        <w:rPr>
          <w:rFonts w:hint="eastAsia" w:ascii="宋体" w:hAnsi="宋体"/>
          <w:szCs w:val="21"/>
        </w:rPr>
        <w:t>境外公共部门实体即在其他国家/地区注册的公共部门实体</w:t>
      </w:r>
      <w:r>
        <w:rPr>
          <w:rFonts w:ascii="宋体" w:hAnsi="宋体"/>
          <w:szCs w:val="21"/>
        </w:rPr>
        <w:t>所拥有的各种</w:t>
      </w:r>
      <w:r>
        <w:rPr>
          <w:rFonts w:hint="eastAsia" w:ascii="宋体" w:hAnsi="宋体"/>
          <w:szCs w:val="21"/>
        </w:rPr>
        <w:t>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[5.1</w:t>
      </w:r>
      <w:r>
        <w:rPr>
          <w:rFonts w:hint="eastAsia" w:ascii="宋体" w:hAnsi="宋体" w:eastAsia="宋体"/>
          <w:color w:val="auto"/>
          <w:sz w:val="21"/>
          <w:szCs w:val="21"/>
        </w:rPr>
        <w:t>对评级AA-（含）以上国家或地区注册的公共部门实体的风险暴露</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[5.5</w:t>
      </w:r>
      <w:r>
        <w:rPr>
          <w:rFonts w:hint="eastAsia" w:ascii="宋体" w:hAnsi="宋体" w:eastAsia="宋体"/>
          <w:color w:val="auto"/>
          <w:sz w:val="21"/>
          <w:szCs w:val="21"/>
        </w:rPr>
        <w:t>对未评级的国家或地区注册的公共部门实体的风险暴露</w:t>
      </w:r>
      <w:r>
        <w:rPr>
          <w:rFonts w:ascii="宋体" w:hAnsi="宋体" w:eastAsia="宋体"/>
          <w:color w:val="auto"/>
          <w:sz w:val="21"/>
          <w:szCs w:val="21"/>
        </w:rPr>
        <w:t>]</w:t>
      </w:r>
      <w:r>
        <w:rPr>
          <w:rFonts w:hint="eastAsia" w:ascii="宋体" w:hAnsi="宋体" w:eastAsia="宋体"/>
          <w:color w:val="auto"/>
          <w:sz w:val="21"/>
          <w:szCs w:val="21"/>
        </w:rPr>
        <w:t>：是指填报机构对在其他国家或地区注册的公共部门实体</w:t>
      </w:r>
      <w:r>
        <w:rPr>
          <w:rFonts w:ascii="宋体" w:hAnsi="宋体" w:eastAsia="宋体"/>
          <w:color w:val="auto"/>
          <w:sz w:val="21"/>
          <w:szCs w:val="21"/>
        </w:rPr>
        <w:t>所拥有的各种债权</w:t>
      </w:r>
      <w:r>
        <w:rPr>
          <w:rFonts w:hint="eastAsia" w:ascii="宋体" w:hAnsi="宋体" w:eastAsia="宋体"/>
          <w:color w:val="auto"/>
          <w:sz w:val="21"/>
          <w:szCs w:val="21"/>
        </w:rPr>
        <w:t>。境外公共部门实体以参考相应国家的监管认定为准，对于采用名单制管理的国家，以该国公布的名单为准。</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6.对多边开发银行的风险暴露</w:t>
      </w:r>
      <w:r>
        <w:rPr>
          <w:rFonts w:ascii="宋体" w:hAnsi="宋体" w:eastAsia="宋体"/>
          <w:color w:val="auto"/>
          <w:sz w:val="21"/>
          <w:szCs w:val="21"/>
        </w:rPr>
        <w:t>]</w:t>
      </w:r>
      <w:r>
        <w:rPr>
          <w:rFonts w:hint="eastAsia" w:ascii="宋体" w:hAnsi="宋体" w:eastAsia="宋体"/>
          <w:color w:val="auto"/>
          <w:sz w:val="21"/>
          <w:szCs w:val="21"/>
        </w:rPr>
        <w:t>：是指填报机构对多边开发银行的债权。</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6</w:t>
      </w:r>
      <w:r>
        <w:rPr>
          <w:rFonts w:ascii="宋体" w:hAnsi="宋体"/>
          <w:szCs w:val="21"/>
        </w:rPr>
        <w:t>.1</w:t>
      </w:r>
      <w:r>
        <w:rPr>
          <w:rFonts w:hint="eastAsia" w:ascii="宋体" w:hAnsi="宋体"/>
          <w:szCs w:val="21"/>
        </w:rPr>
        <w:t>对合格多边开发银行的风险暴露</w:t>
      </w:r>
      <w:r>
        <w:rPr>
          <w:rFonts w:ascii="宋体" w:hAnsi="宋体"/>
          <w:szCs w:val="21"/>
        </w:rPr>
        <w:t>]</w:t>
      </w:r>
      <w:r>
        <w:rPr>
          <w:rFonts w:hint="eastAsia" w:ascii="宋体" w:hAnsi="宋体"/>
          <w:szCs w:val="21"/>
        </w:rPr>
        <w:t>：是指填报机构对经巴塞尔委员会认定的合格多边开发银行的债权，包括世界银行集团，亚洲开发银行，非洲开发银行，欧洲复兴开发银行，泛美开发银行，欧洲投资银行，欧洲投资基金，北欧投资银行，加勒比海开发银行，伊斯兰开发银行，欧洲理事会开发银行，国际免疫融资机制和亚洲基础设施投资银行。</w:t>
      </w:r>
    </w:p>
    <w:p>
      <w:pPr>
        <w:spacing w:line="440" w:lineRule="exact"/>
        <w:ind w:firstLine="420" w:firstLineChars="200"/>
        <w:rPr>
          <w:rFonts w:ascii="宋体" w:hAnsi="宋体"/>
          <w:color w:val="000000"/>
          <w:szCs w:val="21"/>
        </w:rPr>
      </w:pPr>
      <w:r>
        <w:rPr>
          <w:rFonts w:ascii="宋体" w:hAnsi="宋体"/>
          <w:szCs w:val="21"/>
        </w:rPr>
        <w:t>[6.2</w:t>
      </w:r>
      <w:r>
        <w:rPr>
          <w:rFonts w:hint="eastAsia" w:ascii="宋体" w:hAnsi="宋体"/>
          <w:szCs w:val="21"/>
        </w:rPr>
        <w:t>对评级AA-（含）以上的其他多边开发银行的风险暴露</w:t>
      </w:r>
      <w:r>
        <w:rPr>
          <w:rFonts w:ascii="宋体" w:hAnsi="宋体"/>
          <w:szCs w:val="21"/>
        </w:rPr>
        <w:t>]</w:t>
      </w:r>
      <w:r>
        <w:rPr>
          <w:rFonts w:hint="eastAsia" w:ascii="宋体" w:hAnsi="宋体"/>
          <w:szCs w:val="21"/>
        </w:rPr>
        <w:t>至</w:t>
      </w:r>
      <w:r>
        <w:rPr>
          <w:rFonts w:ascii="宋体" w:hAnsi="宋体"/>
          <w:szCs w:val="21"/>
        </w:rPr>
        <w:t>[6.7</w:t>
      </w:r>
      <w:r>
        <w:rPr>
          <w:rFonts w:hint="eastAsia" w:ascii="宋体" w:hAnsi="宋体"/>
          <w:szCs w:val="21"/>
        </w:rPr>
        <w:t>对未评级的其他多边开发银行的风险暴露</w:t>
      </w:r>
      <w:r>
        <w:rPr>
          <w:rFonts w:ascii="宋体" w:hAnsi="宋体"/>
          <w:szCs w:val="21"/>
        </w:rPr>
        <w:t>]</w:t>
      </w:r>
      <w:r>
        <w:rPr>
          <w:rFonts w:hint="eastAsia" w:ascii="宋体" w:hAnsi="宋体"/>
          <w:szCs w:val="21"/>
        </w:rPr>
        <w:t>：是指填报机构对合格多边开发银行之外的其他多边开发银行的</w:t>
      </w:r>
      <w:r>
        <w:rPr>
          <w:rFonts w:ascii="宋体" w:hAnsi="宋体"/>
          <w:szCs w:val="21"/>
        </w:rPr>
        <w:t>债权</w:t>
      </w:r>
      <w:r>
        <w:rPr>
          <w:rFonts w:hint="eastAsia" w:ascii="宋体" w:hAnsi="宋体"/>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[7.对</w:t>
      </w:r>
      <w:r>
        <w:rPr>
          <w:rFonts w:hint="eastAsia" w:ascii="宋体" w:hAnsi="宋体" w:eastAsia="宋体"/>
          <w:color w:val="auto"/>
          <w:sz w:val="21"/>
          <w:szCs w:val="21"/>
        </w:rPr>
        <w:t>境内外</w:t>
      </w:r>
      <w:r>
        <w:rPr>
          <w:rFonts w:ascii="宋体" w:hAnsi="宋体" w:eastAsia="宋体"/>
          <w:color w:val="auto"/>
          <w:sz w:val="21"/>
          <w:szCs w:val="21"/>
        </w:rPr>
        <w:t>金融机构的</w:t>
      </w:r>
      <w:r>
        <w:rPr>
          <w:rFonts w:hint="eastAsia" w:ascii="宋体" w:hAnsi="宋体" w:eastAsia="宋体"/>
          <w:color w:val="auto"/>
          <w:sz w:val="21"/>
          <w:szCs w:val="21"/>
        </w:rPr>
        <w:t>风险暴露</w:t>
      </w:r>
      <w:r>
        <w:rPr>
          <w:rFonts w:ascii="宋体" w:hAnsi="宋体" w:eastAsia="宋体"/>
          <w:color w:val="auto"/>
          <w:sz w:val="21"/>
          <w:szCs w:val="21"/>
        </w:rPr>
        <w:t>]：是指填报机构对</w:t>
      </w:r>
      <w:r>
        <w:rPr>
          <w:rFonts w:hint="eastAsia" w:ascii="宋体" w:hAnsi="宋体" w:eastAsia="宋体"/>
          <w:color w:val="auto"/>
          <w:sz w:val="21"/>
          <w:szCs w:val="21"/>
        </w:rPr>
        <w:t>境内外</w:t>
      </w:r>
      <w:r>
        <w:rPr>
          <w:rFonts w:ascii="宋体" w:hAnsi="宋体" w:eastAsia="宋体"/>
          <w:color w:val="auto"/>
          <w:sz w:val="21"/>
          <w:szCs w:val="21"/>
        </w:rPr>
        <w:t>各类金融机构的债权</w:t>
      </w:r>
      <w:r>
        <w:rPr>
          <w:rFonts w:hint="eastAsia" w:ascii="宋体" w:hAnsi="宋体" w:eastAsia="宋体"/>
          <w:color w:val="auto"/>
          <w:sz w:val="21"/>
          <w:szCs w:val="21"/>
        </w:rPr>
        <w:t>，但不包括次级债权</w:t>
      </w:r>
      <w:r>
        <w:rPr>
          <w:rFonts w:ascii="宋体" w:hAnsi="宋体" w:eastAsia="宋体"/>
          <w:color w:val="auto"/>
          <w:sz w:val="21"/>
          <w:szCs w:val="21"/>
        </w:rPr>
        <w:t>。包括存放或拆放各类金融机构的款项、</w:t>
      </w:r>
      <w:r>
        <w:rPr>
          <w:rFonts w:hint="eastAsia" w:ascii="宋体" w:hAnsi="宋体" w:eastAsia="宋体"/>
          <w:color w:val="auto"/>
          <w:sz w:val="21"/>
          <w:szCs w:val="21"/>
        </w:rPr>
        <w:t>买断式转贴现、</w:t>
      </w:r>
      <w:r>
        <w:rPr>
          <w:rFonts w:ascii="宋体" w:hAnsi="宋体" w:eastAsia="宋体"/>
          <w:color w:val="auto"/>
          <w:sz w:val="21"/>
          <w:szCs w:val="21"/>
        </w:rPr>
        <w:t>以资产逆回购形式对金融机构的融资</w:t>
      </w:r>
      <w:r>
        <w:rPr>
          <w:rFonts w:hint="eastAsia" w:ascii="宋体" w:hAnsi="宋体" w:eastAsia="宋体"/>
          <w:color w:val="auto"/>
          <w:sz w:val="21"/>
          <w:szCs w:val="21"/>
        </w:rPr>
        <w:t>（不含买断式以资产逆回购形式对金融机构的融资</w:t>
      </w:r>
      <w:r>
        <w:rPr>
          <w:rFonts w:ascii="宋体" w:hAnsi="宋体" w:eastAsia="宋体"/>
          <w:color w:val="auto"/>
          <w:sz w:val="21"/>
          <w:szCs w:val="21"/>
        </w:rPr>
        <w:t>）、购买金融机构的债券</w:t>
      </w:r>
      <w:r>
        <w:rPr>
          <w:rFonts w:hint="eastAsia" w:ascii="宋体" w:hAnsi="宋体" w:eastAsia="宋体"/>
          <w:color w:val="auto"/>
          <w:sz w:val="21"/>
          <w:szCs w:val="21"/>
        </w:rPr>
        <w:t>、证券公司股票质押贷款</w:t>
      </w:r>
      <w:r>
        <w:rPr>
          <w:rFonts w:ascii="宋体" w:hAnsi="宋体" w:eastAsia="宋体"/>
          <w:color w:val="auto"/>
          <w:sz w:val="21"/>
          <w:szCs w:val="21"/>
        </w:rPr>
        <w:t>及其他形式对金融机构的债权。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[7.1</w:t>
      </w:r>
      <w:r>
        <w:rPr>
          <w:rFonts w:hint="eastAsia" w:ascii="宋体" w:hAnsi="宋体" w:eastAsia="宋体"/>
          <w:color w:val="auto"/>
          <w:sz w:val="21"/>
          <w:szCs w:val="21"/>
        </w:rPr>
        <w:t>对境内商业银行的风险暴露</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是指填报机构对</w:t>
      </w:r>
      <w:r>
        <w:rPr>
          <w:rFonts w:hint="eastAsia" w:ascii="宋体" w:hAnsi="宋体" w:eastAsia="宋体"/>
          <w:color w:val="auto"/>
          <w:sz w:val="21"/>
          <w:szCs w:val="21"/>
        </w:rPr>
        <w:t>在中华人民共和国境内设立的商业银行的债权，包括对我国农村合作银行、村镇银行、农村信用合作社的债权。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7.1.1对境内商业银行原始期限三个月以内（含），或因跨境货物贸易而产生的原始期限六个月以内（含）的风险暴露</w:t>
      </w:r>
      <w:r>
        <w:rPr>
          <w:rFonts w:ascii="宋体" w:hAnsi="宋体" w:eastAsia="宋体"/>
          <w:color w:val="auto"/>
          <w:sz w:val="21"/>
          <w:szCs w:val="21"/>
        </w:rPr>
        <w:t>]</w:t>
      </w:r>
      <w:r>
        <w:rPr>
          <w:rFonts w:hint="eastAsia" w:ascii="宋体" w:hAnsi="宋体" w:eastAsia="宋体"/>
          <w:color w:val="auto"/>
          <w:sz w:val="21"/>
          <w:szCs w:val="21"/>
        </w:rPr>
        <w:t>：是指</w:t>
      </w:r>
      <w:r>
        <w:rPr>
          <w:rFonts w:ascii="宋体" w:hAnsi="宋体" w:eastAsia="宋体"/>
          <w:color w:val="auto"/>
          <w:sz w:val="21"/>
          <w:szCs w:val="21"/>
        </w:rPr>
        <w:t>填报机构</w:t>
      </w:r>
      <w:r>
        <w:rPr>
          <w:rFonts w:hint="eastAsia" w:ascii="宋体" w:hAnsi="宋体" w:eastAsia="宋体"/>
          <w:color w:val="auto"/>
          <w:sz w:val="21"/>
          <w:szCs w:val="21"/>
        </w:rPr>
        <w:t>对原始期限三个月以内（含），或跨境货物贸易原始期限六个月以内（含）的境内商业银行的债权。</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[7.1.2对境内商业银行的其他风险暴露</w:t>
      </w:r>
      <w:r>
        <w:rPr>
          <w:rFonts w:ascii="宋体" w:hAnsi="宋体" w:eastAsia="宋体"/>
          <w:color w:val="auto"/>
          <w:sz w:val="21"/>
          <w:szCs w:val="21"/>
        </w:rPr>
        <w:t>]</w:t>
      </w:r>
      <w:r>
        <w:rPr>
          <w:rFonts w:hint="eastAsia" w:ascii="宋体" w:hAnsi="宋体" w:eastAsia="宋体"/>
          <w:color w:val="auto"/>
          <w:sz w:val="21"/>
          <w:szCs w:val="21"/>
        </w:rPr>
        <w:t>：是指</w:t>
      </w:r>
      <w:r>
        <w:rPr>
          <w:rFonts w:ascii="宋体" w:hAnsi="宋体" w:eastAsia="宋体"/>
          <w:color w:val="auto"/>
          <w:sz w:val="21"/>
          <w:szCs w:val="21"/>
        </w:rPr>
        <w:t>填报机构</w:t>
      </w:r>
      <w:r>
        <w:rPr>
          <w:rFonts w:hint="eastAsia" w:ascii="宋体" w:hAnsi="宋体" w:eastAsia="宋体"/>
          <w:color w:val="auto"/>
          <w:kern w:val="2"/>
          <w:sz w:val="21"/>
          <w:szCs w:val="21"/>
        </w:rPr>
        <w:t>对除7</w:t>
      </w:r>
      <w:r>
        <w:rPr>
          <w:rFonts w:ascii="宋体" w:hAnsi="宋体" w:eastAsia="宋体"/>
          <w:color w:val="auto"/>
          <w:kern w:val="2"/>
          <w:sz w:val="21"/>
          <w:szCs w:val="21"/>
        </w:rPr>
        <w:t>.1.1</w:t>
      </w:r>
      <w:r>
        <w:rPr>
          <w:rFonts w:hint="eastAsia" w:ascii="宋体" w:hAnsi="宋体" w:eastAsia="宋体"/>
          <w:color w:val="auto"/>
          <w:kern w:val="2"/>
          <w:sz w:val="21"/>
          <w:szCs w:val="21"/>
        </w:rPr>
        <w:t>以外</w:t>
      </w:r>
      <w:r>
        <w:rPr>
          <w:rFonts w:hint="eastAsia" w:ascii="宋体" w:hAnsi="宋体" w:eastAsia="宋体"/>
          <w:color w:val="auto"/>
          <w:sz w:val="21"/>
          <w:szCs w:val="21"/>
        </w:rPr>
        <w:t>的境内商业银行的债权。</w:t>
      </w:r>
    </w:p>
    <w:p>
      <w:pPr>
        <w:spacing w:line="480" w:lineRule="exact"/>
        <w:ind w:firstLine="420" w:firstLineChars="200"/>
        <w:rPr>
          <w:rFonts w:ascii="宋体" w:hAnsi="宋体"/>
          <w:szCs w:val="21"/>
          <w:lang w:val="en-GB"/>
        </w:rPr>
      </w:pPr>
      <w:r>
        <w:rPr>
          <w:rFonts w:ascii="宋体" w:hAnsi="宋体"/>
          <w:szCs w:val="21"/>
        </w:rPr>
        <w:t>[7.1.3</w:t>
      </w:r>
      <w:r>
        <w:rPr>
          <w:rFonts w:hint="eastAsia" w:ascii="宋体" w:hAnsi="宋体"/>
          <w:szCs w:val="21"/>
        </w:rPr>
        <w:t>其他（仅用于并表填报）</w:t>
      </w:r>
      <w:r>
        <w:rPr>
          <w:rFonts w:ascii="宋体" w:hAnsi="宋体"/>
          <w:szCs w:val="21"/>
        </w:rPr>
        <w:t>]</w:t>
      </w:r>
      <w:r>
        <w:rPr>
          <w:rFonts w:hint="eastAsia" w:ascii="宋体" w:hAnsi="宋体"/>
          <w:szCs w:val="21"/>
        </w:rPr>
        <w:t>：是指采用简化资本并表处理方式时，对应第三档</w:t>
      </w:r>
      <w:r>
        <w:rPr>
          <w:rFonts w:hint="eastAsia" w:ascii="宋体" w:hAnsi="宋体"/>
          <w:szCs w:val="21"/>
          <w:lang w:eastAsia="zh-CN"/>
        </w:rPr>
        <w:t>附属机构</w:t>
      </w:r>
      <w:r>
        <w:rPr>
          <w:rFonts w:hint="eastAsia" w:ascii="宋体" w:hAnsi="宋体"/>
          <w:szCs w:val="21"/>
        </w:rPr>
        <w:t>对在中华人民共和国境内设立的商业银行的债权，包括对我国农村合作银行、村镇银行、农村信用合作社的债权</w:t>
      </w:r>
      <w:r>
        <w:rPr>
          <w:rFonts w:hint="eastAsia" w:ascii="宋体" w:hAnsi="宋体"/>
          <w:szCs w:val="21"/>
          <w:lang w:eastAsia="zh-CN"/>
        </w:rPr>
        <w:t>（含第三档附属村镇银行对其主发起行，农村信用社（含农村商业银行、农村合作银行）对农村信用社省级机构的债权）</w:t>
      </w:r>
      <w:r>
        <w:rPr>
          <w:rFonts w:hint="eastAsia" w:ascii="宋体" w:hAnsi="宋体"/>
          <w:szCs w:val="21"/>
        </w:rPr>
        <w:t>。</w:t>
      </w:r>
    </w:p>
    <w:p>
      <w:pPr>
        <w:pStyle w:val="35"/>
        <w:ind w:firstLine="420"/>
        <w:jc w:val="both"/>
        <w:rPr>
          <w:rFonts w:ascii="宋体" w:hAnsi="宋体" w:eastAsia="宋体"/>
          <w:color w:val="auto"/>
          <w:kern w:val="2"/>
          <w:sz w:val="21"/>
          <w:szCs w:val="21"/>
        </w:rPr>
      </w:pPr>
      <w:r>
        <w:rPr>
          <w:rFonts w:hint="eastAsia" w:ascii="宋体" w:hAnsi="宋体" w:eastAsia="宋体"/>
          <w:color w:val="auto"/>
          <w:kern w:val="2"/>
          <w:sz w:val="21"/>
          <w:szCs w:val="21"/>
        </w:rPr>
        <w:t>[7.2对境外商业银行的风险暴露]：是指</w:t>
      </w:r>
      <w:r>
        <w:rPr>
          <w:rFonts w:ascii="宋体" w:hAnsi="宋体" w:eastAsia="宋体"/>
          <w:color w:val="auto"/>
          <w:sz w:val="21"/>
          <w:szCs w:val="21"/>
        </w:rPr>
        <w:t>填报机构</w:t>
      </w:r>
      <w:r>
        <w:rPr>
          <w:rFonts w:hint="eastAsia" w:ascii="宋体" w:hAnsi="宋体" w:eastAsia="宋体"/>
          <w:color w:val="auto"/>
          <w:kern w:val="2"/>
          <w:sz w:val="21"/>
          <w:szCs w:val="21"/>
        </w:rPr>
        <w:t>对</w:t>
      </w:r>
      <w:r>
        <w:rPr>
          <w:rFonts w:hint="eastAsia" w:ascii="宋体" w:hAnsi="宋体" w:eastAsia="宋体"/>
          <w:color w:val="auto"/>
          <w:sz w:val="21"/>
          <w:szCs w:val="21"/>
        </w:rPr>
        <w:t>在中华人民共和国境外注册并经所在国家或者地区金融监管当局批准的存款类金融机构的债权。填报机构应根据业务原始期限、跨境货物贸易特征及所在国家主权风险权重进行填报。</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填报机构对境外商业银行风险暴露的风险权重，应不低于其注册地所在国家或地区的主权风险暴露对应的风险权重，其中原始期限三个月（含）以内，</w:t>
      </w:r>
      <w:r>
        <w:rPr>
          <w:rFonts w:ascii="宋体" w:hAnsi="宋体" w:eastAsia="宋体"/>
          <w:color w:val="auto"/>
          <w:sz w:val="21"/>
          <w:szCs w:val="21"/>
        </w:rPr>
        <w:t>或因</w:t>
      </w:r>
      <w:r>
        <w:rPr>
          <w:rFonts w:hint="eastAsia" w:ascii="宋体" w:hAnsi="宋体" w:eastAsia="宋体"/>
          <w:color w:val="auto"/>
          <w:sz w:val="21"/>
          <w:szCs w:val="21"/>
        </w:rPr>
        <w:t>跨境货物贸易而产生的原始期限六个月（含）以内风险暴露，不受上述底线约束。</w:t>
      </w:r>
    </w:p>
    <w:p>
      <w:pPr>
        <w:spacing w:line="480" w:lineRule="exact"/>
        <w:ind w:firstLine="420" w:firstLineChars="200"/>
        <w:rPr>
          <w:rFonts w:ascii="宋体" w:hAnsi="宋体"/>
          <w:szCs w:val="21"/>
        </w:rPr>
      </w:pPr>
      <w:r>
        <w:rPr>
          <w:rFonts w:ascii="宋体" w:hAnsi="宋体"/>
          <w:kern w:val="0"/>
          <w:szCs w:val="21"/>
        </w:rPr>
        <w:t>[7.</w:t>
      </w:r>
      <w:r>
        <w:rPr>
          <w:rFonts w:hint="eastAsia" w:ascii="宋体" w:hAnsi="宋体"/>
          <w:kern w:val="0"/>
          <w:szCs w:val="21"/>
        </w:rPr>
        <w:t>3</w:t>
      </w:r>
      <w:r>
        <w:rPr>
          <w:rFonts w:ascii="宋体" w:hAnsi="宋体"/>
          <w:kern w:val="0"/>
          <w:szCs w:val="21"/>
        </w:rPr>
        <w:t>对</w:t>
      </w:r>
      <w:r>
        <w:rPr>
          <w:rFonts w:hint="eastAsia" w:ascii="宋体" w:hAnsi="宋体"/>
          <w:kern w:val="0"/>
          <w:szCs w:val="21"/>
        </w:rPr>
        <w:t>境内外</w:t>
      </w:r>
      <w:r>
        <w:rPr>
          <w:rFonts w:ascii="宋体" w:hAnsi="宋体"/>
          <w:kern w:val="0"/>
          <w:szCs w:val="21"/>
        </w:rPr>
        <w:t>其他金融机构的</w:t>
      </w:r>
      <w:r>
        <w:rPr>
          <w:rFonts w:hint="eastAsia" w:ascii="宋体" w:hAnsi="宋体"/>
          <w:kern w:val="0"/>
          <w:szCs w:val="21"/>
        </w:rPr>
        <w:t>风险暴露</w:t>
      </w:r>
      <w:r>
        <w:rPr>
          <w:rFonts w:ascii="宋体" w:hAnsi="宋体"/>
          <w:kern w:val="0"/>
          <w:szCs w:val="21"/>
        </w:rPr>
        <w:t>]：是指填报机构持有的</w:t>
      </w:r>
      <w:r>
        <w:rPr>
          <w:rFonts w:hint="eastAsia" w:ascii="宋体" w:hAnsi="宋体"/>
          <w:kern w:val="0"/>
          <w:szCs w:val="21"/>
        </w:rPr>
        <w:t>境内外</w:t>
      </w:r>
      <w:r>
        <w:rPr>
          <w:rFonts w:ascii="宋体" w:hAnsi="宋体"/>
          <w:kern w:val="0"/>
          <w:szCs w:val="21"/>
        </w:rPr>
        <w:t>其他金融机构的债权</w:t>
      </w:r>
      <w:r>
        <w:rPr>
          <w:rFonts w:hint="eastAsia" w:ascii="宋体" w:hAnsi="宋体"/>
          <w:kern w:val="0"/>
          <w:szCs w:val="21"/>
        </w:rPr>
        <w:t>。包括由金融监管部门批准设立的证券公司、保险公司、保险资产管理公司、金融资产管理公司、信托公司、企业集团财务公司、金融租赁公司、汽车金融公司、货币经纪公司、消费金融公司、基金公司、理财公司、金融资产投资公司、金融控股公司以及其他受金融监管部门监管的机构。</w:t>
      </w:r>
      <w:r>
        <w:rPr>
          <w:rFonts w:hint="eastAsia" w:ascii="宋体" w:hAnsi="宋体"/>
          <w:szCs w:val="21"/>
        </w:rPr>
        <w:t>对我国银联的债权也填报在本项目中</w:t>
      </w:r>
      <w:r>
        <w:rPr>
          <w:rFonts w:ascii="宋体" w:hAnsi="宋体"/>
          <w:szCs w:val="21"/>
        </w:rPr>
        <w:t>。</w:t>
      </w:r>
    </w:p>
    <w:p>
      <w:pPr>
        <w:spacing w:line="480" w:lineRule="exact"/>
        <w:ind w:firstLine="420" w:firstLineChars="200"/>
        <w:rPr>
          <w:rFonts w:ascii="宋体" w:hAnsi="宋体"/>
          <w:color w:val="000000"/>
          <w:szCs w:val="21"/>
        </w:rPr>
      </w:pPr>
      <w:r>
        <w:rPr>
          <w:rFonts w:ascii="宋体" w:hAnsi="宋体"/>
          <w:szCs w:val="21"/>
        </w:rPr>
        <w:t>[8.</w:t>
      </w:r>
      <w:r>
        <w:rPr>
          <w:rFonts w:hint="eastAsia" w:ascii="宋体" w:hAnsi="宋体"/>
          <w:szCs w:val="21"/>
        </w:rPr>
        <w:t>对公司的风险暴露</w:t>
      </w:r>
      <w:r>
        <w:rPr>
          <w:rFonts w:ascii="宋体" w:hAnsi="宋体"/>
          <w:szCs w:val="21"/>
        </w:rPr>
        <w:t>]：是指填报机构对</w:t>
      </w:r>
      <w:r>
        <w:rPr>
          <w:rFonts w:hint="eastAsia" w:ascii="宋体" w:hAnsi="宋体"/>
          <w:szCs w:val="21"/>
        </w:rPr>
        <w:t>公司、合伙制企业和独资企业及其他非自然人</w:t>
      </w:r>
      <w:r>
        <w:rPr>
          <w:rFonts w:ascii="宋体" w:hAnsi="宋体"/>
          <w:szCs w:val="21"/>
        </w:rPr>
        <w:t>的债权</w:t>
      </w:r>
      <w:r>
        <w:rPr>
          <w:rFonts w:hint="eastAsia" w:ascii="宋体" w:hAnsi="宋体"/>
          <w:szCs w:val="21"/>
        </w:rPr>
        <w:t>（含贴现）</w:t>
      </w:r>
      <w:r>
        <w:rPr>
          <w:rFonts w:ascii="宋体" w:hAnsi="宋体"/>
          <w:szCs w:val="21"/>
        </w:rPr>
        <w:t>。</w:t>
      </w:r>
      <w:r>
        <w:rPr>
          <w:rFonts w:hint="eastAsia" w:ascii="宋体" w:hAnsi="宋体"/>
          <w:szCs w:val="21"/>
        </w:rPr>
        <w:t>包括对政府投资、注资的公共企事业单位、机关团体以及学校、部队</w:t>
      </w:r>
      <w:bookmarkStart w:id="6" w:name="_Hlk108041629"/>
      <w:r>
        <w:rPr>
          <w:rFonts w:hint="eastAsia" w:ascii="宋体" w:hAnsi="宋体"/>
          <w:szCs w:val="21"/>
        </w:rPr>
        <w:t>、农民专业合作社、农村集体经济组织</w:t>
      </w:r>
      <w:bookmarkEnd w:id="6"/>
      <w:r>
        <w:rPr>
          <w:rFonts w:hint="eastAsia" w:ascii="宋体" w:hAnsi="宋体"/>
          <w:szCs w:val="21"/>
        </w:rPr>
        <w:t>等的债权，不包括对主权、公共部门实体、多边开发银行、金融机构，以及纳入房地产</w:t>
      </w:r>
      <w:r>
        <w:rPr>
          <w:rFonts w:hint="eastAsia" w:ascii="宋体" w:hAnsi="宋体"/>
          <w:szCs w:val="21"/>
          <w:lang w:eastAsia="zh-CN"/>
        </w:rPr>
        <w:t>开发</w:t>
      </w:r>
      <w:r>
        <w:rPr>
          <w:rFonts w:hint="eastAsia" w:ascii="宋体" w:hAnsi="宋体"/>
          <w:szCs w:val="21"/>
        </w:rPr>
        <w:t>风险暴露、已违约风险暴露的债权。</w:t>
      </w:r>
      <w:bookmarkStart w:id="7" w:name="_Hlk107836955"/>
      <w:r>
        <w:rPr>
          <w:rFonts w:hint="eastAsia" w:ascii="宋体" w:hAnsi="宋体"/>
          <w:color w:val="000000"/>
          <w:szCs w:val="21"/>
        </w:rPr>
        <w:t>对小额贷款公司、担保公司、租赁公司、无金融许可证的金融租赁公司（视同为一般租赁公司）的债权应纳入本项目填报。</w:t>
      </w:r>
      <w:bookmarkEnd w:id="7"/>
    </w:p>
    <w:p>
      <w:pPr>
        <w:spacing w:line="440" w:lineRule="exact"/>
        <w:ind w:firstLine="420" w:firstLineChars="200"/>
        <w:rPr>
          <w:rFonts w:ascii="宋体" w:hAnsi="宋体"/>
          <w:color w:val="000000"/>
          <w:szCs w:val="21"/>
          <w:highlight w:val="yellow"/>
        </w:rPr>
      </w:pPr>
      <w:r>
        <w:rPr>
          <w:rFonts w:ascii="宋体" w:hAnsi="宋体"/>
          <w:szCs w:val="21"/>
        </w:rPr>
        <w:t>[</w:t>
      </w:r>
      <w:r>
        <w:rPr>
          <w:rFonts w:ascii="宋体" w:hAnsi="宋体"/>
          <w:kern w:val="0"/>
          <w:szCs w:val="21"/>
        </w:rPr>
        <w:t>8.1</w:t>
      </w:r>
      <w:r>
        <w:rPr>
          <w:rFonts w:hint="eastAsia" w:ascii="宋体" w:hAnsi="宋体"/>
          <w:kern w:val="0"/>
          <w:szCs w:val="21"/>
        </w:rPr>
        <w:t>对小微企业的风险暴露</w:t>
      </w:r>
      <w:r>
        <w:rPr>
          <w:rFonts w:ascii="宋体" w:hAnsi="宋体"/>
          <w:kern w:val="0"/>
          <w:szCs w:val="21"/>
        </w:rPr>
        <w:t>]</w:t>
      </w:r>
      <w:r>
        <w:rPr>
          <w:rFonts w:hint="eastAsia" w:ascii="宋体" w:hAnsi="宋体"/>
          <w:kern w:val="0"/>
          <w:szCs w:val="21"/>
        </w:rPr>
        <w:t>：是指填报机构对小微企业的债权。小微企业是指：企业符合国家相关部门规定的微型和小型企业认定标准；商业银行对单家企业（或企业集团）的风险暴露不超过</w:t>
      </w:r>
      <w:r>
        <w:rPr>
          <w:rFonts w:ascii="宋体" w:hAnsi="宋体"/>
          <w:kern w:val="0"/>
          <w:szCs w:val="21"/>
        </w:rPr>
        <w:t>1000</w:t>
      </w:r>
      <w:r>
        <w:rPr>
          <w:rFonts w:hint="eastAsia" w:ascii="宋体" w:hAnsi="宋体"/>
          <w:kern w:val="0"/>
          <w:szCs w:val="21"/>
        </w:rPr>
        <w:t>万元；商业银行对单家企业（或企业集团）的风险暴露占本行信用风险暴露总额的比例不高于0.5%。其中，风险暴露是指表内外余额（表外为乘以对应的信用转换系数后的金额）与交易对手信用风险暴露之和，但不考虑资产减值准备和风险缓释。</w:t>
      </w:r>
    </w:p>
    <w:p>
      <w:pPr>
        <w:spacing w:line="440" w:lineRule="exact"/>
        <w:ind w:firstLine="420" w:firstLineChars="200"/>
        <w:rPr>
          <w:rFonts w:ascii="宋体" w:hAnsi="宋体"/>
          <w:kern w:val="0"/>
          <w:szCs w:val="21"/>
        </w:rPr>
      </w:pPr>
      <w:r>
        <w:rPr>
          <w:rFonts w:ascii="宋体" w:hAnsi="宋体"/>
          <w:szCs w:val="21"/>
        </w:rPr>
        <w:t>[8.</w:t>
      </w:r>
      <w:r>
        <w:rPr>
          <w:rFonts w:hint="eastAsia" w:ascii="宋体" w:hAnsi="宋体"/>
          <w:szCs w:val="21"/>
        </w:rPr>
        <w:t>2对中小企业的风险暴露</w:t>
      </w:r>
      <w:r>
        <w:rPr>
          <w:rFonts w:ascii="宋体" w:hAnsi="宋体"/>
          <w:szCs w:val="21"/>
        </w:rPr>
        <w:t>]：</w:t>
      </w:r>
      <w:r>
        <w:rPr>
          <w:rFonts w:hint="eastAsia" w:ascii="宋体" w:hAnsi="宋体"/>
          <w:szCs w:val="21"/>
        </w:rPr>
        <w:t>是</w:t>
      </w:r>
      <w:r>
        <w:rPr>
          <w:rFonts w:hint="eastAsia" w:ascii="宋体" w:hAnsi="宋体"/>
          <w:color w:val="000000"/>
          <w:szCs w:val="21"/>
        </w:rPr>
        <w:t>指填报机构对最近1年营业收入不超过3亿元人民币且符合国家相关部门规定的中型、小型和微型企业认定标准的企业的债权，但不包括对小微企业的债权。</w:t>
      </w:r>
    </w:p>
    <w:p>
      <w:pPr>
        <w:spacing w:line="440" w:lineRule="exact"/>
        <w:ind w:firstLine="420" w:firstLineChars="200"/>
        <w:rPr>
          <w:rFonts w:ascii="宋体" w:hAnsi="宋体"/>
          <w:kern w:val="0"/>
          <w:szCs w:val="21"/>
        </w:rPr>
      </w:pPr>
      <w:r>
        <w:rPr>
          <w:rFonts w:ascii="宋体" w:hAnsi="宋体"/>
          <w:kern w:val="0"/>
          <w:szCs w:val="21"/>
        </w:rPr>
        <w:t>[</w:t>
      </w:r>
      <w:r>
        <w:rPr>
          <w:rFonts w:hint="eastAsia" w:ascii="宋体" w:hAnsi="宋体"/>
          <w:kern w:val="0"/>
          <w:szCs w:val="21"/>
        </w:rPr>
        <w:t>8.3对其他一般公司的风险暴露</w:t>
      </w:r>
      <w:r>
        <w:rPr>
          <w:rFonts w:ascii="宋体" w:hAnsi="宋体"/>
          <w:kern w:val="0"/>
          <w:szCs w:val="21"/>
        </w:rPr>
        <w:t>]</w:t>
      </w:r>
      <w:r>
        <w:rPr>
          <w:rFonts w:hint="eastAsia" w:ascii="宋体" w:hAnsi="宋体"/>
          <w:kern w:val="0"/>
          <w:szCs w:val="21"/>
        </w:rPr>
        <w:t>：是指填报机构</w:t>
      </w:r>
      <w:r>
        <w:rPr>
          <w:rFonts w:hint="eastAsia" w:ascii="宋体" w:hAnsi="宋体"/>
          <w:kern w:val="0"/>
          <w:szCs w:val="21"/>
          <w:lang w:eastAsia="zh-CN"/>
        </w:rPr>
        <w:t>除</w:t>
      </w:r>
      <w:r>
        <w:rPr>
          <w:rFonts w:ascii="宋体" w:hAnsi="宋体"/>
          <w:szCs w:val="21"/>
        </w:rPr>
        <w:t>[</w:t>
      </w:r>
      <w:r>
        <w:rPr>
          <w:rFonts w:ascii="宋体" w:hAnsi="宋体"/>
          <w:kern w:val="0"/>
          <w:szCs w:val="21"/>
        </w:rPr>
        <w:t>8.1]</w:t>
      </w:r>
      <w:r>
        <w:rPr>
          <w:rFonts w:hint="eastAsia" w:ascii="宋体" w:hAnsi="宋体"/>
          <w:kern w:val="0"/>
          <w:szCs w:val="21"/>
          <w:lang w:eastAsia="zh-CN"/>
        </w:rPr>
        <w:t>、</w:t>
      </w:r>
      <w:r>
        <w:rPr>
          <w:rFonts w:ascii="宋体" w:hAnsi="宋体"/>
          <w:szCs w:val="21"/>
        </w:rPr>
        <w:t>[</w:t>
      </w:r>
      <w:r>
        <w:rPr>
          <w:rFonts w:ascii="宋体" w:hAnsi="宋体"/>
          <w:kern w:val="0"/>
          <w:szCs w:val="21"/>
        </w:rPr>
        <w:t>8.</w:t>
      </w:r>
      <w:r>
        <w:rPr>
          <w:rFonts w:hint="eastAsia" w:ascii="宋体" w:hAnsi="宋体"/>
          <w:kern w:val="0"/>
          <w:szCs w:val="21"/>
          <w:lang w:val="en-US" w:eastAsia="zh-CN"/>
        </w:rPr>
        <w:t>2</w:t>
      </w:r>
      <w:r>
        <w:rPr>
          <w:rFonts w:ascii="宋体" w:hAnsi="宋体"/>
          <w:kern w:val="0"/>
          <w:szCs w:val="21"/>
        </w:rPr>
        <w:t>]</w:t>
      </w:r>
      <w:r>
        <w:rPr>
          <w:rFonts w:hint="eastAsia" w:ascii="宋体" w:hAnsi="宋体"/>
          <w:kern w:val="0"/>
          <w:szCs w:val="21"/>
          <w:lang w:eastAsia="zh-CN"/>
        </w:rPr>
        <w:t>和</w:t>
      </w:r>
      <w:r>
        <w:rPr>
          <w:rFonts w:ascii="宋体" w:hAnsi="宋体"/>
          <w:szCs w:val="21"/>
        </w:rPr>
        <w:t>[</w:t>
      </w:r>
      <w:r>
        <w:rPr>
          <w:rFonts w:ascii="宋体" w:hAnsi="宋体"/>
          <w:kern w:val="0"/>
          <w:szCs w:val="21"/>
        </w:rPr>
        <w:t>8.</w:t>
      </w:r>
      <w:r>
        <w:rPr>
          <w:rFonts w:hint="eastAsia" w:ascii="宋体" w:hAnsi="宋体"/>
          <w:kern w:val="0"/>
          <w:szCs w:val="21"/>
          <w:lang w:val="en-US" w:eastAsia="zh-CN"/>
        </w:rPr>
        <w:t>4</w:t>
      </w:r>
      <w:r>
        <w:rPr>
          <w:rFonts w:ascii="宋体" w:hAnsi="宋体"/>
          <w:kern w:val="0"/>
          <w:szCs w:val="21"/>
        </w:rPr>
        <w:t>]</w:t>
      </w:r>
      <w:r>
        <w:rPr>
          <w:rFonts w:hint="eastAsia" w:ascii="宋体" w:hAnsi="宋体"/>
          <w:kern w:val="0"/>
          <w:szCs w:val="21"/>
          <w:lang w:eastAsia="zh-CN"/>
        </w:rPr>
        <w:t>外，</w:t>
      </w:r>
      <w:r>
        <w:rPr>
          <w:rFonts w:hint="eastAsia" w:ascii="宋体" w:hAnsi="宋体"/>
          <w:kern w:val="0"/>
          <w:szCs w:val="21"/>
        </w:rPr>
        <w:t>对其他一般公司的债权。</w:t>
      </w:r>
    </w:p>
    <w:p>
      <w:pPr>
        <w:spacing w:line="440" w:lineRule="exact"/>
        <w:ind w:firstLine="420" w:firstLineChars="200"/>
        <w:rPr>
          <w:rFonts w:ascii="宋体" w:hAnsi="宋体"/>
          <w:kern w:val="0"/>
          <w:szCs w:val="21"/>
        </w:rPr>
      </w:pPr>
      <w:r>
        <w:rPr>
          <w:rFonts w:ascii="宋体" w:hAnsi="宋体"/>
          <w:kern w:val="0"/>
          <w:szCs w:val="21"/>
        </w:rPr>
        <w:t>[</w:t>
      </w:r>
      <w:r>
        <w:rPr>
          <w:rFonts w:hint="eastAsia" w:ascii="宋体" w:hAnsi="宋体"/>
          <w:kern w:val="0"/>
          <w:szCs w:val="21"/>
        </w:rPr>
        <w:t>8.4对公司</w:t>
      </w:r>
      <w:r>
        <w:rPr>
          <w:rFonts w:hint="eastAsia" w:ascii="宋体" w:hAnsi="宋体"/>
          <w:kern w:val="0"/>
          <w:szCs w:val="21"/>
          <w:lang w:eastAsia="zh-CN"/>
        </w:rPr>
        <w:t>的</w:t>
      </w:r>
      <w:r>
        <w:rPr>
          <w:rFonts w:hint="eastAsia" w:ascii="宋体" w:hAnsi="宋体"/>
          <w:kern w:val="0"/>
          <w:szCs w:val="21"/>
        </w:rPr>
        <w:t>房产抵押追加贷款</w:t>
      </w:r>
      <w:r>
        <w:rPr>
          <w:rFonts w:ascii="宋体" w:hAnsi="宋体"/>
          <w:kern w:val="0"/>
          <w:szCs w:val="21"/>
        </w:rPr>
        <w:t>]</w:t>
      </w:r>
      <w:r>
        <w:rPr>
          <w:rFonts w:hint="eastAsia" w:ascii="宋体" w:hAnsi="宋体"/>
          <w:kern w:val="0"/>
          <w:szCs w:val="21"/>
        </w:rPr>
        <w:t>：是指</w:t>
      </w:r>
      <w:r>
        <w:rPr>
          <w:rFonts w:ascii="宋体" w:hAnsi="宋体"/>
          <w:szCs w:val="21"/>
        </w:rPr>
        <w:t>填报机构</w:t>
      </w:r>
      <w:r>
        <w:rPr>
          <w:rFonts w:hint="eastAsia" w:ascii="宋体" w:hAnsi="宋体"/>
          <w:szCs w:val="21"/>
        </w:rPr>
        <w:t>发放的</w:t>
      </w:r>
      <w:r>
        <w:rPr>
          <w:rFonts w:hint="eastAsia" w:ascii="宋体" w:hAnsi="宋体"/>
          <w:kern w:val="0"/>
          <w:szCs w:val="21"/>
        </w:rPr>
        <w:t>对已抵押房产，在债权人没有全部归还贷款前，填报机构以再评估后的净值为抵押追加的并用于房地产投资的贷款部分。</w:t>
      </w:r>
    </w:p>
    <w:p>
      <w:pPr>
        <w:spacing w:line="440" w:lineRule="exact"/>
        <w:ind w:firstLine="420" w:firstLineChars="200"/>
        <w:rPr>
          <w:rFonts w:ascii="宋体" w:hAnsi="宋体"/>
          <w:szCs w:val="21"/>
        </w:rPr>
      </w:pPr>
      <w:r>
        <w:rPr>
          <w:rFonts w:ascii="宋体" w:hAnsi="宋体"/>
          <w:szCs w:val="21"/>
        </w:rPr>
        <w:t>[8.5</w:t>
      </w:r>
      <w:r>
        <w:rPr>
          <w:rFonts w:hint="eastAsia" w:ascii="宋体" w:hAnsi="宋体"/>
          <w:szCs w:val="21"/>
        </w:rPr>
        <w:t>其他（仅用于并表填报）</w:t>
      </w:r>
      <w:r>
        <w:rPr>
          <w:rFonts w:ascii="宋体" w:hAnsi="宋体"/>
          <w:szCs w:val="21"/>
        </w:rPr>
        <w:t>]：是指采用简化资本并表处理方式时，第</w:t>
      </w:r>
      <w:r>
        <w:rPr>
          <w:rFonts w:hint="eastAsia" w:ascii="宋体" w:hAnsi="宋体"/>
          <w:szCs w:val="21"/>
        </w:rPr>
        <w:t>三档</w:t>
      </w:r>
      <w:r>
        <w:rPr>
          <w:rFonts w:hint="eastAsia" w:ascii="宋体" w:hAnsi="宋体"/>
          <w:szCs w:val="21"/>
          <w:lang w:eastAsia="zh-CN"/>
        </w:rPr>
        <w:t>附属机构</w:t>
      </w:r>
      <w:r>
        <w:rPr>
          <w:rFonts w:hint="eastAsia" w:ascii="宋体" w:hAnsi="宋体"/>
          <w:szCs w:val="21"/>
        </w:rPr>
        <w:t>对异地公司的债权和对本地公司的债权。</w:t>
      </w:r>
    </w:p>
    <w:p>
      <w:pPr>
        <w:spacing w:line="440" w:lineRule="exact"/>
        <w:ind w:firstLine="420" w:firstLineChars="200"/>
        <w:rPr>
          <w:rFonts w:ascii="宋体" w:hAnsi="宋体"/>
          <w:szCs w:val="21"/>
        </w:rPr>
      </w:pPr>
      <w:r>
        <w:rPr>
          <w:rFonts w:ascii="宋体" w:hAnsi="宋体"/>
          <w:szCs w:val="21"/>
        </w:rPr>
        <w:t>[9</w:t>
      </w:r>
      <w:r>
        <w:rPr>
          <w:rFonts w:hint="eastAsia" w:ascii="宋体" w:hAnsi="宋体"/>
          <w:szCs w:val="21"/>
        </w:rPr>
        <w:t>.对个人的风险暴露</w:t>
      </w:r>
      <w:r>
        <w:rPr>
          <w:rFonts w:ascii="宋体" w:hAnsi="宋体"/>
          <w:szCs w:val="21"/>
        </w:rPr>
        <w:t>]</w:t>
      </w:r>
      <w:r>
        <w:rPr>
          <w:rFonts w:hint="eastAsia" w:ascii="宋体" w:hAnsi="宋体"/>
          <w:szCs w:val="21"/>
        </w:rPr>
        <w:t>：是指填报机构对自然人的债权。</w:t>
      </w:r>
    </w:p>
    <w:p>
      <w:pPr>
        <w:pStyle w:val="35"/>
        <w:ind w:firstLine="420"/>
        <w:jc w:val="both"/>
        <w:rPr>
          <w:rFonts w:ascii="宋体" w:hAnsi="宋体" w:eastAsia="宋体"/>
          <w:color w:val="auto"/>
          <w:kern w:val="2"/>
          <w:sz w:val="21"/>
          <w:szCs w:val="21"/>
        </w:rPr>
      </w:pPr>
      <w:r>
        <w:rPr>
          <w:rFonts w:hint="eastAsia" w:ascii="宋体" w:hAnsi="宋体" w:eastAsia="宋体"/>
          <w:color w:val="auto"/>
          <w:kern w:val="2"/>
          <w:sz w:val="21"/>
          <w:szCs w:val="21"/>
        </w:rPr>
        <w:t>[9.1个人住房抵押贷款</w:t>
      </w:r>
      <w:r>
        <w:rPr>
          <w:rFonts w:ascii="宋体" w:hAnsi="宋体" w:eastAsia="宋体"/>
          <w:color w:val="auto"/>
          <w:kern w:val="2"/>
          <w:sz w:val="21"/>
          <w:szCs w:val="21"/>
        </w:rPr>
        <w:t>]</w:t>
      </w:r>
      <w:r>
        <w:rPr>
          <w:rFonts w:hint="eastAsia" w:ascii="宋体" w:hAnsi="宋体" w:eastAsia="宋体"/>
          <w:color w:val="auto"/>
          <w:kern w:val="2"/>
          <w:sz w:val="21"/>
          <w:szCs w:val="21"/>
        </w:rPr>
        <w:t>：</w:t>
      </w:r>
      <w:r>
        <w:rPr>
          <w:rFonts w:ascii="宋体" w:hAnsi="宋体" w:eastAsia="宋体"/>
          <w:color w:val="auto"/>
          <w:kern w:val="2"/>
          <w:sz w:val="21"/>
          <w:szCs w:val="21"/>
        </w:rPr>
        <w:t>是指</w:t>
      </w:r>
      <w:r>
        <w:rPr>
          <w:rFonts w:hint="eastAsia" w:ascii="宋体" w:hAnsi="宋体" w:eastAsia="宋体"/>
          <w:color w:val="auto"/>
          <w:kern w:val="2"/>
          <w:sz w:val="21"/>
          <w:szCs w:val="21"/>
        </w:rPr>
        <w:t>填报机构</w:t>
      </w:r>
      <w:r>
        <w:rPr>
          <w:rFonts w:ascii="宋体" w:hAnsi="宋体" w:eastAsia="宋体"/>
          <w:color w:val="auto"/>
          <w:kern w:val="2"/>
          <w:sz w:val="21"/>
          <w:szCs w:val="21"/>
        </w:rPr>
        <w:t>发放的</w:t>
      </w:r>
      <w:r>
        <w:rPr>
          <w:rFonts w:hint="eastAsia" w:ascii="宋体" w:hAnsi="宋体" w:eastAsia="宋体"/>
          <w:color w:val="auto"/>
          <w:kern w:val="2"/>
          <w:sz w:val="21"/>
          <w:szCs w:val="21"/>
        </w:rPr>
        <w:t>以购买个人住房为目的并以所购房产为抵押的贷款。</w:t>
      </w:r>
      <w:r>
        <w:rPr>
          <w:rFonts w:ascii="宋体" w:hAnsi="宋体" w:eastAsia="宋体"/>
          <w:color w:val="auto"/>
          <w:kern w:val="2"/>
          <w:sz w:val="21"/>
          <w:szCs w:val="21"/>
        </w:rPr>
        <w:t>不含</w:t>
      </w:r>
      <w:r>
        <w:rPr>
          <w:rFonts w:hint="eastAsia" w:ascii="宋体" w:hAnsi="宋体" w:eastAsia="宋体"/>
          <w:color w:val="auto"/>
          <w:kern w:val="2"/>
          <w:sz w:val="21"/>
          <w:szCs w:val="21"/>
        </w:rPr>
        <w:t>以个人住房作抵押且用作其他用途的贷款、商业用房贷款以及商住两用房贷款。</w:t>
      </w:r>
    </w:p>
    <w:p>
      <w:pPr>
        <w:spacing w:line="440" w:lineRule="exact"/>
        <w:ind w:firstLine="420" w:firstLineChars="200"/>
        <w:rPr>
          <w:rFonts w:ascii="宋体" w:hAnsi="宋体"/>
          <w:kern w:val="0"/>
          <w:szCs w:val="21"/>
        </w:rPr>
      </w:pPr>
      <w:r>
        <w:rPr>
          <w:rFonts w:ascii="宋体" w:hAnsi="宋体"/>
          <w:szCs w:val="21"/>
        </w:rPr>
        <w:t>[</w:t>
      </w:r>
      <w:r>
        <w:rPr>
          <w:rFonts w:hint="eastAsia" w:ascii="宋体" w:hAnsi="宋体"/>
          <w:szCs w:val="21"/>
        </w:rPr>
        <w:t>9.2个人房产抵押追加贷款</w:t>
      </w:r>
      <w:r>
        <w:rPr>
          <w:rFonts w:ascii="宋体" w:hAnsi="宋体"/>
          <w:szCs w:val="21"/>
        </w:rPr>
        <w:t>]</w:t>
      </w:r>
      <w:r>
        <w:rPr>
          <w:rFonts w:hint="eastAsia" w:ascii="宋体" w:hAnsi="宋体"/>
          <w:szCs w:val="21"/>
        </w:rPr>
        <w:t>：是指</w:t>
      </w:r>
      <w:r>
        <w:rPr>
          <w:rFonts w:hint="eastAsia" w:ascii="宋体" w:hAnsi="宋体"/>
          <w:szCs w:val="21"/>
          <w:lang w:eastAsia="zh-CN"/>
        </w:rPr>
        <w:t>填报机构</w:t>
      </w:r>
      <w:r>
        <w:rPr>
          <w:rFonts w:hint="eastAsia" w:ascii="宋体" w:hAnsi="宋体"/>
          <w:kern w:val="0"/>
          <w:szCs w:val="21"/>
        </w:rPr>
        <w:t>发放的对已抵押房产，在债权人没有全部归还贷款前，</w:t>
      </w:r>
      <w:r>
        <w:rPr>
          <w:rFonts w:hint="eastAsia" w:ascii="宋体" w:hAnsi="宋体"/>
          <w:kern w:val="0"/>
          <w:szCs w:val="21"/>
          <w:lang w:eastAsia="zh-CN"/>
        </w:rPr>
        <w:t>填报机构</w:t>
      </w:r>
      <w:r>
        <w:rPr>
          <w:rFonts w:hint="eastAsia" w:ascii="宋体" w:hAnsi="宋体"/>
          <w:kern w:val="0"/>
          <w:szCs w:val="21"/>
        </w:rPr>
        <w:t>以再评估后的净值为抵押追加的并用于房地产投资的贷款部分。</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9.3对监管零售个人风险暴露</w:t>
      </w:r>
      <w:r>
        <w:rPr>
          <w:rFonts w:ascii="宋体" w:hAnsi="宋体"/>
          <w:szCs w:val="21"/>
        </w:rPr>
        <w:t>]</w:t>
      </w:r>
      <w:r>
        <w:rPr>
          <w:rFonts w:hint="eastAsia" w:ascii="宋体" w:hAnsi="宋体"/>
          <w:szCs w:val="21"/>
        </w:rPr>
        <w:t>：是指填报机构对符合监管零售条件的自然人的债权。监管零售个人风险暴露是指：（1）商业银行对个人的风险暴露不超过1000万元人民币；（2）商业银行对个人的风险暴露占本行信用风险暴露总额的比例不高于0.5%。</w:t>
      </w:r>
      <w:r>
        <w:rPr>
          <w:rFonts w:hint="eastAsia" w:ascii="宋体" w:hAnsi="宋体"/>
          <w:kern w:val="0"/>
          <w:szCs w:val="21"/>
        </w:rPr>
        <w:t>其中，风险暴露是指表内外余额（表外为乘以对应的信用转换系数后的金额）和交易对手信用风险暴露之和，但不考虑资产减值准备和风险缓释。</w:t>
      </w:r>
    </w:p>
    <w:p>
      <w:pPr>
        <w:spacing w:line="480" w:lineRule="exact"/>
        <w:ind w:firstLine="420" w:firstLineChars="200"/>
        <w:rPr>
          <w:rFonts w:ascii="宋体" w:hAnsi="宋体"/>
          <w:szCs w:val="21"/>
        </w:rPr>
      </w:pPr>
      <w:r>
        <w:rPr>
          <w:rFonts w:hint="eastAsia" w:ascii="宋体" w:hAnsi="宋体"/>
          <w:szCs w:val="21"/>
        </w:rPr>
        <w:t>[9.3.1对合格交易者个人风险暴露]：是指填报机构对在过去三年内最近12个账款金额大于0的账单周期，均可按照事先约定的还款规则，在到期日前（含）全额偿还应付款项的信用卡个人</w:t>
      </w:r>
      <w:r>
        <w:rPr>
          <w:rFonts w:hint="eastAsia" w:ascii="宋体" w:hAnsi="宋体"/>
          <w:szCs w:val="21"/>
          <w:lang w:eastAsia="zh-CN"/>
        </w:rPr>
        <w:t>循环</w:t>
      </w:r>
      <w:r>
        <w:rPr>
          <w:rFonts w:hint="eastAsia" w:ascii="宋体" w:hAnsi="宋体"/>
          <w:szCs w:val="21"/>
        </w:rPr>
        <w:t>风险暴露。</w:t>
      </w:r>
    </w:p>
    <w:p>
      <w:pPr>
        <w:spacing w:line="480" w:lineRule="exact"/>
        <w:ind w:firstLine="420" w:firstLineChars="200"/>
        <w:rPr>
          <w:rFonts w:ascii="宋体" w:hAnsi="宋体"/>
          <w:szCs w:val="21"/>
        </w:rPr>
      </w:pPr>
      <w:r>
        <w:rPr>
          <w:rFonts w:hint="eastAsia" w:ascii="宋体" w:hAnsi="宋体"/>
          <w:szCs w:val="21"/>
        </w:rPr>
        <w:t>信用卡账单分期</w:t>
      </w:r>
      <w:r>
        <w:rPr>
          <w:rFonts w:hint="eastAsia" w:ascii="宋体" w:hAnsi="宋体"/>
          <w:szCs w:val="21"/>
          <w:lang w:eastAsia="zh-CN"/>
        </w:rPr>
        <w:t>等分期业务</w:t>
      </w:r>
      <w:r>
        <w:rPr>
          <w:rFonts w:hint="eastAsia" w:ascii="宋体" w:hAnsi="宋体"/>
          <w:szCs w:val="21"/>
        </w:rPr>
        <w:t>、按照最低还款额进行还款不属于合格交易者个人风险暴露。</w:t>
      </w:r>
    </w:p>
    <w:p>
      <w:pPr>
        <w:spacing w:line="480" w:lineRule="exact"/>
        <w:ind w:firstLine="420" w:firstLineChars="200"/>
        <w:rPr>
          <w:rFonts w:ascii="宋体" w:hAnsi="宋体"/>
          <w:szCs w:val="21"/>
        </w:rPr>
      </w:pPr>
      <w:r>
        <w:rPr>
          <w:rFonts w:hint="eastAsia" w:ascii="宋体" w:hAnsi="宋体"/>
          <w:szCs w:val="21"/>
        </w:rPr>
        <w:t>[9.3.2对其他监管零售个人风险暴露]：是指填报机构对符合监管零售条件的但不符合合格交易者个人风险暴露条件的自然人的债权。</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9.4对其他个人风险暴露</w:t>
      </w:r>
      <w:r>
        <w:rPr>
          <w:rFonts w:ascii="宋体" w:hAnsi="宋体"/>
          <w:szCs w:val="21"/>
        </w:rPr>
        <w:t>]</w:t>
      </w:r>
      <w:r>
        <w:rPr>
          <w:rFonts w:hint="eastAsia" w:ascii="宋体" w:hAnsi="宋体"/>
          <w:szCs w:val="21"/>
        </w:rPr>
        <w:t>：是指填报机构对不符合监管零售条件的自然人的债权。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[9.5</w:t>
      </w:r>
      <w:r>
        <w:rPr>
          <w:rFonts w:hint="eastAsia" w:ascii="宋体" w:hAnsi="宋体" w:eastAsia="宋体"/>
          <w:color w:val="auto"/>
          <w:sz w:val="21"/>
          <w:szCs w:val="21"/>
        </w:rPr>
        <w:t>其他（仅用于并表填报）</w:t>
      </w:r>
      <w:r>
        <w:rPr>
          <w:rFonts w:ascii="宋体" w:hAnsi="宋体" w:eastAsia="宋体"/>
          <w:color w:val="auto"/>
          <w:sz w:val="21"/>
          <w:szCs w:val="21"/>
        </w:rPr>
        <w:t>]</w:t>
      </w:r>
      <w:r>
        <w:rPr>
          <w:rFonts w:hint="eastAsia" w:ascii="宋体" w:hAnsi="宋体" w:eastAsia="宋体"/>
          <w:color w:val="auto"/>
          <w:sz w:val="21"/>
          <w:szCs w:val="21"/>
        </w:rPr>
        <w:t>：是指采用简化资本并表处理方式时，</w:t>
      </w:r>
      <w:r>
        <w:rPr>
          <w:rFonts w:hint="eastAsia" w:ascii="宋体" w:hAnsi="宋体" w:eastAsia="宋体"/>
          <w:color w:val="auto"/>
          <w:kern w:val="2"/>
          <w:sz w:val="21"/>
          <w:szCs w:val="21"/>
        </w:rPr>
        <w:t>第三档</w:t>
      </w:r>
      <w:r>
        <w:rPr>
          <w:rFonts w:hint="eastAsia" w:ascii="宋体" w:hAnsi="宋体" w:eastAsia="宋体"/>
          <w:color w:val="auto"/>
          <w:kern w:val="2"/>
          <w:sz w:val="21"/>
          <w:szCs w:val="21"/>
          <w:lang w:eastAsia="zh-CN"/>
        </w:rPr>
        <w:t>附属机构</w:t>
      </w:r>
      <w:r>
        <w:rPr>
          <w:rFonts w:hint="eastAsia" w:ascii="宋体" w:hAnsi="宋体" w:eastAsia="宋体"/>
          <w:color w:val="auto"/>
          <w:kern w:val="2"/>
          <w:sz w:val="21"/>
          <w:szCs w:val="21"/>
        </w:rPr>
        <w:t>对异地个人的债权和对本地个人的债权。</w:t>
      </w:r>
    </w:p>
    <w:p>
      <w:pPr>
        <w:spacing w:line="480" w:lineRule="exact"/>
        <w:ind w:firstLine="420" w:firstLineChars="200"/>
        <w:rPr>
          <w:rFonts w:ascii="宋体" w:hAnsi="宋体"/>
          <w:color w:val="000000"/>
          <w:szCs w:val="21"/>
        </w:rPr>
      </w:pPr>
      <w:r>
        <w:rPr>
          <w:rFonts w:ascii="宋体" w:hAnsi="宋体"/>
          <w:szCs w:val="21"/>
        </w:rPr>
        <w:t>[</w:t>
      </w:r>
      <w:r>
        <w:rPr>
          <w:rFonts w:hint="eastAsia" w:ascii="宋体" w:hAnsi="宋体"/>
          <w:szCs w:val="21"/>
        </w:rPr>
        <w:t>10.房地产开发风险暴露</w:t>
      </w:r>
      <w:r>
        <w:rPr>
          <w:rFonts w:ascii="宋体" w:hAnsi="宋体"/>
          <w:szCs w:val="21"/>
        </w:rPr>
        <w:t>]：</w:t>
      </w:r>
      <w:r>
        <w:rPr>
          <w:rFonts w:hint="eastAsia" w:ascii="宋体" w:hAnsi="宋体"/>
          <w:color w:val="000000"/>
          <w:szCs w:val="21"/>
        </w:rPr>
        <w:t>是指填报机构向公司或特殊目的实体发放的用于地产开发或房屋建设的贷款。与S67中相关指标统计口径保持一致。</w:t>
      </w:r>
    </w:p>
    <w:p>
      <w:pPr>
        <w:spacing w:line="480" w:lineRule="exact"/>
        <w:ind w:firstLine="420" w:firstLineChars="200"/>
        <w:rPr>
          <w:rFonts w:ascii="宋体" w:hAnsi="宋体"/>
          <w:szCs w:val="21"/>
        </w:rPr>
      </w:pPr>
      <w:r>
        <w:rPr>
          <w:rFonts w:ascii="宋体" w:hAnsi="宋体"/>
          <w:szCs w:val="21"/>
        </w:rPr>
        <w:t>[</w:t>
      </w:r>
      <w:r>
        <w:rPr>
          <w:rFonts w:hint="eastAsia" w:ascii="宋体" w:hAnsi="宋体"/>
          <w:szCs w:val="21"/>
        </w:rPr>
        <w:t>10.</w:t>
      </w:r>
      <w:r>
        <w:rPr>
          <w:rFonts w:ascii="宋体" w:hAnsi="宋体"/>
          <w:szCs w:val="21"/>
        </w:rPr>
        <w:t>1</w:t>
      </w:r>
      <w:r>
        <w:rPr>
          <w:rFonts w:hint="eastAsia" w:ascii="宋体" w:hAnsi="宋体"/>
          <w:szCs w:val="21"/>
        </w:rPr>
        <w:t>对符合审慎要求的房地产开发风险暴露</w:t>
      </w:r>
      <w:r>
        <w:rPr>
          <w:rFonts w:ascii="宋体" w:hAnsi="宋体"/>
          <w:szCs w:val="21"/>
        </w:rPr>
        <w:t>]：</w:t>
      </w:r>
      <w:r>
        <w:rPr>
          <w:rFonts w:hint="eastAsia" w:ascii="宋体" w:hAnsi="宋体"/>
          <w:szCs w:val="21"/>
        </w:rPr>
        <w:t>是指填报机构持有的房地产开发风险暴露中满足审慎要求的债权。审慎要求的标准见《办法》附件2。</w:t>
      </w:r>
    </w:p>
    <w:p>
      <w:pPr>
        <w:spacing w:line="480" w:lineRule="exact"/>
        <w:ind w:firstLine="420" w:firstLineChars="200"/>
        <w:rPr>
          <w:rFonts w:ascii="宋体" w:hAnsi="宋体"/>
          <w:szCs w:val="21"/>
        </w:rPr>
      </w:pPr>
      <w:r>
        <w:rPr>
          <w:rFonts w:hint="eastAsia" w:ascii="宋体" w:hAnsi="宋体"/>
          <w:szCs w:val="21"/>
        </w:rPr>
        <w:t>[10.2对其他房地产开发风险暴露</w:t>
      </w:r>
      <w:r>
        <w:rPr>
          <w:rFonts w:ascii="宋体" w:hAnsi="宋体"/>
          <w:szCs w:val="21"/>
        </w:rPr>
        <w:t>]</w:t>
      </w:r>
      <w:r>
        <w:rPr>
          <w:rFonts w:hint="eastAsia" w:ascii="宋体" w:hAnsi="宋体"/>
          <w:szCs w:val="21"/>
        </w:rPr>
        <w:t>：是指填报机构持有的房地产开发风险暴露中不满足审慎要求的其他债权。</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11.商业银行持有的不动产</w:t>
      </w:r>
      <w:r>
        <w:rPr>
          <w:rFonts w:ascii="宋体" w:hAnsi="宋体" w:eastAsia="宋体"/>
          <w:color w:val="auto"/>
          <w:sz w:val="21"/>
          <w:szCs w:val="21"/>
        </w:rPr>
        <w:t>]：</w:t>
      </w:r>
      <w:r>
        <w:rPr>
          <w:rFonts w:hint="eastAsia" w:ascii="宋体" w:hAnsi="宋体" w:eastAsia="宋体"/>
          <w:color w:val="auto"/>
          <w:sz w:val="21"/>
          <w:szCs w:val="21"/>
        </w:rPr>
        <w:t>是指填报机构持有的不动产，包括房产、土地使用权、机器设备和在建工程等。</w:t>
      </w:r>
    </w:p>
    <w:p>
      <w:pPr>
        <w:pStyle w:val="35"/>
        <w:ind w:firstLine="420"/>
        <w:jc w:val="both"/>
        <w:rPr>
          <w:rFonts w:ascii="宋体" w:hAnsi="宋体" w:eastAsia="宋体"/>
          <w:color w:val="auto"/>
          <w:sz w:val="21"/>
          <w:szCs w:val="21"/>
        </w:rPr>
      </w:pPr>
      <w:r>
        <w:rPr>
          <w:rFonts w:ascii="宋体" w:hAnsi="宋体" w:eastAsia="宋体"/>
          <w:color w:val="auto"/>
          <w:sz w:val="21"/>
          <w:szCs w:val="21"/>
        </w:rPr>
        <w:t>[11.1</w:t>
      </w:r>
      <w:r>
        <w:rPr>
          <w:rFonts w:hint="eastAsia" w:ascii="宋体" w:hAnsi="宋体" w:eastAsia="宋体"/>
          <w:color w:val="auto"/>
          <w:sz w:val="21"/>
          <w:szCs w:val="21"/>
        </w:rPr>
        <w:t>商业银行自用不动产</w:t>
      </w:r>
      <w:r>
        <w:rPr>
          <w:rFonts w:ascii="宋体" w:hAnsi="宋体" w:eastAsia="宋体"/>
          <w:color w:val="auto"/>
          <w:sz w:val="21"/>
          <w:szCs w:val="21"/>
        </w:rPr>
        <w:t>]：</w:t>
      </w:r>
      <w:r>
        <w:rPr>
          <w:rFonts w:hint="eastAsia" w:ascii="宋体" w:hAnsi="宋体" w:eastAsia="宋体"/>
          <w:color w:val="auto"/>
          <w:sz w:val="21"/>
          <w:szCs w:val="21"/>
        </w:rPr>
        <w:t>是指填报机构持有的自身使用的不动产。</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商业银行非自用不动产</w:t>
      </w:r>
      <w:r>
        <w:rPr>
          <w:rFonts w:ascii="宋体" w:hAnsi="宋体" w:eastAsia="宋体"/>
          <w:color w:val="auto"/>
          <w:sz w:val="21"/>
          <w:szCs w:val="21"/>
        </w:rPr>
        <w:t>]：</w:t>
      </w:r>
      <w:r>
        <w:rPr>
          <w:rFonts w:hint="eastAsia" w:ascii="宋体" w:hAnsi="宋体" w:eastAsia="宋体"/>
          <w:color w:val="auto"/>
          <w:sz w:val="21"/>
          <w:szCs w:val="21"/>
        </w:rPr>
        <w:t>是指填报机构持有的用于除自身使用用途之外的不动产。</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.1因行使抵押权而持有的非自用不动产</w:t>
      </w:r>
      <w:r>
        <w:rPr>
          <w:rFonts w:ascii="宋体" w:hAnsi="宋体" w:eastAsia="宋体"/>
          <w:color w:val="auto"/>
          <w:sz w:val="21"/>
          <w:szCs w:val="21"/>
        </w:rPr>
        <w:t>]</w:t>
      </w:r>
      <w:r>
        <w:rPr>
          <w:rFonts w:hint="eastAsia" w:ascii="宋体" w:hAnsi="宋体" w:eastAsia="宋体"/>
          <w:color w:val="auto"/>
          <w:sz w:val="21"/>
          <w:szCs w:val="21"/>
        </w:rPr>
        <w:t>：是指填报机构因行使抵押权而持有的在法律规定处分期限内的非自用不动产。法律规定处分期限的标准见《中华人民共和国商业银行法》的规定。</w:t>
      </w:r>
    </w:p>
    <w:p>
      <w:pPr>
        <w:pStyle w:val="35"/>
        <w:widowControl w:val="0"/>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.2</w:t>
      </w:r>
      <w:r>
        <w:rPr>
          <w:rFonts w:hint="eastAsia" w:ascii="宋体" w:hAnsi="宋体" w:eastAsia="宋体"/>
          <w:color w:val="auto"/>
          <w:sz w:val="21"/>
          <w:szCs w:val="21"/>
        </w:rPr>
        <w:t>.2其他非自用不动产</w:t>
      </w:r>
      <w:r>
        <w:rPr>
          <w:rFonts w:ascii="宋体" w:hAnsi="宋体" w:eastAsia="宋体"/>
          <w:color w:val="auto"/>
          <w:sz w:val="21"/>
          <w:szCs w:val="21"/>
        </w:rPr>
        <w:t>]</w:t>
      </w:r>
      <w:r>
        <w:rPr>
          <w:rFonts w:hint="eastAsia" w:ascii="宋体" w:hAnsi="宋体" w:eastAsia="宋体"/>
          <w:color w:val="auto"/>
          <w:sz w:val="21"/>
          <w:szCs w:val="21"/>
        </w:rPr>
        <w:t>：是指填报机构虽因行使抵押权而持有但超过法律规定处分期限的非自用不动产，以及其他非自用不动产。</w:t>
      </w:r>
    </w:p>
    <w:p>
      <w:pPr>
        <w:pStyle w:val="35"/>
        <w:ind w:firstLine="420"/>
        <w:jc w:val="both"/>
        <w:rPr>
          <w:rFonts w:ascii="宋体" w:hAnsi="宋体" w:eastAsia="宋体"/>
          <w:color w:val="auto"/>
          <w:sz w:val="21"/>
          <w:szCs w:val="21"/>
        </w:rPr>
      </w:pPr>
      <w:r>
        <w:rPr>
          <w:rFonts w:ascii="宋体" w:hAnsi="宋体" w:eastAsia="宋体"/>
          <w:color w:val="auto"/>
          <w:sz w:val="21"/>
          <w:szCs w:val="21"/>
        </w:rPr>
        <w:t>[1</w:t>
      </w:r>
      <w:r>
        <w:rPr>
          <w:rFonts w:hint="eastAsia" w:ascii="宋体" w:hAnsi="宋体" w:eastAsia="宋体"/>
          <w:color w:val="auto"/>
          <w:sz w:val="21"/>
          <w:szCs w:val="21"/>
        </w:rPr>
        <w:t>2.租赁资产余值</w:t>
      </w:r>
      <w:r>
        <w:rPr>
          <w:rFonts w:ascii="宋体" w:hAnsi="宋体" w:eastAsia="宋体"/>
          <w:color w:val="auto"/>
          <w:sz w:val="21"/>
          <w:szCs w:val="21"/>
        </w:rPr>
        <w:t>]</w:t>
      </w:r>
      <w:r>
        <w:rPr>
          <w:rFonts w:hint="eastAsia" w:ascii="宋体" w:hAnsi="宋体" w:eastAsia="宋体"/>
          <w:color w:val="auto"/>
          <w:sz w:val="21"/>
          <w:szCs w:val="21"/>
        </w:rPr>
        <w:t>：是指填报机构作为出租人，向客户提供租赁形式的融资业务中租赁资产的余值。本项目仅需填报融资性租赁业务资产的余值。</w:t>
      </w:r>
      <w:r>
        <w:rPr>
          <w:rFonts w:hint="eastAsia" w:ascii="宋体" w:hAnsi="宋体" w:eastAsia="宋体"/>
          <w:sz w:val="21"/>
          <w:szCs w:val="21"/>
        </w:rPr>
        <w:t>融资租赁，是指出租人根据承租人对租赁物和供货人的选择或认可，将其从供货人处取得的租赁物按合同约定出租给承租人占有、使用，向承租人收取租金的交易活动。</w:t>
      </w:r>
      <w:r>
        <w:rPr>
          <w:rFonts w:hint="eastAsia" w:ascii="宋体" w:hAnsi="宋体" w:eastAsia="宋体"/>
          <w:color w:val="auto"/>
          <w:sz w:val="21"/>
          <w:szCs w:val="21"/>
        </w:rPr>
        <w:t>余值风险是由于设备的公允价值下降，低于租赁开始时对余值的估值造成的银行对潜在损失的暴露。</w:t>
      </w:r>
    </w:p>
    <w:p>
      <w:pPr>
        <w:pStyle w:val="35"/>
        <w:ind w:firstLine="420"/>
        <w:jc w:val="both"/>
        <w:rPr>
          <w:rFonts w:ascii="宋体" w:hAnsi="宋体" w:eastAsia="宋体"/>
          <w:color w:val="auto"/>
          <w:sz w:val="21"/>
          <w:szCs w:val="21"/>
        </w:rPr>
      </w:pPr>
      <w:r>
        <w:rPr>
          <w:rFonts w:ascii="宋体" w:hAnsi="宋体" w:eastAsia="宋体"/>
          <w:color w:val="auto"/>
          <w:sz w:val="21"/>
          <w:szCs w:val="21"/>
        </w:rPr>
        <w:t>[1</w:t>
      </w:r>
      <w:r>
        <w:rPr>
          <w:rFonts w:hint="eastAsia" w:ascii="宋体" w:hAnsi="宋体" w:eastAsia="宋体"/>
          <w:color w:val="auto"/>
          <w:sz w:val="21"/>
          <w:szCs w:val="21"/>
        </w:rPr>
        <w:t>3.股权投资</w:t>
      </w:r>
      <w:r>
        <w:rPr>
          <w:rFonts w:ascii="宋体" w:hAnsi="宋体" w:eastAsia="宋体"/>
          <w:color w:val="auto"/>
          <w:sz w:val="21"/>
          <w:szCs w:val="21"/>
        </w:rPr>
        <w:t>]</w:t>
      </w:r>
      <w:r>
        <w:rPr>
          <w:rFonts w:hint="eastAsia" w:ascii="宋体" w:hAnsi="宋体" w:eastAsia="宋体"/>
          <w:color w:val="auto"/>
          <w:sz w:val="21"/>
          <w:szCs w:val="21"/>
        </w:rPr>
        <w:t>：是指填报机构直接或间接拥有的股东权益，包括持有的永续债。</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.1对金融机构的股权投资（未扣除部分）</w:t>
      </w:r>
      <w:r>
        <w:rPr>
          <w:rFonts w:ascii="宋体" w:hAnsi="宋体" w:eastAsia="宋体"/>
          <w:color w:val="auto"/>
          <w:sz w:val="21"/>
          <w:szCs w:val="21"/>
        </w:rPr>
        <w:t>]</w:t>
      </w:r>
      <w:r>
        <w:rPr>
          <w:rFonts w:hint="eastAsia" w:ascii="宋体" w:hAnsi="宋体" w:eastAsia="宋体"/>
          <w:color w:val="auto"/>
          <w:sz w:val="21"/>
          <w:szCs w:val="21"/>
        </w:rPr>
        <w:t>：是指填报机构对金融机构持有或间接持有的股东权益。本项目应反映填报机构未从核心一级资本、其他一级资本中扣除的股权部分。对我国银联的股权投资也填报在本项目中。</w:t>
      </w:r>
    </w:p>
    <w:p>
      <w:pPr>
        <w:spacing w:line="480" w:lineRule="exact"/>
        <w:ind w:firstLine="420" w:firstLineChars="200"/>
        <w:rPr>
          <w:rFonts w:ascii="宋体" w:hAnsi="宋体"/>
          <w:szCs w:val="21"/>
        </w:rPr>
      </w:pPr>
      <w:r>
        <w:rPr>
          <w:rFonts w:ascii="宋体" w:hAnsi="宋体"/>
          <w:szCs w:val="21"/>
        </w:rPr>
        <w:t>[13.2</w:t>
      </w:r>
      <w:r>
        <w:rPr>
          <w:rFonts w:hint="eastAsia" w:ascii="宋体" w:hAnsi="宋体"/>
          <w:szCs w:val="21"/>
        </w:rPr>
        <w:t>被动持有的对工商企业的股权投资在法律规定处分期限内</w:t>
      </w:r>
      <w:r>
        <w:rPr>
          <w:rFonts w:ascii="宋体" w:hAnsi="宋体"/>
          <w:szCs w:val="21"/>
        </w:rPr>
        <w:t>]：是指填报机构因依法行使债权或担保物权而受偿于债务人、担保人或第三人的股权。是因收取股权质押类抵债资产而被动持有的</w:t>
      </w:r>
      <w:r>
        <w:rPr>
          <w:rFonts w:hint="eastAsia" w:ascii="宋体" w:hAnsi="宋体"/>
          <w:szCs w:val="21"/>
        </w:rPr>
        <w:t>在法律规定处分期限内对工商企业的股权投资。法律规定处分期限的标准见《中华人民共和国商业银行法》的规定。</w:t>
      </w:r>
    </w:p>
    <w:p>
      <w:pPr>
        <w:spacing w:line="480" w:lineRule="exact"/>
        <w:ind w:firstLine="420" w:firstLineChars="200"/>
        <w:rPr>
          <w:rFonts w:ascii="宋体" w:hAnsi="宋体"/>
          <w:kern w:val="0"/>
          <w:szCs w:val="21"/>
        </w:rPr>
      </w:pPr>
      <w:r>
        <w:rPr>
          <w:rFonts w:ascii="宋体" w:hAnsi="宋体"/>
          <w:kern w:val="0"/>
          <w:szCs w:val="21"/>
        </w:rPr>
        <w:t>[13.3</w:t>
      </w:r>
      <w:r>
        <w:rPr>
          <w:rFonts w:hint="eastAsia" w:ascii="宋体" w:hAnsi="宋体"/>
          <w:kern w:val="0"/>
          <w:szCs w:val="21"/>
        </w:rPr>
        <w:t>因市场化债转股持有的工商企业股权投资</w:t>
      </w:r>
      <w:r>
        <w:rPr>
          <w:rFonts w:ascii="宋体" w:hAnsi="宋体"/>
          <w:kern w:val="0"/>
          <w:szCs w:val="21"/>
        </w:rPr>
        <w:t>]：</w:t>
      </w:r>
      <w:r>
        <w:rPr>
          <w:rFonts w:hint="eastAsia" w:ascii="宋体" w:hAnsi="宋体"/>
          <w:kern w:val="0"/>
          <w:szCs w:val="21"/>
        </w:rPr>
        <w:t>是指商业银行参与市场化银行债权转股权而持有的工商企业股权投资。市场化债转股是指符合《国务院关于积极稳妥降低企业杠杆率的意见》（国发[2016]54号）及其附件《关于市场化银行债权转股权的指导意见》、发展改革委等七部委《关于市场化银行债权转股权实施中有关具体政策问题的通知》（发改财金[2018]152号）规定的债权转股权的业务。</w:t>
      </w:r>
    </w:p>
    <w:p>
      <w:pPr>
        <w:pStyle w:val="35"/>
        <w:ind w:firstLine="420"/>
        <w:jc w:val="both"/>
        <w:rPr>
          <w:rFonts w:ascii="宋体" w:hAnsi="宋体"/>
          <w:szCs w:val="21"/>
        </w:rPr>
      </w:pPr>
      <w:r>
        <w:rPr>
          <w:rFonts w:ascii="宋体" w:hAnsi="宋体" w:eastAsia="宋体"/>
          <w:color w:val="auto"/>
          <w:kern w:val="2"/>
          <w:sz w:val="21"/>
          <w:szCs w:val="21"/>
        </w:rPr>
        <w:t>[13.</w:t>
      </w:r>
      <w:r>
        <w:rPr>
          <w:rFonts w:ascii="宋体" w:hAnsi="宋体"/>
          <w:sz w:val="21"/>
          <w:szCs w:val="21"/>
        </w:rPr>
        <w:t>4</w:t>
      </w:r>
      <w:r>
        <w:rPr>
          <w:rFonts w:hint="eastAsia" w:ascii="宋体" w:hAnsi="宋体" w:eastAsia="宋体"/>
          <w:color w:val="auto"/>
          <w:kern w:val="2"/>
          <w:sz w:val="21"/>
          <w:szCs w:val="21"/>
        </w:rPr>
        <w:t>对获得国家重大补贴，并受到政府监督的股权投资</w:t>
      </w:r>
      <w:r>
        <w:rPr>
          <w:rFonts w:ascii="宋体" w:hAnsi="宋体" w:eastAsia="宋体"/>
          <w:color w:val="auto"/>
          <w:kern w:val="2"/>
          <w:sz w:val="21"/>
          <w:szCs w:val="21"/>
        </w:rPr>
        <w:t>]</w:t>
      </w:r>
      <w:r>
        <w:rPr>
          <w:rFonts w:hint="eastAsia" w:ascii="宋体" w:hAnsi="宋体" w:eastAsia="宋体"/>
          <w:color w:val="auto"/>
          <w:kern w:val="2"/>
          <w:sz w:val="21"/>
          <w:szCs w:val="21"/>
        </w:rPr>
        <w:t>：是指中央财政持股，设立方案中明确投资规模、投资范围、运作模式及其他潜在风险因素，并经国务院批准的股权投资。</w:t>
      </w:r>
      <w:r>
        <w:rPr>
          <w:rFonts w:hint="eastAsia" w:ascii="宋体" w:hAnsi="宋体" w:eastAsia="宋体"/>
          <w:color w:val="auto"/>
          <w:sz w:val="21"/>
          <w:szCs w:val="21"/>
          <w:lang w:eastAsia="zh-CN"/>
        </w:rPr>
        <w:t>原《商业银行资本管理办法（试行）》中，</w:t>
      </w:r>
      <w:r>
        <w:rPr>
          <w:rFonts w:hint="eastAsia" w:ascii="宋体" w:hAnsi="宋体" w:eastAsia="宋体"/>
          <w:color w:val="auto"/>
          <w:kern w:val="2"/>
          <w:sz w:val="21"/>
          <w:szCs w:val="21"/>
        </w:rPr>
        <w:t>填报机构因政策性原因并经国务院特别批准的对工商企业股权投资</w:t>
      </w:r>
      <w:r>
        <w:rPr>
          <w:rFonts w:hint="eastAsia" w:ascii="宋体" w:hAnsi="宋体" w:eastAsia="宋体"/>
          <w:color w:val="auto"/>
          <w:kern w:val="2"/>
          <w:sz w:val="21"/>
          <w:szCs w:val="21"/>
          <w:lang w:eastAsia="zh-CN"/>
        </w:rPr>
        <w:t>的余额也</w:t>
      </w:r>
      <w:r>
        <w:rPr>
          <w:rFonts w:hint="eastAsia" w:ascii="宋体" w:hAnsi="宋体" w:eastAsia="宋体"/>
          <w:color w:val="auto"/>
          <w:kern w:val="2"/>
          <w:sz w:val="21"/>
          <w:szCs w:val="21"/>
        </w:rPr>
        <w:t>填报在本项目中。</w:t>
      </w:r>
    </w:p>
    <w:p>
      <w:pPr>
        <w:pStyle w:val="35"/>
        <w:ind w:firstLine="420"/>
        <w:jc w:val="both"/>
        <w:rPr>
          <w:rFonts w:ascii="宋体" w:hAnsi="宋体" w:eastAsia="宋体"/>
          <w:color w:val="auto"/>
          <w:sz w:val="21"/>
          <w:szCs w:val="21"/>
        </w:rPr>
      </w:pPr>
      <w:r>
        <w:rPr>
          <w:rFonts w:ascii="宋体" w:hAnsi="宋体" w:eastAsia="宋体"/>
          <w:color w:val="auto"/>
          <w:sz w:val="21"/>
          <w:szCs w:val="21"/>
        </w:rPr>
        <w:t xml:space="preserve">[13.5 </w:t>
      </w:r>
      <w:r>
        <w:rPr>
          <w:rFonts w:hint="eastAsia" w:ascii="宋体" w:hAnsi="宋体" w:eastAsia="宋体"/>
          <w:color w:val="auto"/>
          <w:sz w:val="21"/>
          <w:szCs w:val="21"/>
        </w:rPr>
        <w:t>对工商企业的其他股权投资</w:t>
      </w:r>
      <w:r>
        <w:rPr>
          <w:rFonts w:ascii="宋体" w:hAnsi="宋体" w:eastAsia="宋体"/>
          <w:color w:val="auto"/>
          <w:sz w:val="21"/>
          <w:szCs w:val="21"/>
        </w:rPr>
        <w:t>]</w:t>
      </w:r>
      <w:r>
        <w:rPr>
          <w:rFonts w:hint="eastAsia" w:ascii="宋体" w:hAnsi="宋体" w:eastAsia="宋体"/>
          <w:color w:val="auto"/>
          <w:sz w:val="21"/>
          <w:szCs w:val="21"/>
        </w:rPr>
        <w:t>：是指填报机构除</w:t>
      </w:r>
      <w:r>
        <w:rPr>
          <w:rFonts w:ascii="宋体" w:hAnsi="宋体" w:eastAsia="宋体"/>
          <w:color w:val="auto"/>
          <w:sz w:val="21"/>
          <w:szCs w:val="21"/>
        </w:rPr>
        <w:t>[13.1]</w:t>
      </w:r>
      <w:r>
        <w:rPr>
          <w:rFonts w:hint="eastAsia" w:ascii="宋体" w:hAnsi="宋体" w:eastAsia="宋体"/>
          <w:color w:val="auto"/>
          <w:sz w:val="21"/>
          <w:szCs w:val="21"/>
        </w:rPr>
        <w:t>至</w:t>
      </w:r>
      <w:r>
        <w:rPr>
          <w:rFonts w:ascii="宋体" w:hAnsi="宋体" w:eastAsia="宋体"/>
          <w:color w:val="auto"/>
          <w:sz w:val="21"/>
          <w:szCs w:val="21"/>
        </w:rPr>
        <w:t>[13.4]</w:t>
      </w:r>
      <w:r>
        <w:rPr>
          <w:rFonts w:hint="eastAsia" w:ascii="宋体" w:hAnsi="宋体" w:eastAsia="宋体"/>
          <w:color w:val="auto"/>
          <w:sz w:val="21"/>
          <w:szCs w:val="21"/>
        </w:rPr>
        <w:t>外，对工商企业的其他股权投资。</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4</w:t>
      </w:r>
      <w:r>
        <w:rPr>
          <w:rFonts w:ascii="宋体" w:hAnsi="宋体" w:eastAsia="宋体"/>
          <w:color w:val="auto"/>
          <w:sz w:val="21"/>
          <w:szCs w:val="21"/>
        </w:rPr>
        <w:t>.</w:t>
      </w:r>
      <w:r>
        <w:rPr>
          <w:rFonts w:hint="eastAsia" w:ascii="宋体" w:hAnsi="宋体" w:eastAsia="宋体"/>
          <w:color w:val="auto"/>
          <w:sz w:val="21"/>
          <w:szCs w:val="21"/>
        </w:rPr>
        <w:t>对次级债权（未扣除部分）</w:t>
      </w:r>
      <w:r>
        <w:rPr>
          <w:rFonts w:ascii="宋体" w:hAnsi="宋体" w:eastAsia="宋体"/>
          <w:color w:val="auto"/>
          <w:sz w:val="21"/>
          <w:szCs w:val="21"/>
        </w:rPr>
        <w:t>]</w:t>
      </w:r>
      <w:r>
        <w:rPr>
          <w:rFonts w:hint="eastAsia" w:ascii="宋体" w:hAnsi="宋体" w:eastAsia="宋体"/>
          <w:color w:val="auto"/>
          <w:sz w:val="21"/>
          <w:szCs w:val="21"/>
        </w:rPr>
        <w:t>：</w:t>
      </w:r>
    </w:p>
    <w:p>
      <w:pPr>
        <w:pStyle w:val="35"/>
        <w:ind w:firstLine="420"/>
        <w:jc w:val="both"/>
        <w:rPr>
          <w:rFonts w:ascii="宋体" w:hAnsi="宋体" w:eastAsia="宋体"/>
          <w:color w:val="auto"/>
          <w:sz w:val="21"/>
          <w:szCs w:val="21"/>
        </w:rPr>
      </w:pPr>
      <w:bookmarkStart w:id="8" w:name="_Hlk108041786"/>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4</w:t>
      </w:r>
      <w:r>
        <w:rPr>
          <w:rFonts w:ascii="宋体" w:hAnsi="宋体" w:eastAsia="宋体"/>
          <w:color w:val="auto"/>
          <w:sz w:val="21"/>
          <w:szCs w:val="21"/>
        </w:rPr>
        <w:t>.1</w:t>
      </w:r>
      <w:r>
        <w:rPr>
          <w:rFonts w:hint="eastAsia" w:ascii="宋体" w:hAnsi="宋体" w:eastAsia="宋体"/>
          <w:color w:val="auto"/>
          <w:sz w:val="21"/>
          <w:szCs w:val="21"/>
        </w:rPr>
        <w:t>对我国开发性金融机构和政策性银行的次级债权（未扣除部分）</w:t>
      </w:r>
      <w:r>
        <w:rPr>
          <w:rFonts w:ascii="宋体" w:hAnsi="宋体" w:eastAsia="宋体"/>
          <w:color w:val="auto"/>
          <w:sz w:val="21"/>
          <w:szCs w:val="21"/>
        </w:rPr>
        <w:t>]</w:t>
      </w:r>
      <w:r>
        <w:rPr>
          <w:rFonts w:hint="eastAsia" w:ascii="宋体" w:hAnsi="宋体" w:eastAsia="宋体"/>
          <w:color w:val="auto"/>
          <w:sz w:val="21"/>
          <w:szCs w:val="21"/>
        </w:rPr>
        <w:t>：是指填报机构对我国开发性金融机构和政策性银行的次级债权（已扣减部分已作为监管资本调整项在资本定义中反映）。</w:t>
      </w:r>
    </w:p>
    <w:bookmarkEnd w:id="8"/>
    <w:p>
      <w:pPr>
        <w:pStyle w:val="35"/>
        <w:widowControl w:val="0"/>
        <w:ind w:firstLine="420"/>
        <w:jc w:val="both"/>
        <w:rPr>
          <w:rFonts w:ascii="宋体" w:hAnsi="宋体" w:eastAsia="宋体"/>
          <w:color w:val="auto"/>
          <w:sz w:val="21"/>
          <w:szCs w:val="21"/>
        </w:rPr>
      </w:pPr>
      <w:r>
        <w:rPr>
          <w:rFonts w:hint="eastAsia" w:ascii="宋体" w:hAnsi="宋体" w:eastAsia="宋体"/>
          <w:color w:val="auto"/>
          <w:sz w:val="21"/>
          <w:szCs w:val="21"/>
        </w:rPr>
        <w:t>[14.2对我国商业银行的次级债权（未扣除部分）</w:t>
      </w:r>
      <w:r>
        <w:rPr>
          <w:rFonts w:ascii="宋体" w:hAnsi="宋体" w:eastAsia="宋体"/>
          <w:color w:val="auto"/>
          <w:sz w:val="21"/>
          <w:szCs w:val="21"/>
        </w:rPr>
        <w:t>]</w:t>
      </w:r>
      <w:r>
        <w:rPr>
          <w:rFonts w:hint="eastAsia" w:ascii="宋体" w:hAnsi="宋体" w:eastAsia="宋体"/>
          <w:color w:val="auto"/>
          <w:sz w:val="21"/>
          <w:szCs w:val="21"/>
        </w:rPr>
        <w:t>：是指填报机构持有的我国商业银行的次级债权，例如：</w:t>
      </w:r>
      <w:r>
        <w:rPr>
          <w:rFonts w:hint="eastAsia" w:ascii="宋体" w:hAnsi="宋体" w:eastAsia="宋体" w:cs="宋体"/>
          <w:sz w:val="21"/>
          <w:szCs w:val="21"/>
        </w:rPr>
        <w:t>二级资本债</w:t>
      </w:r>
      <w:r>
        <w:rPr>
          <w:rFonts w:hint="eastAsia" w:ascii="宋体" w:hAnsi="宋体" w:eastAsia="宋体"/>
          <w:color w:val="auto"/>
          <w:sz w:val="21"/>
          <w:szCs w:val="21"/>
        </w:rPr>
        <w:t>等。本项目应包括对未并表商业银行小额少数资本投资中的未扣减的次级债权（已扣减部分已作为监管资本调整项在资本定义中反映）。</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[14.3对我国其他金融机构的次级债权（未扣除部分）</w:t>
      </w:r>
      <w:r>
        <w:rPr>
          <w:rFonts w:ascii="宋体" w:hAnsi="宋体" w:eastAsia="宋体"/>
          <w:color w:val="auto"/>
          <w:sz w:val="21"/>
          <w:szCs w:val="21"/>
        </w:rPr>
        <w:t>]</w:t>
      </w:r>
      <w:r>
        <w:rPr>
          <w:rFonts w:hint="eastAsia" w:ascii="宋体" w:hAnsi="宋体" w:eastAsia="宋体"/>
          <w:color w:val="auto"/>
          <w:sz w:val="21"/>
          <w:szCs w:val="21"/>
        </w:rPr>
        <w:t>：是指填报机构持有的我国其他金融机构的次级债权，例如：</w:t>
      </w:r>
      <w:r>
        <w:rPr>
          <w:rFonts w:hint="eastAsia" w:ascii="宋体" w:hAnsi="宋体" w:eastAsia="宋体" w:cs="宋体"/>
          <w:color w:val="auto"/>
          <w:sz w:val="21"/>
          <w:szCs w:val="21"/>
        </w:rPr>
        <w:t>二级资本债</w:t>
      </w:r>
      <w:r>
        <w:rPr>
          <w:rFonts w:hint="eastAsia" w:ascii="宋体" w:hAnsi="宋体" w:eastAsia="宋体"/>
          <w:color w:val="auto"/>
          <w:sz w:val="21"/>
          <w:szCs w:val="21"/>
        </w:rPr>
        <w:t>等。本项目应包括对未并表商业银行小额少数资本投资中的未扣减的次级债权（已扣减部分已作为监管资本调整项在资本定义中反映）。</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14.4持有全球系统重要性银行发行的总损失吸收能力（TLAC）债务工具]：是指填报机构持有的全球系统重要性银行发行的总损失吸收能力（TLAC）债务工具。</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4</w:t>
      </w:r>
      <w:r>
        <w:rPr>
          <w:rFonts w:ascii="宋体" w:hAnsi="宋体" w:eastAsia="宋体"/>
          <w:color w:val="auto"/>
          <w:sz w:val="21"/>
          <w:szCs w:val="21"/>
        </w:rPr>
        <w:t>.5</w:t>
      </w:r>
      <w:r>
        <w:rPr>
          <w:rFonts w:hint="eastAsia" w:ascii="宋体" w:hAnsi="宋体" w:eastAsia="宋体"/>
          <w:color w:val="auto"/>
          <w:sz w:val="21"/>
          <w:szCs w:val="21"/>
        </w:rPr>
        <w:t>对其他次级债权</w:t>
      </w:r>
      <w:r>
        <w:rPr>
          <w:rFonts w:ascii="宋体" w:hAnsi="宋体" w:eastAsia="宋体"/>
          <w:color w:val="auto"/>
          <w:sz w:val="21"/>
          <w:szCs w:val="21"/>
        </w:rPr>
        <w:t>]</w:t>
      </w:r>
      <w:r>
        <w:rPr>
          <w:rFonts w:hint="eastAsia" w:ascii="宋体" w:hAnsi="宋体" w:eastAsia="宋体"/>
          <w:color w:val="auto"/>
          <w:sz w:val="21"/>
          <w:szCs w:val="21"/>
        </w:rPr>
        <w:t>：是指填报机构持有的其他次级债权。</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5.其他</w:t>
      </w:r>
      <w:r>
        <w:rPr>
          <w:rFonts w:ascii="宋体" w:hAnsi="宋体" w:eastAsia="宋体"/>
          <w:color w:val="auto"/>
          <w:sz w:val="21"/>
          <w:szCs w:val="21"/>
        </w:rPr>
        <w:t>]</w:t>
      </w:r>
      <w:r>
        <w:rPr>
          <w:rFonts w:hint="eastAsia"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15</w:t>
      </w:r>
      <w:r>
        <w:rPr>
          <w:rFonts w:ascii="宋体" w:hAnsi="宋体" w:eastAsia="宋体"/>
          <w:color w:val="auto"/>
          <w:sz w:val="21"/>
          <w:szCs w:val="21"/>
        </w:rPr>
        <w:t>.1联行往来、外汇买卖及同城票据交换等零风险款项]：是指包括体现在资产负债表资产方的联行往来借方余额（指同一银行系统内各行处之间由于办理清算、款项缴拨及内部资金调拨等业务而产生的资金</w:t>
      </w:r>
      <w:r>
        <w:rPr>
          <w:rFonts w:hint="eastAsia" w:ascii="宋体" w:hAnsi="宋体" w:eastAsia="宋体"/>
          <w:color w:val="auto"/>
          <w:sz w:val="21"/>
          <w:szCs w:val="21"/>
        </w:rPr>
        <w:t>账</w:t>
      </w:r>
      <w:r>
        <w:rPr>
          <w:rFonts w:ascii="宋体" w:hAnsi="宋体" w:eastAsia="宋体"/>
          <w:color w:val="auto"/>
          <w:sz w:val="21"/>
          <w:szCs w:val="21"/>
        </w:rPr>
        <w:t>务往来。）、外汇买卖借方余额、同城票据交换借方余额（指同一票据交换区域内因票据的交换提出、提入及其清算而产生的款项）等零风险款项。</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15.2</w:t>
      </w:r>
      <w:r>
        <w:rPr>
          <w:rFonts w:hint="eastAsia" w:ascii="宋体" w:hAnsi="宋体" w:eastAsia="宋体"/>
          <w:color w:val="auto"/>
          <w:sz w:val="21"/>
          <w:szCs w:val="21"/>
        </w:rPr>
        <w:t>依赖于银行未来盈利的净递延税资产（未扣除部分）]：是指填报机构除因经营亏损外其他依赖于银行未来盈利的净递延税资产，例如因暂时性因素引起的净递延税资产。本项目应填报其他依赖于银行未来盈利的净递延税资产未扣除部分（已扣减部分已作为监管资本调整项在资本定义中反映）。</w:t>
      </w:r>
    </w:p>
    <w:p>
      <w:pPr>
        <w:pStyle w:val="35"/>
        <w:ind w:firstLine="420"/>
        <w:jc w:val="both"/>
        <w:rPr>
          <w:rFonts w:ascii="宋体" w:hAnsi="宋体" w:eastAsia="宋体"/>
          <w:color w:val="auto"/>
          <w:sz w:val="21"/>
          <w:szCs w:val="21"/>
        </w:rPr>
      </w:pPr>
      <w:r>
        <w:rPr>
          <w:rFonts w:ascii="宋体" w:hAnsi="宋体" w:eastAsia="宋体"/>
          <w:color w:val="auto"/>
          <w:sz w:val="21"/>
          <w:szCs w:val="21"/>
          <w:highlight w:val="yellow"/>
        </w:rPr>
        <w:t>[</w:t>
      </w:r>
      <w:r>
        <w:rPr>
          <w:rFonts w:hint="eastAsia" w:ascii="宋体" w:hAnsi="宋体" w:eastAsia="宋体"/>
          <w:color w:val="auto"/>
          <w:sz w:val="21"/>
          <w:szCs w:val="21"/>
          <w:highlight w:val="yellow"/>
        </w:rPr>
        <w:t>15.3其他表内资产</w:t>
      </w:r>
      <w:r>
        <w:rPr>
          <w:rFonts w:ascii="宋体" w:hAnsi="宋体" w:eastAsia="宋体"/>
          <w:color w:val="auto"/>
          <w:sz w:val="21"/>
          <w:szCs w:val="21"/>
          <w:highlight w:val="yellow"/>
        </w:rPr>
        <w:t>]是指未包含在以上统计项目中且应进行风险加权的其他类型资产业务</w:t>
      </w:r>
      <w:r>
        <w:rPr>
          <w:rFonts w:hint="eastAsia" w:ascii="宋体" w:hAnsi="宋体" w:eastAsia="宋体"/>
          <w:color w:val="auto"/>
          <w:sz w:val="21"/>
          <w:szCs w:val="21"/>
          <w:highlight w:val="yellow"/>
        </w:rPr>
        <w:t>，各类资产应根据适用的风险权重分别对应填报在</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15.</w:t>
      </w:r>
      <w:r>
        <w:rPr>
          <w:rFonts w:ascii="宋体" w:hAnsi="宋体" w:eastAsia="宋体"/>
          <w:color w:val="auto"/>
          <w:sz w:val="21"/>
          <w:szCs w:val="21"/>
          <w:highlight w:val="yellow"/>
        </w:rPr>
        <w:t>3</w:t>
      </w:r>
      <w:r>
        <w:rPr>
          <w:rFonts w:hint="eastAsia" w:ascii="宋体" w:hAnsi="宋体" w:eastAsia="宋体"/>
          <w:color w:val="auto"/>
          <w:sz w:val="21"/>
          <w:szCs w:val="21"/>
          <w:highlight w:val="yellow"/>
        </w:rPr>
        <w:t>.1适用0%风险权重的资产</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至</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15.</w:t>
      </w:r>
      <w:r>
        <w:rPr>
          <w:rFonts w:ascii="宋体" w:hAnsi="宋体" w:eastAsia="宋体"/>
          <w:color w:val="auto"/>
          <w:sz w:val="21"/>
          <w:szCs w:val="21"/>
          <w:highlight w:val="yellow"/>
        </w:rPr>
        <w:t>3</w:t>
      </w:r>
      <w:r>
        <w:rPr>
          <w:rFonts w:hint="eastAsia" w:ascii="宋体" w:hAnsi="宋体" w:eastAsia="宋体"/>
          <w:color w:val="auto"/>
          <w:sz w:val="21"/>
          <w:szCs w:val="21"/>
          <w:highlight w:val="yellow"/>
        </w:rPr>
        <w:t>.1</w:t>
      </w:r>
      <w:del w:id="2" w:author="陈静" w:date="2024-12-12T15:56:35Z">
        <w:r>
          <w:rPr>
            <w:rFonts w:hint="default" w:ascii="宋体" w:hAnsi="宋体" w:eastAsia="宋体"/>
            <w:color w:val="auto"/>
            <w:sz w:val="21"/>
            <w:szCs w:val="21"/>
            <w:highlight w:val="yellow"/>
            <w:lang w:val="en-US"/>
          </w:rPr>
          <w:delText>4</w:delText>
        </w:r>
      </w:del>
      <w:ins w:id="3" w:author="陈静" w:date="2024-12-12T15:56:35Z">
        <w:r>
          <w:rPr>
            <w:rFonts w:hint="eastAsia" w:ascii="宋体" w:hAnsi="宋体" w:eastAsia="宋体"/>
            <w:color w:val="auto"/>
            <w:sz w:val="21"/>
            <w:szCs w:val="21"/>
            <w:highlight w:val="yellow"/>
            <w:lang w:val="en-US" w:eastAsia="zh-CN"/>
          </w:rPr>
          <w:t>6</w:t>
        </w:r>
      </w:ins>
      <w:r>
        <w:rPr>
          <w:rFonts w:hint="eastAsia" w:ascii="宋体" w:hAnsi="宋体" w:eastAsia="宋体"/>
          <w:color w:val="auto"/>
          <w:sz w:val="21"/>
          <w:szCs w:val="21"/>
          <w:highlight w:val="yellow"/>
        </w:rPr>
        <w:t>适用1250%风险权重的资产</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十</w:t>
      </w:r>
      <w:del w:id="4" w:author="陈静" w:date="2024-12-12T15:56:43Z">
        <w:r>
          <w:rPr>
            <w:rFonts w:hint="eastAsia" w:ascii="宋体" w:hAnsi="宋体" w:eastAsia="宋体"/>
            <w:color w:val="auto"/>
            <w:sz w:val="21"/>
            <w:szCs w:val="21"/>
            <w:highlight w:val="yellow"/>
          </w:rPr>
          <w:delText>四</w:delText>
        </w:r>
      </w:del>
      <w:ins w:id="5" w:author="陈静" w:date="2024-12-12T15:56:43Z">
        <w:r>
          <w:rPr>
            <w:rFonts w:hint="eastAsia" w:ascii="宋体" w:hAnsi="宋体" w:eastAsia="宋体"/>
            <w:color w:val="auto"/>
            <w:sz w:val="21"/>
            <w:szCs w:val="21"/>
            <w:highlight w:val="yellow"/>
            <w:lang w:eastAsia="zh-CN"/>
          </w:rPr>
          <w:t>六</w:t>
        </w:r>
      </w:ins>
      <w:r>
        <w:rPr>
          <w:rFonts w:hint="eastAsia" w:ascii="宋体" w:hAnsi="宋体" w:eastAsia="宋体"/>
          <w:color w:val="auto"/>
          <w:sz w:val="21"/>
          <w:szCs w:val="21"/>
          <w:highlight w:val="yellow"/>
        </w:rPr>
        <w:t>个项目中。</w:t>
      </w:r>
    </w:p>
    <w:p>
      <w:pPr>
        <w:pStyle w:val="35"/>
        <w:ind w:firstLine="420"/>
        <w:jc w:val="both"/>
        <w:rPr>
          <w:rFonts w:ascii="宋体" w:hAnsi="宋体" w:eastAsia="宋体"/>
          <w:color w:val="auto"/>
          <w:sz w:val="21"/>
          <w:szCs w:val="21"/>
          <w:highlight w:val="none"/>
        </w:rPr>
      </w:pPr>
      <w:r>
        <w:rPr>
          <w:rFonts w:hint="eastAsia" w:ascii="宋体" w:hAnsi="宋体" w:eastAsia="宋体"/>
          <w:bCs/>
          <w:color w:val="auto"/>
          <w:sz w:val="21"/>
          <w:szCs w:val="21"/>
          <w:highlight w:val="none"/>
        </w:rPr>
        <w:t>商业银行自承自贴的票据应当填列在</w:t>
      </w:r>
      <w:r>
        <w:rPr>
          <w:rFonts w:ascii="宋体" w:hAnsi="宋体" w:eastAsia="宋体"/>
          <w:bCs/>
          <w:color w:val="auto"/>
          <w:sz w:val="21"/>
          <w:szCs w:val="21"/>
          <w:highlight w:val="none"/>
        </w:rPr>
        <w:t>[15.3.1适用0%风险权重的资产]</w:t>
      </w:r>
      <w:r>
        <w:rPr>
          <w:rFonts w:hint="eastAsia" w:ascii="宋体" w:hAnsi="宋体" w:eastAsia="宋体"/>
          <w:bCs/>
          <w:color w:val="auto"/>
          <w:sz w:val="21"/>
          <w:szCs w:val="21"/>
          <w:highlight w:val="none"/>
        </w:rPr>
        <w:t>中</w:t>
      </w:r>
      <w:r>
        <w:rPr>
          <w:rFonts w:ascii="宋体" w:hAnsi="宋体" w:eastAsia="宋体"/>
          <w:bCs/>
          <w:color w:val="auto"/>
          <w:sz w:val="21"/>
          <w:szCs w:val="21"/>
          <w:highlight w:val="none"/>
        </w:rPr>
        <w:t>。</w:t>
      </w:r>
      <w:r>
        <w:rPr>
          <w:rFonts w:hint="eastAsia" w:ascii="宋体" w:hAnsi="宋体" w:eastAsia="宋体"/>
          <w:bCs/>
          <w:color w:val="auto"/>
          <w:sz w:val="21"/>
          <w:szCs w:val="21"/>
          <w:highlight w:val="none"/>
        </w:rPr>
        <w:t>商业银行既是信用证开证行又以同一信用证续作福费廷业务时，如信用证为一年以内，</w:t>
      </w:r>
      <w:r>
        <w:rPr>
          <w:rFonts w:hint="eastAsia" w:ascii="宋体" w:hAnsi="宋体" w:eastAsia="宋体"/>
          <w:bCs/>
          <w:color w:val="auto"/>
          <w:sz w:val="21"/>
          <w:szCs w:val="21"/>
          <w:highlight w:val="none"/>
          <w:lang w:val="en-US" w:eastAsia="zh-CN"/>
        </w:rPr>
        <w:t>则</w:t>
      </w:r>
      <w:r>
        <w:rPr>
          <w:rFonts w:hint="eastAsia" w:ascii="宋体" w:hAnsi="宋体" w:eastAsia="宋体"/>
          <w:bCs/>
          <w:color w:val="auto"/>
          <w:sz w:val="21"/>
          <w:szCs w:val="21"/>
          <w:highlight w:val="none"/>
        </w:rPr>
        <w:t>应当填列在</w:t>
      </w:r>
      <w:r>
        <w:rPr>
          <w:rFonts w:ascii="宋体" w:hAnsi="宋体" w:eastAsia="宋体"/>
          <w:bCs/>
          <w:color w:val="auto"/>
          <w:sz w:val="21"/>
          <w:szCs w:val="21"/>
          <w:highlight w:val="none"/>
        </w:rPr>
        <w:t>[1</w:t>
      </w:r>
      <w:r>
        <w:rPr>
          <w:rFonts w:hint="eastAsia" w:ascii="宋体" w:hAnsi="宋体" w:eastAsia="宋体"/>
          <w:bCs/>
          <w:color w:val="auto"/>
          <w:sz w:val="21"/>
          <w:szCs w:val="21"/>
          <w:highlight w:val="none"/>
        </w:rPr>
        <w:t>9</w:t>
      </w:r>
      <w:r>
        <w:rPr>
          <w:rFonts w:ascii="宋体" w:hAnsi="宋体" w:eastAsia="宋体"/>
          <w:bCs/>
          <w:color w:val="auto"/>
          <w:sz w:val="21"/>
          <w:szCs w:val="21"/>
          <w:highlight w:val="none"/>
        </w:rPr>
        <w:t>.3.</w:t>
      </w:r>
      <w:r>
        <w:rPr>
          <w:rFonts w:hint="eastAsia" w:ascii="宋体" w:hAnsi="宋体" w:eastAsia="宋体"/>
          <w:bCs/>
          <w:color w:val="auto"/>
          <w:sz w:val="21"/>
          <w:szCs w:val="21"/>
          <w:highlight w:val="none"/>
        </w:rPr>
        <w:t>4</w:t>
      </w:r>
      <w:r>
        <w:rPr>
          <w:rFonts w:ascii="宋体" w:hAnsi="宋体" w:eastAsia="宋体"/>
          <w:bCs/>
          <w:color w:val="auto"/>
          <w:sz w:val="21"/>
          <w:szCs w:val="21"/>
          <w:highlight w:val="none"/>
        </w:rPr>
        <w:t>适用</w:t>
      </w:r>
      <w:r>
        <w:rPr>
          <w:rFonts w:hint="eastAsia" w:ascii="宋体" w:hAnsi="宋体" w:eastAsia="宋体"/>
          <w:bCs/>
          <w:color w:val="auto"/>
          <w:sz w:val="21"/>
          <w:szCs w:val="21"/>
          <w:highlight w:val="none"/>
        </w:rPr>
        <w:t>4</w:t>
      </w:r>
      <w:r>
        <w:rPr>
          <w:rFonts w:ascii="宋体" w:hAnsi="宋体" w:eastAsia="宋体"/>
          <w:bCs/>
          <w:color w:val="auto"/>
          <w:sz w:val="21"/>
          <w:szCs w:val="21"/>
          <w:highlight w:val="none"/>
        </w:rPr>
        <w:t>0%风险权重的资产]</w:t>
      </w:r>
      <w:r>
        <w:rPr>
          <w:rFonts w:hint="eastAsia" w:ascii="宋体" w:hAnsi="宋体" w:eastAsia="宋体"/>
          <w:bCs/>
          <w:color w:val="auto"/>
          <w:sz w:val="21"/>
          <w:szCs w:val="21"/>
          <w:highlight w:val="none"/>
        </w:rPr>
        <w:t>中</w:t>
      </w:r>
      <w:r>
        <w:rPr>
          <w:rFonts w:hint="eastAsia" w:ascii="宋体" w:hAnsi="宋体" w:eastAsia="宋体"/>
          <w:bCs/>
          <w:color w:val="auto"/>
          <w:sz w:val="21"/>
          <w:szCs w:val="21"/>
          <w:highlight w:val="none"/>
          <w:lang w:eastAsia="zh-CN"/>
        </w:rPr>
        <w:t>；如信用证为一年以</w:t>
      </w:r>
      <w:r>
        <w:rPr>
          <w:rFonts w:hint="eastAsia" w:ascii="宋体" w:hAnsi="宋体" w:eastAsia="宋体"/>
          <w:bCs/>
          <w:color w:val="auto"/>
          <w:sz w:val="21"/>
          <w:szCs w:val="21"/>
          <w:highlight w:val="none"/>
          <w:lang w:val="en-US" w:eastAsia="zh-CN"/>
        </w:rPr>
        <w:t>上</w:t>
      </w:r>
      <w:r>
        <w:rPr>
          <w:rFonts w:hint="eastAsia" w:ascii="宋体" w:hAnsi="宋体" w:eastAsia="宋体"/>
          <w:bCs/>
          <w:color w:val="auto"/>
          <w:sz w:val="21"/>
          <w:szCs w:val="21"/>
          <w:highlight w:val="none"/>
          <w:lang w:eastAsia="zh-CN"/>
        </w:rPr>
        <w:t>，</w:t>
      </w:r>
      <w:r>
        <w:rPr>
          <w:rFonts w:hint="eastAsia" w:ascii="宋体" w:hAnsi="宋体" w:eastAsia="宋体"/>
          <w:bCs/>
          <w:color w:val="auto"/>
          <w:sz w:val="21"/>
          <w:szCs w:val="21"/>
          <w:highlight w:val="none"/>
          <w:lang w:val="en-US" w:eastAsia="zh-CN"/>
        </w:rPr>
        <w:t>则</w:t>
      </w:r>
      <w:r>
        <w:rPr>
          <w:rFonts w:hint="eastAsia" w:ascii="宋体" w:hAnsi="宋体" w:eastAsia="宋体"/>
          <w:bCs/>
          <w:color w:val="auto"/>
          <w:sz w:val="21"/>
          <w:szCs w:val="21"/>
          <w:highlight w:val="none"/>
        </w:rPr>
        <w:t>应当填列在</w:t>
      </w:r>
      <w:r>
        <w:rPr>
          <w:rFonts w:ascii="宋体" w:hAnsi="宋体" w:eastAsia="宋体"/>
          <w:bCs/>
          <w:color w:val="auto"/>
          <w:sz w:val="21"/>
          <w:szCs w:val="21"/>
          <w:highlight w:val="none"/>
        </w:rPr>
        <w:t>[1</w:t>
      </w:r>
      <w:r>
        <w:rPr>
          <w:rFonts w:hint="eastAsia" w:ascii="宋体" w:hAnsi="宋体" w:eastAsia="宋体"/>
          <w:bCs/>
          <w:color w:val="auto"/>
          <w:sz w:val="21"/>
          <w:szCs w:val="21"/>
          <w:highlight w:val="none"/>
        </w:rPr>
        <w:t>9</w:t>
      </w:r>
      <w:r>
        <w:rPr>
          <w:rFonts w:ascii="宋体" w:hAnsi="宋体" w:eastAsia="宋体"/>
          <w:bCs/>
          <w:color w:val="auto"/>
          <w:sz w:val="21"/>
          <w:szCs w:val="21"/>
          <w:highlight w:val="none"/>
        </w:rPr>
        <w:t>.3.</w:t>
      </w:r>
      <w:r>
        <w:rPr>
          <w:rFonts w:hint="eastAsia" w:ascii="宋体" w:hAnsi="宋体" w:eastAsia="宋体"/>
          <w:bCs/>
          <w:color w:val="auto"/>
          <w:sz w:val="21"/>
          <w:szCs w:val="21"/>
          <w:highlight w:val="none"/>
          <w:lang w:val="en-US" w:eastAsia="zh-CN"/>
        </w:rPr>
        <w:t>1</w:t>
      </w:r>
      <w:r>
        <w:rPr>
          <w:rFonts w:ascii="宋体" w:hAnsi="宋体" w:eastAsia="宋体"/>
          <w:bCs/>
          <w:color w:val="auto"/>
          <w:sz w:val="21"/>
          <w:szCs w:val="21"/>
          <w:highlight w:val="none"/>
        </w:rPr>
        <w:t>适用0%风险权重的资产]</w:t>
      </w:r>
      <w:r>
        <w:rPr>
          <w:rFonts w:hint="eastAsia" w:ascii="宋体" w:hAnsi="宋体" w:eastAsia="宋体"/>
          <w:bCs/>
          <w:color w:val="auto"/>
          <w:sz w:val="21"/>
          <w:szCs w:val="21"/>
          <w:highlight w:val="none"/>
        </w:rPr>
        <w:t>中</w:t>
      </w:r>
      <w:r>
        <w:rPr>
          <w:rFonts w:ascii="宋体" w:hAnsi="宋体" w:eastAsia="宋体"/>
          <w:bCs/>
          <w:color w:val="auto"/>
          <w:sz w:val="21"/>
          <w:szCs w:val="21"/>
          <w:highlight w:val="none"/>
        </w:rPr>
        <w:t>。</w:t>
      </w:r>
      <w:r>
        <w:rPr>
          <w:rFonts w:ascii="宋体" w:hAnsi="宋体" w:eastAsia="宋体"/>
          <w:color w:val="auto"/>
          <w:sz w:val="21"/>
          <w:szCs w:val="21"/>
          <w:highlight w:val="none"/>
        </w:rPr>
        <w:t>固定资产、</w:t>
      </w:r>
      <w:r>
        <w:rPr>
          <w:rFonts w:hint="eastAsia" w:ascii="宋体" w:hAnsi="宋体" w:eastAsia="宋体"/>
          <w:color w:val="auto"/>
          <w:sz w:val="21"/>
          <w:szCs w:val="21"/>
          <w:highlight w:val="none"/>
        </w:rPr>
        <w:t>不依赖于银行未来盈利的净递延税资产等，应填报在</w:t>
      </w:r>
      <w:r>
        <w:rPr>
          <w:rFonts w:ascii="宋体" w:hAnsi="宋体" w:eastAsia="宋体"/>
          <w:color w:val="auto"/>
          <w:sz w:val="21"/>
          <w:szCs w:val="21"/>
          <w:highlight w:val="none"/>
        </w:rPr>
        <w:t>[</w:t>
      </w:r>
      <w:r>
        <w:rPr>
          <w:rFonts w:hint="eastAsia" w:ascii="宋体" w:hAnsi="宋体" w:eastAsia="宋体"/>
          <w:color w:val="auto"/>
          <w:sz w:val="21"/>
          <w:szCs w:val="21"/>
          <w:highlight w:val="none"/>
        </w:rPr>
        <w:t>15.</w:t>
      </w:r>
      <w:r>
        <w:rPr>
          <w:rFonts w:ascii="宋体" w:hAnsi="宋体" w:eastAsia="宋体"/>
          <w:color w:val="auto"/>
          <w:sz w:val="21"/>
          <w:szCs w:val="21"/>
          <w:highlight w:val="none"/>
        </w:rPr>
        <w:t>3</w:t>
      </w:r>
      <w:r>
        <w:rPr>
          <w:rFonts w:hint="eastAsia" w:ascii="宋体" w:hAnsi="宋体" w:eastAsia="宋体"/>
          <w:color w:val="auto"/>
          <w:sz w:val="21"/>
          <w:szCs w:val="21"/>
          <w:highlight w:val="none"/>
        </w:rPr>
        <w:t>.</w:t>
      </w:r>
      <w:r>
        <w:rPr>
          <w:rFonts w:ascii="宋体" w:hAnsi="宋体" w:eastAsia="宋体"/>
          <w:color w:val="auto"/>
          <w:sz w:val="21"/>
          <w:szCs w:val="21"/>
          <w:highlight w:val="none"/>
        </w:rPr>
        <w:t>10</w:t>
      </w:r>
      <w:r>
        <w:rPr>
          <w:rFonts w:hint="eastAsia" w:ascii="宋体" w:hAnsi="宋体" w:eastAsia="宋体"/>
          <w:color w:val="auto"/>
          <w:sz w:val="21"/>
          <w:szCs w:val="21"/>
          <w:highlight w:val="none"/>
        </w:rPr>
        <w:t>适用100%风险权重的资产</w:t>
      </w:r>
      <w:r>
        <w:rPr>
          <w:rFonts w:ascii="宋体" w:hAnsi="宋体" w:eastAsia="宋体"/>
          <w:color w:val="auto"/>
          <w:sz w:val="21"/>
          <w:szCs w:val="21"/>
          <w:highlight w:val="none"/>
        </w:rPr>
        <w:t>]</w:t>
      </w:r>
      <w:r>
        <w:rPr>
          <w:rFonts w:hint="eastAsia" w:ascii="宋体" w:hAnsi="宋体" w:eastAsia="宋体"/>
          <w:color w:val="auto"/>
          <w:sz w:val="21"/>
          <w:szCs w:val="21"/>
          <w:highlight w:val="none"/>
        </w:rPr>
        <w:t>中</w:t>
      </w:r>
      <w:r>
        <w:rPr>
          <w:rFonts w:ascii="宋体" w:hAnsi="宋体" w:eastAsia="宋体"/>
          <w:color w:val="auto"/>
          <w:sz w:val="21"/>
          <w:szCs w:val="21"/>
          <w:highlight w:val="none"/>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16.证券、商品、外汇交易清算过程中形成的风险暴露</w:t>
      </w:r>
      <w:r>
        <w:rPr>
          <w:rFonts w:ascii="宋体" w:hAnsi="宋体" w:eastAsia="宋体"/>
          <w:color w:val="auto"/>
          <w:sz w:val="21"/>
          <w:szCs w:val="21"/>
        </w:rPr>
        <w:t>]：</w:t>
      </w:r>
      <w:r>
        <w:rPr>
          <w:rFonts w:hint="eastAsia" w:ascii="宋体" w:hAnsi="宋体" w:eastAsia="宋体"/>
          <w:color w:val="auto"/>
          <w:sz w:val="21"/>
          <w:szCs w:val="21"/>
        </w:rPr>
        <w:t>本项目专门用于反映填报机构在证券、商品、外汇交易清算过程中形成的风险暴露。</w:t>
      </w:r>
    </w:p>
    <w:p>
      <w:pPr>
        <w:spacing w:line="440" w:lineRule="exact"/>
        <w:ind w:firstLine="420" w:firstLineChars="200"/>
        <w:rPr>
          <w:rFonts w:ascii="宋体" w:hAnsi="宋体"/>
          <w:szCs w:val="21"/>
        </w:rPr>
      </w:pPr>
      <w:r>
        <w:rPr>
          <w:rFonts w:ascii="宋体" w:hAnsi="宋体"/>
          <w:szCs w:val="21"/>
        </w:rPr>
        <w:t>[</w:t>
      </w:r>
      <w:r>
        <w:rPr>
          <w:rFonts w:hint="eastAsia" w:ascii="宋体" w:hAnsi="宋体"/>
          <w:szCs w:val="21"/>
        </w:rPr>
        <w:t>16.1货款对付模式下</w:t>
      </w:r>
      <w:r>
        <w:rPr>
          <w:rFonts w:ascii="宋体" w:hAnsi="宋体"/>
          <w:szCs w:val="21"/>
        </w:rPr>
        <w:t>]</w:t>
      </w:r>
      <w:r>
        <w:rPr>
          <w:rFonts w:hint="eastAsia" w:ascii="宋体" w:hAnsi="宋体"/>
          <w:szCs w:val="21"/>
        </w:rPr>
        <w:t>是指填报机构与交易对手清算过程中，证券和资金、资金和资金进行实时同步、最终一致、不可撤销的交收，在延期交割期间，由于市场估值变化，且市场价格高于合约结算价格时，形成对填报机构预期现金流入（in money）的信用风险。（如结算价格高于市场价格，不计算填报机构的信用风险。）应根据延迟交易日数的不同分别填报在</w:t>
      </w:r>
      <w:r>
        <w:rPr>
          <w:rFonts w:ascii="宋体" w:hAnsi="宋体"/>
          <w:szCs w:val="21"/>
        </w:rPr>
        <w:t>[</w:t>
      </w:r>
      <w:r>
        <w:rPr>
          <w:rFonts w:hint="eastAsia" w:ascii="宋体" w:hAnsi="宋体"/>
          <w:szCs w:val="21"/>
        </w:rPr>
        <w:t>16.1.1货款对付模式下4（含）个交易日以内</w:t>
      </w:r>
      <w:r>
        <w:rPr>
          <w:rFonts w:ascii="宋体" w:hAnsi="宋体"/>
          <w:szCs w:val="21"/>
        </w:rPr>
        <w:t>]</w:t>
      </w:r>
      <w:r>
        <w:rPr>
          <w:rFonts w:hint="eastAsia" w:ascii="宋体" w:hAnsi="宋体"/>
          <w:szCs w:val="21"/>
        </w:rPr>
        <w:t>至</w:t>
      </w:r>
      <w:r>
        <w:rPr>
          <w:rFonts w:ascii="宋体" w:hAnsi="宋体"/>
          <w:szCs w:val="21"/>
        </w:rPr>
        <w:t>[</w:t>
      </w:r>
      <w:r>
        <w:rPr>
          <w:rFonts w:hint="eastAsia" w:ascii="宋体" w:hAnsi="宋体"/>
          <w:szCs w:val="21"/>
        </w:rPr>
        <w:t>16.1.5货款对付模式下46个交易日以上</w:t>
      </w:r>
      <w:r>
        <w:rPr>
          <w:rFonts w:ascii="宋体" w:hAnsi="宋体"/>
          <w:szCs w:val="21"/>
        </w:rPr>
        <w:t>]</w:t>
      </w:r>
      <w:r>
        <w:rPr>
          <w:rFonts w:hint="eastAsia" w:ascii="宋体" w:hAnsi="宋体"/>
          <w:szCs w:val="21"/>
        </w:rPr>
        <w:t>五个项目中。</w:t>
      </w:r>
    </w:p>
    <w:p>
      <w:pPr>
        <w:spacing w:line="480" w:lineRule="exact"/>
        <w:ind w:firstLine="420" w:firstLineChars="200"/>
        <w:rPr>
          <w:rFonts w:ascii="宋体" w:hAnsi="宋体"/>
          <w:b/>
          <w:szCs w:val="21"/>
        </w:rPr>
      </w:pPr>
      <w:r>
        <w:rPr>
          <w:rFonts w:hint="eastAsia" w:ascii="宋体" w:hAnsi="宋体"/>
          <w:szCs w:val="21"/>
        </w:rPr>
        <w:t>在货款对付模式下信用风险加权资产为：RWA=E×R×12.5。E为货款对付模式下，因合约结算价格与当期市场价格差异而产生的风险暴露；R为与延迟交易时间相关的资本计提比例；风险权重=R×12.5，具体见下表。</w:t>
      </w:r>
    </w:p>
    <w:p>
      <w:pPr>
        <w:spacing w:line="480" w:lineRule="exact"/>
        <w:rPr>
          <w:rFonts w:ascii="宋体" w:hAnsi="宋体"/>
          <w:b/>
          <w:szCs w:val="21"/>
        </w:rPr>
      </w:pPr>
      <w:r>
        <w:rPr>
          <w:rFonts w:ascii="宋体" w:hAnsi="宋体"/>
          <w:b/>
          <w:szCs w:val="21"/>
        </w:rPr>
        <w:t>货款对付模式下交易对手信用风险资本计提比例</w:t>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2479"/>
        <w:gridCol w:w="2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pct"/>
            <w:vAlign w:val="center"/>
          </w:tcPr>
          <w:p>
            <w:pPr>
              <w:rPr>
                <w:rFonts w:ascii="宋体" w:hAnsi="宋体"/>
                <w:szCs w:val="21"/>
              </w:rPr>
            </w:pPr>
            <w:r>
              <w:rPr>
                <w:rFonts w:ascii="宋体" w:hAnsi="宋体"/>
                <w:szCs w:val="21"/>
              </w:rPr>
              <w:t>自合约结算日起延迟交易的交易日数</w:t>
            </w:r>
          </w:p>
        </w:tc>
        <w:tc>
          <w:tcPr>
            <w:tcW w:w="1453" w:type="pct"/>
            <w:vAlign w:val="center"/>
          </w:tcPr>
          <w:p>
            <w:pPr>
              <w:rPr>
                <w:rFonts w:ascii="宋体" w:hAnsi="宋体"/>
                <w:szCs w:val="21"/>
              </w:rPr>
            </w:pPr>
            <w:r>
              <w:rPr>
                <w:rFonts w:ascii="宋体" w:hAnsi="宋体"/>
                <w:szCs w:val="21"/>
              </w:rPr>
              <w:t>资本计提比例</w:t>
            </w:r>
            <w:r>
              <w:rPr>
                <w:rFonts w:hint="eastAsia" w:ascii="宋体" w:hAnsi="宋体"/>
                <w:szCs w:val="21"/>
              </w:rPr>
              <w:t>（R）</w:t>
            </w:r>
          </w:p>
        </w:tc>
        <w:tc>
          <w:tcPr>
            <w:tcW w:w="1311" w:type="pct"/>
            <w:vAlign w:val="center"/>
          </w:tcPr>
          <w:p>
            <w:pPr>
              <w:rPr>
                <w:rFonts w:ascii="宋体" w:hAnsi="宋体"/>
                <w:szCs w:val="21"/>
              </w:rPr>
            </w:pPr>
            <w:r>
              <w:rPr>
                <w:rFonts w:hint="eastAsia" w:ascii="宋体" w:hAnsi="宋体"/>
                <w:szCs w:val="21"/>
              </w:rPr>
              <w:t>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pct"/>
            <w:vAlign w:val="center"/>
          </w:tcPr>
          <w:p>
            <w:pPr>
              <w:rPr>
                <w:rFonts w:ascii="宋体" w:hAnsi="宋体"/>
                <w:szCs w:val="21"/>
              </w:rPr>
            </w:pPr>
            <w:r>
              <w:rPr>
                <w:rFonts w:hint="eastAsia" w:ascii="宋体" w:hAnsi="宋体"/>
                <w:szCs w:val="21"/>
              </w:rPr>
              <w:t>4</w:t>
            </w:r>
            <w:r>
              <w:rPr>
                <w:rFonts w:ascii="宋体" w:hAnsi="宋体"/>
                <w:szCs w:val="21"/>
              </w:rPr>
              <w:t>（含）个交易日以内</w:t>
            </w:r>
          </w:p>
        </w:tc>
        <w:tc>
          <w:tcPr>
            <w:tcW w:w="1453" w:type="pct"/>
            <w:vAlign w:val="center"/>
          </w:tcPr>
          <w:p>
            <w:pPr>
              <w:rPr>
                <w:rFonts w:ascii="宋体" w:hAnsi="宋体"/>
                <w:szCs w:val="21"/>
              </w:rPr>
            </w:pPr>
            <w:r>
              <w:rPr>
                <w:rFonts w:ascii="宋体" w:hAnsi="宋体"/>
                <w:szCs w:val="21"/>
              </w:rPr>
              <w:t>0%</w:t>
            </w:r>
          </w:p>
        </w:tc>
        <w:tc>
          <w:tcPr>
            <w:tcW w:w="1311" w:type="pct"/>
            <w:vAlign w:val="center"/>
          </w:tcPr>
          <w:p>
            <w:pPr>
              <w:rPr>
                <w:rFonts w:ascii="宋体" w:hAnsi="宋体"/>
                <w:szCs w:val="21"/>
              </w:rPr>
            </w:pPr>
            <w:r>
              <w:rPr>
                <w:rFonts w:hint="eastAsia" w:ascii="宋体" w:hAnsi="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pct"/>
            <w:vAlign w:val="center"/>
          </w:tcPr>
          <w:p>
            <w:pPr>
              <w:rPr>
                <w:rFonts w:ascii="宋体" w:hAnsi="宋体"/>
                <w:szCs w:val="21"/>
              </w:rPr>
            </w:pPr>
            <w:r>
              <w:rPr>
                <w:rFonts w:hint="eastAsia" w:ascii="宋体" w:hAnsi="宋体"/>
                <w:szCs w:val="21"/>
              </w:rPr>
              <w:t>5</w:t>
            </w:r>
            <w:r>
              <w:rPr>
                <w:rFonts w:ascii="宋体" w:hAnsi="宋体"/>
                <w:szCs w:val="21"/>
              </w:rPr>
              <w:t>至15个交易日之间</w:t>
            </w:r>
          </w:p>
        </w:tc>
        <w:tc>
          <w:tcPr>
            <w:tcW w:w="1453" w:type="pct"/>
            <w:vAlign w:val="center"/>
          </w:tcPr>
          <w:p>
            <w:pPr>
              <w:rPr>
                <w:rFonts w:ascii="宋体" w:hAnsi="宋体"/>
                <w:szCs w:val="21"/>
              </w:rPr>
            </w:pPr>
            <w:r>
              <w:rPr>
                <w:rFonts w:ascii="宋体" w:hAnsi="宋体"/>
                <w:szCs w:val="21"/>
              </w:rPr>
              <w:t>8%</w:t>
            </w:r>
          </w:p>
        </w:tc>
        <w:tc>
          <w:tcPr>
            <w:tcW w:w="1311" w:type="pct"/>
            <w:vAlign w:val="center"/>
          </w:tcPr>
          <w:p>
            <w:pPr>
              <w:rPr>
                <w:rFonts w:ascii="宋体" w:hAnsi="宋体"/>
                <w:szCs w:val="21"/>
              </w:rPr>
            </w:pPr>
            <w:r>
              <w:rPr>
                <w:rFonts w:hint="eastAsia" w:ascii="宋体" w:hAnsi="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pct"/>
            <w:vAlign w:val="center"/>
          </w:tcPr>
          <w:p>
            <w:pPr>
              <w:rPr>
                <w:rFonts w:ascii="宋体" w:hAnsi="宋体"/>
                <w:szCs w:val="21"/>
              </w:rPr>
            </w:pPr>
            <w:r>
              <w:rPr>
                <w:rFonts w:ascii="宋体" w:hAnsi="宋体"/>
                <w:szCs w:val="21"/>
              </w:rPr>
              <w:t>16至30个交易日之间</w:t>
            </w:r>
          </w:p>
        </w:tc>
        <w:tc>
          <w:tcPr>
            <w:tcW w:w="1453" w:type="pct"/>
            <w:vAlign w:val="center"/>
          </w:tcPr>
          <w:p>
            <w:pPr>
              <w:rPr>
                <w:rFonts w:ascii="宋体" w:hAnsi="宋体"/>
                <w:szCs w:val="21"/>
              </w:rPr>
            </w:pPr>
            <w:r>
              <w:rPr>
                <w:rFonts w:ascii="宋体" w:hAnsi="宋体"/>
                <w:szCs w:val="21"/>
              </w:rPr>
              <w:t>50%</w:t>
            </w:r>
          </w:p>
        </w:tc>
        <w:tc>
          <w:tcPr>
            <w:tcW w:w="1311" w:type="pct"/>
            <w:vAlign w:val="center"/>
          </w:tcPr>
          <w:p>
            <w:pPr>
              <w:rPr>
                <w:rFonts w:ascii="宋体" w:hAnsi="宋体"/>
                <w:szCs w:val="21"/>
              </w:rPr>
            </w:pPr>
            <w:r>
              <w:rPr>
                <w:rFonts w:hint="eastAsia" w:ascii="宋体" w:hAnsi="宋体"/>
                <w:szCs w:val="21"/>
              </w:rPr>
              <w:t>625%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pct"/>
            <w:vAlign w:val="center"/>
          </w:tcPr>
          <w:p>
            <w:pPr>
              <w:rPr>
                <w:rFonts w:ascii="宋体" w:hAnsi="宋体"/>
                <w:szCs w:val="21"/>
              </w:rPr>
            </w:pPr>
            <w:r>
              <w:rPr>
                <w:rFonts w:ascii="宋体" w:hAnsi="宋体"/>
                <w:szCs w:val="21"/>
              </w:rPr>
              <w:t>31至45个交易日之间</w:t>
            </w:r>
          </w:p>
        </w:tc>
        <w:tc>
          <w:tcPr>
            <w:tcW w:w="1453" w:type="pct"/>
            <w:vAlign w:val="center"/>
          </w:tcPr>
          <w:p>
            <w:pPr>
              <w:rPr>
                <w:rFonts w:ascii="宋体" w:hAnsi="宋体"/>
                <w:szCs w:val="21"/>
              </w:rPr>
            </w:pPr>
            <w:r>
              <w:rPr>
                <w:rFonts w:ascii="宋体" w:hAnsi="宋体"/>
                <w:szCs w:val="21"/>
              </w:rPr>
              <w:t>75%</w:t>
            </w:r>
          </w:p>
        </w:tc>
        <w:tc>
          <w:tcPr>
            <w:tcW w:w="1311" w:type="pct"/>
            <w:vAlign w:val="center"/>
          </w:tcPr>
          <w:p>
            <w:pPr>
              <w:rPr>
                <w:rFonts w:ascii="宋体" w:hAnsi="宋体"/>
                <w:szCs w:val="21"/>
              </w:rPr>
            </w:pPr>
            <w:r>
              <w:rPr>
                <w:rFonts w:hint="eastAsia" w:ascii="宋体" w:hAnsi="宋体"/>
                <w:szCs w:val="21"/>
              </w:rPr>
              <w:t>937.5%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pct"/>
            <w:vAlign w:val="center"/>
          </w:tcPr>
          <w:p>
            <w:pPr>
              <w:rPr>
                <w:rFonts w:ascii="宋体" w:hAnsi="宋体"/>
                <w:szCs w:val="21"/>
              </w:rPr>
            </w:pPr>
            <w:r>
              <w:rPr>
                <w:rFonts w:ascii="宋体" w:hAnsi="宋体"/>
                <w:szCs w:val="21"/>
              </w:rPr>
              <w:t>46个交易日以上</w:t>
            </w:r>
          </w:p>
        </w:tc>
        <w:tc>
          <w:tcPr>
            <w:tcW w:w="1453" w:type="pct"/>
            <w:vAlign w:val="center"/>
          </w:tcPr>
          <w:p>
            <w:pPr>
              <w:rPr>
                <w:rFonts w:ascii="宋体" w:hAnsi="宋体"/>
                <w:szCs w:val="21"/>
              </w:rPr>
            </w:pPr>
            <w:r>
              <w:rPr>
                <w:rFonts w:ascii="宋体" w:hAnsi="宋体"/>
                <w:szCs w:val="21"/>
              </w:rPr>
              <w:t>100%</w:t>
            </w:r>
          </w:p>
        </w:tc>
        <w:tc>
          <w:tcPr>
            <w:tcW w:w="1311" w:type="pct"/>
            <w:vAlign w:val="center"/>
          </w:tcPr>
          <w:p>
            <w:pPr>
              <w:rPr>
                <w:rFonts w:ascii="宋体" w:hAnsi="宋体"/>
                <w:szCs w:val="21"/>
              </w:rPr>
            </w:pPr>
            <w:r>
              <w:rPr>
                <w:rFonts w:hint="eastAsia" w:ascii="宋体" w:hAnsi="宋体"/>
                <w:szCs w:val="21"/>
              </w:rPr>
              <w:t>1250%</w:t>
            </w:r>
          </w:p>
        </w:tc>
      </w:tr>
    </w:tbl>
    <w:p>
      <w:pPr>
        <w:spacing w:line="440" w:lineRule="exact"/>
        <w:ind w:firstLine="420" w:firstLineChars="200"/>
        <w:rPr>
          <w:rFonts w:ascii="宋体" w:hAnsi="宋体"/>
          <w:szCs w:val="21"/>
        </w:rPr>
      </w:pPr>
      <w:r>
        <w:rPr>
          <w:rFonts w:ascii="宋体" w:hAnsi="宋体"/>
          <w:szCs w:val="21"/>
        </w:rPr>
        <w:t>填报案例：2011年12月20日A银行从B银行买入债券C面值合计1亿元，交易</w:t>
      </w:r>
      <w:r>
        <w:rPr>
          <w:rFonts w:hint="eastAsia" w:ascii="宋体" w:hAnsi="宋体"/>
          <w:szCs w:val="21"/>
        </w:rPr>
        <w:t>日</w:t>
      </w:r>
      <w:r>
        <w:rPr>
          <w:rFonts w:ascii="宋体" w:hAnsi="宋体"/>
          <w:szCs w:val="21"/>
        </w:rPr>
        <w:t>百元净价99.80元，百元全价100.20元，约定交割日2011年12月21日，截至报表日2011年12月31日仍未交割。12月31日债券C市场报价为百元净价99.90元，百元全价为100.31元。</w:t>
      </w:r>
    </w:p>
    <w:p>
      <w:pPr>
        <w:spacing w:line="440" w:lineRule="exact"/>
        <w:ind w:firstLine="420" w:firstLineChars="200"/>
        <w:rPr>
          <w:rFonts w:ascii="宋体" w:hAnsi="宋体"/>
          <w:szCs w:val="21"/>
        </w:rPr>
      </w:pPr>
      <w:r>
        <w:rPr>
          <w:rFonts w:ascii="宋体" w:hAnsi="宋体"/>
          <w:szCs w:val="21"/>
        </w:rPr>
        <w:t>（1）在报送2011年12月31日报表时：</w:t>
      </w:r>
    </w:p>
    <w:p>
      <w:pPr>
        <w:spacing w:line="440" w:lineRule="exact"/>
        <w:ind w:firstLine="420" w:firstLineChars="200"/>
        <w:rPr>
          <w:rFonts w:ascii="宋体" w:hAnsi="宋体"/>
          <w:szCs w:val="21"/>
        </w:rPr>
      </w:pPr>
      <w:r>
        <w:rPr>
          <w:rFonts w:ascii="宋体" w:hAnsi="宋体"/>
          <w:szCs w:val="21"/>
        </w:rPr>
        <w:t>先计算交易日和风险权重：从2011年12月21日至报表日2011年12月31日间共有7个交易日，因此应为逾期交割7天，对应的“</w:t>
      </w:r>
      <w:r>
        <w:rPr>
          <w:rFonts w:hint="eastAsia" w:ascii="宋体" w:hAnsi="宋体"/>
          <w:szCs w:val="21"/>
        </w:rPr>
        <w:t>5</w:t>
      </w:r>
      <w:r>
        <w:rPr>
          <w:rFonts w:ascii="宋体" w:hAnsi="宋体"/>
          <w:szCs w:val="21"/>
        </w:rPr>
        <w:t>至15（含）个交易日之间”的风险权重为</w:t>
      </w:r>
      <w:r>
        <w:rPr>
          <w:rFonts w:hint="eastAsia" w:ascii="宋体" w:hAnsi="宋体"/>
          <w:szCs w:val="21"/>
        </w:rPr>
        <w:t>100</w:t>
      </w:r>
      <w:r>
        <w:rPr>
          <w:rFonts w:ascii="宋体" w:hAnsi="宋体"/>
          <w:szCs w:val="21"/>
        </w:rPr>
        <w:t>%。</w:t>
      </w:r>
    </w:p>
    <w:p>
      <w:pPr>
        <w:spacing w:line="440" w:lineRule="exact"/>
        <w:rPr>
          <w:rFonts w:ascii="宋体" w:hAnsi="宋体"/>
          <w:b/>
          <w:bCs/>
          <w:szCs w:val="21"/>
        </w:rPr>
      </w:pPr>
      <w:r>
        <w:rPr>
          <w:rFonts w:ascii="宋体" w:hAnsi="宋体"/>
          <w:b/>
          <w:bCs/>
          <w:szCs w:val="21"/>
        </w:rPr>
        <w:t>计算表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4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项目</w:t>
            </w:r>
          </w:p>
        </w:tc>
        <w:tc>
          <w:tcPr>
            <w:tcW w:w="0" w:type="auto"/>
            <w:vAlign w:val="center"/>
          </w:tcPr>
          <w:p>
            <w:pPr>
              <w:rPr>
                <w:rFonts w:ascii="宋体" w:hAnsi="宋体"/>
                <w:szCs w:val="21"/>
              </w:rPr>
            </w:pPr>
            <w:r>
              <w:rPr>
                <w:rFonts w:ascii="宋体" w:hAnsi="宋体"/>
                <w:szCs w:val="21"/>
              </w:rPr>
              <w:t>金额(元/天)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结算金额</w:t>
            </w:r>
          </w:p>
        </w:tc>
        <w:tc>
          <w:tcPr>
            <w:tcW w:w="0" w:type="auto"/>
            <w:vAlign w:val="center"/>
          </w:tcPr>
          <w:p>
            <w:pPr>
              <w:rPr>
                <w:rFonts w:ascii="宋体" w:hAnsi="宋体"/>
                <w:szCs w:val="21"/>
              </w:rPr>
            </w:pPr>
            <w:r>
              <w:rPr>
                <w:rFonts w:ascii="宋体" w:hAnsi="宋体"/>
                <w:szCs w:val="21"/>
              </w:rPr>
              <w:t>100.20×100,000,000/100=100,200,000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市场价值</w:t>
            </w:r>
          </w:p>
        </w:tc>
        <w:tc>
          <w:tcPr>
            <w:tcW w:w="0" w:type="auto"/>
            <w:vAlign w:val="center"/>
          </w:tcPr>
          <w:p>
            <w:pPr>
              <w:rPr>
                <w:rFonts w:ascii="宋体" w:hAnsi="宋体"/>
                <w:szCs w:val="21"/>
              </w:rPr>
            </w:pPr>
            <w:r>
              <w:rPr>
                <w:rFonts w:ascii="宋体" w:hAnsi="宋体"/>
                <w:szCs w:val="21"/>
              </w:rPr>
              <w:t>100.31×100,000,000/100=100,310,000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延期交易日</w:t>
            </w:r>
          </w:p>
        </w:tc>
        <w:tc>
          <w:tcPr>
            <w:tcW w:w="0" w:type="auto"/>
            <w:vAlign w:val="center"/>
          </w:tcPr>
          <w:p>
            <w:pPr>
              <w:rPr>
                <w:rFonts w:ascii="宋体" w:hAnsi="宋体"/>
                <w:szCs w:val="21"/>
              </w:rPr>
            </w:pPr>
            <w:r>
              <w:rPr>
                <w:rFonts w:ascii="宋体" w:hAnsi="宋体"/>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风险权重</w:t>
            </w:r>
          </w:p>
        </w:tc>
        <w:tc>
          <w:tcPr>
            <w:tcW w:w="0" w:type="auto"/>
            <w:vAlign w:val="center"/>
          </w:tcPr>
          <w:p>
            <w:pPr>
              <w:rPr>
                <w:rFonts w:ascii="宋体" w:hAnsi="宋体"/>
                <w:szCs w:val="21"/>
              </w:rPr>
            </w:pPr>
            <w:r>
              <w:rPr>
                <w:rFonts w:hint="eastAsia" w:ascii="宋体" w:hAnsi="宋体"/>
                <w:szCs w:val="21"/>
              </w:rPr>
              <w:t>100</w:t>
            </w: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vAlign w:val="center"/>
          </w:tcPr>
          <w:p>
            <w:pPr>
              <w:rPr>
                <w:rFonts w:ascii="宋体" w:hAnsi="宋体"/>
                <w:szCs w:val="21"/>
              </w:rPr>
            </w:pPr>
            <w:r>
              <w:rPr>
                <w:rFonts w:ascii="宋体" w:hAnsi="宋体"/>
                <w:szCs w:val="21"/>
              </w:rPr>
              <w:t>风险加权资产（万元）</w:t>
            </w:r>
          </w:p>
        </w:tc>
        <w:tc>
          <w:tcPr>
            <w:tcW w:w="0" w:type="auto"/>
            <w:vAlign w:val="center"/>
          </w:tcPr>
          <w:p>
            <w:pPr>
              <w:rPr>
                <w:rFonts w:ascii="宋体" w:hAnsi="宋体"/>
                <w:szCs w:val="21"/>
              </w:rPr>
            </w:pPr>
            <w:r>
              <w:rPr>
                <w:rFonts w:ascii="宋体" w:hAnsi="宋体"/>
                <w:szCs w:val="21"/>
              </w:rPr>
              <w:t>（100,310,000-100,200,000）×</w:t>
            </w:r>
            <w:r>
              <w:rPr>
                <w:rFonts w:hint="eastAsia" w:ascii="宋体" w:hAnsi="宋体"/>
                <w:szCs w:val="21"/>
              </w:rPr>
              <w:t>100</w:t>
            </w:r>
            <w:r>
              <w:rPr>
                <w:rFonts w:ascii="宋体" w:hAnsi="宋体"/>
                <w:szCs w:val="21"/>
              </w:rPr>
              <w:t>%=</w:t>
            </w:r>
            <w:r>
              <w:rPr>
                <w:rFonts w:hint="eastAsia" w:ascii="宋体" w:hAnsi="宋体"/>
                <w:szCs w:val="21"/>
              </w:rPr>
              <w:t>110,0</w:t>
            </w:r>
            <w:r>
              <w:rPr>
                <w:rFonts w:ascii="宋体" w:hAnsi="宋体"/>
                <w:szCs w:val="21"/>
              </w:rPr>
              <w:t>00</w:t>
            </w:r>
          </w:p>
        </w:tc>
      </w:tr>
    </w:tbl>
    <w:p>
      <w:pPr>
        <w:spacing w:line="440" w:lineRule="exact"/>
        <w:ind w:firstLine="420" w:firstLineChars="200"/>
        <w:rPr>
          <w:rFonts w:ascii="宋体" w:hAnsi="宋体"/>
          <w:szCs w:val="21"/>
        </w:rPr>
      </w:pPr>
      <w:r>
        <w:rPr>
          <w:rFonts w:ascii="宋体" w:hAnsi="宋体"/>
          <w:szCs w:val="21"/>
        </w:rPr>
        <w:t>（2）接前例，B银行2011年度经营绩效低于预期，外部评价下调，引起B银行融资成本提高，从而影响该笔交易延期至2012年1月31日还未与A银行交割。并且由于B银行评级下降，截止2012年1月31日，该笔此时债券C市场报价降为百元净价90.30，百元全价为90.70元。</w:t>
      </w:r>
    </w:p>
    <w:p>
      <w:pPr>
        <w:spacing w:line="440" w:lineRule="exact"/>
        <w:ind w:firstLine="420" w:firstLineChars="200"/>
        <w:rPr>
          <w:rFonts w:ascii="宋体" w:hAnsi="宋体"/>
          <w:szCs w:val="21"/>
        </w:rPr>
      </w:pPr>
      <w:r>
        <w:rPr>
          <w:rFonts w:ascii="宋体" w:hAnsi="宋体"/>
          <w:szCs w:val="21"/>
        </w:rPr>
        <w:t>此时，对于A银行而言，由于市场价值与结算价值的差为负值，不产生对A银行的预期利益流入，不</w:t>
      </w:r>
      <w:r>
        <w:rPr>
          <w:rFonts w:hint="eastAsia" w:ascii="宋体" w:hAnsi="宋体"/>
          <w:szCs w:val="21"/>
        </w:rPr>
        <w:t>需</w:t>
      </w:r>
      <w:r>
        <w:rPr>
          <w:rFonts w:ascii="宋体" w:hAnsi="宋体"/>
          <w:szCs w:val="21"/>
        </w:rPr>
        <w:t>计算风险加权资产。</w:t>
      </w:r>
    </w:p>
    <w:p>
      <w:pPr>
        <w:pStyle w:val="35"/>
        <w:ind w:firstLine="420"/>
        <w:jc w:val="both"/>
        <w:rPr>
          <w:rFonts w:ascii="宋体" w:hAnsi="宋体" w:eastAsia="宋体"/>
          <w:sz w:val="21"/>
          <w:szCs w:val="21"/>
        </w:rPr>
      </w:pPr>
      <w:r>
        <w:rPr>
          <w:rFonts w:ascii="宋体" w:hAnsi="宋体" w:eastAsia="宋体"/>
          <w:color w:val="auto"/>
          <w:kern w:val="2"/>
          <w:sz w:val="21"/>
          <w:szCs w:val="21"/>
        </w:rPr>
        <w:t>[</w:t>
      </w:r>
      <w:r>
        <w:rPr>
          <w:rFonts w:hint="eastAsia" w:ascii="宋体" w:hAnsi="宋体" w:eastAsia="宋体"/>
          <w:color w:val="auto"/>
          <w:kern w:val="2"/>
          <w:sz w:val="21"/>
          <w:szCs w:val="21"/>
        </w:rPr>
        <w:t>16.2非货款对付模式下5（含）个交易日后</w:t>
      </w:r>
      <w:r>
        <w:rPr>
          <w:rFonts w:ascii="宋体" w:hAnsi="宋体" w:eastAsia="宋体"/>
          <w:color w:val="auto"/>
          <w:kern w:val="2"/>
          <w:sz w:val="21"/>
          <w:szCs w:val="21"/>
        </w:rPr>
        <w:t>]</w:t>
      </w:r>
      <w:r>
        <w:rPr>
          <w:rFonts w:hint="eastAsia" w:ascii="宋体" w:hAnsi="宋体" w:eastAsia="宋体"/>
          <w:color w:val="auto"/>
          <w:kern w:val="2"/>
          <w:sz w:val="21"/>
          <w:szCs w:val="21"/>
        </w:rPr>
        <w:t>：</w:t>
      </w:r>
      <w:r>
        <w:rPr>
          <w:rFonts w:hint="eastAsia" w:hAnsi="宋体" w:eastAsia="宋体"/>
          <w:color w:val="auto"/>
          <w:kern w:val="2"/>
          <w:sz w:val="21"/>
          <w:szCs w:val="21"/>
        </w:rPr>
        <w:t>证</w:t>
      </w:r>
      <w:r>
        <w:rPr>
          <w:rFonts w:hint="eastAsia" w:ascii="宋体" w:hAnsi="宋体" w:eastAsia="宋体"/>
          <w:sz w:val="21"/>
          <w:szCs w:val="21"/>
        </w:rPr>
        <w:t>券、商品、外汇交易清算过程中在非货款对付模式下，因填报机构已执行支付，而交易对手未在约定日期支付而产生的风险暴露：自填报机构执行支付之日起，交易对手未支付部分视同对该交易对手的债权分别填报在上面1.至10.项目中；自交易对手应履行支付义务之日起，5个交易日后，交易对手仍未支付部分填报在本项目中。</w:t>
      </w:r>
    </w:p>
    <w:p>
      <w:pPr>
        <w:pStyle w:val="35"/>
        <w:ind w:firstLine="420"/>
        <w:jc w:val="both"/>
        <w:rPr>
          <w:rFonts w:ascii="宋体" w:hAnsi="宋体" w:eastAsia="宋体"/>
          <w:sz w:val="21"/>
          <w:szCs w:val="21"/>
        </w:rPr>
      </w:pPr>
      <w:r>
        <w:rPr>
          <w:rFonts w:ascii="宋体" w:hAnsi="宋体" w:eastAsia="宋体"/>
          <w:color w:val="auto"/>
          <w:sz w:val="21"/>
          <w:szCs w:val="21"/>
        </w:rPr>
        <w:t>[</w:t>
      </w:r>
      <w:r>
        <w:rPr>
          <w:rFonts w:hint="eastAsia" w:ascii="宋体" w:hAnsi="宋体" w:eastAsia="宋体"/>
          <w:color w:val="auto"/>
          <w:sz w:val="21"/>
          <w:szCs w:val="21"/>
        </w:rPr>
        <w:t>17.资产证券化表内项目</w:t>
      </w:r>
      <w:r>
        <w:rPr>
          <w:rFonts w:ascii="宋体" w:hAnsi="宋体" w:eastAsia="宋体"/>
          <w:color w:val="auto"/>
          <w:sz w:val="21"/>
          <w:szCs w:val="21"/>
        </w:rPr>
        <w:t>]：</w:t>
      </w:r>
      <w:r>
        <w:rPr>
          <w:rFonts w:hint="eastAsia" w:ascii="宋体" w:hAnsi="宋体" w:eastAsia="宋体"/>
          <w:color w:val="auto"/>
          <w:sz w:val="21"/>
          <w:szCs w:val="21"/>
        </w:rPr>
        <w:t>是指填报机构参与资产证券化业务，反映在表内的风险暴露。填报机构应将按照</w:t>
      </w:r>
      <w:r>
        <w:rPr>
          <w:rFonts w:ascii="宋体" w:hAnsi="宋体" w:eastAsia="宋体"/>
          <w:color w:val="auto"/>
          <w:sz w:val="21"/>
          <w:szCs w:val="21"/>
        </w:rPr>
        <w:t>G4B-4《资产证券化业务信用风险加权资产</w:t>
      </w:r>
      <w:r>
        <w:rPr>
          <w:rFonts w:hint="eastAsia" w:ascii="宋体" w:hAnsi="宋体" w:eastAsia="宋体"/>
          <w:color w:val="auto"/>
          <w:sz w:val="21"/>
          <w:szCs w:val="21"/>
        </w:rPr>
        <w:t>汇总表</w:t>
      </w:r>
      <w:r>
        <w:rPr>
          <w:rFonts w:ascii="宋体" w:hAnsi="宋体" w:eastAsia="宋体"/>
          <w:color w:val="auto"/>
          <w:sz w:val="21"/>
          <w:szCs w:val="21"/>
        </w:rPr>
        <w:t>》报表计算的结果反映在本项目中。</w:t>
      </w:r>
      <w:r>
        <w:rPr>
          <w:rFonts w:ascii="宋体" w:hAnsi="宋体" w:eastAsia="宋体"/>
          <w:sz w:val="21"/>
          <w:szCs w:val="21"/>
        </w:rPr>
        <w:t>其中：[A</w:t>
      </w:r>
      <w:r>
        <w:rPr>
          <w:rFonts w:hint="eastAsia" w:ascii="宋体" w:hAnsi="宋体" w:eastAsia="宋体"/>
          <w:sz w:val="21"/>
          <w:szCs w:val="21"/>
        </w:rPr>
        <w:t>本期余额</w:t>
      </w:r>
      <w:r>
        <w:rPr>
          <w:rFonts w:ascii="宋体" w:hAnsi="宋体" w:eastAsia="宋体"/>
          <w:sz w:val="21"/>
          <w:szCs w:val="21"/>
        </w:rPr>
        <w:t>]为表</w:t>
      </w:r>
      <w:r>
        <w:rPr>
          <w:rFonts w:hint="eastAsia" w:ascii="宋体" w:hAnsi="宋体" w:eastAsia="宋体"/>
          <w:sz w:val="21"/>
          <w:szCs w:val="21"/>
        </w:rPr>
        <w:t>内</w:t>
      </w:r>
      <w:r>
        <w:rPr>
          <w:rFonts w:ascii="宋体" w:hAnsi="宋体" w:eastAsia="宋体"/>
          <w:sz w:val="21"/>
          <w:szCs w:val="21"/>
        </w:rPr>
        <w:t>资产证券化业务的会计账面余额</w:t>
      </w:r>
      <w:r>
        <w:rPr>
          <w:rFonts w:hint="eastAsia" w:ascii="宋体" w:hAnsi="宋体" w:eastAsia="宋体"/>
          <w:sz w:val="21"/>
          <w:szCs w:val="21"/>
        </w:rPr>
        <w:t>，</w:t>
      </w:r>
      <w:r>
        <w:rPr>
          <w:rFonts w:ascii="宋体" w:hAnsi="宋体" w:eastAsia="宋体"/>
          <w:sz w:val="21"/>
          <w:szCs w:val="21"/>
        </w:rPr>
        <w:t>[B减值准备]为表内资产证券化风险暴露计提的减值准备，[A</w:t>
      </w:r>
      <w:r>
        <w:rPr>
          <w:rFonts w:hint="eastAsia" w:ascii="宋体" w:hAnsi="宋体" w:eastAsia="宋体"/>
          <w:sz w:val="21"/>
          <w:szCs w:val="21"/>
          <w:lang w:val="en-US" w:eastAsia="zh-CN"/>
        </w:rPr>
        <w:t>U</w:t>
      </w:r>
      <w:r>
        <w:rPr>
          <w:rFonts w:ascii="宋体" w:hAnsi="宋体" w:eastAsia="宋体"/>
          <w:sz w:val="21"/>
          <w:szCs w:val="21"/>
        </w:rPr>
        <w:t>风险加权资产余额]为表内资产证券化风险暴露的风险加权资产。</w:t>
      </w:r>
    </w:p>
    <w:p>
      <w:pPr>
        <w:pStyle w:val="35"/>
        <w:ind w:firstLine="420"/>
        <w:jc w:val="both"/>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18</w:t>
      </w:r>
      <w:r>
        <w:rPr>
          <w:rFonts w:ascii="宋体" w:hAnsi="宋体" w:eastAsia="宋体"/>
          <w:sz w:val="21"/>
          <w:szCs w:val="21"/>
        </w:rPr>
        <w:t>.</w:t>
      </w:r>
      <w:r>
        <w:rPr>
          <w:rFonts w:hint="eastAsia" w:ascii="宋体" w:hAnsi="宋体" w:eastAsia="宋体"/>
          <w:sz w:val="21"/>
          <w:szCs w:val="21"/>
        </w:rPr>
        <w:t>资产管理产品项目（不含穿透法计量部分）</w:t>
      </w:r>
      <w:r>
        <w:rPr>
          <w:rFonts w:ascii="宋体" w:hAnsi="宋体" w:eastAsia="宋体"/>
          <w:sz w:val="21"/>
          <w:szCs w:val="21"/>
        </w:rPr>
        <w:t>]</w:t>
      </w:r>
      <w:r>
        <w:rPr>
          <w:rFonts w:hint="eastAsia" w:ascii="宋体" w:hAnsi="宋体" w:eastAsia="宋体"/>
          <w:sz w:val="21"/>
          <w:szCs w:val="21"/>
        </w:rPr>
        <w:t>：</w:t>
      </w:r>
      <w:r>
        <w:rPr>
          <w:rFonts w:hint="eastAsia" w:ascii="宋体" w:hAnsi="宋体" w:eastAsia="宋体"/>
          <w:color w:val="auto"/>
          <w:sz w:val="21"/>
          <w:szCs w:val="21"/>
        </w:rPr>
        <w:t>填报机构应将按照</w:t>
      </w:r>
      <w:r>
        <w:rPr>
          <w:rFonts w:ascii="宋体" w:hAnsi="宋体"/>
          <w:sz w:val="21"/>
          <w:szCs w:val="21"/>
        </w:rPr>
        <w:t>G4B-</w:t>
      </w:r>
      <w:r>
        <w:rPr>
          <w:rFonts w:ascii="宋体" w:hAnsi="宋体" w:eastAsia="宋体"/>
          <w:color w:val="auto"/>
          <w:sz w:val="21"/>
          <w:szCs w:val="21"/>
        </w:rPr>
        <w:t>5</w:t>
      </w:r>
      <w:r>
        <w:rPr>
          <w:rFonts w:hint="eastAsia" w:ascii="宋体" w:hAnsi="宋体" w:eastAsia="宋体"/>
          <w:color w:val="auto"/>
          <w:sz w:val="21"/>
          <w:szCs w:val="21"/>
        </w:rPr>
        <w:t>《资产管理产品风险加权资产汇总表（银行账簿，权重法）》报表中计算的相关结果反映在本项目中。根据《办法》附件12，填报机构应根据可获取信息的程度，采用穿透法、授权基础法计量资产管理产品的风险加权资产。采用穿透法计量的部分，按照基础资产分别填报在所属风险暴露的项目中。</w:t>
      </w:r>
    </w:p>
    <w:p>
      <w:pPr>
        <w:pStyle w:val="35"/>
        <w:ind w:firstLine="420"/>
        <w:jc w:val="both"/>
        <w:rPr>
          <w:rFonts w:ascii="宋体" w:hAnsi="宋体" w:eastAsia="宋体"/>
          <w:color w:val="auto"/>
          <w:sz w:val="21"/>
          <w:szCs w:val="21"/>
        </w:rPr>
      </w:pPr>
      <w:r>
        <w:rPr>
          <w:rFonts w:hint="eastAsia" w:ascii="宋体" w:hAnsi="宋体" w:eastAsia="宋体"/>
          <w:sz w:val="21"/>
          <w:szCs w:val="21"/>
        </w:rPr>
        <w:t>[18.1使用授权基础法计量的资产管理产品</w:t>
      </w:r>
      <w:r>
        <w:rPr>
          <w:rFonts w:ascii="宋体" w:hAnsi="宋体" w:eastAsia="宋体"/>
          <w:sz w:val="21"/>
          <w:szCs w:val="21"/>
        </w:rPr>
        <w:t>]</w:t>
      </w:r>
      <w:r>
        <w:rPr>
          <w:rFonts w:hint="eastAsia" w:ascii="宋体" w:hAnsi="宋体" w:eastAsia="宋体"/>
          <w:sz w:val="21"/>
          <w:szCs w:val="21"/>
        </w:rPr>
        <w:t>：是指填报机构持有的资产管理产品按照授权基础法计量的部分。</w:t>
      </w:r>
      <w:r>
        <w:rPr>
          <w:rFonts w:hint="eastAsia" w:ascii="宋体" w:hAnsi="宋体" w:eastAsia="宋体"/>
          <w:color w:val="auto"/>
          <w:sz w:val="21"/>
          <w:szCs w:val="21"/>
        </w:rPr>
        <w:t>填报规则见下文。</w:t>
      </w:r>
    </w:p>
    <w:p>
      <w:pPr>
        <w:pStyle w:val="35"/>
        <w:ind w:firstLine="420"/>
        <w:jc w:val="both"/>
        <w:rPr>
          <w:rFonts w:ascii="宋体" w:hAnsi="宋体" w:eastAsia="宋体"/>
          <w:sz w:val="21"/>
          <w:szCs w:val="21"/>
        </w:rPr>
      </w:pPr>
      <w:r>
        <w:rPr>
          <w:rFonts w:hint="eastAsia" w:ascii="宋体" w:hAnsi="宋体" w:eastAsia="宋体"/>
          <w:sz w:val="21"/>
          <w:szCs w:val="21"/>
        </w:rPr>
        <w:t>[18.2使用1250%方法计量的资产管理产品</w:t>
      </w:r>
      <w:r>
        <w:rPr>
          <w:rFonts w:ascii="宋体" w:hAnsi="宋体" w:eastAsia="宋体"/>
          <w:sz w:val="21"/>
          <w:szCs w:val="21"/>
        </w:rPr>
        <w:t>]</w:t>
      </w:r>
      <w:r>
        <w:rPr>
          <w:rFonts w:hint="eastAsia" w:ascii="宋体" w:hAnsi="宋体" w:eastAsia="宋体"/>
          <w:sz w:val="21"/>
          <w:szCs w:val="21"/>
        </w:rPr>
        <w:t>：是指填报机构持有的资产管理产品按照1250%的风险权重计量的部分。</w:t>
      </w:r>
      <w:r>
        <w:rPr>
          <w:rFonts w:hint="eastAsia" w:ascii="宋体" w:hAnsi="宋体" w:eastAsia="宋体"/>
          <w:color w:val="auto"/>
          <w:sz w:val="21"/>
          <w:szCs w:val="21"/>
        </w:rPr>
        <w:t>填报规则见下文</w:t>
      </w:r>
      <w:r>
        <w:rPr>
          <w:rFonts w:hint="eastAsia" w:ascii="宋体" w:hAnsi="宋体" w:eastAsia="宋体"/>
          <w:sz w:val="21"/>
          <w:szCs w:val="21"/>
        </w:rPr>
        <w:t>。</w:t>
      </w:r>
    </w:p>
    <w:p>
      <w:pPr>
        <w:pStyle w:val="35"/>
        <w:ind w:firstLine="420"/>
        <w:jc w:val="both"/>
        <w:rPr>
          <w:rFonts w:ascii="宋体" w:hAnsi="宋体" w:eastAsia="宋体"/>
          <w:sz w:val="21"/>
          <w:szCs w:val="21"/>
        </w:rPr>
      </w:pPr>
      <w:r>
        <w:rPr>
          <w:rFonts w:hint="eastAsia" w:ascii="宋体" w:hAnsi="宋体" w:eastAsia="宋体"/>
          <w:sz w:val="21"/>
          <w:szCs w:val="21"/>
        </w:rPr>
        <w:t>[18.3杠杆调整</w:t>
      </w:r>
      <w:r>
        <w:rPr>
          <w:rFonts w:ascii="宋体" w:hAnsi="宋体" w:eastAsia="宋体"/>
          <w:sz w:val="21"/>
          <w:szCs w:val="21"/>
        </w:rPr>
        <w:t>]</w:t>
      </w:r>
      <w:r>
        <w:rPr>
          <w:rFonts w:hint="eastAsia" w:ascii="宋体" w:hAnsi="宋体" w:eastAsia="宋体"/>
          <w:sz w:val="21"/>
          <w:szCs w:val="21"/>
        </w:rPr>
        <w:t>：此处应填写</w:t>
      </w:r>
      <w:r>
        <w:rPr>
          <w:rFonts w:ascii="宋体" w:hAnsi="宋体" w:eastAsia="宋体"/>
          <w:color w:val="auto"/>
          <w:sz w:val="21"/>
          <w:szCs w:val="21"/>
        </w:rPr>
        <w:t>G4B-5《资产管理产品风险加权资产</w:t>
      </w:r>
      <w:r>
        <w:rPr>
          <w:rFonts w:hint="eastAsia" w:ascii="宋体" w:hAnsi="宋体" w:eastAsia="宋体"/>
          <w:color w:val="auto"/>
          <w:sz w:val="21"/>
          <w:szCs w:val="21"/>
        </w:rPr>
        <w:t>汇总表</w:t>
      </w:r>
      <w:r>
        <w:rPr>
          <w:rFonts w:ascii="宋体" w:hAnsi="宋体" w:eastAsia="宋体"/>
          <w:color w:val="auto"/>
          <w:sz w:val="21"/>
          <w:szCs w:val="21"/>
        </w:rPr>
        <w:t>（银行账簿，权重法）》</w:t>
      </w:r>
      <w:r>
        <w:rPr>
          <w:rFonts w:hint="eastAsia" w:ascii="宋体" w:hAnsi="宋体" w:eastAsia="宋体"/>
          <w:color w:val="auto"/>
          <w:sz w:val="21"/>
          <w:szCs w:val="21"/>
        </w:rPr>
        <w:t>报表中[合计.</w:t>
      </w:r>
      <w:r>
        <w:rPr>
          <w:rFonts w:hint="eastAsia" w:ascii="宋体" w:hAnsi="宋体" w:eastAsia="宋体"/>
          <w:color w:val="auto"/>
          <w:sz w:val="21"/>
          <w:szCs w:val="21"/>
          <w:lang w:val="en-US" w:eastAsia="zh-CN"/>
        </w:rPr>
        <w:t>M</w:t>
      </w:r>
      <w:r>
        <w:rPr>
          <w:rFonts w:hint="eastAsia" w:ascii="宋体" w:hAnsi="宋体" w:eastAsia="宋体"/>
          <w:color w:val="auto"/>
          <w:sz w:val="21"/>
          <w:szCs w:val="21"/>
        </w:rPr>
        <w:t>]与[合计.</w:t>
      </w:r>
      <w:r>
        <w:rPr>
          <w:rFonts w:hint="eastAsia" w:ascii="宋体" w:hAnsi="宋体" w:eastAsia="宋体"/>
          <w:color w:val="auto"/>
          <w:sz w:val="21"/>
          <w:szCs w:val="21"/>
          <w:lang w:val="en-US" w:eastAsia="zh-CN"/>
        </w:rPr>
        <w:t>L</w:t>
      </w:r>
      <w:r>
        <w:rPr>
          <w:rFonts w:hint="eastAsia" w:ascii="宋体" w:hAnsi="宋体" w:eastAsia="宋体"/>
          <w:color w:val="auto"/>
          <w:sz w:val="21"/>
          <w:szCs w:val="21"/>
        </w:rPr>
        <w:t>]的差值。</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19</w:t>
      </w:r>
      <w:r>
        <w:rPr>
          <w:rFonts w:ascii="宋体" w:hAnsi="宋体" w:eastAsia="宋体"/>
          <w:color w:val="auto"/>
          <w:sz w:val="21"/>
          <w:szCs w:val="21"/>
        </w:rPr>
        <w:t>.小计]：反映表内加权风险资产计算表中有关项目之和。</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20</w:t>
      </w:r>
      <w:r>
        <w:rPr>
          <w:rFonts w:ascii="宋体" w:hAnsi="宋体" w:eastAsia="宋体"/>
          <w:color w:val="auto"/>
          <w:sz w:val="21"/>
          <w:szCs w:val="21"/>
        </w:rPr>
        <w:t>.</w:t>
      </w:r>
      <w:r>
        <w:rPr>
          <w:rFonts w:hint="eastAsia" w:ascii="宋体" w:hAnsi="宋体" w:eastAsia="宋体"/>
          <w:color w:val="auto"/>
          <w:sz w:val="21"/>
          <w:szCs w:val="21"/>
        </w:rPr>
        <w:t>计入二级资本的超额损失准备</w:t>
      </w:r>
      <w:r>
        <w:rPr>
          <w:rFonts w:ascii="宋体" w:hAnsi="宋体" w:eastAsia="宋体"/>
          <w:color w:val="auto"/>
          <w:sz w:val="21"/>
          <w:szCs w:val="21"/>
        </w:rPr>
        <w:t>]</w:t>
      </w:r>
      <w:r>
        <w:rPr>
          <w:rFonts w:hint="eastAsia" w:ascii="宋体" w:hAnsi="宋体" w:eastAsia="宋体"/>
          <w:color w:val="auto"/>
          <w:sz w:val="21"/>
          <w:szCs w:val="21"/>
        </w:rPr>
        <w:t>：是指填报机构可计入二级资本的“超额损失准备金”。</w:t>
      </w:r>
    </w:p>
    <w:p>
      <w:pPr>
        <w:pStyle w:val="35"/>
        <w:ind w:firstLine="420"/>
        <w:jc w:val="both"/>
        <w:rPr>
          <w:rFonts w:ascii="宋体" w:hAnsi="宋体" w:eastAsia="宋体"/>
          <w:color w:val="auto"/>
          <w:sz w:val="21"/>
          <w:szCs w:val="21"/>
        </w:rPr>
      </w:pP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在资本中扣除的损失准备缺口</w:t>
      </w:r>
      <w:r>
        <w:rPr>
          <w:rFonts w:ascii="宋体" w:hAnsi="宋体" w:eastAsia="宋体"/>
          <w:color w:val="auto"/>
          <w:sz w:val="21"/>
          <w:szCs w:val="21"/>
        </w:rPr>
        <w:t>]</w:t>
      </w:r>
      <w:r>
        <w:rPr>
          <w:rFonts w:hint="eastAsia" w:ascii="宋体" w:hAnsi="宋体" w:eastAsia="宋体"/>
          <w:color w:val="auto"/>
          <w:sz w:val="21"/>
          <w:szCs w:val="21"/>
        </w:rPr>
        <w:t>：是指填报机构在核心一级资本中扣除的“损失准备缺口”。如果填报机构资本净额为负，此项填0。</w:t>
      </w:r>
    </w:p>
    <w:p>
      <w:pPr>
        <w:pStyle w:val="35"/>
        <w:ind w:firstLine="420"/>
        <w:jc w:val="both"/>
        <w:rPr>
          <w:rFonts w:ascii="宋体" w:hAnsi="宋体" w:eastAsia="宋体"/>
          <w:color w:val="auto"/>
          <w:sz w:val="21"/>
          <w:szCs w:val="21"/>
        </w:rPr>
      </w:pPr>
      <w:r>
        <w:rPr>
          <w:rFonts w:ascii="宋体" w:hAnsi="宋体" w:eastAsia="宋体"/>
          <w:color w:val="auto"/>
          <w:sz w:val="21"/>
          <w:szCs w:val="21"/>
        </w:rPr>
        <w:t>[2</w:t>
      </w:r>
      <w:r>
        <w:rPr>
          <w:rFonts w:hint="eastAsia" w:ascii="宋体" w:hAnsi="宋体" w:eastAsia="宋体"/>
          <w:color w:val="auto"/>
          <w:sz w:val="21"/>
          <w:szCs w:val="21"/>
        </w:rPr>
        <w:t>2</w:t>
      </w:r>
      <w:r>
        <w:rPr>
          <w:rFonts w:ascii="宋体" w:hAnsi="宋体" w:eastAsia="宋体"/>
          <w:color w:val="auto"/>
          <w:sz w:val="21"/>
          <w:szCs w:val="21"/>
        </w:rPr>
        <w:t>.表内加权风险资产]：反映各行表内加权风险资产总计数值，本栏目填报在[</w:t>
      </w:r>
      <w:r>
        <w:rPr>
          <w:rFonts w:hint="eastAsia" w:ascii="宋体" w:hAnsi="宋体" w:eastAsia="宋体"/>
          <w:color w:val="auto"/>
          <w:sz w:val="21"/>
          <w:szCs w:val="21"/>
        </w:rPr>
        <w:t>A</w:t>
      </w:r>
      <w:r>
        <w:rPr>
          <w:rFonts w:hint="eastAsia" w:ascii="宋体" w:hAnsi="宋体" w:eastAsia="宋体"/>
          <w:color w:val="auto"/>
          <w:sz w:val="21"/>
          <w:szCs w:val="21"/>
          <w:lang w:val="en-US" w:eastAsia="zh-CN"/>
        </w:rPr>
        <w:t>U</w:t>
      </w:r>
      <w:r>
        <w:rPr>
          <w:rFonts w:ascii="宋体" w:hAnsi="宋体" w:eastAsia="宋体"/>
          <w:color w:val="auto"/>
          <w:sz w:val="21"/>
          <w:szCs w:val="21"/>
        </w:rPr>
        <w:t>]列。</w:t>
      </w:r>
    </w:p>
    <w:p>
      <w:pPr>
        <w:pStyle w:val="35"/>
        <w:ind w:firstLine="420"/>
        <w:jc w:val="both"/>
        <w:rPr>
          <w:rFonts w:ascii="宋体" w:hAnsi="宋体" w:eastAsia="宋体"/>
          <w:color w:val="auto"/>
          <w:sz w:val="21"/>
          <w:szCs w:val="21"/>
        </w:rPr>
      </w:pPr>
      <w:bookmarkStart w:id="9" w:name="_Hlk107824667"/>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rPr>
        <w:t>本期余额：是指填报机构在</w:t>
      </w:r>
      <w:r>
        <w:rPr>
          <w:rFonts w:ascii="宋体" w:hAnsi="宋体" w:eastAsia="宋体"/>
          <w:color w:val="auto"/>
          <w:sz w:val="21"/>
          <w:szCs w:val="21"/>
        </w:rPr>
        <w:t>报告期期末各类</w:t>
      </w:r>
      <w:r>
        <w:rPr>
          <w:rFonts w:hint="eastAsia" w:ascii="宋体" w:hAnsi="宋体" w:eastAsia="宋体"/>
          <w:color w:val="auto"/>
          <w:sz w:val="21"/>
          <w:szCs w:val="21"/>
        </w:rPr>
        <w:t>表内</w:t>
      </w:r>
      <w:r>
        <w:rPr>
          <w:rFonts w:ascii="宋体" w:hAnsi="宋体" w:eastAsia="宋体"/>
          <w:color w:val="auto"/>
          <w:sz w:val="21"/>
          <w:szCs w:val="21"/>
        </w:rPr>
        <w:t>资产（贷款等）</w:t>
      </w:r>
      <w:r>
        <w:rPr>
          <w:rFonts w:hint="eastAsia" w:ascii="宋体" w:hAnsi="宋体" w:eastAsia="宋体"/>
          <w:color w:val="auto"/>
          <w:sz w:val="21"/>
          <w:szCs w:val="21"/>
        </w:rPr>
        <w:t>的</w:t>
      </w:r>
      <w:r>
        <w:rPr>
          <w:rFonts w:ascii="宋体" w:hAnsi="宋体" w:eastAsia="宋体"/>
          <w:color w:val="auto"/>
          <w:sz w:val="21"/>
          <w:szCs w:val="21"/>
        </w:rPr>
        <w:t>账面价值</w:t>
      </w:r>
      <w:r>
        <w:rPr>
          <w:rFonts w:hint="eastAsia" w:ascii="宋体" w:hAnsi="宋体" w:eastAsia="宋体"/>
          <w:color w:val="auto"/>
          <w:sz w:val="21"/>
          <w:szCs w:val="21"/>
        </w:rPr>
        <w:t>。债权所对应的表内应收利息应与相应债权填入同一项目。</w:t>
      </w:r>
    </w:p>
    <w:bookmarkEnd w:id="9"/>
    <w:p>
      <w:pPr>
        <w:pStyle w:val="35"/>
        <w:ind w:firstLine="420"/>
        <w:rPr>
          <w:rFonts w:hint="eastAsia" w:ascii="宋体" w:hAnsi="宋体" w:eastAsia="宋体"/>
          <w:color w:val="auto"/>
          <w:sz w:val="21"/>
          <w:szCs w:val="21"/>
        </w:rPr>
      </w:pPr>
      <w:r>
        <w:rPr>
          <w:rFonts w:hint="default" w:ascii="宋体" w:hAnsi="宋体" w:eastAsia="宋体"/>
          <w:color w:val="auto"/>
          <w:sz w:val="21"/>
          <w:szCs w:val="21"/>
          <w:lang w:val="en-US" w:eastAsia="zh-CN"/>
        </w:rPr>
        <w:t>对于资产管理产品，适用穿透法和授权基础法的填报机构应填写持有部分的</w:t>
      </w:r>
      <w:r>
        <w:rPr>
          <w:rFonts w:hint="default" w:ascii="宋体" w:hAnsi="宋体" w:eastAsia="宋体"/>
          <w:color w:val="auto"/>
          <w:sz w:val="21"/>
          <w:szCs w:val="21"/>
        </w:rPr>
        <w:t>资产管理产品基础资产的</w:t>
      </w:r>
      <w:r>
        <w:rPr>
          <w:rFonts w:hint="eastAsia" w:ascii="宋体" w:hAnsi="宋体" w:eastAsia="宋体"/>
          <w:color w:val="auto"/>
          <w:sz w:val="21"/>
          <w:szCs w:val="21"/>
          <w:lang w:val="en-US" w:eastAsia="zh-CN"/>
        </w:rPr>
        <w:t>资产</w:t>
      </w:r>
      <w:r>
        <w:rPr>
          <w:rFonts w:hint="default" w:ascii="宋体" w:hAnsi="宋体" w:eastAsia="宋体"/>
          <w:color w:val="auto"/>
          <w:sz w:val="21"/>
          <w:szCs w:val="21"/>
        </w:rPr>
        <w:t>余额</w:t>
      </w:r>
      <w:r>
        <w:rPr>
          <w:rFonts w:ascii="宋体" w:hAnsi="宋体" w:eastAsia="宋体"/>
          <w:color w:val="auto"/>
          <w:sz w:val="21"/>
          <w:szCs w:val="21"/>
        </w:rPr>
        <w:t>（扣除减值准备前）</w:t>
      </w:r>
      <w:r>
        <w:rPr>
          <w:rFonts w:hint="default" w:ascii="宋体" w:hAnsi="宋体" w:eastAsia="宋体"/>
          <w:color w:val="auto"/>
          <w:sz w:val="21"/>
          <w:szCs w:val="21"/>
          <w:lang w:eastAsia="zh-CN"/>
        </w:rPr>
        <w:t>。</w:t>
      </w:r>
      <w:r>
        <w:rPr>
          <w:rFonts w:hint="default" w:ascii="宋体" w:hAnsi="宋体" w:eastAsia="宋体"/>
          <w:color w:val="auto"/>
          <w:sz w:val="21"/>
          <w:szCs w:val="21"/>
          <w:lang w:val="en-US" w:eastAsia="zh-CN"/>
        </w:rPr>
        <w:t>适用1250%风险权重的填报机构应填写持有部分的</w:t>
      </w:r>
      <w:r>
        <w:rPr>
          <w:rFonts w:hint="default" w:ascii="宋体" w:hAnsi="宋体" w:eastAsia="宋体"/>
          <w:color w:val="auto"/>
          <w:sz w:val="21"/>
          <w:szCs w:val="21"/>
        </w:rPr>
        <w:t>资产管理产品</w:t>
      </w:r>
      <w:r>
        <w:rPr>
          <w:rFonts w:hint="default" w:ascii="宋体" w:hAnsi="宋体" w:eastAsia="宋体"/>
          <w:color w:val="auto"/>
          <w:sz w:val="21"/>
          <w:szCs w:val="21"/>
          <w:lang w:val="en-US" w:eastAsia="zh-CN"/>
        </w:rPr>
        <w:t>份额占比</w:t>
      </w:r>
      <w:r>
        <w:rPr>
          <w:rFonts w:hint="default" w:ascii="宋体" w:hAnsi="宋体" w:eastAsia="宋体"/>
          <w:color w:val="auto"/>
          <w:sz w:val="21"/>
          <w:szCs w:val="21"/>
        </w:rPr>
        <w:t>乘以资产管理产品净资产</w:t>
      </w:r>
      <w:r>
        <w:rPr>
          <w:rFonts w:hint="default" w:ascii="宋体" w:hAnsi="宋体" w:eastAsia="宋体"/>
          <w:color w:val="auto"/>
          <w:sz w:val="21"/>
          <w:szCs w:val="21"/>
          <w:lang w:eastAsia="zh-CN"/>
        </w:rPr>
        <w:t>。</w:t>
      </w:r>
    </w:p>
    <w:p>
      <w:pPr>
        <w:pStyle w:val="35"/>
        <w:ind w:firstLine="420"/>
        <w:jc w:val="both"/>
        <w:rPr>
          <w:rFonts w:hint="eastAsia"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B</w:t>
      </w:r>
      <w:r>
        <w:rPr>
          <w:rFonts w:ascii="宋体" w:hAnsi="宋体" w:eastAsia="宋体"/>
          <w:color w:val="auto"/>
          <w:sz w:val="21"/>
          <w:szCs w:val="21"/>
        </w:rPr>
        <w:t>]</w:t>
      </w:r>
      <w:r>
        <w:rPr>
          <w:rFonts w:hint="eastAsia" w:ascii="宋体" w:hAnsi="宋体" w:eastAsia="宋体"/>
          <w:color w:val="auto"/>
          <w:sz w:val="21"/>
          <w:szCs w:val="21"/>
        </w:rPr>
        <w:t>各项减值准备：是指当存在客观证据表明资产发生减值，资产的账面价值超过其可收回金额时，填报机构计提的各类资产减值准备或相当于减值准备性质的余额。包含已计入二级资本的超额损失准备</w:t>
      </w:r>
      <w:r>
        <w:rPr>
          <w:rFonts w:hint="eastAsia" w:ascii="宋体" w:hAnsi="宋体" w:eastAsia="宋体"/>
          <w:color w:val="auto"/>
          <w:sz w:val="21"/>
          <w:szCs w:val="21"/>
          <w:lang w:eastAsia="zh-CN"/>
        </w:rPr>
        <w:t>，</w:t>
      </w:r>
      <w:r>
        <w:rPr>
          <w:rFonts w:hint="eastAsia" w:ascii="宋体" w:hAnsi="宋体" w:eastAsia="宋体"/>
          <w:color w:val="auto"/>
          <w:sz w:val="21"/>
          <w:szCs w:val="21"/>
          <w:lang w:val="en-US" w:eastAsia="zh-CN"/>
        </w:rPr>
        <w:t>以及填报机构对持有的资产管理产品计提的减值准备（如有）。</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C</w:t>
      </w:r>
      <w:r>
        <w:rPr>
          <w:rFonts w:ascii="宋体" w:hAnsi="宋体" w:eastAsia="宋体"/>
          <w:color w:val="auto"/>
          <w:sz w:val="21"/>
          <w:szCs w:val="21"/>
        </w:rPr>
        <w:t>]风险暴露：是指填报机构各类资产（贷款等）账面价值扣除减值准备后的资产余额。</w:t>
      </w:r>
    </w:p>
    <w:p>
      <w:pPr>
        <w:pStyle w:val="35"/>
        <w:ind w:firstLine="420"/>
        <w:jc w:val="both"/>
        <w:rPr>
          <w:rFonts w:ascii="宋体" w:hAnsi="宋体" w:eastAsia="宋体"/>
          <w:color w:val="auto"/>
          <w:sz w:val="21"/>
          <w:szCs w:val="21"/>
        </w:rPr>
      </w:pPr>
      <w:r>
        <w:rPr>
          <w:rFonts w:ascii="宋体" w:hAnsi="宋体" w:eastAsia="宋体"/>
          <w:color w:val="auto"/>
          <w:sz w:val="21"/>
          <w:szCs w:val="21"/>
        </w:rPr>
        <w:t>[D]</w:t>
      </w:r>
      <w:r>
        <w:rPr>
          <w:rFonts w:hint="eastAsia" w:ascii="宋体" w:hAnsi="宋体" w:eastAsia="宋体"/>
          <w:color w:val="auto"/>
          <w:sz w:val="21"/>
          <w:szCs w:val="21"/>
        </w:rPr>
        <w:t>其中：资产管理产品风险暴露：</w:t>
      </w:r>
    </w:p>
    <w:p>
      <w:pPr>
        <w:pStyle w:val="35"/>
        <w:ind w:firstLine="420" w:firstLineChars="0"/>
        <w:jc w:val="both"/>
        <w:rPr>
          <w:rFonts w:hint="default" w:ascii="宋体" w:hAnsi="宋体" w:eastAsia="宋体"/>
          <w:color w:val="auto"/>
          <w:sz w:val="21"/>
          <w:szCs w:val="21"/>
          <w:highlight w:val="none"/>
          <w:lang w:val="en-US" w:eastAsia="zh-CN"/>
        </w:rPr>
      </w:pPr>
      <w:r>
        <w:rPr>
          <w:rFonts w:hint="eastAsia" w:ascii="宋体" w:hAnsi="宋体" w:eastAsia="宋体"/>
          <w:color w:val="auto"/>
          <w:sz w:val="21"/>
          <w:szCs w:val="21"/>
          <w:highlight w:val="none"/>
        </w:rPr>
        <w:t>对于采用</w:t>
      </w:r>
      <w:r>
        <w:rPr>
          <w:rFonts w:ascii="宋体" w:hAnsi="宋体" w:eastAsia="宋体"/>
          <w:color w:val="auto"/>
          <w:sz w:val="21"/>
          <w:szCs w:val="21"/>
          <w:highlight w:val="none"/>
        </w:rPr>
        <w:t>穿透法计量</w:t>
      </w:r>
      <w:r>
        <w:rPr>
          <w:rFonts w:hint="eastAsia" w:ascii="宋体" w:hAnsi="宋体" w:eastAsia="宋体"/>
          <w:color w:val="auto"/>
          <w:sz w:val="21"/>
          <w:szCs w:val="21"/>
          <w:highlight w:val="none"/>
        </w:rPr>
        <w:t>部分，</w:t>
      </w:r>
      <w:r>
        <w:rPr>
          <w:rFonts w:hint="eastAsia" w:ascii="宋体" w:hAnsi="宋体" w:eastAsia="宋体"/>
          <w:color w:val="auto"/>
          <w:sz w:val="21"/>
          <w:szCs w:val="21"/>
          <w:highlight w:val="none"/>
          <w:lang w:val="en-US" w:eastAsia="zh-CN"/>
        </w:rPr>
        <w:t>此处应填列</w:t>
      </w:r>
      <w:r>
        <w:rPr>
          <w:rFonts w:hint="eastAsia" w:ascii="宋体" w:hAnsi="宋体" w:eastAsia="宋体"/>
          <w:color w:val="auto"/>
          <w:sz w:val="21"/>
          <w:szCs w:val="21"/>
          <w:highlight w:val="none"/>
        </w:rPr>
        <w:t>按照</w:t>
      </w:r>
      <w:r>
        <w:rPr>
          <w:rFonts w:ascii="宋体" w:hAnsi="宋体" w:eastAsia="宋体"/>
          <w:color w:val="auto"/>
          <w:sz w:val="21"/>
          <w:szCs w:val="21"/>
          <w:highlight w:val="none"/>
        </w:rPr>
        <w:t>基础资产</w:t>
      </w:r>
      <w:r>
        <w:rPr>
          <w:rFonts w:hint="eastAsia" w:ascii="宋体" w:hAnsi="宋体" w:eastAsia="宋体"/>
          <w:color w:val="auto"/>
          <w:sz w:val="21"/>
          <w:szCs w:val="21"/>
          <w:highlight w:val="none"/>
        </w:rPr>
        <w:t>对应到所属风险暴露项目上的资产账面价值扣除减值准备（如有）后的资产余额</w:t>
      </w:r>
      <w:r>
        <w:rPr>
          <w:rFonts w:hint="eastAsia" w:ascii="宋体" w:hAnsi="宋体" w:eastAsia="宋体"/>
          <w:color w:val="auto"/>
          <w:sz w:val="21"/>
          <w:szCs w:val="21"/>
          <w:highlight w:val="none"/>
          <w:lang w:val="en-US" w:eastAsia="zh-CN"/>
        </w:rPr>
        <w:t>再乘以填报机构持有份额占比</w:t>
      </w:r>
      <w:r>
        <w:rPr>
          <w:rFonts w:hint="eastAsia" w:ascii="宋体" w:hAnsi="宋体" w:eastAsia="宋体"/>
          <w:color w:val="auto"/>
          <w:sz w:val="21"/>
          <w:szCs w:val="21"/>
          <w:highlight w:val="none"/>
        </w:rPr>
        <w:t>。</w:t>
      </w:r>
      <w:r>
        <w:rPr>
          <w:rFonts w:hint="eastAsia" w:ascii="宋体" w:hAnsi="宋体" w:eastAsia="宋体"/>
          <w:color w:val="auto"/>
          <w:sz w:val="21"/>
          <w:szCs w:val="21"/>
          <w:highlight w:val="yellow"/>
          <w:lang w:val="en-US" w:eastAsia="zh-CN"/>
        </w:rPr>
        <w:t>其中，通过第三方进行计量的，此处应填写资产管理产品风险暴露乘以1.2后的值</w:t>
      </w:r>
      <w:del w:id="6" w:author="陈静" w:date="2024-12-12T15:57:00Z">
        <w:r>
          <w:rPr>
            <w:rFonts w:hint="eastAsia" w:ascii="宋体" w:hAnsi="宋体" w:eastAsia="宋体"/>
            <w:color w:val="auto"/>
            <w:sz w:val="21"/>
            <w:szCs w:val="21"/>
            <w:highlight w:val="yellow"/>
            <w:lang w:val="en-US" w:eastAsia="zh-CN"/>
          </w:rPr>
          <w:delText>（基础资产为资产证券化风险暴露除外）</w:delText>
        </w:r>
      </w:del>
      <w:r>
        <w:rPr>
          <w:rFonts w:hint="eastAsia" w:ascii="宋体" w:hAnsi="宋体" w:eastAsia="宋体"/>
          <w:color w:val="auto"/>
          <w:sz w:val="21"/>
          <w:szCs w:val="21"/>
          <w:highlight w:val="yellow"/>
          <w:lang w:val="en-US" w:eastAsia="zh-CN"/>
        </w:rPr>
        <w:t>。</w:t>
      </w:r>
    </w:p>
    <w:p>
      <w:pPr>
        <w:pStyle w:val="35"/>
        <w:ind w:firstLine="420" w:firstLineChars="0"/>
        <w:jc w:val="both"/>
        <w:rPr>
          <w:rFonts w:hint="default" w:ascii="宋体" w:hAnsi="宋体" w:eastAsia="宋体"/>
          <w:color w:val="auto"/>
          <w:sz w:val="21"/>
          <w:szCs w:val="21"/>
          <w:lang w:val="en-US" w:eastAsia="zh-CN"/>
        </w:rPr>
      </w:pPr>
      <w:r>
        <w:rPr>
          <w:rFonts w:hint="eastAsia" w:ascii="宋体" w:hAnsi="宋体" w:eastAsia="宋体"/>
          <w:color w:val="auto"/>
          <w:sz w:val="21"/>
          <w:szCs w:val="21"/>
        </w:rPr>
        <w:t>填报案例：填报机构持有B基金公司发行的债券基金，持有份额为20%。基金资产账面价值为5亿元，净资产4亿元，杠杆率为1.25。穿透后，其中2亿元投向专项债（假设减值为0.2亿元）。填报机构应在[3.1.2.2专项债券（20%）]项填列，资产管理产品风险暴露为（2-0.2）*20%=0.36亿元。</w:t>
      </w:r>
      <w:r>
        <w:rPr>
          <w:rFonts w:hint="eastAsia" w:ascii="宋体" w:hAnsi="宋体" w:eastAsia="宋体"/>
          <w:color w:val="auto"/>
          <w:sz w:val="21"/>
          <w:szCs w:val="21"/>
          <w:lang w:val="en-US" w:eastAsia="zh-CN"/>
        </w:rPr>
        <w:t>若填报机构通过第三方计量，则此处填写</w:t>
      </w:r>
      <w:r>
        <w:rPr>
          <w:rFonts w:hint="eastAsia" w:ascii="宋体" w:hAnsi="宋体" w:eastAsia="宋体"/>
          <w:color w:val="auto"/>
          <w:sz w:val="21"/>
          <w:szCs w:val="21"/>
        </w:rPr>
        <w:t>（2-0.2）*20%</w:t>
      </w:r>
      <w:r>
        <w:rPr>
          <w:rFonts w:hint="eastAsia" w:ascii="宋体" w:hAnsi="宋体" w:eastAsia="宋体"/>
          <w:color w:val="auto"/>
          <w:sz w:val="21"/>
          <w:szCs w:val="21"/>
          <w:lang w:val="en-US" w:eastAsia="zh-CN"/>
        </w:rPr>
        <w:t>*1.2</w:t>
      </w:r>
      <w:r>
        <w:rPr>
          <w:rFonts w:hint="eastAsia" w:ascii="宋体" w:hAnsi="宋体" w:eastAsia="宋体"/>
          <w:color w:val="auto"/>
          <w:sz w:val="21"/>
          <w:szCs w:val="21"/>
        </w:rPr>
        <w:t>=0.</w:t>
      </w:r>
      <w:r>
        <w:rPr>
          <w:rFonts w:hint="eastAsia" w:ascii="宋体" w:hAnsi="宋体" w:eastAsia="宋体"/>
          <w:color w:val="auto"/>
          <w:sz w:val="21"/>
          <w:szCs w:val="21"/>
          <w:lang w:val="en-US" w:eastAsia="zh-CN"/>
        </w:rPr>
        <w:t>432亿元。</w:t>
      </w:r>
    </w:p>
    <w:p>
      <w:pPr>
        <w:pStyle w:val="35"/>
        <w:ind w:firstLine="420" w:firstLineChars="0"/>
        <w:jc w:val="both"/>
        <w:rPr>
          <w:rFonts w:ascii="宋体" w:hAnsi="宋体" w:eastAsia="宋体"/>
          <w:sz w:val="21"/>
          <w:szCs w:val="21"/>
        </w:rPr>
      </w:pPr>
      <w:r>
        <w:rPr>
          <w:rFonts w:hint="eastAsia" w:ascii="宋体" w:hAnsi="宋体" w:eastAsia="宋体"/>
          <w:color w:val="auto"/>
          <w:sz w:val="21"/>
          <w:szCs w:val="21"/>
        </w:rPr>
        <w:t>对于采用</w:t>
      </w:r>
      <w:r>
        <w:rPr>
          <w:rFonts w:hint="eastAsia" w:ascii="宋体" w:hAnsi="宋体" w:eastAsia="宋体"/>
          <w:sz w:val="21"/>
          <w:szCs w:val="21"/>
        </w:rPr>
        <w:t>授权基础法计量部分，此处应填列</w:t>
      </w:r>
      <w:r>
        <w:rPr>
          <w:rFonts w:hint="eastAsia" w:ascii="宋体" w:hAnsi="宋体" w:eastAsia="宋体"/>
          <w:sz w:val="21"/>
          <w:szCs w:val="21"/>
          <w:lang w:val="en-US" w:eastAsia="zh-CN"/>
        </w:rPr>
        <w:t>资产管理产品</w:t>
      </w:r>
      <w:r>
        <w:rPr>
          <w:rFonts w:hint="eastAsia" w:ascii="宋体" w:hAnsi="宋体" w:eastAsia="宋体"/>
          <w:sz w:val="21"/>
          <w:szCs w:val="21"/>
        </w:rPr>
        <w:t>资产账面价值</w:t>
      </w:r>
      <w:r>
        <w:rPr>
          <w:rFonts w:hint="eastAsia" w:ascii="宋体" w:hAnsi="宋体" w:eastAsia="宋体"/>
          <w:color w:val="auto"/>
          <w:sz w:val="21"/>
          <w:szCs w:val="21"/>
          <w:lang w:val="en-US" w:eastAsia="zh-CN"/>
        </w:rPr>
        <w:t>乘以填报机构持有份额占比再</w:t>
      </w:r>
      <w:r>
        <w:rPr>
          <w:rFonts w:hint="eastAsia" w:ascii="宋体" w:hAnsi="宋体" w:eastAsia="宋体"/>
          <w:sz w:val="21"/>
          <w:szCs w:val="21"/>
        </w:rPr>
        <w:t>扣除减值准备（如有）后的资产余额。</w:t>
      </w:r>
    </w:p>
    <w:p>
      <w:pPr>
        <w:pStyle w:val="35"/>
        <w:ind w:firstLine="420"/>
        <w:jc w:val="both"/>
        <w:rPr>
          <w:rFonts w:ascii="宋体" w:hAnsi="宋体" w:eastAsia="宋体"/>
          <w:sz w:val="21"/>
          <w:szCs w:val="21"/>
        </w:rPr>
      </w:pPr>
      <w:r>
        <w:rPr>
          <w:rFonts w:hint="eastAsia" w:ascii="宋体" w:hAnsi="宋体" w:eastAsia="宋体"/>
          <w:color w:val="auto"/>
          <w:sz w:val="21"/>
          <w:szCs w:val="21"/>
        </w:rPr>
        <w:t>填报案例：填报机构持有B基金公司发行的债券基金，持有份额为20%。基金资产账面价值为5亿元，净资产4亿元，杠杆率为1.25。假设</w:t>
      </w:r>
      <w:r>
        <w:rPr>
          <w:rFonts w:hint="eastAsia" w:ascii="宋体" w:hAnsi="宋体" w:eastAsia="宋体"/>
          <w:color w:val="auto"/>
          <w:sz w:val="21"/>
          <w:szCs w:val="21"/>
          <w:lang w:val="en-US" w:eastAsia="zh-CN"/>
        </w:rPr>
        <w:t>基金按照授权基础法计量，</w:t>
      </w:r>
      <w:r>
        <w:rPr>
          <w:rFonts w:hint="eastAsia" w:ascii="宋体" w:hAnsi="宋体" w:eastAsia="宋体"/>
          <w:color w:val="auto"/>
          <w:sz w:val="21"/>
          <w:szCs w:val="21"/>
        </w:rPr>
        <w:t>填报机构按照整支基金计提减值0.5亿元。填报机构应在本项填列，资产管理产品风险暴露为（5-0.5）*20%=0.9亿元。</w:t>
      </w:r>
    </w:p>
    <w:p>
      <w:pPr>
        <w:pStyle w:val="35"/>
        <w:ind w:firstLine="420" w:firstLineChars="0"/>
        <w:jc w:val="both"/>
        <w:rPr>
          <w:rFonts w:hint="eastAsia" w:ascii="宋体" w:hAnsi="宋体" w:eastAsia="宋体"/>
          <w:color w:val="auto"/>
          <w:sz w:val="21"/>
          <w:szCs w:val="21"/>
          <w:lang w:eastAsia="zh-CN"/>
        </w:rPr>
      </w:pPr>
      <w:r>
        <w:rPr>
          <w:rFonts w:hint="eastAsia" w:ascii="宋体" w:hAnsi="宋体" w:eastAsia="宋体"/>
          <w:color w:val="auto"/>
          <w:sz w:val="21"/>
          <w:szCs w:val="21"/>
        </w:rPr>
        <w:t>对于</w:t>
      </w:r>
      <w:r>
        <w:rPr>
          <w:rFonts w:hint="eastAsia" w:ascii="宋体" w:hAnsi="宋体" w:eastAsia="宋体"/>
          <w:color w:val="auto"/>
          <w:sz w:val="21"/>
          <w:szCs w:val="21"/>
          <w:lang w:val="en-US" w:eastAsia="zh-CN"/>
        </w:rPr>
        <w:t>采</w:t>
      </w:r>
      <w:r>
        <w:rPr>
          <w:rFonts w:hint="eastAsia" w:ascii="宋体" w:hAnsi="宋体" w:eastAsia="宋体"/>
          <w:sz w:val="21"/>
          <w:szCs w:val="21"/>
        </w:rPr>
        <w:t>用1250%方法计量部分，本处填列资产管理产品净资产</w:t>
      </w:r>
      <w:r>
        <w:rPr>
          <w:rFonts w:hint="eastAsia" w:ascii="宋体" w:hAnsi="宋体" w:eastAsia="宋体"/>
          <w:color w:val="auto"/>
          <w:sz w:val="21"/>
          <w:szCs w:val="21"/>
          <w:lang w:val="en-US" w:eastAsia="zh-CN"/>
        </w:rPr>
        <w:t>乘以填报机构持有份额占比</w:t>
      </w:r>
      <w:r>
        <w:rPr>
          <w:rFonts w:hint="eastAsia" w:ascii="宋体" w:hAnsi="宋体" w:eastAsia="宋体"/>
          <w:sz w:val="21"/>
          <w:szCs w:val="21"/>
        </w:rPr>
        <w:t>再扣除减值准备（如有）后的资产余额</w:t>
      </w:r>
      <w:r>
        <w:rPr>
          <w:rFonts w:hint="eastAsia" w:ascii="宋体" w:hAnsi="宋体" w:eastAsia="宋体"/>
          <w:sz w:val="21"/>
          <w:szCs w:val="21"/>
          <w:lang w:eastAsia="zh-CN"/>
        </w:rPr>
        <w:t>。</w:t>
      </w:r>
    </w:p>
    <w:p>
      <w:pPr>
        <w:pStyle w:val="35"/>
        <w:ind w:firstLine="420"/>
        <w:jc w:val="both"/>
        <w:rPr>
          <w:rFonts w:hint="eastAsia"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E</w:t>
      </w:r>
      <w:r>
        <w:rPr>
          <w:rFonts w:ascii="宋体" w:hAnsi="宋体" w:eastAsia="宋体"/>
          <w:color w:val="auto"/>
          <w:sz w:val="21"/>
          <w:szCs w:val="21"/>
        </w:rPr>
        <w:t>]－[</w:t>
      </w:r>
      <w:r>
        <w:rPr>
          <w:rFonts w:hint="eastAsia" w:ascii="宋体" w:hAnsi="宋体" w:eastAsia="宋体"/>
          <w:color w:val="auto"/>
          <w:sz w:val="21"/>
          <w:szCs w:val="21"/>
        </w:rPr>
        <w:t>A</w:t>
      </w:r>
      <w:r>
        <w:rPr>
          <w:rFonts w:hint="eastAsia" w:ascii="宋体" w:hAnsi="宋体" w:eastAsia="宋体"/>
          <w:color w:val="auto"/>
          <w:sz w:val="21"/>
          <w:szCs w:val="21"/>
          <w:lang w:val="en-US" w:eastAsia="zh-CN"/>
        </w:rPr>
        <w:t>R</w:t>
      </w:r>
      <w:r>
        <w:rPr>
          <w:rFonts w:ascii="宋体" w:hAnsi="宋体" w:eastAsia="宋体"/>
          <w:color w:val="auto"/>
          <w:sz w:val="21"/>
          <w:szCs w:val="21"/>
        </w:rPr>
        <w:t>]其中：因下列因素或以下列因素为保证或抵质押</w:t>
      </w:r>
      <w:r>
        <w:rPr>
          <w:rFonts w:hint="eastAsia" w:ascii="宋体" w:hAnsi="宋体" w:eastAsia="宋体"/>
          <w:color w:val="auto"/>
          <w:sz w:val="21"/>
          <w:szCs w:val="21"/>
        </w:rPr>
        <w:t>，或经信用衍生工具保护</w:t>
      </w:r>
      <w:r>
        <w:rPr>
          <w:rFonts w:ascii="宋体" w:hAnsi="宋体" w:eastAsia="宋体"/>
          <w:color w:val="auto"/>
          <w:sz w:val="21"/>
          <w:szCs w:val="21"/>
        </w:rPr>
        <w:t>，可得以风险缓释后的本期资产余额：是指根据</w:t>
      </w:r>
      <w:r>
        <w:rPr>
          <w:rFonts w:hint="eastAsia" w:ascii="宋体" w:hAnsi="宋体" w:eastAsia="宋体"/>
          <w:color w:val="auto"/>
          <w:sz w:val="21"/>
          <w:szCs w:val="21"/>
        </w:rPr>
        <w:t>《办法》</w:t>
      </w:r>
      <w:r>
        <w:rPr>
          <w:rFonts w:ascii="宋体" w:hAnsi="宋体" w:eastAsia="宋体"/>
          <w:color w:val="auto"/>
          <w:sz w:val="21"/>
          <w:szCs w:val="21"/>
        </w:rPr>
        <w:t>，填报机构的各类资产在扣除对应的资产准备后，分别为各类风险缓释因素所覆盖的资产数额。</w:t>
      </w:r>
      <w:r>
        <w:rPr>
          <w:rFonts w:hint="eastAsia" w:ascii="宋体" w:hAnsi="宋体" w:eastAsia="宋体"/>
          <w:color w:val="auto"/>
          <w:sz w:val="21"/>
          <w:szCs w:val="21"/>
        </w:rPr>
        <w:t>合格信用风险缓释工具的监管要求见《办法》附件3。对于</w:t>
      </w:r>
      <w:r>
        <w:rPr>
          <w:rFonts w:ascii="宋体" w:hAnsi="宋体" w:eastAsia="宋体"/>
          <w:color w:val="auto"/>
          <w:sz w:val="21"/>
          <w:szCs w:val="21"/>
        </w:rPr>
        <w:t>合格质物质押的风险暴露的权重底线为20%，满足特定条件的风险暴露</w:t>
      </w:r>
      <w:r>
        <w:rPr>
          <w:rFonts w:hint="eastAsia" w:ascii="宋体" w:hAnsi="宋体" w:eastAsia="宋体"/>
          <w:color w:val="auto"/>
          <w:sz w:val="21"/>
          <w:szCs w:val="21"/>
        </w:rPr>
        <w:t>，不受上述底线约束。</w:t>
      </w:r>
    </w:p>
    <w:p>
      <w:pPr>
        <w:pStyle w:val="35"/>
        <w:ind w:firstLine="420" w:firstLineChars="0"/>
        <w:jc w:val="both"/>
        <w:rPr>
          <w:rFonts w:hint="default" w:ascii="宋体" w:hAnsi="宋体" w:eastAsia="宋体"/>
          <w:color w:val="auto"/>
          <w:sz w:val="21"/>
          <w:szCs w:val="21"/>
          <w:lang w:val="en-US" w:eastAsia="zh-CN"/>
        </w:rPr>
      </w:pPr>
      <w:r>
        <w:rPr>
          <w:rFonts w:hint="eastAsia" w:ascii="宋体" w:hAnsi="宋体" w:eastAsia="宋体"/>
          <w:color w:val="auto"/>
          <w:sz w:val="21"/>
          <w:szCs w:val="21"/>
          <w:lang w:val="en-US" w:eastAsia="zh-CN"/>
        </w:rPr>
        <w:t>填报机构并表时，如，第二档填报机构并第三档附属机构，第三档附属机构若采用银行承兑汇票作为缓释工具，可视缓释工具发行主体分别填报至</w:t>
      </w:r>
      <w:r>
        <w:rPr>
          <w:rFonts w:ascii="宋体" w:hAnsi="宋体" w:eastAsia="宋体"/>
          <w:color w:val="auto"/>
          <w:sz w:val="21"/>
          <w:szCs w:val="21"/>
        </w:rPr>
        <w:t>[</w:t>
      </w:r>
      <w:r>
        <w:rPr>
          <w:rFonts w:hint="eastAsia" w:ascii="宋体" w:hAnsi="宋体" w:eastAsia="宋体"/>
          <w:color w:val="auto"/>
          <w:sz w:val="21"/>
          <w:szCs w:val="21"/>
          <w:lang w:val="en-US" w:eastAsia="zh-CN"/>
        </w:rPr>
        <w:t>AE</w:t>
      </w:r>
      <w:r>
        <w:rPr>
          <w:rFonts w:ascii="宋体" w:hAnsi="宋体" w:eastAsia="宋体"/>
          <w:color w:val="auto"/>
          <w:sz w:val="21"/>
          <w:szCs w:val="21"/>
        </w:rPr>
        <w:t>]</w:t>
      </w:r>
      <w:r>
        <w:rPr>
          <w:rFonts w:hint="eastAsia" w:ascii="宋体" w:hAnsi="宋体" w:eastAsia="宋体"/>
          <w:color w:val="auto"/>
          <w:sz w:val="21"/>
          <w:szCs w:val="21"/>
          <w:lang w:eastAsia="zh-CN"/>
        </w:rPr>
        <w:t>列“</w:t>
      </w:r>
      <w:r>
        <w:rPr>
          <w:rFonts w:hint="eastAsia" w:ascii="宋体" w:hAnsi="宋体" w:eastAsia="宋体"/>
          <w:color w:val="auto"/>
          <w:sz w:val="21"/>
          <w:szCs w:val="21"/>
          <w:lang w:val="en-US" w:eastAsia="zh-CN"/>
        </w:rPr>
        <w:t>境内外商业银行（短期）20%”或</w:t>
      </w:r>
      <w:r>
        <w:rPr>
          <w:rFonts w:ascii="宋体" w:hAnsi="宋体" w:eastAsia="宋体"/>
          <w:color w:val="auto"/>
          <w:sz w:val="21"/>
          <w:szCs w:val="21"/>
        </w:rPr>
        <w:t>[</w:t>
      </w:r>
      <w:r>
        <w:rPr>
          <w:rFonts w:hint="eastAsia" w:ascii="宋体" w:hAnsi="宋体" w:eastAsia="宋体"/>
          <w:color w:val="auto"/>
          <w:sz w:val="21"/>
          <w:szCs w:val="21"/>
          <w:lang w:val="en-US" w:eastAsia="zh-CN"/>
        </w:rPr>
        <w:t>AG</w:t>
      </w:r>
      <w:r>
        <w:rPr>
          <w:rFonts w:ascii="宋体" w:hAnsi="宋体" w:eastAsia="宋体"/>
          <w:color w:val="auto"/>
          <w:sz w:val="21"/>
          <w:szCs w:val="21"/>
        </w:rPr>
        <w:t>]</w:t>
      </w:r>
      <w:r>
        <w:rPr>
          <w:rFonts w:hint="eastAsia" w:ascii="宋体" w:hAnsi="宋体" w:eastAsia="宋体"/>
          <w:color w:val="auto"/>
          <w:sz w:val="21"/>
          <w:szCs w:val="21"/>
          <w:lang w:eastAsia="zh-CN"/>
        </w:rPr>
        <w:t>列“</w:t>
      </w:r>
      <w:r>
        <w:rPr>
          <w:rFonts w:hint="eastAsia" w:ascii="宋体" w:hAnsi="宋体" w:eastAsia="宋体"/>
          <w:color w:val="auto"/>
          <w:sz w:val="21"/>
          <w:szCs w:val="21"/>
        </w:rPr>
        <w:t>境内商业银行（仅用于并表填报）</w:t>
      </w:r>
      <w:r>
        <w:rPr>
          <w:rFonts w:hint="eastAsia" w:ascii="宋体" w:hAnsi="宋体" w:eastAsia="宋体"/>
          <w:color w:val="auto"/>
          <w:sz w:val="21"/>
          <w:szCs w:val="21"/>
          <w:lang w:eastAsia="zh-CN"/>
        </w:rPr>
        <w:t>”中</w:t>
      </w:r>
      <w:r>
        <w:rPr>
          <w:rFonts w:hint="eastAsia" w:ascii="宋体" w:hAnsi="宋体" w:eastAsia="宋体"/>
          <w:color w:val="auto"/>
          <w:sz w:val="21"/>
          <w:szCs w:val="21"/>
          <w:lang w:val="en-US" w:eastAsia="zh-CN"/>
        </w:rPr>
        <w:t>。其他缓释工具如有上述情况，可参照处理。</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填报案例：</w:t>
      </w:r>
      <w:r>
        <w:rPr>
          <w:rFonts w:ascii="宋体" w:hAnsi="宋体" w:eastAsia="宋体"/>
          <w:color w:val="auto"/>
          <w:sz w:val="21"/>
          <w:szCs w:val="21"/>
        </w:rPr>
        <w:t>如一笔一般企业质押贷款，假设其质押物为等于贷款余额60</w:t>
      </w:r>
      <w:r>
        <w:rPr>
          <w:rFonts w:hint="eastAsia" w:ascii="宋体" w:hAnsi="宋体" w:eastAsia="宋体"/>
          <w:color w:val="auto"/>
          <w:sz w:val="21"/>
          <w:szCs w:val="21"/>
        </w:rPr>
        <w:t>%</w:t>
      </w:r>
      <w:r>
        <w:rPr>
          <w:rFonts w:ascii="宋体" w:hAnsi="宋体" w:eastAsia="宋体"/>
          <w:color w:val="auto"/>
          <w:sz w:val="21"/>
          <w:szCs w:val="21"/>
        </w:rPr>
        <w:t>的我国财政部发行国债</w:t>
      </w:r>
      <w:r>
        <w:rPr>
          <w:rFonts w:hint="eastAsia" w:ascii="宋体" w:hAnsi="宋体" w:eastAsia="宋体"/>
          <w:color w:val="auto"/>
          <w:sz w:val="21"/>
          <w:szCs w:val="21"/>
        </w:rPr>
        <w:t>（假设合格质物不受风险权重底线约束）</w:t>
      </w:r>
      <w:r>
        <w:rPr>
          <w:rFonts w:ascii="宋体" w:hAnsi="宋体" w:eastAsia="宋体"/>
          <w:color w:val="auto"/>
          <w:sz w:val="21"/>
          <w:szCs w:val="21"/>
        </w:rPr>
        <w:t>，则其</w:t>
      </w:r>
      <w:r>
        <w:rPr>
          <w:rFonts w:hint="eastAsia" w:ascii="宋体" w:hAnsi="宋体" w:eastAsia="宋体"/>
          <w:color w:val="auto"/>
          <w:sz w:val="21"/>
          <w:szCs w:val="21"/>
        </w:rPr>
        <w:t>填报</w:t>
      </w:r>
      <w:r>
        <w:rPr>
          <w:rFonts w:ascii="宋体" w:hAnsi="宋体" w:eastAsia="宋体"/>
          <w:color w:val="auto"/>
          <w:sz w:val="21"/>
          <w:szCs w:val="21"/>
        </w:rPr>
        <w:t>在“[</w:t>
      </w:r>
      <w:r>
        <w:rPr>
          <w:rFonts w:hint="eastAsia" w:ascii="宋体" w:hAnsi="宋体" w:eastAsia="宋体"/>
          <w:color w:val="auto"/>
          <w:sz w:val="21"/>
          <w:szCs w:val="21"/>
        </w:rPr>
        <w:t>H</w:t>
      </w:r>
      <w:r>
        <w:rPr>
          <w:rFonts w:ascii="宋体" w:hAnsi="宋体" w:eastAsia="宋体"/>
          <w:color w:val="auto"/>
          <w:sz w:val="21"/>
          <w:szCs w:val="21"/>
        </w:rPr>
        <w:t>]</w:t>
      </w:r>
      <w:r>
        <w:rPr>
          <w:rFonts w:hint="eastAsia" w:ascii="宋体" w:hAnsi="宋体" w:eastAsia="宋体"/>
          <w:color w:val="auto"/>
          <w:sz w:val="21"/>
          <w:szCs w:val="21"/>
        </w:rPr>
        <w:t>我国</w:t>
      </w:r>
      <w:r>
        <w:rPr>
          <w:rFonts w:ascii="宋体" w:hAnsi="宋体" w:eastAsia="宋体"/>
          <w:color w:val="auto"/>
          <w:sz w:val="21"/>
          <w:szCs w:val="21"/>
        </w:rPr>
        <w:t>中央政府”</w:t>
      </w:r>
      <w:r>
        <w:rPr>
          <w:rFonts w:hint="eastAsia" w:ascii="宋体" w:hAnsi="宋体" w:eastAsia="宋体"/>
          <w:color w:val="auto"/>
          <w:sz w:val="21"/>
          <w:szCs w:val="21"/>
        </w:rPr>
        <w:t>的0</w:t>
      </w:r>
      <w:r>
        <w:rPr>
          <w:rFonts w:ascii="宋体" w:hAnsi="宋体" w:eastAsia="宋体"/>
          <w:color w:val="auto"/>
          <w:sz w:val="21"/>
          <w:szCs w:val="21"/>
        </w:rPr>
        <w:t>%</w:t>
      </w:r>
      <w:r>
        <w:rPr>
          <w:rFonts w:hint="eastAsia" w:ascii="宋体" w:hAnsi="宋体" w:eastAsia="宋体"/>
          <w:color w:val="auto"/>
          <w:sz w:val="21"/>
          <w:szCs w:val="21"/>
        </w:rPr>
        <w:t>风险权重</w:t>
      </w:r>
      <w:r>
        <w:rPr>
          <w:rFonts w:ascii="宋体" w:hAnsi="宋体" w:eastAsia="宋体"/>
          <w:color w:val="auto"/>
          <w:sz w:val="21"/>
          <w:szCs w:val="21"/>
        </w:rPr>
        <w:t>缓释因素项下</w:t>
      </w:r>
      <w:r>
        <w:rPr>
          <w:rFonts w:hint="eastAsia" w:ascii="宋体" w:hAnsi="宋体" w:eastAsia="宋体"/>
          <w:color w:val="auto"/>
          <w:sz w:val="21"/>
          <w:szCs w:val="21"/>
        </w:rPr>
        <w:t>且其</w:t>
      </w:r>
      <w:r>
        <w:rPr>
          <w:rFonts w:ascii="宋体" w:hAnsi="宋体" w:eastAsia="宋体"/>
          <w:color w:val="auto"/>
          <w:sz w:val="21"/>
          <w:szCs w:val="21"/>
        </w:rPr>
        <w:t>覆盖的资产余额为贷款余额的60</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各类风险缓释因素所覆盖的资产总额不得超过C列风险暴露额。</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附件3一般要求规定“信用风险缓释工具、剩余风险与债务人风险之间不应具有高度的正相关性”。 例如，如保证是关联公司或集团内部的互保及交叉保证，商业银行应判断是否具有实质正相关性。</w:t>
      </w:r>
    </w:p>
    <w:p>
      <w:pPr>
        <w:pStyle w:val="35"/>
        <w:ind w:firstLine="0" w:firstLineChars="0"/>
        <w:jc w:val="both"/>
        <w:rPr>
          <w:rFonts w:ascii="宋体" w:hAnsi="宋体" w:eastAsia="宋体"/>
          <w:color w:val="auto"/>
          <w:sz w:val="21"/>
          <w:szCs w:val="21"/>
        </w:rPr>
      </w:pPr>
      <w:r>
        <w:rPr>
          <w:rFonts w:ascii="宋体" w:hAnsi="宋体" w:eastAsia="宋体"/>
          <w:color w:val="auto"/>
          <w:sz w:val="21"/>
          <w:szCs w:val="21"/>
        </w:rPr>
        <w:t xml:space="preserve">    </w:t>
      </w:r>
      <w:r>
        <w:rPr>
          <w:rFonts w:hint="eastAsia" w:ascii="宋体" w:hAnsi="宋体" w:eastAsia="宋体"/>
          <w:color w:val="auto"/>
          <w:sz w:val="21"/>
          <w:szCs w:val="21"/>
        </w:rPr>
        <w:t>《中国银行业监督管理委员会办公厅关于中国出口信用保险公司承保贷款风险权重和风险分类的批复》（银监办发〔2005〕150号）规定：计算资本充足率时，中国出口信用保险公司提供政策性信用保险的贷款的风险权重为</w:t>
      </w:r>
      <w:r>
        <w:rPr>
          <w:rFonts w:ascii="宋体" w:hAnsi="宋体" w:eastAsia="宋体"/>
          <w:color w:val="auto"/>
          <w:sz w:val="21"/>
          <w:szCs w:val="21"/>
        </w:rPr>
        <w:t>0%。</w:t>
      </w:r>
      <w:r>
        <w:rPr>
          <w:rFonts w:hint="eastAsia" w:ascii="宋体" w:hAnsi="宋体" w:eastAsia="宋体"/>
          <w:color w:val="auto"/>
          <w:sz w:val="21"/>
          <w:szCs w:val="21"/>
        </w:rPr>
        <w:t>因此，对于中国出口信用保险公司提供政策性信用保险的贷款，保险部分可填列在“</w:t>
      </w:r>
      <w:r>
        <w:rPr>
          <w:rFonts w:ascii="宋体" w:hAnsi="宋体" w:eastAsia="宋体"/>
          <w:color w:val="auto"/>
          <w:sz w:val="21"/>
          <w:szCs w:val="21"/>
        </w:rPr>
        <w:t>[</w:t>
      </w:r>
      <w:r>
        <w:rPr>
          <w:rFonts w:hint="eastAsia" w:ascii="宋体" w:hAnsi="宋体" w:eastAsia="宋体"/>
          <w:color w:val="auto"/>
          <w:sz w:val="21"/>
          <w:szCs w:val="21"/>
        </w:rPr>
        <w:t>N</w:t>
      </w:r>
      <w:r>
        <w:rPr>
          <w:rFonts w:ascii="宋体" w:hAnsi="宋体" w:eastAsia="宋体"/>
          <w:color w:val="auto"/>
          <w:sz w:val="21"/>
          <w:szCs w:val="21"/>
        </w:rPr>
        <w:t>]</w:t>
      </w:r>
      <w:r>
        <w:rPr>
          <w:rFonts w:hint="eastAsia" w:ascii="宋体" w:hAnsi="宋体" w:eastAsia="宋体"/>
          <w:color w:val="auto"/>
          <w:sz w:val="21"/>
          <w:szCs w:val="21"/>
        </w:rPr>
        <w:t>我国开发性金融机构和政策性银行”。</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满足合格保证要求的融资性独立保函和融资性独立备用信用证属于合格信用风险缓释工具。</w:t>
      </w:r>
    </w:p>
    <w:p>
      <w:pPr>
        <w:pStyle w:val="35"/>
        <w:widowControl w:val="0"/>
        <w:ind w:firstLine="420" w:firstLineChars="0"/>
        <w:jc w:val="both"/>
        <w:rPr>
          <w:rFonts w:ascii="宋体" w:hAnsi="宋体" w:eastAsia="宋体"/>
          <w:color w:val="auto"/>
          <w:sz w:val="21"/>
          <w:szCs w:val="21"/>
        </w:rPr>
      </w:pPr>
      <w:r>
        <w:rPr>
          <w:rFonts w:hint="eastAsia" w:ascii="宋体" w:hAnsi="宋体" w:eastAsia="宋体"/>
          <w:color w:val="auto"/>
          <w:sz w:val="21"/>
          <w:szCs w:val="21"/>
        </w:rPr>
        <w:t>对于国家融资担保基金、省级政府性融资担保和再担保机构与银行开展的“总对总”批量政府性融资担保业务，国家融资担保基金承担担保责任部分的担保贷款部分适用20%的风险权重，对纳入“白名单”的省级政府性融资、再担保机构承担担保责任部分的担保贷款部分适用50%的风险权重。其他由国家融资担保基金、省级政府性融资担保和再担保机构承担担保责任的担保贷款应按照无担保计量风险加权资产。</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合格现金抵质押（或由贷款行发行的定期存单或其他类似工具）应限于贷款行的现金存款或签署了保管协议的现金存款；然而，若贷款行的储蓄存款、定期存单或其他类似工具，在未签署保管协议的情况下由第三方银行以公开或者无条件不可撤销的方式抵押给贷款行，则贷款行对该抵押所覆盖的风险暴露将采用第三方银行的风险权重。此外，由第三方银行发行的定期存单也将采用第三方银行的风险权重。</w:t>
      </w:r>
    </w:p>
    <w:p>
      <w:pPr>
        <w:pStyle w:val="35"/>
        <w:ind w:firstLine="422"/>
        <w:jc w:val="both"/>
        <w:rPr>
          <w:rFonts w:ascii="宋体" w:hAnsi="宋体" w:eastAsia="宋体"/>
          <w:color w:val="auto"/>
          <w:sz w:val="21"/>
          <w:szCs w:val="21"/>
        </w:rPr>
      </w:pPr>
      <w:r>
        <w:rPr>
          <w:rFonts w:hint="eastAsia" w:ascii="宋体" w:hAnsi="宋体" w:eastAsia="宋体"/>
          <w:b/>
          <w:bCs/>
          <w:color w:val="auto"/>
          <w:sz w:val="21"/>
          <w:szCs w:val="21"/>
        </w:rPr>
        <w:t>币种错配调整：</w:t>
      </w:r>
      <w:r>
        <w:rPr>
          <w:rFonts w:hint="eastAsia" w:ascii="宋体" w:hAnsi="宋体" w:eastAsia="宋体"/>
          <w:color w:val="auto"/>
          <w:sz w:val="21"/>
          <w:szCs w:val="21"/>
        </w:rPr>
        <w:t>若风险暴露与信用风险缓释工具之间存在币种错配，商业银行应将风险暴露划分为覆盖和未覆盖部分，并按照以下公式采用折扣系数</w:t>
      </w:r>
      <w:r>
        <w:rPr>
          <w:rFonts w:ascii="宋体" w:hAnsi="宋体" w:eastAsia="宋体"/>
          <w:color w:val="auto"/>
          <w:position w:val="-14"/>
          <w:sz w:val="21"/>
          <w:szCs w:val="21"/>
        </w:rPr>
        <w:object>
          <v:shape id="_x0000_i1025" o:spt="75" type="#_x0000_t75" style="height:19.95pt;width:19.9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hint="eastAsia" w:ascii="宋体" w:hAnsi="宋体" w:eastAsia="宋体"/>
          <w:color w:val="auto"/>
          <w:sz w:val="21"/>
          <w:szCs w:val="21"/>
        </w:rPr>
        <w:t>降低信用风险缓释工具缓释覆盖部分的风险暴露。风险暴露与合格质物之间的币种错配无需进行调整。</w:t>
      </w:r>
    </w:p>
    <w:p>
      <w:pPr>
        <w:pStyle w:val="35"/>
        <w:ind w:left="420" w:leftChars="200" w:firstLine="420"/>
        <w:jc w:val="both"/>
        <w:rPr>
          <w:rFonts w:ascii="宋体" w:hAnsi="宋体" w:eastAsia="宋体"/>
          <w:color w:val="auto"/>
          <w:sz w:val="21"/>
          <w:szCs w:val="21"/>
        </w:rPr>
      </w:pPr>
      <m:oMathPara>
        <m:oMathParaPr>
          <m:jc m:val="left"/>
        </m:oMathPara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G</m:t>
              </m:r>
              <m:ctrlPr>
                <w:rPr>
                  <w:rFonts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r>
            <m:rPr/>
            <w:rPr>
              <w:rFonts w:ascii="Cambria Math" w:hAnsi="Cambria Math" w:eastAsia="宋体"/>
              <w:color w:val="auto"/>
              <w:sz w:val="21"/>
              <w:szCs w:val="21"/>
            </w:rPr>
            <m:t>=G×(1−</m:t>
          </m:r>
          <m:sSub>
            <m:sSubPr>
              <m:ctrlPr>
                <w:rPr>
                  <w:rFonts w:ascii="Cambria Math" w:hAnsi="Cambria Math" w:eastAsia="宋体"/>
                  <w:i/>
                  <w:color w:val="auto"/>
                  <w:sz w:val="21"/>
                  <w:szCs w:val="21"/>
                </w:rPr>
              </m:ctrlPr>
            </m:sSubPr>
            <m:e>
              <m:r>
                <m:rPr/>
                <w:rPr>
                  <w:rFonts w:ascii="Cambria Math" w:hAnsi="Cambria Math" w:eastAsia="宋体"/>
                  <w:color w:val="auto"/>
                  <w:sz w:val="21"/>
                  <w:szCs w:val="21"/>
                </w:rPr>
                <m:t>H</m:t>
              </m:r>
              <m:ctrlPr>
                <w:rPr>
                  <w:rFonts w:ascii="Cambria Math" w:hAnsi="Cambria Math" w:eastAsia="宋体"/>
                  <w:i/>
                  <w:color w:val="auto"/>
                  <w:sz w:val="21"/>
                  <w:szCs w:val="21"/>
                </w:rPr>
              </m:ctrlPr>
            </m:e>
            <m:sub>
              <m:r>
                <m:rPr/>
                <w:rPr>
                  <w:rFonts w:ascii="Cambria Math" w:hAnsi="Cambria Math" w:eastAsia="宋体"/>
                  <w:color w:val="auto"/>
                  <w:sz w:val="21"/>
                  <w:szCs w:val="21"/>
                </w:rPr>
                <m:t>fx</m:t>
              </m:r>
              <m:ctrlPr>
                <w:rPr>
                  <w:rFonts w:ascii="Cambria Math" w:hAnsi="Cambria Math" w:eastAsia="宋体"/>
                  <w:i/>
                  <w:color w:val="auto"/>
                  <w:sz w:val="21"/>
                  <w:szCs w:val="21"/>
                </w:rPr>
              </m:ctrlPr>
            </m:sub>
          </m:sSub>
          <m:r>
            <m:rPr/>
            <w:rPr>
              <w:rFonts w:ascii="Cambria Math" w:hAnsi="Cambria Math" w:eastAsia="宋体"/>
              <w:color w:val="auto"/>
              <w:sz w:val="21"/>
              <w:szCs w:val="21"/>
            </w:rPr>
            <m:t>)</m:t>
          </m:r>
        </m:oMath>
      </m:oMathPara>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其中：</w:t>
      </w:r>
    </w:p>
    <w:p>
      <w:pPr>
        <w:pStyle w:val="35"/>
        <w:ind w:firstLine="420"/>
        <w:jc w:val="both"/>
        <w:rPr>
          <w:rFonts w:ascii="宋体" w:hAnsi="宋体" w:eastAsia="宋体"/>
          <w:color w:val="auto"/>
          <w:sz w:val="21"/>
          <w:szCs w:val="21"/>
        </w:rPr>
      </w:p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G</m:t>
            </m:r>
            <m:ctrlPr>
              <w:rPr>
                <w:rFonts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oMath>
      <w:r>
        <w:rPr>
          <w:rFonts w:hint="eastAsia" w:ascii="宋体" w:hAnsi="宋体" w:eastAsia="宋体"/>
          <w:color w:val="auto"/>
          <w:sz w:val="21"/>
          <w:szCs w:val="21"/>
        </w:rPr>
        <w:t>为经币种错配调整后的信用风险缓释工具覆盖部分风险暴露；</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G</m:t>
        </m:r>
      </m:oMath>
      <w:r>
        <w:rPr>
          <w:rFonts w:hint="eastAsia" w:ascii="宋体" w:hAnsi="宋体" w:eastAsia="宋体"/>
          <w:color w:val="auto"/>
          <w:sz w:val="21"/>
          <w:szCs w:val="21"/>
        </w:rPr>
        <w:t>为信用风险缓释工具覆盖部分的风险暴露；</w:t>
      </w:r>
    </w:p>
    <w:p>
      <w:pPr>
        <w:pStyle w:val="35"/>
        <w:ind w:firstLine="420"/>
        <w:jc w:val="both"/>
        <w:rPr>
          <w:rFonts w:ascii="宋体" w:hAnsi="宋体" w:eastAsia="宋体"/>
          <w:color w:val="auto"/>
          <w:sz w:val="21"/>
          <w:szCs w:val="21"/>
        </w:rPr>
      </w:p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H</m:t>
            </m:r>
            <m:ctrlPr>
              <w:rPr>
                <w:rFonts w:ascii="Cambria Math" w:hAnsi="Cambria Math" w:eastAsia="宋体"/>
                <w:i/>
                <w:color w:val="auto"/>
                <w:sz w:val="21"/>
                <w:szCs w:val="21"/>
              </w:rPr>
            </m:ctrlPr>
          </m:e>
          <m:sub>
            <m:r>
              <m:rPr/>
              <w:rPr>
                <w:rFonts w:ascii="Cambria Math" w:hAnsi="Cambria Math" w:eastAsia="宋体"/>
                <w:color w:val="auto"/>
                <w:sz w:val="21"/>
                <w:szCs w:val="21"/>
              </w:rPr>
              <m:t>fx</m:t>
            </m:r>
            <m:ctrlPr>
              <w:rPr>
                <w:rFonts w:ascii="Cambria Math" w:hAnsi="Cambria Math" w:eastAsia="宋体"/>
                <w:i/>
                <w:color w:val="auto"/>
                <w:sz w:val="21"/>
                <w:szCs w:val="21"/>
              </w:rPr>
            </m:ctrlPr>
          </m:sub>
        </m:sSub>
      </m:oMath>
      <w:r>
        <w:rPr>
          <w:rFonts w:hint="eastAsia" w:ascii="宋体" w:hAnsi="宋体" w:eastAsia="宋体"/>
          <w:color w:val="auto"/>
          <w:sz w:val="21"/>
          <w:szCs w:val="21"/>
        </w:rPr>
        <w:t>为信用风险缓释工具和对应风险暴露币种错配的标准折扣系数，为8%。</w:t>
      </w:r>
    </w:p>
    <w:p>
      <w:pPr>
        <w:pStyle w:val="35"/>
        <w:ind w:firstLine="422"/>
        <w:jc w:val="both"/>
        <w:rPr>
          <w:rFonts w:ascii="宋体" w:hAnsi="宋体" w:eastAsia="宋体"/>
          <w:color w:val="auto"/>
          <w:sz w:val="21"/>
          <w:szCs w:val="21"/>
        </w:rPr>
      </w:pPr>
      <w:r>
        <w:rPr>
          <w:rFonts w:hint="eastAsia" w:ascii="宋体" w:hAnsi="宋体" w:eastAsia="宋体"/>
          <w:b/>
          <w:bCs/>
          <w:color w:val="auto"/>
          <w:sz w:val="21"/>
          <w:szCs w:val="21"/>
        </w:rPr>
        <w:t>期限错配调整：</w:t>
      </w:r>
      <w:r>
        <w:rPr>
          <w:rFonts w:hint="eastAsia" w:ascii="宋体" w:hAnsi="宋体" w:eastAsia="宋体"/>
          <w:color w:val="auto"/>
          <w:sz w:val="21"/>
          <w:szCs w:val="21"/>
        </w:rPr>
        <w:t>商业银行应按照以下公式对信用风险缓释工具价值进行期限调整：</w:t>
      </w:r>
    </w:p>
    <w:p>
      <w:pPr>
        <w:pStyle w:val="35"/>
        <w:ind w:left="420" w:leftChars="200" w:firstLine="420"/>
        <w:jc w:val="both"/>
        <w:rPr>
          <w:rFonts w:ascii="宋体" w:hAnsi="宋体" w:eastAsia="宋体"/>
          <w:color w:val="auto"/>
          <w:sz w:val="21"/>
          <w:szCs w:val="21"/>
        </w:rPr>
      </w:pPr>
      <m:oMathPara>
        <m:oMathParaPr>
          <m:jc m:val="left"/>
        </m:oMathPara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P</m:t>
              </m:r>
              <m:ctrlPr>
                <w:rPr>
                  <w:rFonts w:hint="eastAsia"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r>
            <m:rPr/>
            <w:rPr>
              <w:rFonts w:ascii="Cambria Math" w:hAnsi="Cambria Math" w:eastAsia="宋体"/>
              <w:color w:val="auto"/>
              <w:sz w:val="21"/>
              <w:szCs w:val="21"/>
            </w:rPr>
            <m:t>=P×(t−0.25)/(T−0.25)</m:t>
          </m:r>
        </m:oMath>
      </m:oMathPara>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其中：</w:t>
      </w:r>
    </w:p>
    <w:p>
      <w:pPr>
        <w:pStyle w:val="35"/>
        <w:ind w:firstLine="420"/>
        <w:jc w:val="both"/>
        <w:rPr>
          <w:rFonts w:ascii="宋体" w:hAnsi="宋体" w:eastAsia="宋体"/>
          <w:color w:val="auto"/>
          <w:sz w:val="21"/>
          <w:szCs w:val="21"/>
        </w:rPr>
      </w:pPr>
      <m:oMath>
        <m:sSub>
          <m:sSubPr>
            <m:ctrlPr>
              <w:rPr>
                <w:rFonts w:ascii="Cambria Math" w:hAnsi="Cambria Math" w:eastAsia="宋体"/>
                <w:i/>
                <w:color w:val="auto"/>
                <w:sz w:val="21"/>
                <w:szCs w:val="21"/>
              </w:rPr>
            </m:ctrlPr>
          </m:sSubPr>
          <m:e>
            <m:r>
              <m:rPr/>
              <w:rPr>
                <w:rFonts w:ascii="Cambria Math" w:hAnsi="Cambria Math" w:eastAsia="宋体"/>
                <w:color w:val="auto"/>
                <w:sz w:val="21"/>
                <w:szCs w:val="21"/>
              </w:rPr>
              <m:t>P</m:t>
            </m:r>
            <m:ctrlPr>
              <w:rPr>
                <w:rFonts w:hint="eastAsia" w:ascii="Cambria Math" w:hAnsi="Cambria Math" w:eastAsia="宋体"/>
                <w:i/>
                <w:color w:val="auto"/>
                <w:sz w:val="21"/>
                <w:szCs w:val="21"/>
              </w:rPr>
            </m:ctrlPr>
          </m:e>
          <m:sub>
            <m:r>
              <m:rPr/>
              <w:rPr>
                <w:rFonts w:ascii="Cambria Math" w:hAnsi="Cambria Math" w:eastAsia="宋体"/>
                <w:color w:val="auto"/>
                <w:sz w:val="21"/>
                <w:szCs w:val="21"/>
              </w:rPr>
              <m:t>a</m:t>
            </m:r>
            <m:ctrlPr>
              <w:rPr>
                <w:rFonts w:ascii="Cambria Math" w:hAnsi="Cambria Math" w:eastAsia="宋体"/>
                <w:i/>
                <w:color w:val="auto"/>
                <w:sz w:val="21"/>
                <w:szCs w:val="21"/>
              </w:rPr>
            </m:ctrlPr>
          </m:sub>
        </m:sSub>
      </m:oMath>
      <w:r>
        <w:rPr>
          <w:rFonts w:hint="eastAsia" w:ascii="宋体" w:hAnsi="宋体" w:eastAsia="宋体"/>
          <w:color w:val="auto"/>
          <w:sz w:val="21"/>
          <w:szCs w:val="21"/>
        </w:rPr>
        <w:t>为期限错配因素调整后的信用风险缓释工具价值；</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P</m:t>
        </m:r>
      </m:oMath>
      <w:r>
        <w:rPr>
          <w:rFonts w:hint="eastAsia" w:ascii="宋体" w:hAnsi="宋体" w:eastAsia="宋体"/>
          <w:color w:val="auto"/>
          <w:sz w:val="21"/>
          <w:szCs w:val="21"/>
        </w:rPr>
        <w:t>为期限错配因素调整前、经币种错配调整后的信用风险缓释工具价值；</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T</m:t>
        </m:r>
      </m:oMath>
      <w:r>
        <w:rPr>
          <w:rFonts w:hint="eastAsia" w:ascii="宋体" w:hAnsi="宋体" w:eastAsia="宋体"/>
          <w:color w:val="auto"/>
          <w:sz w:val="21"/>
          <w:szCs w:val="21"/>
        </w:rPr>
        <w:t>为风险暴露的剩余期限与5之间的较小值，以年表示；</w:t>
      </w:r>
    </w:p>
    <w:p>
      <w:pPr>
        <w:pStyle w:val="35"/>
        <w:ind w:firstLine="420"/>
        <w:jc w:val="both"/>
        <w:rPr>
          <w:rFonts w:ascii="宋体" w:hAnsi="宋体" w:eastAsia="宋体"/>
          <w:color w:val="auto"/>
          <w:sz w:val="21"/>
          <w:szCs w:val="21"/>
        </w:rPr>
      </w:pPr>
      <m:oMath>
        <m:r>
          <m:rPr/>
          <w:rPr>
            <w:rFonts w:ascii="Cambria Math" w:hAnsi="Cambria Math" w:eastAsia="宋体"/>
            <w:color w:val="auto"/>
            <w:sz w:val="21"/>
            <w:szCs w:val="21"/>
          </w:rPr>
          <m:t>t</m:t>
        </m:r>
      </m:oMath>
      <w:r>
        <w:rPr>
          <w:rFonts w:hint="eastAsia" w:ascii="宋体" w:hAnsi="宋体" w:eastAsia="宋体"/>
          <w:color w:val="auto"/>
          <w:sz w:val="21"/>
          <w:szCs w:val="21"/>
        </w:rPr>
        <w:t>为信用风险缓释工具的剩余期限与T之间的较小值，以年表示。</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填报案例： A银行向B公司发放1200万元人民币贷款，并计提50万元减值准备。B公司向A银行提供200万美元A银行存单做质押。假设美元对人民币的汇率为6:1。</w:t>
      </w:r>
    </w:p>
    <w:p>
      <w:pPr>
        <w:pStyle w:val="35"/>
        <w:widowControl w:val="0"/>
        <w:ind w:firstLine="420"/>
        <w:jc w:val="both"/>
        <w:rPr>
          <w:rFonts w:ascii="宋体" w:hAnsi="宋体" w:eastAsia="宋体"/>
          <w:color w:val="auto"/>
          <w:sz w:val="21"/>
          <w:szCs w:val="21"/>
        </w:rPr>
      </w:pPr>
      <w:r>
        <w:rPr>
          <w:rFonts w:hint="eastAsia" w:ascii="宋体" w:hAnsi="宋体" w:eastAsia="宋体"/>
          <w:color w:val="auto"/>
          <w:sz w:val="21"/>
          <w:szCs w:val="21"/>
        </w:rPr>
        <w:t>（1）先判定A银行存单作为合格质物的风险权重是否受底线约束，由于风险暴露以人民币计价，而质物以美元计价，计价货币不一致，应受风险权重底线约束，缓释覆盖部分需采用2</w:t>
      </w:r>
      <w:r>
        <w:rPr>
          <w:rFonts w:ascii="宋体" w:hAnsi="宋体" w:eastAsia="宋体"/>
          <w:color w:val="auto"/>
          <w:sz w:val="21"/>
          <w:szCs w:val="21"/>
        </w:rPr>
        <w:t>0%</w:t>
      </w:r>
      <w:r>
        <w:rPr>
          <w:rFonts w:hint="eastAsia" w:ascii="宋体" w:hAnsi="宋体" w:eastAsia="宋体"/>
          <w:color w:val="auto"/>
          <w:sz w:val="21"/>
          <w:szCs w:val="21"/>
        </w:rPr>
        <w:t>的风险权重底线。</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（2）信用风险缓释工具覆盖的风险暴露不得超过原风险暴露，再计算风险加权资产：</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RWA=（1200-50-11</w:t>
      </w:r>
      <w:r>
        <w:rPr>
          <w:rFonts w:ascii="宋体" w:hAnsi="宋体" w:eastAsia="宋体"/>
          <w:color w:val="auto"/>
          <w:sz w:val="21"/>
          <w:szCs w:val="21"/>
        </w:rPr>
        <w:t>50</w:t>
      </w:r>
      <w:r>
        <w:rPr>
          <w:rFonts w:hint="eastAsia" w:ascii="宋体" w:hAnsi="宋体" w:eastAsia="宋体"/>
          <w:color w:val="auto"/>
          <w:sz w:val="21"/>
          <w:szCs w:val="21"/>
        </w:rPr>
        <w:t>）×100%+11</w:t>
      </w:r>
      <w:r>
        <w:rPr>
          <w:rFonts w:ascii="宋体" w:hAnsi="宋体" w:eastAsia="宋体"/>
          <w:color w:val="auto"/>
          <w:sz w:val="21"/>
          <w:szCs w:val="21"/>
        </w:rPr>
        <w:t>50</w:t>
      </w:r>
      <w:r>
        <w:rPr>
          <w:rFonts w:hint="eastAsia" w:ascii="宋体" w:hAnsi="宋体" w:eastAsia="宋体"/>
          <w:color w:val="auto"/>
          <w:sz w:val="21"/>
          <w:szCs w:val="21"/>
        </w:rPr>
        <w:t>×</w:t>
      </w:r>
      <w:r>
        <w:rPr>
          <w:rFonts w:ascii="宋体" w:hAnsi="宋体" w:eastAsia="宋体"/>
          <w:color w:val="auto"/>
          <w:sz w:val="21"/>
          <w:szCs w:val="21"/>
        </w:rPr>
        <w:t>20</w:t>
      </w:r>
      <w:r>
        <w:rPr>
          <w:rFonts w:hint="eastAsia" w:ascii="宋体" w:hAnsi="宋体" w:eastAsia="宋体"/>
          <w:color w:val="auto"/>
          <w:sz w:val="21"/>
          <w:szCs w:val="21"/>
        </w:rPr>
        <w:t>%=</w:t>
      </w:r>
      <w:r>
        <w:rPr>
          <w:rFonts w:ascii="宋体" w:hAnsi="宋体" w:eastAsia="宋体"/>
          <w:color w:val="auto"/>
          <w:sz w:val="21"/>
          <w:szCs w:val="21"/>
        </w:rPr>
        <w:t>230</w:t>
      </w:r>
      <w:r>
        <w:rPr>
          <w:rFonts w:hint="eastAsia" w:ascii="宋体" w:hAnsi="宋体" w:eastAsia="宋体"/>
          <w:color w:val="auto"/>
          <w:sz w:val="21"/>
          <w:szCs w:val="21"/>
        </w:rPr>
        <w:t>万元</w:t>
      </w:r>
    </w:p>
    <w:p>
      <w:pPr>
        <w:pStyle w:val="35"/>
        <w:ind w:firstLine="420"/>
        <w:jc w:val="both"/>
        <w:rPr>
          <w:rFonts w:ascii="宋体" w:hAnsi="宋体" w:eastAsia="宋体"/>
          <w:color w:val="auto"/>
          <w:sz w:val="21"/>
          <w:szCs w:val="21"/>
        </w:rPr>
      </w:pPr>
    </w:p>
    <w:p>
      <w:pPr>
        <w:pStyle w:val="35"/>
        <w:ind w:firstLine="420"/>
        <w:jc w:val="both"/>
        <w:rPr>
          <w:rFonts w:hint="eastAsia" w:ascii="宋体" w:hAnsi="宋体" w:eastAsia="宋体"/>
          <w:color w:val="auto"/>
          <w:sz w:val="21"/>
          <w:szCs w:val="21"/>
          <w:lang w:eastAsia="zh-CN"/>
        </w:rPr>
      </w:pPr>
      <w:r>
        <w:rPr>
          <w:rFonts w:hint="eastAsia" w:ascii="宋体" w:hAnsi="宋体" w:eastAsia="宋体"/>
          <w:color w:val="auto"/>
          <w:sz w:val="21"/>
          <w:szCs w:val="21"/>
        </w:rPr>
        <w:t>附注项目：用于填报未在本表表内反映的各类资产余额</w:t>
      </w:r>
      <w:r>
        <w:rPr>
          <w:rFonts w:hint="eastAsia" w:ascii="宋体" w:hAnsi="宋体" w:eastAsia="宋体"/>
          <w:color w:val="auto"/>
          <w:sz w:val="21"/>
          <w:szCs w:val="21"/>
          <w:lang w:eastAsia="zh-CN"/>
        </w:rPr>
        <w:t>。</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本表</w:t>
      </w:r>
      <w:r>
        <w:rPr>
          <w:rFonts w:hint="eastAsia" w:ascii="宋体" w:hAnsi="宋体" w:eastAsia="宋体"/>
          <w:color w:val="auto"/>
          <w:sz w:val="21"/>
          <w:szCs w:val="21"/>
          <w:lang w:val="en-US" w:eastAsia="zh-CN"/>
        </w:rPr>
        <w:t>19</w:t>
      </w:r>
      <w:r>
        <w:rPr>
          <w:rFonts w:hint="eastAsia" w:ascii="宋体" w:hAnsi="宋体" w:eastAsia="宋体"/>
          <w:color w:val="auto"/>
          <w:sz w:val="21"/>
          <w:szCs w:val="21"/>
        </w:rPr>
        <w:t>.C项与附注相关项目的计算</w:t>
      </w:r>
      <w:r>
        <w:rPr>
          <w:rFonts w:hint="eastAsia" w:ascii="宋体" w:hAnsi="宋体" w:eastAsia="宋体"/>
          <w:color w:val="auto"/>
          <w:sz w:val="21"/>
          <w:szCs w:val="21"/>
          <w:lang w:val="en-US" w:eastAsia="zh-CN"/>
        </w:rPr>
        <w:t>结果，</w:t>
      </w:r>
      <w:r>
        <w:rPr>
          <w:rFonts w:hint="eastAsia" w:ascii="宋体" w:hAnsi="宋体" w:eastAsia="宋体"/>
          <w:color w:val="auto"/>
          <w:sz w:val="21"/>
          <w:szCs w:val="21"/>
        </w:rPr>
        <w:t>与《G01资产负债项目统计表》中</w:t>
      </w:r>
      <w:r>
        <w:rPr>
          <w:rFonts w:ascii="宋体" w:hAnsi="宋体" w:eastAsia="宋体"/>
          <w:color w:val="auto"/>
          <w:sz w:val="21"/>
          <w:szCs w:val="21"/>
        </w:rPr>
        <w:t>[</w:t>
      </w:r>
      <w:r>
        <w:rPr>
          <w:rFonts w:hint="eastAsia" w:ascii="宋体" w:hAnsi="宋体" w:eastAsia="宋体"/>
          <w:color w:val="auto"/>
          <w:sz w:val="21"/>
          <w:szCs w:val="21"/>
        </w:rPr>
        <w:t>25.C资产总计</w:t>
      </w:r>
      <w:r>
        <w:rPr>
          <w:rFonts w:ascii="宋体" w:hAnsi="宋体" w:eastAsia="宋体"/>
          <w:color w:val="auto"/>
          <w:sz w:val="21"/>
          <w:szCs w:val="21"/>
        </w:rPr>
        <w:t>]</w:t>
      </w:r>
      <w:r>
        <w:rPr>
          <w:rFonts w:hint="eastAsia" w:ascii="宋体" w:hAnsi="宋体" w:eastAsia="宋体"/>
          <w:color w:val="auto"/>
          <w:sz w:val="21"/>
          <w:szCs w:val="21"/>
          <w:lang w:val="en-US" w:eastAsia="zh-CN"/>
        </w:rPr>
        <w:t>的差值，应反映资产管理产品在两表中计量方式不同的影响</w:t>
      </w:r>
      <w:r>
        <w:rPr>
          <w:rFonts w:hint="eastAsia"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附注1</w:t>
      </w:r>
      <w:r>
        <w:rPr>
          <w:rFonts w:ascii="宋体" w:hAnsi="宋体" w:eastAsia="宋体"/>
          <w:color w:val="auto"/>
          <w:sz w:val="21"/>
          <w:szCs w:val="21"/>
        </w:rPr>
        <w:t>.已计算市场风险资本的表内交易</w:t>
      </w:r>
      <w:r>
        <w:rPr>
          <w:rFonts w:hint="eastAsia" w:ascii="宋体" w:hAnsi="宋体" w:eastAsia="宋体"/>
          <w:color w:val="auto"/>
          <w:sz w:val="21"/>
          <w:szCs w:val="21"/>
        </w:rPr>
        <w:t>账簿</w:t>
      </w:r>
      <w:r>
        <w:rPr>
          <w:rFonts w:ascii="宋体" w:hAnsi="宋体" w:eastAsia="宋体"/>
          <w:color w:val="auto"/>
          <w:sz w:val="21"/>
          <w:szCs w:val="21"/>
        </w:rPr>
        <w:t>资产]：</w:t>
      </w:r>
      <w:r>
        <w:rPr>
          <w:rFonts w:hint="eastAsia" w:ascii="宋体" w:hAnsi="宋体" w:eastAsia="宋体"/>
          <w:color w:val="auto"/>
          <w:sz w:val="21"/>
          <w:szCs w:val="21"/>
        </w:rPr>
        <w:t>是指</w:t>
      </w:r>
      <w:r>
        <w:rPr>
          <w:rFonts w:ascii="宋体" w:hAnsi="宋体" w:eastAsia="宋体"/>
          <w:color w:val="auto"/>
          <w:sz w:val="21"/>
          <w:szCs w:val="21"/>
        </w:rPr>
        <w:t>填报机构按照《</w:t>
      </w:r>
      <w:r>
        <w:rPr>
          <w:rFonts w:hint="eastAsia" w:ascii="宋体" w:hAnsi="宋体" w:eastAsia="宋体"/>
          <w:color w:val="auto"/>
          <w:sz w:val="21"/>
          <w:szCs w:val="21"/>
        </w:rPr>
        <w:t>办法</w:t>
      </w:r>
      <w:r>
        <w:rPr>
          <w:rFonts w:ascii="宋体" w:hAnsi="宋体" w:eastAsia="宋体"/>
          <w:color w:val="auto"/>
          <w:sz w:val="21"/>
          <w:szCs w:val="21"/>
        </w:rPr>
        <w:t>》要求</w:t>
      </w:r>
      <w:r>
        <w:rPr>
          <w:rFonts w:hint="eastAsia" w:ascii="宋体" w:hAnsi="宋体" w:eastAsia="宋体"/>
          <w:color w:val="auto"/>
          <w:sz w:val="21"/>
          <w:szCs w:val="21"/>
        </w:rPr>
        <w:t>计算</w:t>
      </w:r>
      <w:r>
        <w:rPr>
          <w:rFonts w:ascii="宋体" w:hAnsi="宋体" w:eastAsia="宋体"/>
          <w:color w:val="auto"/>
          <w:sz w:val="21"/>
          <w:szCs w:val="21"/>
        </w:rPr>
        <w:t>市场风险暴露资本要求</w:t>
      </w:r>
      <w:r>
        <w:rPr>
          <w:rFonts w:hint="eastAsia" w:ascii="宋体" w:hAnsi="宋体" w:eastAsia="宋体"/>
          <w:color w:val="auto"/>
          <w:sz w:val="21"/>
          <w:szCs w:val="21"/>
        </w:rPr>
        <w:t>后</w:t>
      </w:r>
      <w:r>
        <w:rPr>
          <w:rFonts w:ascii="宋体" w:hAnsi="宋体" w:eastAsia="宋体"/>
          <w:color w:val="auto"/>
          <w:sz w:val="21"/>
          <w:szCs w:val="21"/>
        </w:rPr>
        <w:t>，并已将计算结果在</w:t>
      </w:r>
      <w:r>
        <w:rPr>
          <w:rFonts w:hint="eastAsia" w:ascii="宋体" w:hAnsi="宋体" w:eastAsia="宋体"/>
          <w:color w:val="auto"/>
          <w:sz w:val="21"/>
          <w:szCs w:val="21"/>
        </w:rPr>
        <w:t>G40</w:t>
      </w:r>
      <w:r>
        <w:rPr>
          <w:rFonts w:ascii="宋体" w:hAnsi="宋体" w:eastAsia="宋体"/>
          <w:color w:val="auto"/>
          <w:sz w:val="21"/>
          <w:szCs w:val="21"/>
        </w:rPr>
        <w:t>《资本充足率汇总表》[6.市场风险</w:t>
      </w:r>
      <w:r>
        <w:rPr>
          <w:rFonts w:hint="eastAsia" w:ascii="宋体" w:hAnsi="宋体" w:eastAsia="宋体"/>
          <w:color w:val="auto"/>
          <w:sz w:val="21"/>
          <w:szCs w:val="21"/>
        </w:rPr>
        <w:t>加权资产</w:t>
      </w:r>
      <w:r>
        <w:rPr>
          <w:rFonts w:ascii="宋体" w:hAnsi="宋体" w:eastAsia="宋体"/>
          <w:color w:val="auto"/>
          <w:sz w:val="21"/>
          <w:szCs w:val="21"/>
        </w:rPr>
        <w:t>]中填报，</w:t>
      </w:r>
      <w:r>
        <w:rPr>
          <w:rFonts w:hint="eastAsia" w:ascii="宋体" w:hAnsi="宋体" w:eastAsia="宋体"/>
          <w:color w:val="auto"/>
          <w:sz w:val="21"/>
          <w:szCs w:val="21"/>
        </w:rPr>
        <w:t>填报机构</w:t>
      </w:r>
      <w:r>
        <w:rPr>
          <w:rFonts w:ascii="宋体" w:hAnsi="宋体" w:eastAsia="宋体"/>
          <w:color w:val="auto"/>
          <w:sz w:val="21"/>
          <w:szCs w:val="21"/>
        </w:rPr>
        <w:t>表内交易</w:t>
      </w:r>
      <w:r>
        <w:rPr>
          <w:rFonts w:hint="eastAsia" w:ascii="宋体" w:hAnsi="宋体" w:eastAsia="宋体"/>
          <w:color w:val="auto"/>
          <w:sz w:val="21"/>
          <w:szCs w:val="21"/>
        </w:rPr>
        <w:t>账簿</w:t>
      </w:r>
      <w:r>
        <w:rPr>
          <w:rFonts w:ascii="宋体" w:hAnsi="宋体" w:eastAsia="宋体"/>
          <w:color w:val="auto"/>
          <w:sz w:val="21"/>
          <w:szCs w:val="21"/>
        </w:rPr>
        <w:t>中已经</w:t>
      </w:r>
      <w:r>
        <w:rPr>
          <w:rFonts w:hint="eastAsia" w:ascii="宋体" w:hAnsi="宋体" w:eastAsia="宋体"/>
          <w:color w:val="auto"/>
          <w:sz w:val="21"/>
          <w:szCs w:val="21"/>
        </w:rPr>
        <w:t>计算市场风险的</w:t>
      </w:r>
      <w:r>
        <w:rPr>
          <w:rFonts w:ascii="宋体" w:hAnsi="宋体" w:eastAsia="宋体"/>
          <w:color w:val="auto"/>
          <w:sz w:val="21"/>
          <w:szCs w:val="21"/>
        </w:rPr>
        <w:t>部分</w:t>
      </w:r>
      <w:r>
        <w:rPr>
          <w:rFonts w:hint="eastAsia" w:ascii="宋体" w:hAnsi="宋体" w:eastAsia="宋体"/>
          <w:color w:val="auto"/>
          <w:sz w:val="21"/>
          <w:szCs w:val="21"/>
        </w:rPr>
        <w:t>在本表中</w:t>
      </w:r>
      <w:r>
        <w:rPr>
          <w:rFonts w:ascii="宋体" w:hAnsi="宋体" w:eastAsia="宋体"/>
          <w:color w:val="auto"/>
          <w:sz w:val="21"/>
          <w:szCs w:val="21"/>
        </w:rPr>
        <w:t>不再重复计算信用风险需要的资本金，有关交易</w:t>
      </w:r>
      <w:r>
        <w:rPr>
          <w:rFonts w:hint="eastAsia" w:ascii="宋体" w:hAnsi="宋体" w:eastAsia="宋体"/>
          <w:color w:val="auto"/>
          <w:sz w:val="21"/>
          <w:szCs w:val="21"/>
        </w:rPr>
        <w:t>账簿</w:t>
      </w:r>
      <w:r>
        <w:rPr>
          <w:rFonts w:ascii="宋体" w:hAnsi="宋体" w:eastAsia="宋体"/>
          <w:color w:val="auto"/>
          <w:sz w:val="21"/>
          <w:szCs w:val="21"/>
        </w:rPr>
        <w:t>余额在本表</w:t>
      </w:r>
      <w:r>
        <w:rPr>
          <w:rFonts w:hint="eastAsia" w:ascii="宋体" w:hAnsi="宋体" w:eastAsia="宋体"/>
          <w:color w:val="auto"/>
          <w:sz w:val="21"/>
          <w:szCs w:val="21"/>
        </w:rPr>
        <w:t>表内</w:t>
      </w:r>
      <w:r>
        <w:rPr>
          <w:rFonts w:ascii="宋体" w:hAnsi="宋体" w:eastAsia="宋体"/>
          <w:color w:val="auto"/>
          <w:sz w:val="21"/>
          <w:szCs w:val="21"/>
        </w:rPr>
        <w:t>各相关项目中剔除，汇总后在本项目填报。</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附注2</w:t>
      </w:r>
      <w:r>
        <w:rPr>
          <w:rFonts w:ascii="宋体" w:hAnsi="宋体" w:eastAsia="宋体"/>
          <w:color w:val="auto"/>
          <w:sz w:val="21"/>
          <w:szCs w:val="21"/>
        </w:rPr>
        <w:t>.资本扣减项]：反映各</w:t>
      </w:r>
      <w:r>
        <w:rPr>
          <w:rFonts w:hint="eastAsia" w:ascii="宋体" w:hAnsi="宋体" w:eastAsia="宋体"/>
          <w:color w:val="auto"/>
          <w:sz w:val="21"/>
          <w:szCs w:val="21"/>
        </w:rPr>
        <w:t>填报机构</w:t>
      </w:r>
      <w:r>
        <w:rPr>
          <w:rFonts w:ascii="宋体" w:hAnsi="宋体" w:eastAsia="宋体"/>
          <w:color w:val="auto"/>
          <w:sz w:val="21"/>
          <w:szCs w:val="21"/>
        </w:rPr>
        <w:t>在计算资本时应扣除的资产总计</w:t>
      </w:r>
      <w:r>
        <w:rPr>
          <w:rFonts w:hint="eastAsia" w:ascii="宋体" w:hAnsi="宋体" w:eastAsia="宋体"/>
          <w:color w:val="auto"/>
          <w:sz w:val="21"/>
          <w:szCs w:val="21"/>
        </w:rPr>
        <w:t>，包括核心一级资本监管扣除项目、其他一级资本监管扣除项目和二级资本监管扣除项目。以上金额在</w:t>
      </w:r>
      <w:r>
        <w:rPr>
          <w:rFonts w:ascii="宋体" w:hAnsi="宋体" w:eastAsia="宋体"/>
          <w:color w:val="auto"/>
          <w:sz w:val="21"/>
          <w:szCs w:val="21"/>
        </w:rPr>
        <w:t>本表</w:t>
      </w:r>
      <w:r>
        <w:rPr>
          <w:rFonts w:hint="eastAsia" w:ascii="宋体" w:hAnsi="宋体" w:eastAsia="宋体"/>
          <w:color w:val="auto"/>
          <w:sz w:val="21"/>
          <w:szCs w:val="21"/>
        </w:rPr>
        <w:t>表内</w:t>
      </w:r>
      <w:r>
        <w:rPr>
          <w:rFonts w:ascii="宋体" w:hAnsi="宋体" w:eastAsia="宋体"/>
          <w:color w:val="auto"/>
          <w:sz w:val="21"/>
          <w:szCs w:val="21"/>
        </w:rPr>
        <w:t>各相关项目中剔除，汇总后在本项目填报。</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附注3</w:t>
      </w:r>
      <w:r>
        <w:rPr>
          <w:rFonts w:ascii="宋体" w:hAnsi="宋体" w:eastAsia="宋体"/>
          <w:color w:val="auto"/>
          <w:sz w:val="21"/>
          <w:szCs w:val="21"/>
        </w:rPr>
        <w:t>.</w:t>
      </w:r>
      <w:r>
        <w:rPr>
          <w:rFonts w:hint="eastAsia" w:ascii="宋体" w:hAnsi="宋体" w:eastAsia="宋体"/>
          <w:color w:val="auto"/>
          <w:sz w:val="21"/>
          <w:szCs w:val="21"/>
        </w:rPr>
        <w:t>衍生金融资产（银行账簿）</w:t>
      </w:r>
      <w:r>
        <w:rPr>
          <w:rFonts w:ascii="宋体" w:hAnsi="宋体" w:eastAsia="宋体"/>
          <w:color w:val="auto"/>
          <w:sz w:val="21"/>
          <w:szCs w:val="21"/>
        </w:rPr>
        <w:t>]：</w:t>
      </w:r>
      <w:r>
        <w:rPr>
          <w:rFonts w:hint="eastAsia" w:ascii="宋体" w:hAnsi="宋体" w:eastAsia="宋体"/>
          <w:color w:val="auto"/>
          <w:sz w:val="21"/>
          <w:szCs w:val="21"/>
        </w:rPr>
        <w:t>对于填报机构在资产负债表中反映的衍生产品的表内市值部分，不在上面主表中反映，而是按照现期暴露法在《</w:t>
      </w:r>
      <w:r>
        <w:rPr>
          <w:rFonts w:ascii="宋体" w:hAnsi="宋体" w:eastAsia="宋体"/>
          <w:color w:val="auto"/>
          <w:sz w:val="21"/>
          <w:szCs w:val="21"/>
        </w:rPr>
        <w:t>G4B-3(a)</w:t>
      </w:r>
      <w:r>
        <w:rPr>
          <w:rFonts w:hint="eastAsia" w:ascii="宋体" w:hAnsi="宋体" w:eastAsia="宋体"/>
          <w:color w:val="auto"/>
          <w:sz w:val="21"/>
          <w:szCs w:val="21"/>
        </w:rPr>
        <w:t>与非中央交易对手的场外衍生工具交易对手信用风险违约风险计算表（权重法）》中反映，或按照标准法在《</w:t>
      </w:r>
      <w:r>
        <w:rPr>
          <w:rFonts w:ascii="宋体" w:hAnsi="宋体" w:eastAsia="宋体"/>
          <w:color w:val="auto"/>
          <w:sz w:val="21"/>
          <w:szCs w:val="21"/>
        </w:rPr>
        <w:t>G4B-3(a1)</w:t>
      </w:r>
      <w:r>
        <w:rPr>
          <w:rFonts w:hint="eastAsia" w:ascii="宋体" w:hAnsi="宋体" w:eastAsia="宋体"/>
          <w:color w:val="auto"/>
          <w:sz w:val="21"/>
          <w:szCs w:val="21"/>
        </w:rPr>
        <w:t>与非中央交易对手的场外衍生工具交易对手信用风险违约风险计算表》中反映。</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附注4</w:t>
      </w:r>
      <w:r>
        <w:rPr>
          <w:rFonts w:ascii="宋体" w:hAnsi="宋体" w:eastAsia="宋体"/>
          <w:color w:val="auto"/>
          <w:sz w:val="21"/>
          <w:szCs w:val="21"/>
        </w:rPr>
        <w:t>.</w:t>
      </w:r>
      <w:r>
        <w:rPr>
          <w:rFonts w:hint="eastAsia" w:ascii="宋体" w:hAnsi="宋体" w:eastAsia="宋体"/>
          <w:color w:val="auto"/>
          <w:sz w:val="21"/>
          <w:szCs w:val="21"/>
        </w:rPr>
        <w:t>已计算交易对手信用风险的证券融资交易业务(银行账簿)</w:t>
      </w:r>
      <w:r>
        <w:rPr>
          <w:rFonts w:ascii="宋体" w:hAnsi="宋体" w:eastAsia="宋体"/>
          <w:color w:val="auto"/>
          <w:sz w:val="21"/>
          <w:szCs w:val="21"/>
        </w:rPr>
        <w:t>]：</w:t>
      </w:r>
      <w:r>
        <w:rPr>
          <w:rFonts w:hint="eastAsia" w:ascii="宋体" w:hAnsi="宋体" w:eastAsia="宋体"/>
          <w:color w:val="auto"/>
          <w:sz w:val="21"/>
          <w:szCs w:val="21"/>
        </w:rPr>
        <w:t>本项目用于反映填报机构根据《办法》附件9《交易对手信用风险加权资产计量规则》，计算因证券融资交易形成的交易对手信用风险的银行账簿部分，该部分风险暴露已反映在《G4B-3(b)与非中央交易对手的证券融资交易交易对手信用风险违约风险计算表（权重法）》中，不在本表表内各相关项目中反映。</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附注5</w:t>
      </w:r>
      <w:r>
        <w:rPr>
          <w:rFonts w:ascii="宋体" w:hAnsi="宋体" w:eastAsia="宋体"/>
          <w:color w:val="auto"/>
          <w:sz w:val="21"/>
          <w:szCs w:val="21"/>
        </w:rPr>
        <w:t>.</w:t>
      </w:r>
      <w:r>
        <w:rPr>
          <w:rFonts w:hint="eastAsia" w:ascii="宋体" w:hAnsi="宋体" w:eastAsia="宋体"/>
          <w:color w:val="auto"/>
          <w:sz w:val="21"/>
          <w:szCs w:val="21"/>
        </w:rPr>
        <w:t>未纳入监管并表的附属公司的资产</w:t>
      </w:r>
      <w:r>
        <w:rPr>
          <w:rFonts w:ascii="宋体" w:hAnsi="宋体" w:eastAsia="宋体"/>
          <w:color w:val="auto"/>
          <w:sz w:val="21"/>
          <w:szCs w:val="21"/>
        </w:rPr>
        <w:t>]</w:t>
      </w:r>
      <w:r>
        <w:rPr>
          <w:rFonts w:hint="eastAsia" w:ascii="宋体" w:hAnsi="宋体" w:eastAsia="宋体"/>
          <w:color w:val="auto"/>
          <w:sz w:val="21"/>
          <w:szCs w:val="21"/>
        </w:rPr>
        <w:t>：本项目用于填报未纳入监管并表的附属公司的资产总额。因《办法》规定的监管并表范围与会计并表范围不同，而形成的差异。目前该类附属公司特指保险公司。</w:t>
      </w:r>
    </w:p>
    <w:p>
      <w:pPr>
        <w:pStyle w:val="35"/>
        <w:ind w:firstLine="422"/>
        <w:jc w:val="both"/>
        <w:rPr>
          <w:rFonts w:ascii="宋体" w:hAnsi="宋体" w:eastAsia="宋体"/>
          <w:b/>
          <w:color w:val="auto"/>
          <w:sz w:val="21"/>
          <w:szCs w:val="21"/>
        </w:rPr>
      </w:pPr>
      <w:r>
        <w:rPr>
          <w:rFonts w:hint="eastAsia" w:ascii="宋体" w:hAnsi="宋体" w:eastAsia="宋体"/>
          <w:b/>
          <w:color w:val="auto"/>
          <w:sz w:val="21"/>
          <w:szCs w:val="21"/>
        </w:rPr>
        <w:t>其他说明：</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说明1：债权所对应的表内应收利息应与相应债权填入同一项目。</w:t>
      </w:r>
    </w:p>
    <w:p>
      <w:pPr>
        <w:pStyle w:val="35"/>
        <w:ind w:firstLine="0" w:firstLineChars="0"/>
        <w:jc w:val="both"/>
        <w:rPr>
          <w:rFonts w:ascii="宋体" w:hAnsi="宋体" w:eastAsia="宋体"/>
          <w:b/>
          <w:color w:val="auto"/>
          <w:sz w:val="21"/>
          <w:szCs w:val="21"/>
        </w:rPr>
      </w:pPr>
      <w:r>
        <w:rPr>
          <w:rFonts w:ascii="宋体" w:hAnsi="宋体" w:eastAsia="宋体"/>
          <w:b/>
          <w:color w:val="auto"/>
          <w:sz w:val="21"/>
          <w:szCs w:val="21"/>
        </w:rPr>
        <w:t>第四部分：核对关系</w:t>
      </w:r>
    </w:p>
    <w:p>
      <w:pPr>
        <w:pStyle w:val="35"/>
        <w:ind w:firstLine="422"/>
        <w:jc w:val="both"/>
        <w:rPr>
          <w:rFonts w:ascii="宋体" w:hAnsi="宋体" w:eastAsia="宋体"/>
          <w:b/>
          <w:bCs/>
          <w:color w:val="auto"/>
          <w:sz w:val="21"/>
          <w:szCs w:val="21"/>
        </w:rPr>
      </w:pPr>
      <w:r>
        <w:rPr>
          <w:rFonts w:ascii="宋体" w:hAnsi="宋体" w:eastAsia="宋体"/>
          <w:b/>
          <w:bCs/>
          <w:color w:val="auto"/>
          <w:sz w:val="21"/>
          <w:szCs w:val="21"/>
        </w:rPr>
        <w:t>1.表内核对关系</w:t>
      </w:r>
    </w:p>
    <w:p>
      <w:pPr>
        <w:pStyle w:val="35"/>
        <w:ind w:firstLine="420"/>
        <w:jc w:val="both"/>
        <w:rPr>
          <w:rFonts w:ascii="宋体" w:hAnsi="宋体" w:eastAsia="宋体"/>
          <w:color w:val="auto"/>
          <w:sz w:val="21"/>
          <w:szCs w:val="21"/>
        </w:rPr>
      </w:pPr>
      <w:r>
        <w:rPr>
          <w:rFonts w:ascii="宋体" w:hAnsi="宋体" w:eastAsia="宋体"/>
          <w:color w:val="auto"/>
          <w:sz w:val="21"/>
          <w:szCs w:val="21"/>
        </w:rPr>
        <w:t>[1.]= [1.1]+[1.2]+[1.3]（本关系不覆盖[A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[2.]= [2.1]+[2.2]+[2.3]+[2.4]</w:t>
      </w:r>
      <w:r>
        <w:rPr>
          <w:rFonts w:hint="eastAsia" w:ascii="宋体" w:hAnsi="宋体" w:eastAsia="宋体"/>
          <w:color w:val="auto"/>
          <w:sz w:val="21"/>
          <w:szCs w:val="21"/>
        </w:rPr>
        <w:t>+</w:t>
      </w:r>
      <w:r>
        <w:rPr>
          <w:rFonts w:ascii="宋体" w:hAnsi="宋体" w:eastAsia="宋体"/>
          <w:color w:val="auto"/>
          <w:sz w:val="21"/>
          <w:szCs w:val="21"/>
        </w:rPr>
        <w:t>[2.</w:t>
      </w:r>
      <w:r>
        <w:rPr>
          <w:rFonts w:hint="eastAsia" w:ascii="宋体" w:hAnsi="宋体" w:eastAsia="宋体"/>
          <w:color w:val="auto"/>
          <w:sz w:val="21"/>
          <w:szCs w:val="21"/>
        </w:rPr>
        <w:t>5</w:t>
      </w:r>
      <w:r>
        <w:rPr>
          <w:rFonts w:ascii="宋体" w:hAnsi="宋体" w:eastAsia="宋体"/>
          <w:color w:val="auto"/>
          <w:sz w:val="21"/>
          <w:szCs w:val="21"/>
        </w:rPr>
        <w:t>]+[2.</w:t>
      </w:r>
      <w:r>
        <w:rPr>
          <w:rFonts w:hint="eastAsia" w:ascii="宋体" w:hAnsi="宋体" w:eastAsia="宋体"/>
          <w:color w:val="auto"/>
          <w:sz w:val="21"/>
          <w:szCs w:val="21"/>
        </w:rPr>
        <w:t>6</w:t>
      </w:r>
      <w:r>
        <w:rPr>
          <w:rFonts w:ascii="宋体" w:hAnsi="宋体" w:eastAsia="宋体"/>
          <w:color w:val="auto"/>
          <w:sz w:val="21"/>
          <w:szCs w:val="21"/>
        </w:rPr>
        <w:t>]+[2.</w:t>
      </w:r>
      <w:r>
        <w:rPr>
          <w:rFonts w:hint="eastAsia" w:ascii="宋体" w:hAnsi="宋体" w:eastAsia="宋体"/>
          <w:color w:val="auto"/>
          <w:sz w:val="21"/>
          <w:szCs w:val="21"/>
        </w:rPr>
        <w:t>7</w:t>
      </w:r>
      <w:r>
        <w:rPr>
          <w:rFonts w:ascii="宋体" w:hAnsi="宋体" w:eastAsia="宋体"/>
          <w:color w:val="auto"/>
          <w:sz w:val="21"/>
          <w:szCs w:val="21"/>
        </w:rPr>
        <w:t>]+[2.</w:t>
      </w:r>
      <w:r>
        <w:rPr>
          <w:rFonts w:hint="eastAsia" w:ascii="宋体" w:hAnsi="宋体" w:eastAsia="宋体"/>
          <w:color w:val="auto"/>
          <w:sz w:val="21"/>
          <w:szCs w:val="21"/>
        </w:rPr>
        <w:t>8</w:t>
      </w:r>
      <w:r>
        <w:rPr>
          <w:rFonts w:ascii="宋体" w:hAnsi="宋体" w:eastAsia="宋体"/>
          <w:color w:val="auto"/>
          <w:sz w:val="21"/>
          <w:szCs w:val="21"/>
        </w:rPr>
        <w:t>]+[2.9]（本关系不覆盖[A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[3.]= [3.1]+[3.2]（本关系不覆盖[A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 [3.1</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2]+[3.</w:t>
      </w:r>
      <w:r>
        <w:rPr>
          <w:rFonts w:hint="eastAsia" w:ascii="宋体" w:hAnsi="宋体" w:eastAsia="宋体"/>
          <w:color w:val="auto"/>
          <w:sz w:val="21"/>
          <w:szCs w:val="21"/>
        </w:rPr>
        <w:t>1.</w:t>
      </w:r>
      <w:r>
        <w:rPr>
          <w:rFonts w:ascii="宋体" w:hAnsi="宋体" w:eastAsia="宋体"/>
          <w:color w:val="auto"/>
          <w:sz w:val="21"/>
          <w:szCs w:val="21"/>
        </w:rPr>
        <w:t>3]（本关系不覆盖[A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2]= [3.1</w:t>
      </w:r>
      <w:r>
        <w:rPr>
          <w:rFonts w:hint="eastAsia" w:ascii="宋体" w:hAnsi="宋体" w:eastAsia="宋体"/>
          <w:color w:val="auto"/>
          <w:sz w:val="21"/>
          <w:szCs w:val="21"/>
        </w:rPr>
        <w:t>.</w:t>
      </w:r>
      <w:r>
        <w:rPr>
          <w:rFonts w:ascii="宋体" w:hAnsi="宋体" w:eastAsia="宋体"/>
          <w:color w:val="auto"/>
          <w:sz w:val="21"/>
          <w:szCs w:val="21"/>
        </w:rPr>
        <w:t>2.</w:t>
      </w:r>
      <w:r>
        <w:rPr>
          <w:rFonts w:hint="eastAsia" w:ascii="宋体" w:hAnsi="宋体" w:eastAsia="宋体"/>
          <w:color w:val="auto"/>
          <w:sz w:val="21"/>
          <w:szCs w:val="21"/>
        </w:rPr>
        <w:t>1</w:t>
      </w: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2.2]+[3.</w:t>
      </w:r>
      <w:r>
        <w:rPr>
          <w:rFonts w:hint="eastAsia" w:ascii="宋体" w:hAnsi="宋体" w:eastAsia="宋体"/>
          <w:color w:val="auto"/>
          <w:sz w:val="21"/>
          <w:szCs w:val="21"/>
        </w:rPr>
        <w:t>1.</w:t>
      </w:r>
      <w:r>
        <w:rPr>
          <w:rFonts w:ascii="宋体" w:hAnsi="宋体" w:eastAsia="宋体"/>
          <w:color w:val="auto"/>
          <w:sz w:val="21"/>
          <w:szCs w:val="21"/>
        </w:rPr>
        <w:t>2.3]（本关系不覆盖[A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[5.]= [5.1]+[5.2]+[5.3]+[5.4]+[5.</w:t>
      </w:r>
      <w:r>
        <w:rPr>
          <w:rFonts w:hint="eastAsia" w:ascii="宋体" w:hAnsi="宋体" w:eastAsia="宋体"/>
          <w:color w:val="auto"/>
          <w:sz w:val="21"/>
          <w:szCs w:val="21"/>
        </w:rPr>
        <w:t>5</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[6.]= [6.1]+[6.2]+[6.3]+[6.4]+[6.</w:t>
      </w:r>
      <w:r>
        <w:rPr>
          <w:rFonts w:hint="eastAsia" w:ascii="宋体" w:hAnsi="宋体" w:eastAsia="宋体"/>
          <w:color w:val="auto"/>
          <w:sz w:val="21"/>
          <w:szCs w:val="21"/>
        </w:rPr>
        <w:t>5</w:t>
      </w:r>
      <w:r>
        <w:rPr>
          <w:rFonts w:ascii="宋体" w:hAnsi="宋体" w:eastAsia="宋体"/>
          <w:color w:val="auto"/>
          <w:sz w:val="21"/>
          <w:szCs w:val="21"/>
        </w:rPr>
        <w:t>]+[6.6]+[6.7]（本关系不覆盖[A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 [7.1]+[7.2]+[7.3]（本关系不覆盖[A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 [7.1</w:t>
      </w:r>
      <w:r>
        <w:rPr>
          <w:rFonts w:hint="eastAsia" w:ascii="宋体" w:hAnsi="宋体" w:eastAsia="宋体"/>
          <w:color w:val="auto"/>
          <w:sz w:val="21"/>
          <w:szCs w:val="21"/>
        </w:rPr>
        <w:t>.1</w:t>
      </w:r>
      <w:r>
        <w:rPr>
          <w:rFonts w:ascii="宋体" w:hAnsi="宋体" w:eastAsia="宋体"/>
          <w:color w:val="auto"/>
          <w:sz w:val="21"/>
          <w:szCs w:val="21"/>
        </w:rPr>
        <w:t>]+[7.</w:t>
      </w:r>
      <w:r>
        <w:rPr>
          <w:rFonts w:hint="eastAsia" w:ascii="宋体" w:hAnsi="宋体" w:eastAsia="宋体"/>
          <w:color w:val="auto"/>
          <w:sz w:val="21"/>
          <w:szCs w:val="21"/>
        </w:rPr>
        <w:t>1.</w:t>
      </w:r>
      <w:r>
        <w:rPr>
          <w:rFonts w:ascii="宋体" w:hAnsi="宋体" w:eastAsia="宋体"/>
          <w:color w:val="auto"/>
          <w:sz w:val="21"/>
          <w:szCs w:val="21"/>
        </w:rPr>
        <w:t>2]+[7.</w:t>
      </w:r>
      <w:r>
        <w:rPr>
          <w:rFonts w:hint="eastAsia" w:ascii="宋体" w:hAnsi="宋体" w:eastAsia="宋体"/>
          <w:color w:val="auto"/>
          <w:sz w:val="21"/>
          <w:szCs w:val="21"/>
        </w:rPr>
        <w:t>1.</w:t>
      </w:r>
      <w:r>
        <w:rPr>
          <w:rFonts w:ascii="宋体" w:hAnsi="宋体" w:eastAsia="宋体"/>
          <w:color w:val="auto"/>
          <w:sz w:val="21"/>
          <w:szCs w:val="21"/>
        </w:rPr>
        <w:t>3]（本关系不覆盖[A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[7.2]= [7.2</w:t>
      </w:r>
      <w:r>
        <w:rPr>
          <w:rFonts w:hint="eastAsia" w:ascii="宋体" w:hAnsi="宋体" w:eastAsia="宋体"/>
          <w:color w:val="auto"/>
          <w:sz w:val="21"/>
          <w:szCs w:val="21"/>
        </w:rPr>
        <w:t>.1</w:t>
      </w:r>
      <w:r>
        <w:rPr>
          <w:rFonts w:ascii="宋体" w:hAnsi="宋体" w:eastAsia="宋体"/>
          <w:color w:val="auto"/>
          <w:sz w:val="21"/>
          <w:szCs w:val="21"/>
        </w:rPr>
        <w:t>]+[7.2</w:t>
      </w:r>
      <w:r>
        <w:rPr>
          <w:rFonts w:hint="eastAsia" w:ascii="宋体" w:hAnsi="宋体" w:eastAsia="宋体"/>
          <w:color w:val="auto"/>
          <w:sz w:val="21"/>
          <w:szCs w:val="21"/>
        </w:rPr>
        <w:t>.</w:t>
      </w:r>
      <w:r>
        <w:rPr>
          <w:rFonts w:ascii="宋体" w:hAnsi="宋体" w:eastAsia="宋体"/>
          <w:color w:val="auto"/>
          <w:sz w:val="21"/>
          <w:szCs w:val="21"/>
        </w:rPr>
        <w:t>2]</w:t>
      </w:r>
      <w:r>
        <w:rPr>
          <w:rFonts w:hint="eastAsia" w:ascii="宋体" w:hAnsi="宋体" w:eastAsia="宋体"/>
          <w:color w:val="auto"/>
          <w:sz w:val="21"/>
          <w:szCs w:val="21"/>
          <w:lang w:val="en-US" w:eastAsia="zh-CN"/>
        </w:rPr>
        <w:t>+</w:t>
      </w:r>
      <w:r>
        <w:rPr>
          <w:rFonts w:ascii="宋体" w:hAnsi="宋体" w:eastAsia="宋体"/>
          <w:color w:val="auto"/>
          <w:sz w:val="21"/>
          <w:szCs w:val="21"/>
        </w:rPr>
        <w:t>[7.2</w:t>
      </w:r>
      <w:r>
        <w:rPr>
          <w:rFonts w:hint="eastAsia" w:ascii="宋体" w:hAnsi="宋体" w:eastAsia="宋体"/>
          <w:color w:val="auto"/>
          <w:sz w:val="21"/>
          <w:szCs w:val="21"/>
        </w:rPr>
        <w:t>.</w:t>
      </w:r>
      <w:r>
        <w:rPr>
          <w:rFonts w:hint="eastAsia" w:ascii="宋体" w:hAnsi="宋体" w:eastAsia="宋体"/>
          <w:color w:val="auto"/>
          <w:sz w:val="21"/>
          <w:szCs w:val="21"/>
          <w:lang w:val="en-US" w:eastAsia="zh-CN"/>
        </w:rPr>
        <w:t>3</w:t>
      </w:r>
      <w:r>
        <w:rPr>
          <w:rFonts w:ascii="宋体" w:hAnsi="宋体" w:eastAsia="宋体"/>
          <w:color w:val="auto"/>
          <w:sz w:val="21"/>
          <w:szCs w:val="21"/>
        </w:rPr>
        <w:t>]+[7.2</w:t>
      </w:r>
      <w:r>
        <w:rPr>
          <w:rFonts w:hint="eastAsia" w:ascii="宋体" w:hAnsi="宋体" w:eastAsia="宋体"/>
          <w:color w:val="auto"/>
          <w:sz w:val="21"/>
          <w:szCs w:val="21"/>
        </w:rPr>
        <w:t>.</w:t>
      </w:r>
      <w:r>
        <w:rPr>
          <w:rFonts w:hint="eastAsia" w:ascii="宋体" w:hAnsi="宋体" w:eastAsia="宋体"/>
          <w:color w:val="auto"/>
          <w:sz w:val="21"/>
          <w:szCs w:val="21"/>
          <w:lang w:val="en-US" w:eastAsia="zh-CN"/>
        </w:rPr>
        <w:t>4</w:t>
      </w:r>
      <w:r>
        <w:rPr>
          <w:rFonts w:ascii="宋体" w:hAnsi="宋体" w:eastAsia="宋体"/>
          <w:color w:val="auto"/>
          <w:sz w:val="21"/>
          <w:szCs w:val="21"/>
        </w:rPr>
        <w:t>]</w:t>
      </w:r>
      <w:r>
        <w:rPr>
          <w:rFonts w:hint="eastAsia" w:ascii="宋体" w:hAnsi="宋体" w:eastAsia="宋体"/>
          <w:color w:val="auto"/>
          <w:sz w:val="21"/>
          <w:szCs w:val="21"/>
          <w:lang w:val="en-US" w:eastAsia="zh-CN"/>
        </w:rPr>
        <w:t>+</w:t>
      </w:r>
      <w:r>
        <w:rPr>
          <w:rFonts w:ascii="宋体" w:hAnsi="宋体" w:eastAsia="宋体"/>
          <w:color w:val="auto"/>
          <w:sz w:val="21"/>
          <w:szCs w:val="21"/>
        </w:rPr>
        <w:t>[7.2</w:t>
      </w:r>
      <w:r>
        <w:rPr>
          <w:rFonts w:hint="eastAsia" w:ascii="宋体" w:hAnsi="宋体" w:eastAsia="宋体"/>
          <w:color w:val="auto"/>
          <w:sz w:val="21"/>
          <w:szCs w:val="21"/>
        </w:rPr>
        <w:t>.</w:t>
      </w:r>
      <w:r>
        <w:rPr>
          <w:rFonts w:hint="eastAsia" w:ascii="宋体" w:hAnsi="宋体" w:eastAsia="宋体"/>
          <w:color w:val="auto"/>
          <w:sz w:val="21"/>
          <w:szCs w:val="21"/>
          <w:lang w:val="en-US" w:eastAsia="zh-CN"/>
        </w:rPr>
        <w:t>5</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w:t>
      </w:r>
      <w:r>
        <w:rPr>
          <w:rFonts w:hint="eastAsia" w:ascii="宋体" w:hAnsi="宋体" w:eastAsia="宋体"/>
          <w:color w:val="auto"/>
          <w:sz w:val="21"/>
          <w:szCs w:val="21"/>
        </w:rPr>
        <w:t>8.1</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.2]</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w:t>
      </w:r>
      <w:r>
        <w:rPr>
          <w:rFonts w:hint="eastAsia" w:ascii="宋体" w:hAnsi="宋体" w:eastAsia="宋体"/>
          <w:color w:val="auto"/>
          <w:sz w:val="21"/>
          <w:szCs w:val="21"/>
        </w:rPr>
        <w:t>3</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.4]</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.5]（本关系不覆盖[A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[9</w:t>
      </w:r>
      <w:r>
        <w:rPr>
          <w:rFonts w:hint="eastAsia" w:ascii="宋体" w:hAnsi="宋体" w:eastAsia="宋体"/>
          <w:color w:val="auto"/>
          <w:sz w:val="21"/>
          <w:szCs w:val="21"/>
        </w:rPr>
        <w:t>.1</w:t>
      </w:r>
      <w:r>
        <w:rPr>
          <w:rFonts w:ascii="宋体" w:hAnsi="宋体" w:eastAsia="宋体"/>
          <w:color w:val="auto"/>
          <w:sz w:val="21"/>
          <w:szCs w:val="21"/>
        </w:rPr>
        <w:t>]+[9.2]</w:t>
      </w:r>
      <w:r>
        <w:rPr>
          <w:rFonts w:hint="eastAsia" w:ascii="宋体" w:hAnsi="宋体" w:eastAsia="宋体"/>
          <w:color w:val="auto"/>
          <w:sz w:val="21"/>
          <w:szCs w:val="21"/>
        </w:rPr>
        <w:t>+</w:t>
      </w:r>
      <w:r>
        <w:rPr>
          <w:rFonts w:ascii="宋体" w:hAnsi="宋体" w:eastAsia="宋体"/>
          <w:color w:val="auto"/>
          <w:sz w:val="21"/>
          <w:szCs w:val="21"/>
        </w:rPr>
        <w:t>[9.</w:t>
      </w:r>
      <w:r>
        <w:rPr>
          <w:rFonts w:hint="eastAsia" w:ascii="宋体" w:hAnsi="宋体" w:eastAsia="宋体"/>
          <w:color w:val="auto"/>
          <w:sz w:val="21"/>
          <w:szCs w:val="21"/>
        </w:rPr>
        <w:t>3</w:t>
      </w:r>
      <w:r>
        <w:rPr>
          <w:rFonts w:ascii="宋体" w:hAnsi="宋体" w:eastAsia="宋体"/>
          <w:color w:val="auto"/>
          <w:sz w:val="21"/>
          <w:szCs w:val="21"/>
        </w:rPr>
        <w:t>]+[9.4]</w:t>
      </w:r>
      <w:r>
        <w:rPr>
          <w:rFonts w:hint="eastAsia" w:ascii="宋体" w:hAnsi="宋体" w:eastAsia="宋体"/>
          <w:color w:val="auto"/>
          <w:sz w:val="21"/>
          <w:szCs w:val="21"/>
        </w:rPr>
        <w:t>+</w:t>
      </w:r>
      <w:r>
        <w:rPr>
          <w:rFonts w:ascii="宋体" w:hAnsi="宋体" w:eastAsia="宋体"/>
          <w:color w:val="auto"/>
          <w:sz w:val="21"/>
          <w:szCs w:val="21"/>
        </w:rPr>
        <w:t>[9.5]（本关系不覆盖[A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[9.3]= [</w:t>
      </w:r>
      <w:r>
        <w:rPr>
          <w:rFonts w:hint="eastAsia" w:ascii="宋体" w:hAnsi="宋体" w:eastAsia="宋体"/>
          <w:color w:val="auto"/>
          <w:sz w:val="21"/>
          <w:szCs w:val="21"/>
          <w:lang w:val="en-US" w:eastAsia="zh-CN"/>
        </w:rPr>
        <w:t>9</w:t>
      </w:r>
      <w:r>
        <w:rPr>
          <w:rFonts w:ascii="宋体" w:hAnsi="宋体" w:eastAsia="宋体"/>
          <w:color w:val="auto"/>
          <w:sz w:val="21"/>
          <w:szCs w:val="21"/>
        </w:rPr>
        <w:t>.3</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lang w:val="en-US" w:eastAsia="zh-CN"/>
        </w:rPr>
        <w:t>9</w:t>
      </w:r>
      <w:r>
        <w:rPr>
          <w:rFonts w:ascii="宋体" w:hAnsi="宋体" w:eastAsia="宋体"/>
          <w:color w:val="auto"/>
          <w:sz w:val="21"/>
          <w:szCs w:val="21"/>
        </w:rPr>
        <w:t>.3</w:t>
      </w:r>
      <w:r>
        <w:rPr>
          <w:rFonts w:hint="eastAsia" w:ascii="宋体" w:hAnsi="宋体" w:eastAsia="宋体"/>
          <w:color w:val="auto"/>
          <w:sz w:val="21"/>
          <w:szCs w:val="21"/>
        </w:rPr>
        <w:t>.</w:t>
      </w:r>
      <w:r>
        <w:rPr>
          <w:rFonts w:ascii="宋体" w:hAnsi="宋体" w:eastAsia="宋体"/>
          <w:color w:val="auto"/>
          <w:sz w:val="21"/>
          <w:szCs w:val="21"/>
        </w:rPr>
        <w:t>2]（本关系不覆盖[A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10</w:t>
      </w:r>
      <w:r>
        <w:rPr>
          <w:rFonts w:ascii="宋体" w:hAnsi="宋体" w:eastAsia="宋体"/>
          <w:color w:val="auto"/>
          <w:sz w:val="21"/>
          <w:szCs w:val="21"/>
        </w:rPr>
        <w:t>.]= [</w:t>
      </w:r>
      <w:r>
        <w:rPr>
          <w:rFonts w:hint="eastAsia" w:ascii="宋体" w:hAnsi="宋体" w:eastAsia="宋体"/>
          <w:color w:val="auto"/>
          <w:sz w:val="21"/>
          <w:szCs w:val="21"/>
        </w:rPr>
        <w:t>10</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10.2</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 [</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11.2</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 [</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2.1</w:t>
      </w:r>
      <w:r>
        <w:rPr>
          <w:rFonts w:ascii="宋体" w:hAnsi="宋体" w:eastAsia="宋体"/>
          <w:color w:val="auto"/>
          <w:sz w:val="21"/>
          <w:szCs w:val="21"/>
        </w:rPr>
        <w:t>]+[</w:t>
      </w:r>
      <w:r>
        <w:rPr>
          <w:rFonts w:hint="eastAsia" w:ascii="宋体" w:hAnsi="宋体" w:eastAsia="宋体"/>
          <w:color w:val="auto"/>
          <w:sz w:val="21"/>
          <w:szCs w:val="21"/>
        </w:rPr>
        <w:t>11.2.2</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[13.]= [13.1]+[13.2]+[13.3]+[13.4]+[13.</w:t>
      </w:r>
      <w:r>
        <w:rPr>
          <w:rFonts w:hint="eastAsia" w:ascii="宋体" w:hAnsi="宋体" w:eastAsia="宋体"/>
          <w:color w:val="auto"/>
          <w:sz w:val="21"/>
          <w:szCs w:val="21"/>
        </w:rPr>
        <w:t>5</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[14.]= [14.1]+[14.2]+[14.3]+[14.4]+[14.</w:t>
      </w:r>
      <w:r>
        <w:rPr>
          <w:rFonts w:hint="eastAsia" w:ascii="宋体" w:hAnsi="宋体" w:eastAsia="宋体"/>
          <w:color w:val="auto"/>
          <w:sz w:val="21"/>
          <w:szCs w:val="21"/>
        </w:rPr>
        <w:t>5</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[15.]= [15.1]+[15.2]+[15.3]（本关系不覆盖[A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5.3]=[</w:t>
      </w:r>
      <w:r>
        <w:rPr>
          <w:rFonts w:hint="eastAsia" w:ascii="宋体" w:hAnsi="宋体" w:eastAsia="宋体"/>
          <w:color w:val="auto"/>
          <w:sz w:val="21"/>
          <w:szCs w:val="21"/>
        </w:rPr>
        <w:t>15.3.1</w:t>
      </w:r>
      <w:r>
        <w:rPr>
          <w:rFonts w:ascii="宋体" w:hAnsi="宋体" w:eastAsia="宋体"/>
          <w:color w:val="auto"/>
          <w:sz w:val="21"/>
          <w:szCs w:val="21"/>
        </w:rPr>
        <w:t>]+[</w:t>
      </w:r>
      <w:r>
        <w:rPr>
          <w:rFonts w:hint="eastAsia" w:ascii="宋体" w:hAnsi="宋体" w:eastAsia="宋体"/>
          <w:color w:val="auto"/>
          <w:sz w:val="21"/>
          <w:szCs w:val="21"/>
        </w:rPr>
        <w:t>15.3.2</w:t>
      </w:r>
      <w:r>
        <w:rPr>
          <w:rFonts w:ascii="宋体" w:hAnsi="宋体" w:eastAsia="宋体"/>
          <w:color w:val="auto"/>
          <w:sz w:val="21"/>
          <w:szCs w:val="21"/>
        </w:rPr>
        <w:t>]+[</w:t>
      </w:r>
      <w:r>
        <w:rPr>
          <w:rFonts w:hint="eastAsia" w:ascii="宋体" w:hAnsi="宋体" w:eastAsia="宋体"/>
          <w:color w:val="auto"/>
          <w:sz w:val="21"/>
          <w:szCs w:val="21"/>
        </w:rPr>
        <w:t>15.3.3</w:t>
      </w:r>
      <w:r>
        <w:rPr>
          <w:rFonts w:ascii="宋体" w:hAnsi="宋体" w:eastAsia="宋体"/>
          <w:color w:val="auto"/>
          <w:sz w:val="21"/>
          <w:szCs w:val="21"/>
        </w:rPr>
        <w:t>]+[</w:t>
      </w:r>
      <w:r>
        <w:rPr>
          <w:rFonts w:hint="eastAsia" w:ascii="宋体" w:hAnsi="宋体" w:eastAsia="宋体"/>
          <w:color w:val="auto"/>
          <w:sz w:val="21"/>
          <w:szCs w:val="21"/>
        </w:rPr>
        <w:t>15.3.4</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15.3.5</w:t>
      </w:r>
      <w:r>
        <w:rPr>
          <w:rFonts w:ascii="宋体" w:hAnsi="宋体" w:eastAsia="宋体"/>
          <w:color w:val="auto"/>
          <w:sz w:val="21"/>
          <w:szCs w:val="21"/>
        </w:rPr>
        <w:t>]+[</w:t>
      </w:r>
      <w:r>
        <w:rPr>
          <w:rFonts w:hint="eastAsia" w:ascii="宋体" w:hAnsi="宋体" w:eastAsia="宋体"/>
          <w:color w:val="auto"/>
          <w:sz w:val="21"/>
          <w:szCs w:val="21"/>
        </w:rPr>
        <w:t>15.3.6</w:t>
      </w:r>
      <w:r>
        <w:rPr>
          <w:rFonts w:ascii="宋体" w:hAnsi="宋体" w:eastAsia="宋体"/>
          <w:color w:val="auto"/>
          <w:sz w:val="21"/>
          <w:szCs w:val="21"/>
        </w:rPr>
        <w:t>]+[</w:t>
      </w:r>
      <w:r>
        <w:rPr>
          <w:rFonts w:hint="eastAsia" w:ascii="宋体" w:hAnsi="宋体" w:eastAsia="宋体"/>
          <w:color w:val="auto"/>
          <w:sz w:val="21"/>
          <w:szCs w:val="21"/>
        </w:rPr>
        <w:t>15.3.7</w:t>
      </w:r>
      <w:r>
        <w:rPr>
          <w:rFonts w:ascii="宋体" w:hAnsi="宋体" w:eastAsia="宋体"/>
          <w:color w:val="auto"/>
          <w:sz w:val="21"/>
          <w:szCs w:val="21"/>
        </w:rPr>
        <w:t>]+[</w:t>
      </w:r>
      <w:r>
        <w:rPr>
          <w:rFonts w:hint="eastAsia" w:ascii="宋体" w:hAnsi="宋体" w:eastAsia="宋体"/>
          <w:color w:val="auto"/>
          <w:sz w:val="21"/>
          <w:szCs w:val="21"/>
        </w:rPr>
        <w:t>15.3.8</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15.3.9</w:t>
      </w:r>
      <w:r>
        <w:rPr>
          <w:rFonts w:ascii="宋体" w:hAnsi="宋体" w:eastAsia="宋体"/>
          <w:color w:val="auto"/>
          <w:sz w:val="21"/>
          <w:szCs w:val="21"/>
        </w:rPr>
        <w:t>]+[</w:t>
      </w:r>
      <w:r>
        <w:rPr>
          <w:rFonts w:hint="eastAsia" w:ascii="宋体" w:hAnsi="宋体" w:eastAsia="宋体"/>
          <w:color w:val="auto"/>
          <w:sz w:val="21"/>
          <w:szCs w:val="21"/>
        </w:rPr>
        <w:t>15.3.10</w:t>
      </w:r>
      <w:r>
        <w:rPr>
          <w:rFonts w:ascii="宋体" w:hAnsi="宋体" w:eastAsia="宋体"/>
          <w:color w:val="auto"/>
          <w:sz w:val="21"/>
          <w:szCs w:val="21"/>
        </w:rPr>
        <w:t>]+[</w:t>
      </w:r>
      <w:r>
        <w:rPr>
          <w:rFonts w:hint="eastAsia" w:ascii="宋体" w:hAnsi="宋体" w:eastAsia="宋体"/>
          <w:color w:val="auto"/>
          <w:sz w:val="21"/>
          <w:szCs w:val="21"/>
        </w:rPr>
        <w:t>15.3.1</w:t>
      </w:r>
      <w:r>
        <w:rPr>
          <w:rFonts w:ascii="宋体" w:hAnsi="宋体" w:eastAsia="宋体"/>
          <w:color w:val="auto"/>
          <w:sz w:val="21"/>
          <w:szCs w:val="21"/>
        </w:rPr>
        <w:t>1]+[</w:t>
      </w:r>
      <w:r>
        <w:rPr>
          <w:rFonts w:hint="eastAsia" w:ascii="宋体" w:hAnsi="宋体" w:eastAsia="宋体"/>
          <w:color w:val="auto"/>
          <w:sz w:val="21"/>
          <w:szCs w:val="21"/>
        </w:rPr>
        <w:t>15.3.</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15.3.</w:t>
      </w:r>
      <w:r>
        <w:rPr>
          <w:rFonts w:ascii="宋体" w:hAnsi="宋体" w:eastAsia="宋体"/>
          <w:color w:val="auto"/>
          <w:sz w:val="21"/>
          <w:szCs w:val="21"/>
        </w:rPr>
        <w:t>1</w:t>
      </w:r>
      <w:r>
        <w:rPr>
          <w:rFonts w:hint="eastAsia" w:ascii="宋体" w:hAnsi="宋体" w:eastAsia="宋体"/>
          <w:color w:val="auto"/>
          <w:sz w:val="21"/>
          <w:szCs w:val="21"/>
        </w:rPr>
        <w:t>3</w:t>
      </w:r>
      <w:r>
        <w:rPr>
          <w:rFonts w:ascii="宋体" w:hAnsi="宋体" w:eastAsia="宋体"/>
          <w:color w:val="auto"/>
          <w:sz w:val="21"/>
          <w:szCs w:val="21"/>
        </w:rPr>
        <w:t>]+[</w:t>
      </w:r>
      <w:r>
        <w:rPr>
          <w:rFonts w:hint="eastAsia" w:ascii="宋体" w:hAnsi="宋体" w:eastAsia="宋体"/>
          <w:color w:val="auto"/>
          <w:sz w:val="21"/>
          <w:szCs w:val="21"/>
        </w:rPr>
        <w:t>15.3.</w:t>
      </w:r>
      <w:r>
        <w:rPr>
          <w:rFonts w:ascii="宋体" w:hAnsi="宋体" w:eastAsia="宋体"/>
          <w:color w:val="auto"/>
          <w:sz w:val="21"/>
          <w:szCs w:val="21"/>
        </w:rPr>
        <w:t>1</w:t>
      </w:r>
      <w:r>
        <w:rPr>
          <w:rFonts w:hint="eastAsia" w:ascii="宋体" w:hAnsi="宋体" w:eastAsia="宋体"/>
          <w:color w:val="auto"/>
          <w:sz w:val="21"/>
          <w:szCs w:val="21"/>
        </w:rPr>
        <w:t>4</w:t>
      </w:r>
      <w:r>
        <w:rPr>
          <w:rFonts w:ascii="宋体" w:hAnsi="宋体" w:eastAsia="宋体"/>
          <w:color w:val="auto"/>
          <w:sz w:val="21"/>
          <w:szCs w:val="21"/>
        </w:rPr>
        <w:t>]</w:t>
      </w:r>
      <w:ins w:id="7" w:author="陈静" w:date="2024-12-12T15:57:23Z">
        <w:r>
          <w:rPr>
            <w:rFonts w:hint="eastAsia" w:ascii="宋体" w:hAnsi="宋体" w:eastAsia="宋体"/>
            <w:color w:val="auto"/>
            <w:sz w:val="21"/>
            <w:szCs w:val="21"/>
            <w:highlight w:val="yellow"/>
          </w:rPr>
          <w:t>+[15.3.15]+[15.3.16]</w:t>
        </w:r>
      </w:ins>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6.]= [</w:t>
      </w:r>
      <w:r>
        <w:rPr>
          <w:rFonts w:hint="eastAsia" w:ascii="宋体" w:hAnsi="宋体" w:eastAsia="宋体"/>
          <w:color w:val="auto"/>
          <w:sz w:val="21"/>
          <w:szCs w:val="21"/>
        </w:rPr>
        <w:t>1</w:t>
      </w:r>
      <w:r>
        <w:rPr>
          <w:rFonts w:ascii="宋体" w:hAnsi="宋体" w:eastAsia="宋体"/>
          <w:color w:val="auto"/>
          <w:sz w:val="21"/>
          <w:szCs w:val="21"/>
        </w:rPr>
        <w:t>6.</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6</w:t>
      </w:r>
      <w:r>
        <w:rPr>
          <w:rFonts w:hint="eastAsia" w:ascii="宋体" w:hAnsi="宋体" w:eastAsia="宋体"/>
          <w:color w:val="auto"/>
          <w:sz w:val="21"/>
          <w:szCs w:val="21"/>
        </w:rPr>
        <w:t>.2</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[16.1]= [</w:t>
      </w:r>
      <w:r>
        <w:rPr>
          <w:rFonts w:hint="eastAsia" w:ascii="宋体" w:hAnsi="宋体" w:eastAsia="宋体"/>
          <w:color w:val="auto"/>
          <w:sz w:val="21"/>
          <w:szCs w:val="21"/>
        </w:rPr>
        <w:t>16.1.1</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6</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16.1.3</w:t>
      </w:r>
      <w:r>
        <w:rPr>
          <w:rFonts w:ascii="宋体" w:hAnsi="宋体" w:eastAsia="宋体"/>
          <w:color w:val="auto"/>
          <w:sz w:val="21"/>
          <w:szCs w:val="21"/>
        </w:rPr>
        <w:t>]+[</w:t>
      </w:r>
      <w:r>
        <w:rPr>
          <w:rFonts w:hint="eastAsia" w:ascii="宋体" w:hAnsi="宋体" w:eastAsia="宋体"/>
          <w:color w:val="auto"/>
          <w:sz w:val="21"/>
          <w:szCs w:val="21"/>
        </w:rPr>
        <w:t>16.1.4</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16.1.5</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[18.]= [18.1]+[18.2]+[18.3]（本关系</w:t>
      </w:r>
      <w:r>
        <w:rPr>
          <w:rFonts w:hint="eastAsia" w:ascii="宋体" w:hAnsi="宋体" w:eastAsia="宋体"/>
          <w:color w:val="auto"/>
          <w:sz w:val="21"/>
          <w:szCs w:val="21"/>
        </w:rPr>
        <w:t>仅</w:t>
      </w:r>
      <w:r>
        <w:rPr>
          <w:rFonts w:ascii="宋体" w:hAnsi="宋体" w:eastAsia="宋体"/>
          <w:color w:val="auto"/>
          <w:sz w:val="21"/>
          <w:szCs w:val="21"/>
        </w:rPr>
        <w:t>覆盖[A</w:t>
      </w:r>
      <w:r>
        <w:rPr>
          <w:rFonts w:hint="eastAsia" w:ascii="宋体" w:hAnsi="宋体" w:eastAsia="宋体"/>
          <w:color w:val="auto"/>
          <w:sz w:val="21"/>
          <w:szCs w:val="21"/>
          <w:lang w:val="en-US" w:eastAsia="zh-CN"/>
        </w:rPr>
        <w:t>U</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highlight w:val="cyan"/>
        </w:rPr>
      </w:pPr>
      <w:r>
        <w:rPr>
          <w:rFonts w:ascii="宋体" w:hAnsi="宋体" w:eastAsia="宋体"/>
          <w:color w:val="auto"/>
          <w:sz w:val="21"/>
          <w:szCs w:val="21"/>
        </w:rPr>
        <w:t>[18.]= [18.1]+[18.2]（本关系</w:t>
      </w:r>
      <w:r>
        <w:rPr>
          <w:rFonts w:hint="eastAsia" w:ascii="宋体" w:hAnsi="宋体" w:eastAsia="宋体"/>
          <w:color w:val="auto"/>
          <w:sz w:val="21"/>
          <w:szCs w:val="21"/>
          <w:lang w:val="en-US" w:eastAsia="zh-CN"/>
        </w:rPr>
        <w:t>仅</w:t>
      </w:r>
      <w:r>
        <w:rPr>
          <w:rFonts w:ascii="宋体" w:hAnsi="宋体" w:eastAsia="宋体"/>
          <w:color w:val="auto"/>
          <w:sz w:val="21"/>
          <w:szCs w:val="21"/>
        </w:rPr>
        <w:t>覆盖[</w:t>
      </w:r>
      <w:r>
        <w:rPr>
          <w:rFonts w:hint="eastAsia" w:ascii="宋体" w:hAnsi="宋体" w:eastAsia="宋体"/>
          <w:color w:val="auto"/>
          <w:sz w:val="21"/>
          <w:szCs w:val="21"/>
          <w:lang w:val="en-US" w:eastAsia="zh-CN"/>
        </w:rPr>
        <w:t>A</w:t>
      </w:r>
      <w:r>
        <w:rPr>
          <w:rFonts w:ascii="宋体" w:hAnsi="宋体" w:eastAsia="宋体"/>
          <w:color w:val="auto"/>
          <w:sz w:val="21"/>
          <w:szCs w:val="21"/>
        </w:rPr>
        <w:t>]</w:t>
      </w:r>
      <w:r>
        <w:rPr>
          <w:rFonts w:hint="eastAsia" w:ascii="宋体" w:hAnsi="宋体" w:eastAsia="宋体"/>
          <w:color w:val="auto"/>
          <w:sz w:val="21"/>
          <w:szCs w:val="21"/>
        </w:rPr>
        <w:t>至</w:t>
      </w:r>
      <w:r>
        <w:rPr>
          <w:rFonts w:ascii="宋体" w:hAnsi="宋体" w:eastAsia="宋体"/>
          <w:color w:val="auto"/>
          <w:sz w:val="21"/>
          <w:szCs w:val="21"/>
        </w:rPr>
        <w:t>[</w:t>
      </w:r>
      <w:r>
        <w:rPr>
          <w:rFonts w:hint="eastAsia" w:ascii="宋体" w:hAnsi="宋体" w:eastAsia="宋体"/>
          <w:color w:val="auto"/>
          <w:sz w:val="21"/>
          <w:szCs w:val="21"/>
          <w:lang w:val="en-US" w:eastAsia="zh-CN"/>
        </w:rPr>
        <w:t>D</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3.</w:t>
      </w:r>
      <w:r>
        <w:rPr>
          <w:rFonts w:ascii="宋体" w:hAnsi="宋体" w:eastAsia="宋体"/>
          <w:color w:val="auto"/>
          <w:sz w:val="21"/>
          <w:szCs w:val="21"/>
        </w:rPr>
        <w:t>]+[</w:t>
      </w:r>
      <w:r>
        <w:rPr>
          <w:rFonts w:hint="eastAsia" w:ascii="宋体" w:hAnsi="宋体" w:eastAsia="宋体"/>
          <w:color w:val="auto"/>
          <w:sz w:val="21"/>
          <w:szCs w:val="21"/>
        </w:rPr>
        <w:t>4.</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5</w:t>
      </w:r>
      <w:r>
        <w:rPr>
          <w:rFonts w:ascii="宋体" w:hAnsi="宋体" w:eastAsia="宋体"/>
          <w:color w:val="auto"/>
          <w:sz w:val="21"/>
          <w:szCs w:val="21"/>
        </w:rPr>
        <w:t>.]+[</w:t>
      </w:r>
      <w:r>
        <w:rPr>
          <w:rFonts w:hint="eastAsia" w:ascii="宋体" w:hAnsi="宋体" w:eastAsia="宋体"/>
          <w:color w:val="auto"/>
          <w:sz w:val="21"/>
          <w:szCs w:val="21"/>
        </w:rPr>
        <w:t>6.</w:t>
      </w:r>
      <w:r>
        <w:rPr>
          <w:rFonts w:ascii="宋体" w:hAnsi="宋体" w:eastAsia="宋体"/>
          <w:color w:val="auto"/>
          <w:sz w:val="21"/>
          <w:szCs w:val="21"/>
        </w:rPr>
        <w:t>]+[</w:t>
      </w:r>
      <w:r>
        <w:rPr>
          <w:rFonts w:hint="eastAsia" w:ascii="宋体" w:hAnsi="宋体" w:eastAsia="宋体"/>
          <w:color w:val="auto"/>
          <w:sz w:val="21"/>
          <w:szCs w:val="21"/>
        </w:rPr>
        <w:t>7.</w:t>
      </w:r>
      <w:r>
        <w:rPr>
          <w:rFonts w:ascii="宋体" w:hAnsi="宋体" w:eastAsia="宋体"/>
          <w:color w:val="auto"/>
          <w:sz w:val="21"/>
          <w:szCs w:val="21"/>
        </w:rPr>
        <w:t>]+[</w:t>
      </w:r>
      <w:r>
        <w:rPr>
          <w:rFonts w:hint="eastAsia" w:ascii="宋体" w:hAnsi="宋体" w:eastAsia="宋体"/>
          <w:color w:val="auto"/>
          <w:sz w:val="21"/>
          <w:szCs w:val="21"/>
        </w:rPr>
        <w:t>8.</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9</w:t>
      </w:r>
      <w:r>
        <w:rPr>
          <w:rFonts w:ascii="宋体" w:hAnsi="宋体" w:eastAsia="宋体"/>
          <w:color w:val="auto"/>
          <w:sz w:val="21"/>
          <w:szCs w:val="21"/>
        </w:rPr>
        <w:t>.]+[</w:t>
      </w:r>
      <w:r>
        <w:rPr>
          <w:rFonts w:hint="eastAsia" w:ascii="宋体" w:hAnsi="宋体" w:eastAsia="宋体"/>
          <w:color w:val="auto"/>
          <w:sz w:val="21"/>
          <w:szCs w:val="21"/>
        </w:rPr>
        <w:t>10.</w:t>
      </w:r>
      <w:r>
        <w:rPr>
          <w:rFonts w:ascii="宋体" w:hAnsi="宋体" w:eastAsia="宋体"/>
          <w:color w:val="auto"/>
          <w:sz w:val="21"/>
          <w:szCs w:val="21"/>
        </w:rPr>
        <w:t>]+[</w:t>
      </w:r>
      <w:r>
        <w:rPr>
          <w:rFonts w:hint="eastAsia" w:ascii="宋体" w:hAnsi="宋体" w:eastAsia="宋体"/>
          <w:color w:val="auto"/>
          <w:sz w:val="21"/>
          <w:szCs w:val="21"/>
        </w:rPr>
        <w:t>11.</w:t>
      </w:r>
      <w:r>
        <w:rPr>
          <w:rFonts w:ascii="宋体" w:hAnsi="宋体" w:eastAsia="宋体"/>
          <w:color w:val="auto"/>
          <w:sz w:val="21"/>
          <w:szCs w:val="21"/>
        </w:rPr>
        <w:t>]+[</w:t>
      </w:r>
      <w:r>
        <w:rPr>
          <w:rFonts w:hint="eastAsia" w:ascii="宋体" w:hAnsi="宋体" w:eastAsia="宋体"/>
          <w:color w:val="auto"/>
          <w:sz w:val="21"/>
          <w:szCs w:val="21"/>
        </w:rPr>
        <w:t>12.</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13.</w:t>
      </w:r>
      <w:r>
        <w:rPr>
          <w:rFonts w:ascii="宋体" w:hAnsi="宋体" w:eastAsia="宋体"/>
          <w:color w:val="auto"/>
          <w:sz w:val="21"/>
          <w:szCs w:val="21"/>
        </w:rPr>
        <w:t>]+[1</w:t>
      </w:r>
      <w:r>
        <w:rPr>
          <w:rFonts w:hint="eastAsia" w:ascii="宋体" w:hAnsi="宋体" w:eastAsia="宋体"/>
          <w:color w:val="auto"/>
          <w:sz w:val="21"/>
          <w:szCs w:val="21"/>
        </w:rPr>
        <w:t>4.</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5</w:t>
      </w:r>
      <w:r>
        <w:rPr>
          <w:rFonts w:ascii="宋体" w:hAnsi="宋体" w:eastAsia="宋体"/>
          <w:color w:val="auto"/>
          <w:sz w:val="21"/>
          <w:szCs w:val="21"/>
        </w:rPr>
        <w:t>.]+[1</w:t>
      </w:r>
      <w:r>
        <w:rPr>
          <w:rFonts w:hint="eastAsia" w:ascii="宋体" w:hAnsi="宋体" w:eastAsia="宋体"/>
          <w:color w:val="auto"/>
          <w:sz w:val="21"/>
          <w:szCs w:val="21"/>
        </w:rPr>
        <w:t>6.</w:t>
      </w:r>
      <w:r>
        <w:rPr>
          <w:rFonts w:ascii="宋体" w:hAnsi="宋体" w:eastAsia="宋体"/>
          <w:color w:val="auto"/>
          <w:sz w:val="21"/>
          <w:szCs w:val="21"/>
        </w:rPr>
        <w:t>]+[1</w:t>
      </w:r>
      <w:r>
        <w:rPr>
          <w:rFonts w:hint="eastAsia" w:ascii="宋体" w:hAnsi="宋体" w:eastAsia="宋体"/>
          <w:color w:val="auto"/>
          <w:sz w:val="21"/>
          <w:szCs w:val="21"/>
        </w:rPr>
        <w:t>7.</w:t>
      </w:r>
      <w:r>
        <w:rPr>
          <w:rFonts w:ascii="宋体" w:hAnsi="宋体" w:eastAsia="宋体"/>
          <w:color w:val="auto"/>
          <w:sz w:val="21"/>
          <w:szCs w:val="21"/>
        </w:rPr>
        <w:t>]+[1</w:t>
      </w:r>
      <w:r>
        <w:rPr>
          <w:rFonts w:hint="eastAsia" w:ascii="宋体" w:hAnsi="宋体" w:eastAsia="宋体"/>
          <w:color w:val="auto"/>
          <w:sz w:val="21"/>
          <w:szCs w:val="21"/>
        </w:rPr>
        <w:t>8.</w:t>
      </w:r>
      <w:r>
        <w:rPr>
          <w:rFonts w:ascii="宋体" w:hAnsi="宋体" w:eastAsia="宋体"/>
          <w:color w:val="auto"/>
          <w:sz w:val="21"/>
          <w:szCs w:val="21"/>
        </w:rPr>
        <w:t>]（本关系不覆盖[A</w:t>
      </w:r>
      <w:r>
        <w:rPr>
          <w:rFonts w:hint="eastAsia" w:ascii="宋体" w:hAnsi="宋体" w:eastAsia="宋体"/>
          <w:color w:val="auto"/>
          <w:sz w:val="21"/>
          <w:szCs w:val="21"/>
          <w:lang w:val="en-US" w:eastAsia="zh-CN"/>
        </w:rPr>
        <w:t>T</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rPr>
      </w:pPr>
      <w:r>
        <w:rPr>
          <w:rFonts w:ascii="宋体" w:hAnsi="宋体" w:eastAsia="宋体"/>
          <w:color w:val="auto"/>
          <w:sz w:val="21"/>
          <w:szCs w:val="21"/>
        </w:rPr>
        <w:t>[22.]=[</w:t>
      </w:r>
      <w:r>
        <w:rPr>
          <w:rFonts w:hint="eastAsia" w:ascii="宋体" w:hAnsi="宋体" w:eastAsia="宋体"/>
          <w:color w:val="auto"/>
          <w:sz w:val="21"/>
          <w:szCs w:val="21"/>
        </w:rPr>
        <w:t>1</w:t>
      </w:r>
      <w:r>
        <w:rPr>
          <w:rFonts w:ascii="宋体" w:hAnsi="宋体" w:eastAsia="宋体"/>
          <w:color w:val="auto"/>
          <w:sz w:val="21"/>
          <w:szCs w:val="21"/>
        </w:rPr>
        <w:t>9.]</w:t>
      </w:r>
      <w:r>
        <w:rPr>
          <w:rFonts w:hint="eastAsia" w:ascii="宋体" w:hAnsi="宋体" w:eastAsia="宋体"/>
          <w:color w:val="auto"/>
          <w:sz w:val="21"/>
          <w:szCs w:val="21"/>
        </w:rPr>
        <w:t>+</w:t>
      </w:r>
      <w:r>
        <w:rPr>
          <w:rFonts w:ascii="宋体" w:hAnsi="宋体" w:eastAsia="宋体"/>
          <w:color w:val="auto"/>
          <w:sz w:val="21"/>
          <w:szCs w:val="21"/>
        </w:rPr>
        <w:t>[20.]</w:t>
      </w:r>
      <w:r>
        <w:rPr>
          <w:rFonts w:hint="eastAsia" w:ascii="宋体" w:hAnsi="宋体" w:eastAsia="宋体"/>
          <w:color w:val="auto"/>
          <w:sz w:val="21"/>
          <w:szCs w:val="21"/>
        </w:rPr>
        <w:t>-</w:t>
      </w:r>
      <w:r>
        <w:rPr>
          <w:rFonts w:ascii="宋体" w:hAnsi="宋体" w:eastAsia="宋体"/>
          <w:color w:val="auto"/>
          <w:sz w:val="21"/>
          <w:szCs w:val="21"/>
        </w:rPr>
        <w:t>[21.]（本关系</w:t>
      </w:r>
      <w:r>
        <w:rPr>
          <w:rFonts w:hint="eastAsia" w:ascii="宋体" w:hAnsi="宋体" w:eastAsia="宋体"/>
          <w:color w:val="auto"/>
          <w:sz w:val="21"/>
          <w:szCs w:val="21"/>
        </w:rPr>
        <w:t>仅</w:t>
      </w:r>
      <w:r>
        <w:rPr>
          <w:rFonts w:ascii="宋体" w:hAnsi="宋体" w:eastAsia="宋体"/>
          <w:color w:val="auto"/>
          <w:sz w:val="21"/>
          <w:szCs w:val="21"/>
        </w:rPr>
        <w:t>覆盖[A</w:t>
      </w:r>
      <w:r>
        <w:rPr>
          <w:rFonts w:hint="eastAsia" w:ascii="宋体" w:hAnsi="宋体" w:eastAsia="宋体"/>
          <w:color w:val="auto"/>
          <w:sz w:val="21"/>
          <w:szCs w:val="21"/>
          <w:lang w:val="en-US" w:eastAsia="zh-CN"/>
        </w:rPr>
        <w:t>U</w:t>
      </w:r>
      <w:r>
        <w:rPr>
          <w:rFonts w:ascii="宋体" w:hAnsi="宋体" w:eastAsia="宋体"/>
          <w:color w:val="auto"/>
          <w:sz w:val="21"/>
          <w:szCs w:val="21"/>
        </w:rPr>
        <w:t>]</w:t>
      </w:r>
      <w:r>
        <w:rPr>
          <w:rFonts w:hint="eastAsia" w:ascii="宋体" w:hAnsi="宋体" w:eastAsia="宋体"/>
          <w:color w:val="auto"/>
          <w:sz w:val="21"/>
          <w:szCs w:val="21"/>
        </w:rPr>
        <w:t>列</w:t>
      </w:r>
      <w:r>
        <w:rPr>
          <w:rFonts w:ascii="宋体" w:hAnsi="宋体" w:eastAsia="宋体"/>
          <w:color w:val="auto"/>
          <w:sz w:val="21"/>
          <w:szCs w:val="21"/>
        </w:rPr>
        <w:t>）</w:t>
      </w:r>
    </w:p>
    <w:p>
      <w:pPr>
        <w:pStyle w:val="35"/>
        <w:spacing w:line="420" w:lineRule="exact"/>
        <w:ind w:firstLine="420"/>
        <w:jc w:val="both"/>
        <w:rPr>
          <w:rFonts w:ascii="宋体" w:hAnsi="宋体" w:eastAsia="宋体"/>
          <w:color w:val="auto"/>
          <w:sz w:val="21"/>
          <w:szCs w:val="21"/>
          <w:lang w:val="it-IT"/>
        </w:rPr>
      </w:pPr>
      <w:r>
        <w:rPr>
          <w:rFonts w:ascii="宋体" w:hAnsi="宋体" w:eastAsia="宋体"/>
          <w:color w:val="auto"/>
          <w:sz w:val="21"/>
          <w:szCs w:val="21"/>
          <w:lang w:val="it-IT"/>
        </w:rPr>
        <w:t>[C]=[A]</w:t>
      </w:r>
      <w:r>
        <w:rPr>
          <w:rFonts w:hint="eastAsia" w:ascii="宋体" w:hAnsi="宋体" w:eastAsia="宋体"/>
          <w:color w:val="auto"/>
          <w:sz w:val="21"/>
          <w:szCs w:val="21"/>
          <w:lang w:val="it-IT"/>
        </w:rPr>
        <w:t>-</w:t>
      </w:r>
      <w:r>
        <w:rPr>
          <w:rFonts w:ascii="宋体" w:hAnsi="宋体" w:eastAsia="宋体"/>
          <w:color w:val="auto"/>
          <w:sz w:val="21"/>
          <w:szCs w:val="21"/>
          <w:lang w:val="it-IT"/>
        </w:rPr>
        <w:t>[B]</w:t>
      </w:r>
    </w:p>
    <w:p>
      <w:pPr>
        <w:pStyle w:val="35"/>
        <w:spacing w:line="420" w:lineRule="exact"/>
        <w:ind w:firstLine="420"/>
        <w:jc w:val="both"/>
        <w:rPr>
          <w:rFonts w:hint="eastAsia" w:ascii="宋体" w:hAnsi="宋体" w:eastAsia="宋体"/>
          <w:color w:val="auto"/>
          <w:sz w:val="21"/>
          <w:szCs w:val="21"/>
          <w:lang w:val="pt-BR" w:eastAsia="zh-CN"/>
        </w:rPr>
      </w:pPr>
      <w:r>
        <w:rPr>
          <w:rFonts w:ascii="宋体" w:hAnsi="宋体" w:eastAsia="宋体"/>
          <w:color w:val="auto"/>
          <w:sz w:val="21"/>
          <w:szCs w:val="21"/>
          <w:lang w:val="pt-BR"/>
        </w:rPr>
        <w:t>[C]</w:t>
      </w:r>
      <w:r>
        <w:rPr>
          <w:rFonts w:hint="eastAsia" w:ascii="宋体" w:hAnsi="宋体" w:eastAsia="宋体"/>
          <w:color w:val="auto"/>
          <w:sz w:val="21"/>
          <w:szCs w:val="21"/>
          <w:lang w:val="pt-BR"/>
        </w:rPr>
        <w:t>=</w:t>
      </w:r>
      <w:r>
        <w:rPr>
          <w:rFonts w:ascii="宋体" w:hAnsi="宋体" w:eastAsia="宋体"/>
          <w:color w:val="auto"/>
          <w:sz w:val="21"/>
          <w:szCs w:val="21"/>
          <w:lang w:val="pt-BR"/>
        </w:rPr>
        <w:t>[E]+[F]+[G]+[H]+[I]+[J]+[K]+[L]+[M]+[N]+[O]+[</w:t>
      </w:r>
      <w:r>
        <w:rPr>
          <w:rFonts w:hint="eastAsia" w:ascii="宋体" w:hAnsi="宋体" w:eastAsia="宋体"/>
          <w:color w:val="auto"/>
          <w:sz w:val="21"/>
          <w:szCs w:val="21"/>
          <w:lang w:val="pt-BR"/>
        </w:rPr>
        <w:t>P</w:t>
      </w:r>
      <w:r>
        <w:rPr>
          <w:rFonts w:ascii="宋体" w:hAnsi="宋体" w:eastAsia="宋体"/>
          <w:color w:val="auto"/>
          <w:sz w:val="21"/>
          <w:szCs w:val="21"/>
          <w:lang w:val="pt-BR"/>
        </w:rPr>
        <w:t>]+[</w:t>
      </w:r>
      <w:r>
        <w:rPr>
          <w:rFonts w:hint="eastAsia" w:ascii="宋体" w:hAnsi="宋体" w:eastAsia="宋体"/>
          <w:color w:val="auto"/>
          <w:sz w:val="21"/>
          <w:szCs w:val="21"/>
          <w:lang w:val="pt-BR"/>
        </w:rPr>
        <w:t>Q</w:t>
      </w:r>
      <w:r>
        <w:rPr>
          <w:rFonts w:ascii="宋体" w:hAnsi="宋体" w:eastAsia="宋体"/>
          <w:color w:val="auto"/>
          <w:sz w:val="21"/>
          <w:szCs w:val="21"/>
          <w:lang w:val="pt-BR"/>
        </w:rPr>
        <w:t>]+[</w:t>
      </w:r>
      <w:r>
        <w:rPr>
          <w:rFonts w:ascii="宋体" w:hAnsi="宋体" w:eastAsia="宋体"/>
          <w:color w:val="auto"/>
          <w:sz w:val="21"/>
          <w:szCs w:val="21"/>
        </w:rPr>
        <w:t>R</w:t>
      </w:r>
      <w:r>
        <w:rPr>
          <w:rFonts w:hint="eastAsia" w:ascii="宋体" w:hAnsi="宋体" w:eastAsia="宋体"/>
          <w:color w:val="auto"/>
          <w:sz w:val="21"/>
          <w:szCs w:val="21"/>
          <w:lang w:val="pt-BR"/>
        </w:rPr>
        <w:t>]</w:t>
      </w:r>
      <w:r>
        <w:rPr>
          <w:rFonts w:ascii="宋体" w:hAnsi="宋体" w:eastAsia="宋体"/>
          <w:color w:val="auto"/>
          <w:sz w:val="21"/>
          <w:szCs w:val="21"/>
          <w:lang w:val="pt-BR"/>
        </w:rPr>
        <w:t>+[S]+[T]+[U]+[V]+[W]+[X]+[Y]+[Z]+[AA]+[AB]+[AC]+[AD]+[AE]+[AF]+[AG]+[AH]+[AI]+[AJ]+[AK]+[AL]+[A M]+[AN]+[AO]+[AP]+[AQ]+[AR]+[A</w:t>
      </w:r>
      <w:r>
        <w:rPr>
          <w:rFonts w:hint="eastAsia" w:ascii="宋体" w:hAnsi="宋体" w:eastAsia="宋体"/>
          <w:color w:val="auto"/>
          <w:sz w:val="21"/>
          <w:szCs w:val="21"/>
          <w:lang w:val="en-US" w:eastAsia="zh-CN"/>
        </w:rPr>
        <w:t>S</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（本关系不覆盖</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hint="eastAsia" w:ascii="宋体" w:hAnsi="宋体" w:eastAsia="宋体"/>
          <w:color w:val="auto"/>
          <w:sz w:val="21"/>
          <w:szCs w:val="21"/>
          <w:lang w:val="en-US" w:eastAsia="zh-CN"/>
        </w:rPr>
        <w:t>7</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[19.]</w:t>
      </w:r>
      <w:r>
        <w:rPr>
          <w:rFonts w:hint="eastAsia" w:ascii="宋体" w:hAnsi="宋体" w:eastAsia="宋体"/>
          <w:color w:val="auto"/>
          <w:sz w:val="21"/>
          <w:szCs w:val="21"/>
          <w:lang w:val="pt-BR" w:eastAsia="zh-CN"/>
        </w:rPr>
        <w:t>行）</w:t>
      </w:r>
    </w:p>
    <w:p>
      <w:pPr>
        <w:pStyle w:val="35"/>
        <w:spacing w:line="420" w:lineRule="exact"/>
        <w:ind w:firstLine="420"/>
        <w:jc w:val="both"/>
        <w:rPr>
          <w:rFonts w:ascii="宋体" w:hAnsi="宋体" w:eastAsia="宋体"/>
          <w:color w:val="auto"/>
          <w:sz w:val="21"/>
          <w:szCs w:val="21"/>
          <w:lang w:val="pt-BR"/>
        </w:rPr>
      </w:pPr>
      <w:r>
        <w:rPr>
          <w:rFonts w:ascii="宋体" w:hAnsi="宋体" w:eastAsia="宋体"/>
          <w:color w:val="auto"/>
          <w:sz w:val="21"/>
          <w:szCs w:val="21"/>
          <w:lang w:val="pt-BR"/>
        </w:rPr>
        <w:t>[A</w:t>
      </w:r>
      <w:r>
        <w:rPr>
          <w:rFonts w:hint="eastAsia" w:ascii="宋体" w:hAnsi="宋体" w:eastAsia="宋体"/>
          <w:color w:val="auto"/>
          <w:sz w:val="21"/>
          <w:szCs w:val="21"/>
          <w:lang w:val="en-US" w:eastAsia="zh-CN"/>
        </w:rPr>
        <w:t>U</w:t>
      </w:r>
      <w:r>
        <w:rPr>
          <w:rFonts w:ascii="宋体" w:hAnsi="宋体" w:eastAsia="宋体"/>
          <w:color w:val="auto"/>
          <w:sz w:val="21"/>
          <w:szCs w:val="21"/>
          <w:lang w:val="pt-BR"/>
        </w:rPr>
        <w:t>]=[E]×0%+[F]×10%+[G]×20%+[H]×0%+[I]×10%+[J]×20%+[K]×0%+[L]×10%+[M]×20%+[N]×0%+[</w:t>
      </w:r>
      <w:r>
        <w:rPr>
          <w:rFonts w:hint="eastAsia" w:ascii="宋体" w:hAnsi="宋体" w:eastAsia="宋体"/>
          <w:color w:val="auto"/>
          <w:sz w:val="21"/>
          <w:szCs w:val="21"/>
          <w:lang w:val="pt-BR"/>
        </w:rPr>
        <w:t>O</w:t>
      </w:r>
      <w:r>
        <w:rPr>
          <w:rFonts w:ascii="宋体" w:hAnsi="宋体" w:eastAsia="宋体"/>
          <w:color w:val="auto"/>
          <w:sz w:val="21"/>
          <w:szCs w:val="21"/>
          <w:lang w:val="pt-BR"/>
        </w:rPr>
        <w:t>]×10%+[</w:t>
      </w:r>
      <w:r>
        <w:rPr>
          <w:rFonts w:hint="eastAsia" w:ascii="宋体" w:hAnsi="宋体" w:eastAsia="宋体"/>
          <w:color w:val="auto"/>
          <w:sz w:val="21"/>
          <w:szCs w:val="21"/>
          <w:lang w:val="pt-BR"/>
        </w:rPr>
        <w:t>P</w:t>
      </w:r>
      <w:r>
        <w:rPr>
          <w:rFonts w:ascii="宋体" w:hAnsi="宋体" w:eastAsia="宋体"/>
          <w:color w:val="auto"/>
          <w:sz w:val="21"/>
          <w:szCs w:val="21"/>
          <w:lang w:val="pt-BR"/>
        </w:rPr>
        <w:t>]×20%</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pt-BR"/>
        </w:rPr>
        <w:t>Q</w:t>
      </w:r>
      <w:r>
        <w:rPr>
          <w:rFonts w:ascii="宋体" w:hAnsi="宋体" w:eastAsia="宋体"/>
          <w:color w:val="auto"/>
          <w:sz w:val="21"/>
          <w:szCs w:val="21"/>
          <w:lang w:val="pt-BR"/>
        </w:rPr>
        <w:t>]×20%+[</w:t>
      </w:r>
      <w:r>
        <w:rPr>
          <w:rFonts w:hint="eastAsia" w:ascii="宋体" w:hAnsi="宋体" w:eastAsia="宋体"/>
          <w:color w:val="auto"/>
          <w:sz w:val="21"/>
          <w:szCs w:val="21"/>
          <w:lang w:val="pt-BR"/>
        </w:rPr>
        <w:t>R</w:t>
      </w:r>
      <w:r>
        <w:rPr>
          <w:rFonts w:ascii="宋体" w:hAnsi="宋体" w:eastAsia="宋体"/>
          <w:color w:val="auto"/>
          <w:sz w:val="21"/>
          <w:szCs w:val="21"/>
          <w:lang w:val="pt-BR"/>
        </w:rPr>
        <w:t>]×20%+[S</w:t>
      </w:r>
      <w:r>
        <w:rPr>
          <w:rFonts w:hint="eastAsia" w:ascii="宋体" w:hAnsi="宋体" w:eastAsia="宋体"/>
          <w:color w:val="auto"/>
          <w:sz w:val="21"/>
          <w:szCs w:val="21"/>
          <w:lang w:val="pt-BR"/>
        </w:rPr>
        <w:t>]</w:t>
      </w:r>
      <w:r>
        <w:rPr>
          <w:rFonts w:ascii="宋体" w:hAnsi="宋体" w:eastAsia="宋体"/>
          <w:color w:val="auto"/>
          <w:sz w:val="21"/>
          <w:szCs w:val="21"/>
          <w:lang w:val="pt-BR"/>
        </w:rPr>
        <w:t>×20%+[T]×50%</w:t>
      </w:r>
      <w:r>
        <w:rPr>
          <w:rFonts w:hint="eastAsia" w:ascii="宋体" w:hAnsi="宋体" w:eastAsia="宋体"/>
          <w:color w:val="auto"/>
          <w:sz w:val="21"/>
          <w:szCs w:val="21"/>
          <w:lang w:val="pt-BR"/>
        </w:rPr>
        <w:t>+</w:t>
      </w:r>
      <w:r>
        <w:rPr>
          <w:rFonts w:ascii="宋体" w:hAnsi="宋体" w:eastAsia="宋体"/>
          <w:color w:val="auto"/>
          <w:sz w:val="21"/>
          <w:szCs w:val="21"/>
          <w:lang w:val="pt-BR"/>
        </w:rPr>
        <w:t>[U]×0%+[V]×10%+[W</w:t>
      </w:r>
      <w:r>
        <w:rPr>
          <w:rFonts w:hint="eastAsia" w:ascii="宋体" w:hAnsi="宋体" w:eastAsia="宋体"/>
          <w:color w:val="auto"/>
          <w:sz w:val="21"/>
          <w:szCs w:val="21"/>
          <w:lang w:val="pt-BR"/>
        </w:rPr>
        <w:t>]</w:t>
      </w:r>
      <w:r>
        <w:rPr>
          <w:rFonts w:ascii="宋体" w:hAnsi="宋体" w:eastAsia="宋体"/>
          <w:color w:val="auto"/>
          <w:sz w:val="21"/>
          <w:szCs w:val="21"/>
          <w:lang w:val="pt-BR"/>
        </w:rPr>
        <w:t>×20%+[X]×0%+[Y]×10%+[Z</w:t>
      </w:r>
      <w:r>
        <w:rPr>
          <w:rFonts w:hint="eastAsia" w:ascii="宋体" w:hAnsi="宋体" w:eastAsia="宋体"/>
          <w:color w:val="auto"/>
          <w:sz w:val="21"/>
          <w:szCs w:val="21"/>
          <w:lang w:val="pt-BR"/>
        </w:rPr>
        <w:t>]</w:t>
      </w:r>
      <w:r>
        <w:rPr>
          <w:rFonts w:ascii="宋体" w:hAnsi="宋体" w:eastAsia="宋体"/>
          <w:color w:val="auto"/>
          <w:sz w:val="21"/>
          <w:szCs w:val="21"/>
          <w:lang w:val="pt-BR"/>
        </w:rPr>
        <w:t>×20%+[AA</w:t>
      </w:r>
      <w:r>
        <w:rPr>
          <w:rFonts w:hint="eastAsia" w:ascii="宋体" w:hAnsi="宋体" w:eastAsia="宋体"/>
          <w:color w:val="auto"/>
          <w:sz w:val="21"/>
          <w:szCs w:val="21"/>
          <w:lang w:val="pt-BR"/>
        </w:rPr>
        <w:t>]</w:t>
      </w:r>
      <w:r>
        <w:rPr>
          <w:rFonts w:ascii="宋体" w:hAnsi="宋体" w:eastAsia="宋体"/>
          <w:color w:val="auto"/>
          <w:sz w:val="21"/>
          <w:szCs w:val="21"/>
          <w:lang w:val="pt-BR"/>
        </w:rPr>
        <w:t>×20%+[AB]×50%+[AC</w:t>
      </w:r>
      <w:r>
        <w:rPr>
          <w:rFonts w:hint="eastAsia" w:ascii="宋体" w:hAnsi="宋体" w:eastAsia="宋体"/>
          <w:color w:val="auto"/>
          <w:sz w:val="21"/>
          <w:szCs w:val="21"/>
          <w:lang w:val="pt-BR"/>
        </w:rPr>
        <w:t>]</w:t>
      </w:r>
      <w:r>
        <w:rPr>
          <w:rFonts w:ascii="宋体" w:hAnsi="宋体" w:eastAsia="宋体"/>
          <w:color w:val="auto"/>
          <w:sz w:val="21"/>
          <w:szCs w:val="21"/>
          <w:lang w:val="pt-BR"/>
        </w:rPr>
        <w:t>×20%+[AD]×50%+[AE</w:t>
      </w:r>
      <w:r>
        <w:rPr>
          <w:rFonts w:hint="eastAsia" w:ascii="宋体" w:hAnsi="宋体" w:eastAsia="宋体"/>
          <w:color w:val="auto"/>
          <w:sz w:val="21"/>
          <w:szCs w:val="21"/>
          <w:lang w:val="pt-BR"/>
        </w:rPr>
        <w:t>]</w:t>
      </w:r>
      <w:r>
        <w:rPr>
          <w:rFonts w:ascii="宋体" w:hAnsi="宋体" w:eastAsia="宋体"/>
          <w:color w:val="auto"/>
          <w:sz w:val="21"/>
          <w:szCs w:val="21"/>
          <w:lang w:val="pt-BR"/>
        </w:rPr>
        <w:t>×20%+[AF]×40%+[AG</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0%</w:t>
      </w:r>
      <w:r>
        <w:rPr>
          <w:rFonts w:hint="eastAsia" w:ascii="宋体" w:hAnsi="宋体" w:eastAsia="宋体"/>
          <w:color w:val="auto"/>
          <w:sz w:val="21"/>
          <w:szCs w:val="21"/>
          <w:lang w:val="en-US" w:eastAsia="zh-CN"/>
        </w:rPr>
        <w:t>+</w:t>
      </w:r>
      <w:r>
        <w:rPr>
          <w:rFonts w:ascii="宋体" w:hAnsi="宋体" w:eastAsia="宋体"/>
          <w:color w:val="auto"/>
          <w:sz w:val="21"/>
          <w:szCs w:val="21"/>
          <w:lang w:val="pt-BR"/>
        </w:rPr>
        <w:t>[A</w:t>
      </w:r>
      <w:r>
        <w:rPr>
          <w:rFonts w:hint="eastAsia" w:ascii="宋体" w:hAnsi="宋体" w:eastAsia="宋体"/>
          <w:color w:val="auto"/>
          <w:sz w:val="21"/>
          <w:szCs w:val="21"/>
          <w:lang w:val="en-US" w:eastAsia="zh-CN"/>
        </w:rPr>
        <w:t>H</w:t>
      </w:r>
      <w:r>
        <w:rPr>
          <w:rFonts w:hint="eastAsia" w:ascii="宋体" w:hAnsi="宋体" w:eastAsia="宋体"/>
          <w:color w:val="auto"/>
          <w:sz w:val="21"/>
          <w:szCs w:val="21"/>
          <w:lang w:val="pt-BR"/>
        </w:rPr>
        <w:t>]</w:t>
      </w:r>
      <w:r>
        <w:rPr>
          <w:rFonts w:ascii="宋体" w:hAnsi="宋体" w:eastAsia="宋体"/>
          <w:color w:val="auto"/>
          <w:sz w:val="21"/>
          <w:szCs w:val="21"/>
          <w:lang w:val="pt-BR"/>
        </w:rPr>
        <w:t>×40%+[A</w:t>
      </w:r>
      <w:r>
        <w:rPr>
          <w:rFonts w:hint="eastAsia" w:ascii="宋体" w:hAnsi="宋体" w:eastAsia="宋体"/>
          <w:color w:val="auto"/>
          <w:sz w:val="21"/>
          <w:szCs w:val="21"/>
          <w:lang w:val="en-US" w:eastAsia="zh-CN"/>
        </w:rPr>
        <w:t>I</w:t>
      </w:r>
      <w:r>
        <w:rPr>
          <w:rFonts w:ascii="宋体" w:hAnsi="宋体" w:eastAsia="宋体"/>
          <w:color w:val="auto"/>
          <w:sz w:val="21"/>
          <w:szCs w:val="21"/>
          <w:lang w:val="pt-BR"/>
        </w:rPr>
        <w:t>]×50%+[A</w:t>
      </w:r>
      <w:r>
        <w:rPr>
          <w:rFonts w:hint="eastAsia" w:ascii="宋体" w:hAnsi="宋体" w:eastAsia="宋体"/>
          <w:color w:val="auto"/>
          <w:sz w:val="21"/>
          <w:szCs w:val="21"/>
          <w:lang w:val="en-US" w:eastAsia="zh-CN"/>
        </w:rPr>
        <w:t>J</w:t>
      </w:r>
      <w:r>
        <w:rPr>
          <w:rFonts w:ascii="宋体" w:hAnsi="宋体" w:eastAsia="宋体"/>
          <w:color w:val="auto"/>
          <w:sz w:val="21"/>
          <w:szCs w:val="21"/>
          <w:lang w:val="pt-BR"/>
        </w:rPr>
        <w:t>]×0%+[A</w:t>
      </w:r>
      <w:r>
        <w:rPr>
          <w:rFonts w:hint="eastAsia" w:ascii="宋体" w:hAnsi="宋体" w:eastAsia="宋体"/>
          <w:color w:val="auto"/>
          <w:sz w:val="21"/>
          <w:szCs w:val="21"/>
          <w:lang w:val="en-US" w:eastAsia="zh-CN"/>
        </w:rPr>
        <w:t>K</w:t>
      </w:r>
      <w:r>
        <w:rPr>
          <w:rFonts w:hint="eastAsia" w:ascii="宋体" w:hAnsi="宋体" w:eastAsia="宋体"/>
          <w:color w:val="auto"/>
          <w:sz w:val="21"/>
          <w:szCs w:val="21"/>
          <w:lang w:val="pt-BR"/>
        </w:rPr>
        <w:t>]</w:t>
      </w:r>
      <w:r>
        <w:rPr>
          <w:rFonts w:ascii="宋体" w:hAnsi="宋体" w:eastAsia="宋体"/>
          <w:color w:val="auto"/>
          <w:sz w:val="21"/>
          <w:szCs w:val="21"/>
          <w:lang w:val="pt-BR"/>
        </w:rPr>
        <w:t>×10%+[A</w:t>
      </w:r>
      <w:r>
        <w:rPr>
          <w:rFonts w:hint="eastAsia" w:ascii="宋体" w:hAnsi="宋体" w:eastAsia="宋体"/>
          <w:color w:val="auto"/>
          <w:sz w:val="21"/>
          <w:szCs w:val="21"/>
          <w:lang w:val="en-US" w:eastAsia="zh-CN"/>
        </w:rPr>
        <w:t>L</w:t>
      </w:r>
      <w:r>
        <w:rPr>
          <w:rFonts w:hint="eastAsia" w:ascii="宋体" w:hAnsi="宋体" w:eastAsia="宋体"/>
          <w:color w:val="auto"/>
          <w:sz w:val="21"/>
          <w:szCs w:val="21"/>
          <w:lang w:val="pt-BR"/>
        </w:rPr>
        <w:t>]</w:t>
      </w:r>
      <w:r>
        <w:rPr>
          <w:rFonts w:ascii="宋体" w:hAnsi="宋体" w:eastAsia="宋体"/>
          <w:color w:val="auto"/>
          <w:sz w:val="21"/>
          <w:szCs w:val="21"/>
          <w:lang w:val="pt-BR"/>
        </w:rPr>
        <w:t>×20%+[A</w:t>
      </w:r>
      <w:r>
        <w:rPr>
          <w:rFonts w:hint="eastAsia" w:ascii="宋体" w:hAnsi="宋体" w:eastAsia="宋体"/>
          <w:color w:val="auto"/>
          <w:sz w:val="21"/>
          <w:szCs w:val="21"/>
          <w:lang w:val="en-US" w:eastAsia="zh-CN"/>
        </w:rPr>
        <w:t>M</w:t>
      </w:r>
      <w:r>
        <w:rPr>
          <w:rFonts w:ascii="宋体" w:hAnsi="宋体" w:eastAsia="宋体"/>
          <w:color w:val="auto"/>
          <w:sz w:val="21"/>
          <w:szCs w:val="21"/>
          <w:lang w:val="pt-BR"/>
        </w:rPr>
        <w:t>]×20%+[A</w:t>
      </w:r>
      <w:r>
        <w:rPr>
          <w:rFonts w:hint="eastAsia" w:ascii="宋体" w:hAnsi="宋体" w:eastAsia="宋体"/>
          <w:color w:val="auto"/>
          <w:sz w:val="21"/>
          <w:szCs w:val="21"/>
          <w:lang w:val="en-US" w:eastAsia="zh-CN"/>
        </w:rPr>
        <w:t>N</w:t>
      </w:r>
      <w:r>
        <w:rPr>
          <w:rFonts w:hint="eastAsia" w:ascii="宋体" w:hAnsi="宋体" w:eastAsia="宋体"/>
          <w:color w:val="auto"/>
          <w:sz w:val="21"/>
          <w:szCs w:val="21"/>
          <w:lang w:val="pt-BR"/>
        </w:rPr>
        <w:t>]</w:t>
      </w:r>
      <w:r>
        <w:rPr>
          <w:rFonts w:ascii="宋体" w:hAnsi="宋体" w:eastAsia="宋体"/>
          <w:color w:val="auto"/>
          <w:sz w:val="21"/>
          <w:szCs w:val="21"/>
          <w:lang w:val="pt-BR"/>
        </w:rPr>
        <w:t>×30%+[A</w:t>
      </w:r>
      <w:r>
        <w:rPr>
          <w:rFonts w:hint="eastAsia" w:ascii="宋体" w:hAnsi="宋体" w:eastAsia="宋体"/>
          <w:color w:val="auto"/>
          <w:sz w:val="21"/>
          <w:szCs w:val="21"/>
          <w:lang w:val="en-US" w:eastAsia="zh-CN"/>
        </w:rPr>
        <w:t>O</w:t>
      </w:r>
      <w:r>
        <w:rPr>
          <w:rFonts w:ascii="宋体" w:hAnsi="宋体" w:eastAsia="宋体"/>
          <w:color w:val="auto"/>
          <w:sz w:val="21"/>
          <w:szCs w:val="21"/>
          <w:lang w:val="pt-BR"/>
        </w:rPr>
        <w:t>]×50%+[A</w:t>
      </w:r>
      <w:r>
        <w:rPr>
          <w:rFonts w:hint="eastAsia" w:ascii="宋体" w:hAnsi="宋体" w:eastAsia="宋体"/>
          <w:color w:val="auto"/>
          <w:sz w:val="21"/>
          <w:szCs w:val="21"/>
          <w:lang w:val="en-US" w:eastAsia="zh-CN"/>
        </w:rPr>
        <w:t>P</w:t>
      </w:r>
      <w:r>
        <w:rPr>
          <w:rFonts w:ascii="宋体" w:hAnsi="宋体" w:eastAsia="宋体"/>
          <w:color w:val="auto"/>
          <w:sz w:val="21"/>
          <w:szCs w:val="21"/>
          <w:lang w:val="pt-BR"/>
        </w:rPr>
        <w:t>]×0%+[A</w:t>
      </w:r>
      <w:r>
        <w:rPr>
          <w:rFonts w:hint="eastAsia" w:ascii="宋体" w:hAnsi="宋体" w:eastAsia="宋体"/>
          <w:color w:val="auto"/>
          <w:sz w:val="21"/>
          <w:szCs w:val="21"/>
          <w:lang w:val="en-US" w:eastAsia="zh-CN"/>
        </w:rPr>
        <w:t>Q</w:t>
      </w:r>
      <w:r>
        <w:rPr>
          <w:rFonts w:hint="eastAsia" w:ascii="宋体" w:hAnsi="宋体" w:eastAsia="宋体"/>
          <w:color w:val="auto"/>
          <w:sz w:val="21"/>
          <w:szCs w:val="21"/>
          <w:lang w:val="pt-BR"/>
        </w:rPr>
        <w:t>]</w:t>
      </w:r>
      <w:r>
        <w:rPr>
          <w:rFonts w:ascii="宋体" w:hAnsi="宋体" w:eastAsia="宋体"/>
          <w:color w:val="auto"/>
          <w:sz w:val="21"/>
          <w:szCs w:val="21"/>
          <w:lang w:val="pt-BR"/>
        </w:rPr>
        <w:t>×10%+[A</w:t>
      </w:r>
      <w:r>
        <w:rPr>
          <w:rFonts w:hint="eastAsia" w:ascii="宋体" w:hAnsi="宋体" w:eastAsia="宋体"/>
          <w:color w:val="auto"/>
          <w:sz w:val="21"/>
          <w:szCs w:val="21"/>
          <w:lang w:val="en-US" w:eastAsia="zh-CN"/>
        </w:rPr>
        <w:t>R</w:t>
      </w:r>
      <w:r>
        <w:rPr>
          <w:rFonts w:hint="eastAsia" w:ascii="宋体" w:hAnsi="宋体" w:eastAsia="宋体"/>
          <w:color w:val="auto"/>
          <w:sz w:val="21"/>
          <w:szCs w:val="21"/>
          <w:lang w:val="pt-BR"/>
        </w:rPr>
        <w:t>]</w:t>
      </w:r>
      <w:r>
        <w:rPr>
          <w:rFonts w:ascii="宋体" w:hAnsi="宋体" w:eastAsia="宋体"/>
          <w:color w:val="auto"/>
          <w:sz w:val="21"/>
          <w:szCs w:val="21"/>
          <w:lang w:val="pt-BR"/>
        </w:rPr>
        <w:t>×20%+[A</w:t>
      </w:r>
      <w:r>
        <w:rPr>
          <w:rFonts w:hint="eastAsia" w:ascii="宋体" w:hAnsi="宋体" w:eastAsia="宋体"/>
          <w:color w:val="auto"/>
          <w:sz w:val="21"/>
          <w:szCs w:val="21"/>
          <w:lang w:val="en-US" w:eastAsia="zh-CN"/>
        </w:rPr>
        <w:t>S</w:t>
      </w:r>
      <w:r>
        <w:rPr>
          <w:rFonts w:hint="eastAsia" w:ascii="宋体" w:hAnsi="宋体" w:eastAsia="宋体"/>
          <w:color w:val="auto"/>
          <w:sz w:val="21"/>
          <w:szCs w:val="21"/>
          <w:lang w:val="pt-BR"/>
        </w:rPr>
        <w:t>]</w:t>
      </w:r>
      <w:r>
        <w:rPr>
          <w:rFonts w:ascii="宋体" w:hAnsi="宋体" w:eastAsia="宋体"/>
          <w:color w:val="auto"/>
          <w:sz w:val="21"/>
          <w:szCs w:val="21"/>
          <w:lang w:val="pt-BR"/>
        </w:rPr>
        <w:t>×[A</w:t>
      </w:r>
      <w:r>
        <w:rPr>
          <w:rFonts w:hint="eastAsia" w:ascii="宋体" w:hAnsi="宋体" w:eastAsia="宋体"/>
          <w:color w:val="auto"/>
          <w:sz w:val="21"/>
          <w:szCs w:val="21"/>
          <w:lang w:val="en-US" w:eastAsia="zh-CN"/>
        </w:rPr>
        <w:t>T</w:t>
      </w:r>
      <w:r>
        <w:rPr>
          <w:rFonts w:hint="eastAsia" w:ascii="宋体" w:hAnsi="宋体" w:eastAsia="宋体"/>
          <w:color w:val="auto"/>
          <w:sz w:val="21"/>
          <w:szCs w:val="21"/>
          <w:lang w:val="pt-BR"/>
        </w:rPr>
        <w:t>]</w:t>
      </w:r>
      <w:r>
        <w:rPr>
          <w:rFonts w:ascii="宋体" w:hAnsi="宋体" w:eastAsia="宋体"/>
          <w:color w:val="auto"/>
          <w:sz w:val="21"/>
          <w:szCs w:val="21"/>
          <w:lang w:val="pt-BR"/>
        </w:rPr>
        <w:t>（</w:t>
      </w:r>
      <w:r>
        <w:rPr>
          <w:rFonts w:ascii="宋体" w:hAnsi="宋体" w:eastAsia="宋体"/>
          <w:color w:val="auto"/>
          <w:sz w:val="21"/>
          <w:szCs w:val="21"/>
        </w:rPr>
        <w:t>本关系不覆盖</w:t>
      </w:r>
      <w:r>
        <w:rPr>
          <w:rFonts w:ascii="宋体" w:hAnsi="宋体" w:eastAsia="宋体"/>
          <w:color w:val="auto"/>
          <w:sz w:val="21"/>
          <w:szCs w:val="21"/>
          <w:lang w:val="pt-BR"/>
        </w:rPr>
        <w:t>[1.]</w:t>
      </w:r>
      <w:r>
        <w:rPr>
          <w:rFonts w:hint="eastAsia" w:ascii="宋体" w:hAnsi="宋体" w:eastAsia="宋体"/>
          <w:color w:val="auto"/>
          <w:sz w:val="21"/>
          <w:szCs w:val="21"/>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[3.]</w:t>
      </w:r>
      <w:r>
        <w:rPr>
          <w:rFonts w:hint="eastAsia" w:ascii="宋体" w:hAnsi="宋体" w:eastAsia="宋体"/>
          <w:color w:val="auto"/>
          <w:sz w:val="21"/>
          <w:szCs w:val="21"/>
        </w:rPr>
        <w:t>、</w:t>
      </w:r>
      <w:r>
        <w:rPr>
          <w:rFonts w:ascii="宋体" w:hAnsi="宋体" w:eastAsia="宋体"/>
          <w:color w:val="auto"/>
          <w:sz w:val="21"/>
          <w:szCs w:val="21"/>
          <w:lang w:val="pt-BR"/>
        </w:rPr>
        <w:t>[3.</w:t>
      </w:r>
      <w:r>
        <w:rPr>
          <w:rFonts w:hint="eastAsia" w:ascii="宋体" w:hAnsi="宋体" w:eastAsia="宋体"/>
          <w:color w:val="auto"/>
          <w:sz w:val="21"/>
          <w:szCs w:val="21"/>
          <w:lang w:val="en-US" w:eastAsia="zh-CN"/>
        </w:rPr>
        <w:t>1</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[3.1.2]</w:t>
      </w:r>
      <w:r>
        <w:rPr>
          <w:rFonts w:hint="eastAsia" w:ascii="宋体" w:hAnsi="宋体" w:eastAsia="宋体"/>
          <w:color w:val="auto"/>
          <w:sz w:val="21"/>
          <w:szCs w:val="21"/>
        </w:rPr>
        <w:t>、</w:t>
      </w:r>
      <w:r>
        <w:rPr>
          <w:rFonts w:ascii="宋体" w:hAnsi="宋体" w:eastAsia="宋体"/>
          <w:color w:val="auto"/>
          <w:sz w:val="21"/>
          <w:szCs w:val="21"/>
          <w:lang w:val="pt-BR"/>
        </w:rPr>
        <w:t>[5.]</w:t>
      </w:r>
      <w:r>
        <w:rPr>
          <w:rFonts w:hint="eastAsia" w:ascii="宋体" w:hAnsi="宋体" w:eastAsia="宋体"/>
          <w:color w:val="auto"/>
          <w:sz w:val="21"/>
          <w:szCs w:val="21"/>
        </w:rPr>
        <w:t>、</w:t>
      </w:r>
      <w:r>
        <w:rPr>
          <w:rFonts w:ascii="宋体" w:hAnsi="宋体" w:eastAsia="宋体"/>
          <w:color w:val="auto"/>
          <w:sz w:val="21"/>
          <w:szCs w:val="21"/>
          <w:lang w:val="pt-BR"/>
        </w:rPr>
        <w:t>[6.]</w:t>
      </w:r>
      <w:r>
        <w:rPr>
          <w:rFonts w:hint="eastAsia" w:ascii="宋体" w:hAnsi="宋体" w:eastAsia="宋体"/>
          <w:color w:val="auto"/>
          <w:sz w:val="21"/>
          <w:szCs w:val="21"/>
        </w:rPr>
        <w:t>、</w:t>
      </w:r>
      <w:r>
        <w:rPr>
          <w:rFonts w:ascii="宋体" w:hAnsi="宋体" w:eastAsia="宋体"/>
          <w:color w:val="auto"/>
          <w:sz w:val="21"/>
          <w:szCs w:val="21"/>
          <w:lang w:val="pt-BR"/>
        </w:rPr>
        <w:t>[7.]</w:t>
      </w:r>
      <w:r>
        <w:rPr>
          <w:rFonts w:hint="eastAsia" w:ascii="宋体" w:hAnsi="宋体" w:eastAsia="宋体"/>
          <w:color w:val="auto"/>
          <w:sz w:val="21"/>
          <w:szCs w:val="21"/>
        </w:rPr>
        <w:t>、</w:t>
      </w:r>
      <w:r>
        <w:rPr>
          <w:rFonts w:ascii="宋体" w:hAnsi="宋体" w:eastAsia="宋体"/>
          <w:color w:val="auto"/>
          <w:sz w:val="21"/>
          <w:szCs w:val="21"/>
          <w:lang w:val="pt-BR"/>
        </w:rPr>
        <w:t>[7.1]</w:t>
      </w:r>
      <w:r>
        <w:rPr>
          <w:rFonts w:hint="eastAsia" w:ascii="宋体" w:hAnsi="宋体" w:eastAsia="宋体"/>
          <w:color w:val="auto"/>
          <w:sz w:val="21"/>
          <w:szCs w:val="21"/>
        </w:rPr>
        <w:t>、</w:t>
      </w:r>
      <w:r>
        <w:rPr>
          <w:rFonts w:ascii="宋体" w:hAnsi="宋体" w:eastAsia="宋体"/>
          <w:color w:val="auto"/>
          <w:sz w:val="21"/>
          <w:szCs w:val="21"/>
          <w:lang w:val="pt-BR"/>
        </w:rPr>
        <w:t>[7.1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[7.2]</w:t>
      </w:r>
      <w:r>
        <w:rPr>
          <w:rFonts w:hint="eastAsia" w:ascii="宋体" w:hAnsi="宋体" w:eastAsia="宋体"/>
          <w:color w:val="auto"/>
          <w:sz w:val="21"/>
          <w:szCs w:val="21"/>
        </w:rPr>
        <w:t>、</w:t>
      </w:r>
      <w:r>
        <w:rPr>
          <w:rFonts w:ascii="宋体" w:hAnsi="宋体" w:eastAsia="宋体"/>
          <w:color w:val="auto"/>
          <w:sz w:val="21"/>
          <w:szCs w:val="21"/>
          <w:lang w:val="pt-BR"/>
        </w:rPr>
        <w:t>[8.]</w:t>
      </w:r>
      <w:r>
        <w:rPr>
          <w:rFonts w:hint="eastAsia" w:ascii="宋体" w:hAnsi="宋体" w:eastAsia="宋体"/>
          <w:color w:val="auto"/>
          <w:sz w:val="21"/>
          <w:szCs w:val="21"/>
        </w:rPr>
        <w:t>、</w:t>
      </w:r>
      <w:r>
        <w:rPr>
          <w:rFonts w:ascii="宋体" w:hAnsi="宋体" w:eastAsia="宋体"/>
          <w:color w:val="auto"/>
          <w:sz w:val="21"/>
          <w:szCs w:val="21"/>
          <w:lang w:val="pt-BR"/>
        </w:rPr>
        <w:t>[8.</w:t>
      </w:r>
      <w:r>
        <w:rPr>
          <w:rFonts w:hint="eastAsia" w:ascii="宋体" w:hAnsi="宋体" w:eastAsia="宋体"/>
          <w:color w:val="auto"/>
          <w:sz w:val="21"/>
          <w:szCs w:val="21"/>
          <w:lang w:val="en-US" w:eastAsia="zh-CN"/>
        </w:rPr>
        <w:t>5</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[9.]</w:t>
      </w:r>
      <w:r>
        <w:rPr>
          <w:rFonts w:hint="eastAsia" w:ascii="宋体" w:hAnsi="宋体" w:eastAsia="宋体"/>
          <w:color w:val="auto"/>
          <w:sz w:val="21"/>
          <w:szCs w:val="21"/>
        </w:rPr>
        <w:t>、</w:t>
      </w:r>
      <w:r>
        <w:rPr>
          <w:rFonts w:ascii="宋体" w:hAnsi="宋体" w:eastAsia="宋体"/>
          <w:color w:val="auto"/>
          <w:sz w:val="21"/>
          <w:szCs w:val="21"/>
          <w:lang w:val="pt-BR"/>
        </w:rPr>
        <w:t>[9.3]</w:t>
      </w:r>
      <w:r>
        <w:rPr>
          <w:rFonts w:hint="eastAsia" w:ascii="宋体" w:hAnsi="宋体" w:eastAsia="宋体"/>
          <w:color w:val="auto"/>
          <w:sz w:val="21"/>
          <w:szCs w:val="21"/>
        </w:rPr>
        <w:t>、</w:t>
      </w:r>
      <w:r>
        <w:rPr>
          <w:rFonts w:ascii="宋体" w:hAnsi="宋体" w:eastAsia="宋体"/>
          <w:color w:val="auto"/>
          <w:sz w:val="21"/>
          <w:szCs w:val="21"/>
          <w:lang w:val="pt-BR"/>
        </w:rPr>
        <w:t>[9.</w:t>
      </w:r>
      <w:r>
        <w:rPr>
          <w:rFonts w:hint="eastAsia" w:ascii="宋体" w:hAnsi="宋体" w:eastAsia="宋体"/>
          <w:color w:val="auto"/>
          <w:sz w:val="21"/>
          <w:szCs w:val="21"/>
          <w:lang w:val="en-US" w:eastAsia="zh-CN"/>
        </w:rPr>
        <w:t>5</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pt-BR"/>
        </w:rPr>
        <w:t>0</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lang w:val="pt-BR"/>
        </w:rPr>
        <w:t>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13</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pt-BR"/>
        </w:rPr>
        <w:t>4</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pt-BR"/>
        </w:rPr>
        <w:t>5</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pt-BR"/>
        </w:rPr>
        <w:t>5</w:t>
      </w:r>
      <w:r>
        <w:rPr>
          <w:rFonts w:ascii="宋体" w:hAnsi="宋体" w:eastAsia="宋体"/>
          <w:color w:val="auto"/>
          <w:sz w:val="21"/>
          <w:szCs w:val="21"/>
          <w:lang w:val="pt-BR"/>
        </w:rPr>
        <w:t>.3]</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16</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16</w:t>
      </w:r>
      <w:r>
        <w:rPr>
          <w:rFonts w:ascii="宋体" w:hAnsi="宋体" w:eastAsia="宋体"/>
          <w:color w:val="auto"/>
          <w:sz w:val="21"/>
          <w:szCs w:val="21"/>
          <w:lang w:val="pt-BR"/>
        </w:rPr>
        <w:t>.1]</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rPr>
        <w:t>1</w:t>
      </w:r>
      <w:r>
        <w:rPr>
          <w:rFonts w:hint="eastAsia" w:ascii="宋体" w:hAnsi="宋体" w:eastAsia="宋体"/>
          <w:color w:val="auto"/>
          <w:sz w:val="21"/>
          <w:szCs w:val="21"/>
          <w:lang w:val="en-US" w:eastAsia="zh-CN"/>
        </w:rPr>
        <w:t>7</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[18.]</w:t>
      </w:r>
      <w:r>
        <w:rPr>
          <w:rFonts w:hint="eastAsia" w:ascii="宋体" w:hAnsi="宋体" w:eastAsia="宋体"/>
          <w:color w:val="auto"/>
          <w:sz w:val="21"/>
          <w:szCs w:val="21"/>
        </w:rPr>
        <w:t>、</w:t>
      </w:r>
      <w:r>
        <w:rPr>
          <w:rFonts w:ascii="宋体" w:hAnsi="宋体" w:eastAsia="宋体"/>
          <w:color w:val="auto"/>
          <w:sz w:val="21"/>
          <w:szCs w:val="21"/>
          <w:lang w:val="pt-BR"/>
        </w:rPr>
        <w:t>[18.</w:t>
      </w:r>
      <w:r>
        <w:rPr>
          <w:rFonts w:hint="eastAsia" w:ascii="宋体" w:hAnsi="宋体" w:eastAsia="宋体"/>
          <w:color w:val="auto"/>
          <w:sz w:val="21"/>
          <w:szCs w:val="21"/>
          <w:lang w:val="en-US" w:eastAsia="zh-CN"/>
        </w:rPr>
        <w:t>1</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[18.</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[18.</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lang w:val="pt-BR"/>
        </w:rPr>
        <w:t>[19.]</w:t>
      </w:r>
      <w:r>
        <w:rPr>
          <w:rFonts w:hint="eastAsia" w:ascii="宋体" w:hAnsi="宋体" w:eastAsia="宋体"/>
          <w:color w:val="auto"/>
          <w:sz w:val="21"/>
          <w:szCs w:val="21"/>
        </w:rPr>
        <w:t>、</w:t>
      </w:r>
      <w:r>
        <w:rPr>
          <w:rFonts w:ascii="宋体" w:hAnsi="宋体" w:eastAsia="宋体"/>
          <w:color w:val="auto"/>
          <w:sz w:val="21"/>
          <w:szCs w:val="21"/>
          <w:lang w:val="pt-BR"/>
        </w:rPr>
        <w:t>[20.]</w:t>
      </w:r>
      <w:r>
        <w:rPr>
          <w:rFonts w:hint="eastAsia" w:ascii="宋体" w:hAnsi="宋体" w:eastAsia="宋体"/>
          <w:color w:val="auto"/>
          <w:sz w:val="21"/>
          <w:szCs w:val="21"/>
        </w:rPr>
        <w:t>、</w:t>
      </w:r>
      <w:r>
        <w:rPr>
          <w:rFonts w:ascii="宋体" w:hAnsi="宋体" w:eastAsia="宋体"/>
          <w:color w:val="auto"/>
          <w:sz w:val="21"/>
          <w:szCs w:val="21"/>
          <w:lang w:val="pt-BR"/>
        </w:rPr>
        <w:t>[21.]</w:t>
      </w:r>
      <w:r>
        <w:rPr>
          <w:rFonts w:hint="eastAsia" w:ascii="宋体" w:hAnsi="宋体" w:eastAsia="宋体"/>
          <w:color w:val="auto"/>
          <w:sz w:val="21"/>
          <w:szCs w:val="21"/>
        </w:rPr>
        <w:t>、</w:t>
      </w:r>
      <w:r>
        <w:rPr>
          <w:rFonts w:ascii="宋体" w:hAnsi="宋体" w:eastAsia="宋体"/>
          <w:color w:val="auto"/>
          <w:sz w:val="21"/>
          <w:szCs w:val="21"/>
          <w:lang w:val="pt-BR"/>
        </w:rPr>
        <w:t>[22.]</w:t>
      </w:r>
      <w:r>
        <w:rPr>
          <w:rFonts w:hint="eastAsia" w:ascii="宋体" w:hAnsi="宋体" w:eastAsia="宋体"/>
          <w:color w:val="auto"/>
          <w:sz w:val="21"/>
          <w:szCs w:val="21"/>
        </w:rPr>
        <w:t>各行</w:t>
      </w:r>
      <w:r>
        <w:rPr>
          <w:rFonts w:ascii="宋体" w:hAnsi="宋体" w:eastAsia="宋体"/>
          <w:color w:val="auto"/>
          <w:sz w:val="21"/>
          <w:szCs w:val="21"/>
          <w:lang w:val="pt-BR"/>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[A</w:t>
      </w:r>
      <w:r>
        <w:rPr>
          <w:rFonts w:hint="eastAsia" w:ascii="宋体" w:hAnsi="宋体" w:eastAsia="宋体"/>
          <w:color w:val="auto"/>
          <w:sz w:val="21"/>
          <w:szCs w:val="21"/>
          <w:lang w:val="en-US" w:eastAsia="zh-CN"/>
        </w:rPr>
        <w:t>V</w:t>
      </w:r>
      <w:r>
        <w:rPr>
          <w:rFonts w:ascii="宋体" w:hAnsi="宋体" w:eastAsia="宋体"/>
          <w:color w:val="auto"/>
          <w:sz w:val="21"/>
          <w:szCs w:val="21"/>
        </w:rPr>
        <w:t>]=[A</w:t>
      </w:r>
      <w:r>
        <w:rPr>
          <w:rFonts w:hint="eastAsia" w:ascii="宋体" w:hAnsi="宋体" w:eastAsia="宋体"/>
          <w:color w:val="auto"/>
          <w:sz w:val="21"/>
          <w:szCs w:val="21"/>
          <w:lang w:val="en-US" w:eastAsia="zh-CN"/>
        </w:rPr>
        <w:t>U</w:t>
      </w:r>
      <w:r>
        <w:rPr>
          <w:rFonts w:ascii="宋体" w:hAnsi="宋体" w:eastAsia="宋体"/>
          <w:color w:val="auto"/>
          <w:sz w:val="21"/>
          <w:szCs w:val="21"/>
        </w:rPr>
        <w:t>]÷[</w:t>
      </w:r>
      <w:r>
        <w:rPr>
          <w:rFonts w:hint="eastAsia" w:ascii="宋体" w:hAnsi="宋体" w:eastAsia="宋体"/>
          <w:color w:val="auto"/>
          <w:sz w:val="21"/>
          <w:szCs w:val="21"/>
        </w:rPr>
        <w:t>C</w:t>
      </w:r>
      <w:r>
        <w:rPr>
          <w:rFonts w:ascii="宋体" w:hAnsi="宋体" w:eastAsia="宋体"/>
          <w:color w:val="auto"/>
          <w:sz w:val="21"/>
          <w:szCs w:val="21"/>
        </w:rPr>
        <w:t>]×</w:t>
      </w:r>
      <w:r>
        <w:rPr>
          <w:rFonts w:hint="eastAsia" w:ascii="宋体" w:hAnsi="宋体" w:eastAsia="宋体"/>
          <w:color w:val="auto"/>
          <w:sz w:val="21"/>
          <w:szCs w:val="21"/>
        </w:rPr>
        <w:t>100%</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此外，如以上校验关系的等式左项为阴影，即不填报数据，则不适用本项校验关系。</w:t>
      </w:r>
    </w:p>
    <w:p>
      <w:pPr>
        <w:pStyle w:val="35"/>
        <w:ind w:firstLine="420"/>
        <w:jc w:val="both"/>
        <w:rPr>
          <w:rFonts w:ascii="宋体" w:hAnsi="宋体" w:eastAsia="宋体"/>
          <w:bCs/>
          <w:color w:val="auto"/>
          <w:sz w:val="21"/>
          <w:szCs w:val="21"/>
        </w:rPr>
      </w:pPr>
      <w:r>
        <w:rPr>
          <w:rFonts w:ascii="宋体" w:hAnsi="宋体" w:eastAsia="宋体"/>
          <w:bCs/>
          <w:color w:val="auto"/>
          <w:sz w:val="21"/>
          <w:szCs w:val="21"/>
        </w:rPr>
        <w:t>表中阴影部分不填报数据。</w:t>
      </w:r>
    </w:p>
    <w:p>
      <w:pPr>
        <w:pStyle w:val="35"/>
        <w:ind w:firstLine="422"/>
        <w:jc w:val="both"/>
        <w:rPr>
          <w:rFonts w:ascii="宋体" w:hAnsi="宋体" w:eastAsia="宋体"/>
          <w:b/>
          <w:bCs/>
          <w:color w:val="auto"/>
          <w:sz w:val="21"/>
          <w:szCs w:val="21"/>
        </w:rPr>
      </w:pPr>
      <w:r>
        <w:rPr>
          <w:rFonts w:ascii="宋体" w:hAnsi="宋体" w:eastAsia="宋体"/>
          <w:b/>
          <w:bCs/>
          <w:color w:val="auto"/>
          <w:sz w:val="21"/>
          <w:szCs w:val="21"/>
        </w:rPr>
        <w:t>2.表间核对关系</w:t>
      </w:r>
    </w:p>
    <w:p>
      <w:pPr>
        <w:pStyle w:val="35"/>
        <w:ind w:firstLine="420"/>
        <w:jc w:val="both"/>
        <w:rPr>
          <w:rFonts w:ascii="宋体" w:hAnsi="宋体" w:eastAsia="宋体"/>
          <w:color w:val="auto"/>
          <w:sz w:val="21"/>
          <w:szCs w:val="21"/>
        </w:rPr>
      </w:pPr>
      <w:r>
        <w:rPr>
          <w:rFonts w:ascii="宋体" w:hAnsi="宋体" w:eastAsia="宋体"/>
          <w:color w:val="auto"/>
          <w:sz w:val="21"/>
          <w:szCs w:val="21"/>
        </w:rPr>
        <w:t>[1.1A]</w:t>
      </w:r>
      <w:r>
        <w:rPr>
          <w:rFonts w:hint="eastAsia" w:ascii="宋体" w:hAnsi="宋体" w:eastAsia="宋体"/>
          <w:color w:val="auto"/>
          <w:sz w:val="21"/>
          <w:szCs w:val="21"/>
        </w:rPr>
        <w:t>=</w:t>
      </w:r>
      <w:r>
        <w:rPr>
          <w:rFonts w:ascii="宋体" w:hAnsi="宋体" w:eastAsia="宋体"/>
          <w:color w:val="auto"/>
          <w:sz w:val="21"/>
          <w:szCs w:val="21"/>
        </w:rPr>
        <w:t>G01_[1.C]</w:t>
      </w:r>
      <w:r>
        <w:rPr>
          <w:rFonts w:hint="eastAsia" w:ascii="宋体" w:hAnsi="宋体" w:eastAsia="宋体"/>
          <w:color w:val="auto"/>
          <w:sz w:val="21"/>
          <w:szCs w:val="21"/>
        </w:rPr>
        <w:t>，仅适用于法人口径，外国银行分行不适用；</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 xml:space="preserve">[1.2A]≤G01_[2.C] ，仅适用于法人口径，外国银行分行不适用；  </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[1.2A]≤G22_[1.2C]，仅适用于法人口径，外国银行分行不适用；</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ascii="宋体" w:hAnsi="宋体" w:eastAsia="宋体"/>
          <w:color w:val="auto"/>
          <w:sz w:val="21"/>
          <w:szCs w:val="21"/>
        </w:rPr>
        <w:t>9</w:t>
      </w:r>
      <w:r>
        <w:rPr>
          <w:rFonts w:hint="eastAsia" w:ascii="宋体" w:hAnsi="宋体" w:eastAsia="宋体"/>
          <w:color w:val="auto"/>
          <w:sz w:val="21"/>
          <w:szCs w:val="21"/>
        </w:rPr>
        <w:t>.A]≥G11_I[2.21A]+G11_I[7.A]，仅适用于法人口径，外国银行分行不适用；</w:t>
      </w:r>
    </w:p>
    <w:p>
      <w:pPr>
        <w:pStyle w:val="35"/>
        <w:ind w:firstLine="420"/>
        <w:jc w:val="both"/>
        <w:rPr>
          <w:rFonts w:ascii="宋体" w:hAnsi="宋体" w:eastAsia="宋体"/>
          <w:color w:val="auto"/>
          <w:sz w:val="21"/>
          <w:szCs w:val="21"/>
          <w:highlight w:val="none"/>
          <w:lang w:val="pt-BR"/>
        </w:rPr>
      </w:pPr>
      <w:r>
        <w:rPr>
          <w:rFonts w:hint="eastAsia" w:ascii="宋体" w:hAnsi="宋体" w:eastAsia="宋体"/>
          <w:color w:val="auto"/>
          <w:sz w:val="21"/>
          <w:szCs w:val="21"/>
          <w:highlight w:val="none"/>
          <w:lang w:val="pt-BR"/>
        </w:rPr>
        <w:t>[1</w:t>
      </w:r>
      <w:r>
        <w:rPr>
          <w:rFonts w:ascii="宋体" w:hAnsi="宋体" w:eastAsia="宋体"/>
          <w:color w:val="auto"/>
          <w:sz w:val="21"/>
          <w:szCs w:val="21"/>
          <w:highlight w:val="none"/>
          <w:lang w:val="pt-BR"/>
        </w:rPr>
        <w:t>3</w:t>
      </w:r>
      <w:r>
        <w:rPr>
          <w:rFonts w:hint="eastAsia" w:ascii="宋体" w:hAnsi="宋体" w:eastAsia="宋体"/>
          <w:color w:val="auto"/>
          <w:sz w:val="21"/>
          <w:szCs w:val="21"/>
          <w:highlight w:val="none"/>
          <w:lang w:val="pt-BR"/>
        </w:rPr>
        <w:t>.1A]</w:t>
      </w:r>
      <w:r>
        <w:rPr>
          <w:rFonts w:ascii="宋体" w:hAnsi="宋体" w:eastAsia="宋体"/>
          <w:color w:val="auto"/>
          <w:sz w:val="21"/>
          <w:szCs w:val="21"/>
          <w:highlight w:val="none"/>
          <w:lang w:val="pt-BR"/>
        </w:rPr>
        <w:t>=</w:t>
      </w:r>
      <w:r>
        <w:rPr>
          <w:rFonts w:hint="eastAsia" w:ascii="宋体" w:hAnsi="宋体" w:eastAsia="宋体"/>
          <w:color w:val="auto"/>
          <w:sz w:val="21"/>
          <w:szCs w:val="21"/>
          <w:highlight w:val="none"/>
          <w:lang w:val="pt-BR"/>
        </w:rPr>
        <w:t>G4A_[2.2.1A]-G4A_[2.2.1.1A]+G4A_[2.2.2A]-G4A_[2.2.2.1A]-G4A_[2.2.4.1.1A]+G4A_[4.2.1A]-G4A_[4.2.1.1A]</w:t>
      </w:r>
    </w:p>
    <w:p>
      <w:pPr>
        <w:pStyle w:val="35"/>
        <w:ind w:firstLine="420"/>
        <w:jc w:val="both"/>
        <w:rPr>
          <w:rFonts w:ascii="宋体" w:hAnsi="宋体" w:eastAsia="宋体"/>
          <w:color w:val="auto"/>
          <w:sz w:val="21"/>
          <w:szCs w:val="21"/>
          <w:highlight w:val="none"/>
          <w:lang w:val="pt-BR"/>
        </w:rPr>
      </w:pPr>
      <w:r>
        <w:rPr>
          <w:rFonts w:hint="eastAsia" w:ascii="宋体" w:hAnsi="宋体" w:eastAsia="宋体"/>
          <w:color w:val="auto"/>
          <w:sz w:val="21"/>
          <w:szCs w:val="21"/>
          <w:highlight w:val="none"/>
          <w:lang w:val="pt-BR"/>
        </w:rPr>
        <w:t>[1</w:t>
      </w:r>
      <w:r>
        <w:rPr>
          <w:rFonts w:ascii="宋体" w:hAnsi="宋体" w:eastAsia="宋体"/>
          <w:color w:val="auto"/>
          <w:sz w:val="21"/>
          <w:szCs w:val="21"/>
          <w:highlight w:val="none"/>
          <w:lang w:val="pt-BR"/>
        </w:rPr>
        <w:t>5</w:t>
      </w:r>
      <w:r>
        <w:rPr>
          <w:rFonts w:hint="eastAsia" w:ascii="宋体" w:hAnsi="宋体" w:eastAsia="宋体"/>
          <w:color w:val="auto"/>
          <w:sz w:val="21"/>
          <w:szCs w:val="21"/>
          <w:highlight w:val="none"/>
          <w:lang w:val="pt-BR"/>
        </w:rPr>
        <w:t>.</w:t>
      </w:r>
      <w:r>
        <w:rPr>
          <w:rFonts w:ascii="宋体" w:hAnsi="宋体" w:eastAsia="宋体"/>
          <w:color w:val="auto"/>
          <w:sz w:val="21"/>
          <w:szCs w:val="21"/>
          <w:highlight w:val="none"/>
          <w:lang w:val="pt-BR"/>
        </w:rPr>
        <w:t>2</w:t>
      </w:r>
      <w:r>
        <w:rPr>
          <w:rFonts w:hint="eastAsia" w:ascii="宋体" w:hAnsi="宋体" w:eastAsia="宋体"/>
          <w:color w:val="auto"/>
          <w:sz w:val="21"/>
          <w:szCs w:val="21"/>
          <w:highlight w:val="none"/>
          <w:lang w:val="pt-BR"/>
        </w:rPr>
        <w:t xml:space="preserve">A]=G4A_[2.2.3A]-G4A_[2.2.3.1A]-G4A_[2.2.4.1.2A] </w:t>
      </w:r>
    </w:p>
    <w:p>
      <w:pPr>
        <w:pStyle w:val="35"/>
        <w:ind w:firstLine="420"/>
        <w:jc w:val="both"/>
        <w:rPr>
          <w:rFonts w:ascii="宋体" w:hAnsi="宋体" w:eastAsia="宋体"/>
          <w:color w:val="auto"/>
          <w:sz w:val="21"/>
          <w:szCs w:val="21"/>
          <w:lang w:val="pt-BR"/>
        </w:rPr>
      </w:pPr>
      <w:r>
        <w:rPr>
          <w:rFonts w:ascii="宋体" w:hAnsi="宋体" w:eastAsia="宋体"/>
          <w:color w:val="auto"/>
          <w:sz w:val="21"/>
          <w:szCs w:val="21"/>
          <w:lang w:val="pt-BR"/>
        </w:rPr>
        <w:t>[17.A]=G4B-4_[1.A]</w:t>
      </w:r>
    </w:p>
    <w:p>
      <w:pPr>
        <w:pStyle w:val="35"/>
        <w:ind w:firstLine="420"/>
        <w:jc w:val="both"/>
        <w:rPr>
          <w:rFonts w:ascii="宋体" w:hAnsi="宋体" w:eastAsia="宋体"/>
          <w:color w:val="auto"/>
          <w:sz w:val="21"/>
          <w:szCs w:val="21"/>
          <w:lang w:val="pt-BR"/>
        </w:rPr>
      </w:pPr>
      <w:r>
        <w:rPr>
          <w:rFonts w:ascii="宋体" w:hAnsi="宋体" w:eastAsia="宋体"/>
          <w:color w:val="auto"/>
          <w:sz w:val="21"/>
          <w:szCs w:val="21"/>
          <w:lang w:val="pt-BR"/>
        </w:rPr>
        <w:t>[17.C]=G4B-4_[1.B]</w:t>
      </w:r>
    </w:p>
    <w:p>
      <w:pPr>
        <w:pStyle w:val="35"/>
        <w:ind w:firstLine="420"/>
        <w:jc w:val="both"/>
        <w:rPr>
          <w:rFonts w:ascii="宋体" w:hAnsi="宋体" w:eastAsia="宋体"/>
          <w:color w:val="auto"/>
          <w:sz w:val="21"/>
          <w:szCs w:val="21"/>
          <w:lang w:val="pt-BR"/>
        </w:rPr>
      </w:pPr>
      <w:r>
        <w:rPr>
          <w:rFonts w:ascii="宋体" w:hAnsi="宋体" w:eastAsia="宋体"/>
          <w:color w:val="auto"/>
          <w:sz w:val="21"/>
          <w:szCs w:val="21"/>
          <w:lang w:val="pt-BR"/>
        </w:rPr>
        <w:t>[17.</w:t>
      </w:r>
      <w:r>
        <w:rPr>
          <w:rFonts w:ascii="宋体" w:hAnsi="宋体" w:eastAsia="宋体"/>
          <w:color w:val="auto"/>
          <w:sz w:val="21"/>
          <w:szCs w:val="21"/>
        </w:rPr>
        <w:t>A</w:t>
      </w:r>
      <w:r>
        <w:rPr>
          <w:rFonts w:hint="eastAsia" w:ascii="宋体" w:hAnsi="宋体" w:eastAsia="宋体"/>
          <w:color w:val="auto"/>
          <w:sz w:val="21"/>
          <w:szCs w:val="21"/>
          <w:lang w:val="en-US" w:eastAsia="zh-CN"/>
        </w:rPr>
        <w:t>U</w:t>
      </w:r>
      <w:r>
        <w:rPr>
          <w:rFonts w:ascii="宋体" w:hAnsi="宋体" w:eastAsia="宋体"/>
          <w:color w:val="auto"/>
          <w:sz w:val="21"/>
          <w:szCs w:val="21"/>
          <w:lang w:val="pt-BR"/>
        </w:rPr>
        <w:t>]=G4B-4_[1.C]</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.1.C]=[</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.1.D]=[</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.1.A</w:t>
      </w:r>
      <w:r>
        <w:rPr>
          <w:rFonts w:hint="eastAsia" w:ascii="宋体" w:hAnsi="宋体" w:eastAsia="宋体"/>
          <w:color w:val="auto"/>
          <w:sz w:val="21"/>
          <w:szCs w:val="21"/>
          <w:lang w:val="en-US" w:eastAsia="zh-CN"/>
        </w:rPr>
        <w:t>S</w:t>
      </w:r>
      <w:r>
        <w:rPr>
          <w:rFonts w:hint="eastAsia" w:ascii="宋体" w:hAnsi="宋体" w:eastAsia="宋体"/>
          <w:color w:val="auto"/>
          <w:sz w:val="21"/>
          <w:szCs w:val="21"/>
          <w:lang w:val="pt-BR"/>
        </w:rPr>
        <w:t>]=G4B-5_[1.</w:t>
      </w:r>
      <w:r>
        <w:rPr>
          <w:rFonts w:hint="eastAsia" w:ascii="宋体" w:hAnsi="宋体" w:eastAsia="宋体"/>
          <w:color w:val="auto"/>
          <w:sz w:val="21"/>
          <w:szCs w:val="21"/>
          <w:lang w:val="en-US" w:eastAsia="zh-CN"/>
        </w:rPr>
        <w:t>F</w:t>
      </w:r>
      <w:r>
        <w:rPr>
          <w:rFonts w:hint="eastAsia" w:ascii="宋体" w:hAnsi="宋体" w:eastAsia="宋体"/>
          <w:color w:val="auto"/>
          <w:sz w:val="21"/>
          <w:szCs w:val="21"/>
          <w:lang w:val="pt-BR"/>
        </w:rPr>
        <w:t>]</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.1.A</w:t>
      </w:r>
      <w:r>
        <w:rPr>
          <w:rFonts w:hint="eastAsia" w:ascii="宋体" w:hAnsi="宋体" w:eastAsia="宋体"/>
          <w:color w:val="auto"/>
          <w:sz w:val="21"/>
          <w:szCs w:val="21"/>
          <w:lang w:val="en-US" w:eastAsia="zh-CN"/>
        </w:rPr>
        <w:t>U</w:t>
      </w:r>
      <w:r>
        <w:rPr>
          <w:rFonts w:hint="eastAsia" w:ascii="宋体" w:hAnsi="宋体" w:eastAsia="宋体"/>
          <w:color w:val="auto"/>
          <w:sz w:val="21"/>
          <w:szCs w:val="21"/>
          <w:lang w:val="pt-BR"/>
        </w:rPr>
        <w:t>]=G4B-5_[1.</w:t>
      </w:r>
      <w:r>
        <w:rPr>
          <w:rFonts w:hint="eastAsia" w:ascii="宋体" w:hAnsi="宋体" w:eastAsia="宋体"/>
          <w:color w:val="auto"/>
          <w:sz w:val="21"/>
          <w:szCs w:val="21"/>
          <w:lang w:val="en-US" w:eastAsia="zh-CN"/>
        </w:rPr>
        <w:t>G</w:t>
      </w:r>
      <w:r>
        <w:rPr>
          <w:rFonts w:hint="eastAsia" w:ascii="宋体" w:hAnsi="宋体" w:eastAsia="宋体"/>
          <w:color w:val="auto"/>
          <w:sz w:val="21"/>
          <w:szCs w:val="21"/>
          <w:lang w:val="pt-BR"/>
        </w:rPr>
        <w:t>]</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.2.C]=[</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.2.D]=[</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.2.A</w:t>
      </w:r>
      <w:r>
        <w:rPr>
          <w:rFonts w:hint="eastAsia" w:ascii="宋体" w:hAnsi="宋体" w:eastAsia="宋体"/>
          <w:color w:val="auto"/>
          <w:sz w:val="21"/>
          <w:szCs w:val="21"/>
          <w:lang w:val="en-US" w:eastAsia="zh-CN"/>
        </w:rPr>
        <w:t>S</w:t>
      </w:r>
      <w:r>
        <w:rPr>
          <w:rFonts w:hint="eastAsia" w:ascii="宋体" w:hAnsi="宋体" w:eastAsia="宋体"/>
          <w:color w:val="auto"/>
          <w:sz w:val="21"/>
          <w:szCs w:val="21"/>
          <w:lang w:val="pt-BR"/>
        </w:rPr>
        <w:t>]=G4B-5_[1.</w:t>
      </w:r>
      <w:r>
        <w:rPr>
          <w:rFonts w:hint="eastAsia" w:ascii="宋体" w:hAnsi="宋体" w:eastAsia="宋体"/>
          <w:color w:val="auto"/>
          <w:sz w:val="21"/>
          <w:szCs w:val="21"/>
          <w:lang w:val="en-US" w:eastAsia="zh-CN"/>
        </w:rPr>
        <w:t>H</w:t>
      </w:r>
      <w:r>
        <w:rPr>
          <w:rFonts w:hint="eastAsia" w:ascii="宋体" w:hAnsi="宋体" w:eastAsia="宋体"/>
          <w:color w:val="auto"/>
          <w:sz w:val="21"/>
          <w:szCs w:val="21"/>
          <w:lang w:val="pt-BR"/>
        </w:rPr>
        <w:t>]</w:t>
      </w:r>
    </w:p>
    <w:p>
      <w:pPr>
        <w:pStyle w:val="35"/>
        <w:ind w:firstLine="420"/>
        <w:rPr>
          <w:rFonts w:ascii="宋体" w:hAnsi="宋体" w:eastAsia="宋体"/>
          <w:color w:val="auto"/>
          <w:sz w:val="21"/>
          <w:szCs w:val="21"/>
          <w:lang w:val="pt-BR"/>
        </w:rPr>
      </w:pPr>
      <w:r>
        <w:rPr>
          <w:rFonts w:hint="eastAsia" w:ascii="宋体" w:hAnsi="宋体" w:eastAsia="宋体"/>
          <w:color w:val="auto"/>
          <w:sz w:val="21"/>
          <w:szCs w:val="21"/>
          <w:lang w:val="pt-BR"/>
        </w:rPr>
        <w:t>[</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.2.A</w:t>
      </w:r>
      <w:r>
        <w:rPr>
          <w:rFonts w:hint="eastAsia" w:ascii="宋体" w:hAnsi="宋体" w:eastAsia="宋体"/>
          <w:color w:val="auto"/>
          <w:sz w:val="21"/>
          <w:szCs w:val="21"/>
          <w:lang w:val="en-US" w:eastAsia="zh-CN"/>
        </w:rPr>
        <w:t>U</w:t>
      </w:r>
      <w:r>
        <w:rPr>
          <w:rFonts w:hint="eastAsia" w:ascii="宋体" w:hAnsi="宋体" w:eastAsia="宋体"/>
          <w:color w:val="auto"/>
          <w:sz w:val="21"/>
          <w:szCs w:val="21"/>
          <w:lang w:val="pt-BR"/>
        </w:rPr>
        <w:t>]=G4B-5_[1.</w:t>
      </w:r>
      <w:r>
        <w:rPr>
          <w:rFonts w:hint="eastAsia" w:ascii="宋体" w:hAnsi="宋体" w:eastAsia="宋体"/>
          <w:color w:val="auto"/>
          <w:sz w:val="21"/>
          <w:szCs w:val="21"/>
          <w:lang w:val="en-US" w:eastAsia="zh-CN"/>
        </w:rPr>
        <w:t>I</w:t>
      </w:r>
      <w:r>
        <w:rPr>
          <w:rFonts w:hint="eastAsia" w:ascii="宋体" w:hAnsi="宋体" w:eastAsia="宋体"/>
          <w:color w:val="auto"/>
          <w:sz w:val="21"/>
          <w:szCs w:val="21"/>
          <w:lang w:val="pt-BR"/>
        </w:rPr>
        <w:t>]</w:t>
      </w:r>
    </w:p>
    <w:p>
      <w:pPr>
        <w:pStyle w:val="35"/>
        <w:ind w:firstLine="420"/>
        <w:jc w:val="both"/>
        <w:rPr>
          <w:rFonts w:ascii="宋体" w:hAnsi="宋体" w:eastAsia="宋体"/>
          <w:color w:val="auto"/>
          <w:sz w:val="21"/>
          <w:szCs w:val="21"/>
          <w:lang w:val="pt-BR"/>
        </w:rPr>
      </w:pPr>
      <w:r>
        <w:rPr>
          <w:rFonts w:hint="eastAsia" w:ascii="宋体" w:hAnsi="宋体" w:eastAsia="宋体"/>
          <w:color w:val="auto"/>
          <w:sz w:val="21"/>
          <w:szCs w:val="21"/>
          <w:lang w:val="pt-BR"/>
        </w:rPr>
        <w:t>[</w:t>
      </w:r>
      <w:r>
        <w:rPr>
          <w:rFonts w:hint="eastAsia" w:ascii="宋体" w:hAnsi="宋体" w:eastAsia="宋体"/>
          <w:color w:val="auto"/>
          <w:sz w:val="21"/>
          <w:szCs w:val="21"/>
          <w:lang w:val="en-US" w:eastAsia="zh-CN"/>
        </w:rPr>
        <w:t>18</w:t>
      </w:r>
      <w:r>
        <w:rPr>
          <w:rFonts w:hint="eastAsia" w:ascii="宋体" w:hAnsi="宋体" w:eastAsia="宋体"/>
          <w:color w:val="auto"/>
          <w:sz w:val="21"/>
          <w:szCs w:val="21"/>
          <w:lang w:val="pt-BR"/>
        </w:rPr>
        <w:t>.3.A</w:t>
      </w:r>
      <w:r>
        <w:rPr>
          <w:rFonts w:hint="eastAsia" w:ascii="宋体" w:hAnsi="宋体" w:eastAsia="宋体"/>
          <w:color w:val="auto"/>
          <w:sz w:val="21"/>
          <w:szCs w:val="21"/>
          <w:lang w:val="en-US" w:eastAsia="zh-CN"/>
        </w:rPr>
        <w:t>U</w:t>
      </w:r>
      <w:r>
        <w:rPr>
          <w:rFonts w:hint="eastAsia" w:ascii="宋体" w:hAnsi="宋体" w:eastAsia="宋体"/>
          <w:color w:val="auto"/>
          <w:sz w:val="21"/>
          <w:szCs w:val="21"/>
          <w:lang w:val="pt-BR"/>
        </w:rPr>
        <w:t>]=G4B-5_[1.</w:t>
      </w:r>
      <w:r>
        <w:rPr>
          <w:rFonts w:hint="eastAsia" w:ascii="宋体" w:hAnsi="宋体" w:eastAsia="宋体"/>
          <w:color w:val="auto"/>
          <w:sz w:val="21"/>
          <w:szCs w:val="21"/>
          <w:lang w:val="en-US" w:eastAsia="zh-CN"/>
        </w:rPr>
        <w:t>M</w:t>
      </w:r>
      <w:r>
        <w:rPr>
          <w:rFonts w:hint="eastAsia" w:ascii="宋体" w:hAnsi="宋体" w:eastAsia="宋体"/>
          <w:color w:val="auto"/>
          <w:sz w:val="21"/>
          <w:szCs w:val="21"/>
          <w:lang w:val="pt-BR"/>
        </w:rPr>
        <w:t>]-[1.</w:t>
      </w:r>
      <w:r>
        <w:rPr>
          <w:rFonts w:hint="eastAsia" w:ascii="宋体" w:hAnsi="宋体" w:eastAsia="宋体"/>
          <w:color w:val="auto"/>
          <w:sz w:val="21"/>
          <w:szCs w:val="21"/>
          <w:lang w:val="en-US" w:eastAsia="zh-CN"/>
        </w:rPr>
        <w:t>L</w:t>
      </w:r>
      <w:r>
        <w:rPr>
          <w:rFonts w:hint="eastAsia" w:ascii="宋体" w:hAnsi="宋体" w:eastAsia="宋体"/>
          <w:color w:val="auto"/>
          <w:sz w:val="21"/>
          <w:szCs w:val="21"/>
          <w:lang w:val="pt-BR"/>
        </w:rPr>
        <w:t>]</w:t>
      </w:r>
    </w:p>
    <w:p>
      <w:pPr>
        <w:pStyle w:val="35"/>
        <w:ind w:firstLine="420"/>
        <w:jc w:val="both"/>
        <w:rPr>
          <w:rFonts w:hint="eastAsia" w:ascii="宋体" w:hAnsi="宋体" w:eastAsia="宋体"/>
          <w:sz w:val="21"/>
          <w:szCs w:val="21"/>
          <w:lang w:val="pt-BR" w:eastAsia="zh-CN"/>
        </w:rPr>
      </w:pPr>
      <w:r>
        <w:rPr>
          <w:rFonts w:ascii="宋体" w:hAnsi="宋体" w:eastAsia="宋体"/>
          <w:sz w:val="21"/>
          <w:szCs w:val="21"/>
          <w:lang w:val="pt-BR"/>
        </w:rPr>
        <w:t>[20.</w:t>
      </w:r>
      <w:r>
        <w:rPr>
          <w:rFonts w:ascii="宋体" w:hAnsi="宋体" w:eastAsia="宋体"/>
          <w:color w:val="auto"/>
          <w:sz w:val="21"/>
          <w:szCs w:val="21"/>
        </w:rPr>
        <w:t>A</w:t>
      </w:r>
      <w:r>
        <w:rPr>
          <w:rFonts w:hint="eastAsia" w:ascii="宋体" w:hAnsi="宋体" w:eastAsia="宋体"/>
          <w:color w:val="auto"/>
          <w:sz w:val="21"/>
          <w:szCs w:val="21"/>
          <w:lang w:val="en-US" w:eastAsia="zh-CN"/>
        </w:rPr>
        <w:t>U</w:t>
      </w:r>
      <w:r>
        <w:rPr>
          <w:rFonts w:ascii="宋体" w:hAnsi="宋体" w:eastAsia="宋体"/>
          <w:sz w:val="21"/>
          <w:szCs w:val="21"/>
          <w:lang w:val="pt-BR"/>
        </w:rPr>
        <w:t>]=G4A_[5.2.1A]</w:t>
      </w:r>
      <w:r>
        <w:rPr>
          <w:rFonts w:hint="eastAsia" w:ascii="宋体" w:hAnsi="宋体" w:eastAsia="宋体"/>
          <w:sz w:val="21"/>
          <w:szCs w:val="21"/>
          <w:lang w:val="pt-BR" w:eastAsia="zh-CN"/>
        </w:rPr>
        <w:t>（权重法银行适用）</w:t>
      </w:r>
    </w:p>
    <w:p>
      <w:pPr>
        <w:pStyle w:val="35"/>
        <w:ind w:firstLine="420"/>
        <w:jc w:val="both"/>
        <w:rPr>
          <w:rFonts w:ascii="宋体" w:hAnsi="宋体" w:eastAsia="宋体"/>
          <w:sz w:val="21"/>
          <w:szCs w:val="21"/>
          <w:lang w:val="pt-BR"/>
        </w:rPr>
      </w:pPr>
      <w:r>
        <w:rPr>
          <w:rFonts w:ascii="宋体" w:hAnsi="宋体" w:eastAsia="宋体"/>
          <w:sz w:val="21"/>
          <w:szCs w:val="21"/>
          <w:lang w:val="pt-BR"/>
        </w:rPr>
        <w:t>[21.</w:t>
      </w:r>
      <w:r>
        <w:rPr>
          <w:rFonts w:ascii="宋体" w:hAnsi="宋体" w:eastAsia="宋体"/>
          <w:color w:val="auto"/>
          <w:sz w:val="21"/>
          <w:szCs w:val="21"/>
        </w:rPr>
        <w:t>A</w:t>
      </w:r>
      <w:r>
        <w:rPr>
          <w:rFonts w:hint="eastAsia" w:ascii="宋体" w:hAnsi="宋体" w:eastAsia="宋体"/>
          <w:color w:val="auto"/>
          <w:sz w:val="21"/>
          <w:szCs w:val="21"/>
          <w:lang w:val="en-US" w:eastAsia="zh-CN"/>
        </w:rPr>
        <w:t>U</w:t>
      </w:r>
      <w:r>
        <w:rPr>
          <w:rFonts w:ascii="宋体" w:hAnsi="宋体" w:eastAsia="宋体"/>
          <w:sz w:val="21"/>
          <w:szCs w:val="21"/>
          <w:lang w:val="pt-BR"/>
        </w:rPr>
        <w:t>]</w:t>
      </w:r>
      <w:r>
        <w:rPr>
          <w:rFonts w:hint="eastAsia" w:ascii="宋体" w:hAnsi="宋体" w:eastAsia="宋体"/>
          <w:sz w:val="21"/>
          <w:szCs w:val="21"/>
          <w:lang w:val="pt-BR"/>
        </w:rPr>
        <w:t>=</w:t>
      </w:r>
      <w:r>
        <w:rPr>
          <w:rFonts w:ascii="宋体" w:hAnsi="宋体" w:eastAsia="宋体"/>
          <w:sz w:val="21"/>
          <w:szCs w:val="21"/>
          <w:lang w:val="pt-BR"/>
        </w:rPr>
        <w:t>G4A_[</w:t>
      </w:r>
      <w:r>
        <w:rPr>
          <w:rFonts w:hint="eastAsia" w:ascii="宋体" w:hAnsi="宋体" w:eastAsia="宋体"/>
          <w:sz w:val="21"/>
          <w:szCs w:val="21"/>
          <w:lang w:val="pt-BR"/>
        </w:rPr>
        <w:t>2.1.4.1</w:t>
      </w:r>
      <w:r>
        <w:rPr>
          <w:rFonts w:ascii="宋体" w:hAnsi="宋体" w:eastAsia="宋体"/>
          <w:sz w:val="21"/>
          <w:szCs w:val="21"/>
          <w:lang w:val="pt-BR"/>
        </w:rPr>
        <w:t>A]</w:t>
      </w:r>
    </w:p>
    <w:p>
      <w:pPr>
        <w:pStyle w:val="35"/>
        <w:ind w:firstLine="420"/>
        <w:jc w:val="both"/>
        <w:rPr>
          <w:rFonts w:ascii="宋体" w:hAnsi="宋体" w:eastAsia="宋体"/>
          <w:sz w:val="21"/>
          <w:szCs w:val="21"/>
          <w:lang w:val="pt-BR"/>
        </w:rPr>
      </w:pPr>
      <w:r>
        <w:rPr>
          <w:rFonts w:hint="eastAsia" w:ascii="宋体" w:hAnsi="宋体" w:eastAsia="宋体"/>
          <w:sz w:val="21"/>
          <w:szCs w:val="21"/>
        </w:rPr>
        <w:t>附注</w:t>
      </w:r>
      <w:r>
        <w:rPr>
          <w:rFonts w:hint="eastAsia" w:ascii="宋体" w:hAnsi="宋体" w:eastAsia="宋体"/>
          <w:sz w:val="21"/>
          <w:szCs w:val="21"/>
          <w:lang w:val="pt-BR"/>
        </w:rPr>
        <w:t>[2</w:t>
      </w:r>
      <w:r>
        <w:rPr>
          <w:rFonts w:ascii="宋体" w:hAnsi="宋体" w:eastAsia="宋体"/>
          <w:sz w:val="21"/>
          <w:szCs w:val="21"/>
          <w:lang w:val="pt-BR"/>
        </w:rPr>
        <w:t>.</w:t>
      </w:r>
      <w:r>
        <w:rPr>
          <w:rFonts w:hint="eastAsia" w:ascii="宋体" w:hAnsi="宋体" w:eastAsia="宋体"/>
          <w:sz w:val="21"/>
          <w:szCs w:val="21"/>
          <w:lang w:val="pt-BR"/>
        </w:rPr>
        <w:t>A]=G4A_[2.A]+G4A_[4.A]+G4A_[6.A]</w:t>
      </w:r>
    </w:p>
    <w:p>
      <w:pPr>
        <w:pStyle w:val="35"/>
        <w:ind w:firstLine="420"/>
        <w:jc w:val="both"/>
        <w:rPr>
          <w:rFonts w:ascii="宋体" w:hAnsi="宋体" w:eastAsia="宋体"/>
          <w:color w:val="auto"/>
          <w:sz w:val="21"/>
          <w:szCs w:val="21"/>
          <w:lang w:val="pt-BR"/>
        </w:rPr>
      </w:pPr>
      <w:r>
        <w:rPr>
          <w:rFonts w:hint="eastAsia" w:ascii="宋体" w:hAnsi="宋体" w:eastAsia="宋体"/>
          <w:sz w:val="21"/>
          <w:szCs w:val="21"/>
          <w:lang w:val="pt-BR"/>
        </w:rPr>
        <w:t>附注[3.A]≤G01_[23.2C]</w:t>
      </w:r>
      <w:r>
        <w:rPr>
          <w:rFonts w:hint="eastAsia" w:ascii="宋体" w:hAnsi="宋体" w:eastAsia="宋体"/>
          <w:color w:val="auto"/>
          <w:sz w:val="21"/>
          <w:szCs w:val="21"/>
          <w:lang w:val="pt-BR"/>
        </w:rPr>
        <w:t>，</w:t>
      </w:r>
      <w:r>
        <w:rPr>
          <w:rFonts w:hint="eastAsia" w:ascii="宋体" w:hAnsi="宋体" w:eastAsia="宋体"/>
          <w:color w:val="auto"/>
          <w:sz w:val="21"/>
          <w:szCs w:val="21"/>
        </w:rPr>
        <w:t>仅适用于法人口径</w:t>
      </w:r>
      <w:r>
        <w:rPr>
          <w:rFonts w:hint="eastAsia" w:ascii="宋体" w:hAnsi="宋体" w:eastAsia="宋体"/>
          <w:color w:val="auto"/>
          <w:sz w:val="21"/>
          <w:szCs w:val="21"/>
          <w:lang w:val="pt-BR"/>
        </w:rPr>
        <w:t>，</w:t>
      </w:r>
      <w:r>
        <w:rPr>
          <w:rFonts w:hint="eastAsia" w:ascii="宋体" w:hAnsi="宋体" w:eastAsia="宋体"/>
          <w:color w:val="auto"/>
          <w:sz w:val="21"/>
          <w:szCs w:val="21"/>
        </w:rPr>
        <w:t>外国银行分行不适用</w:t>
      </w:r>
      <w:r>
        <w:rPr>
          <w:rFonts w:hint="eastAsia" w:ascii="宋体" w:hAnsi="宋体" w:eastAsia="宋体"/>
          <w:color w:val="auto"/>
          <w:sz w:val="21"/>
          <w:szCs w:val="21"/>
          <w:lang w:val="pt-BR"/>
        </w:rPr>
        <w:t>；</w:t>
      </w:r>
      <w:r>
        <w:rPr>
          <w:rFonts w:hint="eastAsia" w:ascii="宋体" w:hAnsi="宋体" w:eastAsia="宋体"/>
          <w:sz w:val="21"/>
          <w:szCs w:val="21"/>
          <w:lang w:val="pt-BR"/>
        </w:rPr>
        <w:t xml:space="preserve">   </w:t>
      </w:r>
    </w:p>
    <w:p>
      <w:pPr>
        <w:pStyle w:val="35"/>
        <w:ind w:firstLine="420"/>
        <w:jc w:val="both"/>
        <w:rPr>
          <w:rFonts w:ascii="宋体" w:hAnsi="宋体" w:eastAsia="宋体"/>
          <w:sz w:val="21"/>
          <w:szCs w:val="21"/>
          <w:lang w:val="pt-BR"/>
        </w:rPr>
      </w:pPr>
      <w:r>
        <w:rPr>
          <w:rFonts w:hint="eastAsia" w:ascii="宋体" w:hAnsi="宋体" w:eastAsia="宋体"/>
          <w:sz w:val="21"/>
          <w:szCs w:val="21"/>
          <w:lang w:val="pt-BR"/>
        </w:rPr>
        <w:t>附注[4.A]≤G4B-3_[2.A]</w:t>
      </w:r>
    </w:p>
    <w:p>
      <w:pPr>
        <w:pStyle w:val="35"/>
        <w:ind w:firstLine="0" w:firstLineChars="0"/>
        <w:jc w:val="both"/>
        <w:rPr>
          <w:rFonts w:ascii="宋体" w:hAnsi="宋体" w:eastAsia="宋体"/>
          <w:b/>
          <w:color w:val="auto"/>
          <w:sz w:val="21"/>
          <w:szCs w:val="21"/>
          <w:lang w:val="pt-BR"/>
        </w:rPr>
      </w:pPr>
      <w:r>
        <w:rPr>
          <w:rFonts w:ascii="宋体" w:hAnsi="宋体" w:eastAsia="宋体"/>
          <w:b/>
          <w:color w:val="auto"/>
          <w:sz w:val="21"/>
          <w:szCs w:val="21"/>
        </w:rPr>
        <w:t>第五部分</w:t>
      </w:r>
      <w:r>
        <w:rPr>
          <w:rFonts w:ascii="宋体" w:hAnsi="宋体" w:eastAsia="宋体"/>
          <w:b/>
          <w:color w:val="auto"/>
          <w:sz w:val="21"/>
          <w:szCs w:val="21"/>
          <w:lang w:val="pt-BR"/>
        </w:rPr>
        <w:t>：</w:t>
      </w:r>
      <w:r>
        <w:rPr>
          <w:rFonts w:ascii="宋体" w:hAnsi="宋体" w:eastAsia="宋体"/>
          <w:b/>
          <w:color w:val="auto"/>
          <w:sz w:val="21"/>
          <w:szCs w:val="21"/>
        </w:rPr>
        <w:t>备注</w:t>
      </w:r>
    </w:p>
    <w:p>
      <w:pPr>
        <w:pStyle w:val="35"/>
        <w:ind w:firstLine="420"/>
        <w:jc w:val="both"/>
        <w:rPr>
          <w:rFonts w:ascii="宋体" w:hAnsi="宋体"/>
          <w:bCs/>
          <w:szCs w:val="21"/>
        </w:rPr>
      </w:pPr>
      <w:r>
        <w:rPr>
          <w:rFonts w:ascii="宋体" w:hAnsi="宋体" w:eastAsia="宋体"/>
          <w:bCs/>
          <w:color w:val="auto"/>
          <w:sz w:val="21"/>
          <w:szCs w:val="21"/>
        </w:rPr>
        <w:t>外国银行分行填报本表</w:t>
      </w:r>
      <w:r>
        <w:rPr>
          <w:rFonts w:hint="eastAsia" w:ascii="宋体" w:hAnsi="宋体" w:eastAsia="宋体"/>
          <w:bCs/>
          <w:color w:val="auto"/>
          <w:sz w:val="21"/>
          <w:szCs w:val="21"/>
        </w:rPr>
        <w:t>仅限</w:t>
      </w:r>
      <w:r>
        <w:rPr>
          <w:rFonts w:ascii="宋体" w:hAnsi="宋体" w:eastAsia="宋体"/>
          <w:bCs/>
          <w:color w:val="auto"/>
          <w:sz w:val="21"/>
          <w:szCs w:val="21"/>
        </w:rPr>
        <w:t>其风险资产中的人民币份额</w:t>
      </w:r>
      <w:r>
        <w:rPr>
          <w:rFonts w:hint="eastAsia" w:ascii="宋体" w:hAnsi="宋体" w:eastAsia="宋体"/>
          <w:bCs/>
          <w:color w:val="auto"/>
          <w:sz w:val="21"/>
          <w:szCs w:val="21"/>
        </w:rPr>
        <w:t>。</w:t>
      </w: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9" w:usb3="00000000" w:csb0="0000019F" w:csb1="00000000"/>
  </w:font>
  <w:font w:name="Noto Sans Mono">
    <w:panose1 w:val="020B0509040504020204"/>
    <w:charset w:val="00"/>
    <w:family w:val="auto"/>
    <w:pitch w:val="default"/>
    <w:sig w:usb0="E00002FF" w:usb1="4200FCFF" w:usb2="08000039" w:usb3="00100000" w:csb0="0000019F" w:csb1="DFD70000"/>
  </w:font>
  <w:font w:name="Tahoma">
    <w:altName w:val="DejaVu Sans"/>
    <w:panose1 w:val="020B0604030504040204"/>
    <w:charset w:val="00"/>
    <w:family w:val="swiss"/>
    <w:pitch w:val="default"/>
    <w:sig w:usb0="00000000" w:usb1="00000000" w:usb2="00000029" w:usb3="00000000" w:csb0="000101FF" w:csb1="00000000"/>
  </w:font>
  <w:font w:name="华文中宋">
    <w:altName w:val="汉仪中宋简"/>
    <w:panose1 w:val="02010600040101010101"/>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Times New Roman”“">
    <w:altName w:val="宋体"/>
    <w:panose1 w:val="020B0604020202020204"/>
    <w:charset w:val="86"/>
    <w:family w:val="roman"/>
    <w:pitch w:val="default"/>
    <w:sig w:usb0="00000000" w:usb1="00000000" w:usb2="00000010" w:usb3="00000000" w:csb0="00040000" w:csb1="00000000"/>
  </w:font>
  <w:font w:name="Verdana">
    <w:altName w:val="DejaVu Sans"/>
    <w:panose1 w:val="020B0604030504040204"/>
    <w:charset w:val="00"/>
    <w:family w:val="swiss"/>
    <w:pitch w:val="default"/>
    <w:sig w:usb0="00000000" w:usb1="00000000" w:usb2="00000010" w:usb3="00000000" w:csb0="0000019F" w:csb1="00000000"/>
  </w:font>
  <w:font w:name="MS Mincho">
    <w:altName w:val="宋体"/>
    <w:panose1 w:val="02020609040205080304"/>
    <w:charset w:val="80"/>
    <w:family w:val="modern"/>
    <w:pitch w:val="default"/>
    <w:sig w:usb0="00000000" w:usb1="00000000" w:usb2="08000012" w:usb3="00000000" w:csb0="0002009F" w:csb1="00000000"/>
  </w:font>
  <w:font w:name="Arial Narrow">
    <w:altName w:val="DejaVu Sans"/>
    <w:panose1 w:val="020B0606020202030204"/>
    <w:charset w:val="00"/>
    <w:family w:val="swiss"/>
    <w:pitch w:val="default"/>
    <w:sig w:usb0="00000000" w:usb1="00000000" w:usb2="00000000" w:usb3="00000000" w:csb0="0000009F" w:csb1="00000000"/>
  </w:font>
  <w:font w:name="Cambria Math">
    <w:altName w:val="DejaVu Math TeX Gyre"/>
    <w:panose1 w:val="02040503050406030204"/>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微软雅黑">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rPr>
        <w:rStyle w:val="43"/>
      </w:rPr>
      <w:fldChar w:fldCharType="begin"/>
    </w:r>
    <w:r>
      <w:rPr>
        <w:rStyle w:val="43"/>
      </w:rPr>
      <w:instrText xml:space="preserve">PAGE  </w:instrText>
    </w:r>
    <w:r>
      <w:rPr>
        <w:rStyle w:val="43"/>
      </w:rPr>
      <w:fldChar w:fldCharType="separate"/>
    </w:r>
    <w:r>
      <w:rPr>
        <w:rStyle w:val="43"/>
      </w:rPr>
      <w:t>16</w:t>
    </w:r>
    <w:r>
      <w:rPr>
        <w:rStyle w:val="43"/>
      </w:rP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rPr>
        <w:rStyle w:val="43"/>
      </w:rPr>
      <w:fldChar w:fldCharType="begin"/>
    </w:r>
    <w:r>
      <w:rPr>
        <w:rStyle w:val="43"/>
      </w:rPr>
      <w:instrText xml:space="preserve">PAGE  </w:instrText>
    </w:r>
    <w:r>
      <w:rPr>
        <w:rStyle w:val="43"/>
      </w:rPr>
      <w:fldChar w:fldCharType="end"/>
    </w:r>
  </w:p>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0093213E"/>
    <w:rsid w:val="000013BA"/>
    <w:rsid w:val="00001401"/>
    <w:rsid w:val="0000150C"/>
    <w:rsid w:val="00002704"/>
    <w:rsid w:val="00002FE3"/>
    <w:rsid w:val="00004CF4"/>
    <w:rsid w:val="0000583C"/>
    <w:rsid w:val="0000738B"/>
    <w:rsid w:val="00007486"/>
    <w:rsid w:val="00007EF8"/>
    <w:rsid w:val="000142AB"/>
    <w:rsid w:val="000154CD"/>
    <w:rsid w:val="0001669B"/>
    <w:rsid w:val="00017FA5"/>
    <w:rsid w:val="00021026"/>
    <w:rsid w:val="000210B3"/>
    <w:rsid w:val="00023D9C"/>
    <w:rsid w:val="00026BF1"/>
    <w:rsid w:val="00026E63"/>
    <w:rsid w:val="00026F8B"/>
    <w:rsid w:val="000272CA"/>
    <w:rsid w:val="00032980"/>
    <w:rsid w:val="00034BE9"/>
    <w:rsid w:val="00036F63"/>
    <w:rsid w:val="00037811"/>
    <w:rsid w:val="00040D24"/>
    <w:rsid w:val="0004146D"/>
    <w:rsid w:val="000430C9"/>
    <w:rsid w:val="000453C6"/>
    <w:rsid w:val="000460A1"/>
    <w:rsid w:val="00050243"/>
    <w:rsid w:val="0005079F"/>
    <w:rsid w:val="00054203"/>
    <w:rsid w:val="00054719"/>
    <w:rsid w:val="000566C4"/>
    <w:rsid w:val="00057B9A"/>
    <w:rsid w:val="0006057B"/>
    <w:rsid w:val="00061BE3"/>
    <w:rsid w:val="000666AA"/>
    <w:rsid w:val="000676D8"/>
    <w:rsid w:val="00077F09"/>
    <w:rsid w:val="000808C0"/>
    <w:rsid w:val="00080C07"/>
    <w:rsid w:val="00081ABF"/>
    <w:rsid w:val="000825C2"/>
    <w:rsid w:val="000834D7"/>
    <w:rsid w:val="000855E9"/>
    <w:rsid w:val="00085D59"/>
    <w:rsid w:val="000902F0"/>
    <w:rsid w:val="00091983"/>
    <w:rsid w:val="00091BBF"/>
    <w:rsid w:val="0009371A"/>
    <w:rsid w:val="000976AD"/>
    <w:rsid w:val="00097AF2"/>
    <w:rsid w:val="00097C4B"/>
    <w:rsid w:val="000A2526"/>
    <w:rsid w:val="000A447E"/>
    <w:rsid w:val="000A5381"/>
    <w:rsid w:val="000A561A"/>
    <w:rsid w:val="000A6112"/>
    <w:rsid w:val="000A680F"/>
    <w:rsid w:val="000A79FB"/>
    <w:rsid w:val="000A7B2B"/>
    <w:rsid w:val="000B087A"/>
    <w:rsid w:val="000B0F97"/>
    <w:rsid w:val="000B1F46"/>
    <w:rsid w:val="000B4494"/>
    <w:rsid w:val="000B62F5"/>
    <w:rsid w:val="000B6613"/>
    <w:rsid w:val="000B7F74"/>
    <w:rsid w:val="000C134F"/>
    <w:rsid w:val="000C1712"/>
    <w:rsid w:val="000C5D3C"/>
    <w:rsid w:val="000C6378"/>
    <w:rsid w:val="000C68D6"/>
    <w:rsid w:val="000D2CBD"/>
    <w:rsid w:val="000D4172"/>
    <w:rsid w:val="000D58FD"/>
    <w:rsid w:val="000D5A4E"/>
    <w:rsid w:val="000D7ED0"/>
    <w:rsid w:val="000E09A9"/>
    <w:rsid w:val="000E13C5"/>
    <w:rsid w:val="000E4373"/>
    <w:rsid w:val="000E46CB"/>
    <w:rsid w:val="000E6954"/>
    <w:rsid w:val="000E6AF2"/>
    <w:rsid w:val="000F134B"/>
    <w:rsid w:val="000F28CA"/>
    <w:rsid w:val="000F4B94"/>
    <w:rsid w:val="0010003D"/>
    <w:rsid w:val="0010243A"/>
    <w:rsid w:val="001028C0"/>
    <w:rsid w:val="0010463B"/>
    <w:rsid w:val="00105467"/>
    <w:rsid w:val="00107D1F"/>
    <w:rsid w:val="00110965"/>
    <w:rsid w:val="001215BF"/>
    <w:rsid w:val="00121CB8"/>
    <w:rsid w:val="00122186"/>
    <w:rsid w:val="00122A9A"/>
    <w:rsid w:val="00123B27"/>
    <w:rsid w:val="00133D2B"/>
    <w:rsid w:val="001341AC"/>
    <w:rsid w:val="0013464B"/>
    <w:rsid w:val="00135BAF"/>
    <w:rsid w:val="001368E3"/>
    <w:rsid w:val="00137038"/>
    <w:rsid w:val="00140656"/>
    <w:rsid w:val="001452CD"/>
    <w:rsid w:val="00147050"/>
    <w:rsid w:val="00147A7A"/>
    <w:rsid w:val="00151FE2"/>
    <w:rsid w:val="00156E70"/>
    <w:rsid w:val="00157B48"/>
    <w:rsid w:val="00157D39"/>
    <w:rsid w:val="00161E87"/>
    <w:rsid w:val="00163C43"/>
    <w:rsid w:val="00163C47"/>
    <w:rsid w:val="00163F49"/>
    <w:rsid w:val="001648F5"/>
    <w:rsid w:val="00170D56"/>
    <w:rsid w:val="00175390"/>
    <w:rsid w:val="0017606D"/>
    <w:rsid w:val="00176DD2"/>
    <w:rsid w:val="00177E4E"/>
    <w:rsid w:val="00180752"/>
    <w:rsid w:val="001809AF"/>
    <w:rsid w:val="00180A88"/>
    <w:rsid w:val="00180BC9"/>
    <w:rsid w:val="0018100E"/>
    <w:rsid w:val="00184220"/>
    <w:rsid w:val="001844B5"/>
    <w:rsid w:val="00184535"/>
    <w:rsid w:val="00185D17"/>
    <w:rsid w:val="00191E78"/>
    <w:rsid w:val="00191F09"/>
    <w:rsid w:val="00195141"/>
    <w:rsid w:val="00195249"/>
    <w:rsid w:val="001955DE"/>
    <w:rsid w:val="00195AAB"/>
    <w:rsid w:val="00195EB8"/>
    <w:rsid w:val="00197BBA"/>
    <w:rsid w:val="001A0365"/>
    <w:rsid w:val="001A0E50"/>
    <w:rsid w:val="001A176D"/>
    <w:rsid w:val="001A25C0"/>
    <w:rsid w:val="001A2FDE"/>
    <w:rsid w:val="001A33E8"/>
    <w:rsid w:val="001A5867"/>
    <w:rsid w:val="001A714A"/>
    <w:rsid w:val="001B0C5E"/>
    <w:rsid w:val="001B1325"/>
    <w:rsid w:val="001B2B33"/>
    <w:rsid w:val="001B32E8"/>
    <w:rsid w:val="001B6218"/>
    <w:rsid w:val="001C3A13"/>
    <w:rsid w:val="001C5294"/>
    <w:rsid w:val="001C77C5"/>
    <w:rsid w:val="001D20CF"/>
    <w:rsid w:val="001D529B"/>
    <w:rsid w:val="001D5CAD"/>
    <w:rsid w:val="001E00C8"/>
    <w:rsid w:val="001E2899"/>
    <w:rsid w:val="001E3CE9"/>
    <w:rsid w:val="001F326D"/>
    <w:rsid w:val="001F3366"/>
    <w:rsid w:val="001F3B67"/>
    <w:rsid w:val="001F3E6E"/>
    <w:rsid w:val="001F6F01"/>
    <w:rsid w:val="00201433"/>
    <w:rsid w:val="002017B4"/>
    <w:rsid w:val="00202728"/>
    <w:rsid w:val="00202E26"/>
    <w:rsid w:val="00202E30"/>
    <w:rsid w:val="00204A44"/>
    <w:rsid w:val="00211C55"/>
    <w:rsid w:val="0021233B"/>
    <w:rsid w:val="002124F6"/>
    <w:rsid w:val="002140FE"/>
    <w:rsid w:val="0022087F"/>
    <w:rsid w:val="00221B8C"/>
    <w:rsid w:val="00224AA9"/>
    <w:rsid w:val="00231F08"/>
    <w:rsid w:val="00232EAE"/>
    <w:rsid w:val="00234C64"/>
    <w:rsid w:val="00240DB6"/>
    <w:rsid w:val="00240E73"/>
    <w:rsid w:val="002415B0"/>
    <w:rsid w:val="00244BCC"/>
    <w:rsid w:val="00247D12"/>
    <w:rsid w:val="00253B8F"/>
    <w:rsid w:val="00254686"/>
    <w:rsid w:val="00254A5D"/>
    <w:rsid w:val="002562B2"/>
    <w:rsid w:val="00256C2F"/>
    <w:rsid w:val="00256EAE"/>
    <w:rsid w:val="00257DAE"/>
    <w:rsid w:val="0026114A"/>
    <w:rsid w:val="00261415"/>
    <w:rsid w:val="00264E92"/>
    <w:rsid w:val="00267CDC"/>
    <w:rsid w:val="00270575"/>
    <w:rsid w:val="00272EFD"/>
    <w:rsid w:val="002811EF"/>
    <w:rsid w:val="00283DE3"/>
    <w:rsid w:val="0028537B"/>
    <w:rsid w:val="00287E1F"/>
    <w:rsid w:val="0029116D"/>
    <w:rsid w:val="00291171"/>
    <w:rsid w:val="00293193"/>
    <w:rsid w:val="002937D1"/>
    <w:rsid w:val="002A1FFA"/>
    <w:rsid w:val="002A3669"/>
    <w:rsid w:val="002A493E"/>
    <w:rsid w:val="002A4944"/>
    <w:rsid w:val="002A669E"/>
    <w:rsid w:val="002A7B18"/>
    <w:rsid w:val="002B1297"/>
    <w:rsid w:val="002B1BC3"/>
    <w:rsid w:val="002B51D7"/>
    <w:rsid w:val="002B6DD0"/>
    <w:rsid w:val="002B71D3"/>
    <w:rsid w:val="002B7D68"/>
    <w:rsid w:val="002C03BD"/>
    <w:rsid w:val="002C09C0"/>
    <w:rsid w:val="002C09FD"/>
    <w:rsid w:val="002C0DE2"/>
    <w:rsid w:val="002C33C4"/>
    <w:rsid w:val="002C3CE2"/>
    <w:rsid w:val="002C42E8"/>
    <w:rsid w:val="002C5CA2"/>
    <w:rsid w:val="002C6443"/>
    <w:rsid w:val="002C7F99"/>
    <w:rsid w:val="002C7FB1"/>
    <w:rsid w:val="002D4ACD"/>
    <w:rsid w:val="002D570F"/>
    <w:rsid w:val="002E24CD"/>
    <w:rsid w:val="002E54E9"/>
    <w:rsid w:val="002E5B9F"/>
    <w:rsid w:val="002E71AB"/>
    <w:rsid w:val="002F005C"/>
    <w:rsid w:val="002F17F7"/>
    <w:rsid w:val="002F27F0"/>
    <w:rsid w:val="002F2B1F"/>
    <w:rsid w:val="002F5C51"/>
    <w:rsid w:val="00300DFF"/>
    <w:rsid w:val="003014A7"/>
    <w:rsid w:val="00301E89"/>
    <w:rsid w:val="003030A8"/>
    <w:rsid w:val="0030475B"/>
    <w:rsid w:val="003106F6"/>
    <w:rsid w:val="00312C5C"/>
    <w:rsid w:val="00313619"/>
    <w:rsid w:val="0031560D"/>
    <w:rsid w:val="00317CF8"/>
    <w:rsid w:val="00317EF8"/>
    <w:rsid w:val="003218BE"/>
    <w:rsid w:val="00325072"/>
    <w:rsid w:val="003266AB"/>
    <w:rsid w:val="00327406"/>
    <w:rsid w:val="003277FE"/>
    <w:rsid w:val="00331207"/>
    <w:rsid w:val="003315DA"/>
    <w:rsid w:val="00334DB5"/>
    <w:rsid w:val="0034051F"/>
    <w:rsid w:val="00343454"/>
    <w:rsid w:val="0034367A"/>
    <w:rsid w:val="00345E7B"/>
    <w:rsid w:val="0035056D"/>
    <w:rsid w:val="003517F2"/>
    <w:rsid w:val="0035271E"/>
    <w:rsid w:val="00353DE5"/>
    <w:rsid w:val="003613CC"/>
    <w:rsid w:val="00361BDC"/>
    <w:rsid w:val="003635DB"/>
    <w:rsid w:val="00365087"/>
    <w:rsid w:val="003672A4"/>
    <w:rsid w:val="0036750B"/>
    <w:rsid w:val="00371014"/>
    <w:rsid w:val="0037109D"/>
    <w:rsid w:val="00371B16"/>
    <w:rsid w:val="00376417"/>
    <w:rsid w:val="00377CD7"/>
    <w:rsid w:val="00380BA3"/>
    <w:rsid w:val="00380DEF"/>
    <w:rsid w:val="00380EF3"/>
    <w:rsid w:val="003836BC"/>
    <w:rsid w:val="00385C75"/>
    <w:rsid w:val="003873B6"/>
    <w:rsid w:val="00391B72"/>
    <w:rsid w:val="00395BFA"/>
    <w:rsid w:val="003964C5"/>
    <w:rsid w:val="003968E8"/>
    <w:rsid w:val="003A0213"/>
    <w:rsid w:val="003A03B7"/>
    <w:rsid w:val="003A0DBF"/>
    <w:rsid w:val="003A2CC8"/>
    <w:rsid w:val="003A4437"/>
    <w:rsid w:val="003A7D0F"/>
    <w:rsid w:val="003B071F"/>
    <w:rsid w:val="003B0C68"/>
    <w:rsid w:val="003B0C76"/>
    <w:rsid w:val="003B0E99"/>
    <w:rsid w:val="003B20AA"/>
    <w:rsid w:val="003B2580"/>
    <w:rsid w:val="003B4D96"/>
    <w:rsid w:val="003B5F01"/>
    <w:rsid w:val="003B68FC"/>
    <w:rsid w:val="003C04DA"/>
    <w:rsid w:val="003C0B2E"/>
    <w:rsid w:val="003C2C38"/>
    <w:rsid w:val="003C5192"/>
    <w:rsid w:val="003D0263"/>
    <w:rsid w:val="003D441D"/>
    <w:rsid w:val="003D5B52"/>
    <w:rsid w:val="003D6DEC"/>
    <w:rsid w:val="003E080B"/>
    <w:rsid w:val="003E4440"/>
    <w:rsid w:val="003E78D4"/>
    <w:rsid w:val="003F17B8"/>
    <w:rsid w:val="003F4145"/>
    <w:rsid w:val="003F58D5"/>
    <w:rsid w:val="003F5FDC"/>
    <w:rsid w:val="00400F71"/>
    <w:rsid w:val="0040664E"/>
    <w:rsid w:val="00412960"/>
    <w:rsid w:val="00414FFA"/>
    <w:rsid w:val="00415CF4"/>
    <w:rsid w:val="00416241"/>
    <w:rsid w:val="00423067"/>
    <w:rsid w:val="00423FDF"/>
    <w:rsid w:val="00426BDD"/>
    <w:rsid w:val="00430BA3"/>
    <w:rsid w:val="00430F2A"/>
    <w:rsid w:val="00432369"/>
    <w:rsid w:val="0043302C"/>
    <w:rsid w:val="00433589"/>
    <w:rsid w:val="00433C9E"/>
    <w:rsid w:val="0043450B"/>
    <w:rsid w:val="00440C88"/>
    <w:rsid w:val="004423DA"/>
    <w:rsid w:val="004426FF"/>
    <w:rsid w:val="004452EC"/>
    <w:rsid w:val="00446306"/>
    <w:rsid w:val="00451521"/>
    <w:rsid w:val="00455489"/>
    <w:rsid w:val="00461348"/>
    <w:rsid w:val="004622EF"/>
    <w:rsid w:val="00462DEF"/>
    <w:rsid w:val="00463D92"/>
    <w:rsid w:val="0046736A"/>
    <w:rsid w:val="00467472"/>
    <w:rsid w:val="0047382F"/>
    <w:rsid w:val="00473D28"/>
    <w:rsid w:val="00473E1A"/>
    <w:rsid w:val="00475DB9"/>
    <w:rsid w:val="00476304"/>
    <w:rsid w:val="00477971"/>
    <w:rsid w:val="00477C56"/>
    <w:rsid w:val="004805F5"/>
    <w:rsid w:val="00483A2D"/>
    <w:rsid w:val="00484121"/>
    <w:rsid w:val="00486611"/>
    <w:rsid w:val="004911EC"/>
    <w:rsid w:val="00491E44"/>
    <w:rsid w:val="004929B6"/>
    <w:rsid w:val="00496A93"/>
    <w:rsid w:val="004977FC"/>
    <w:rsid w:val="004A0254"/>
    <w:rsid w:val="004A071F"/>
    <w:rsid w:val="004A2B39"/>
    <w:rsid w:val="004A3A03"/>
    <w:rsid w:val="004A4EE9"/>
    <w:rsid w:val="004B113B"/>
    <w:rsid w:val="004B194B"/>
    <w:rsid w:val="004C07ED"/>
    <w:rsid w:val="004C1CAF"/>
    <w:rsid w:val="004C1D99"/>
    <w:rsid w:val="004C2018"/>
    <w:rsid w:val="004C223A"/>
    <w:rsid w:val="004C29AA"/>
    <w:rsid w:val="004C4E44"/>
    <w:rsid w:val="004C6B6A"/>
    <w:rsid w:val="004D25D4"/>
    <w:rsid w:val="004D3914"/>
    <w:rsid w:val="004D55BD"/>
    <w:rsid w:val="004E03D7"/>
    <w:rsid w:val="004E57F7"/>
    <w:rsid w:val="004E6F66"/>
    <w:rsid w:val="004E7734"/>
    <w:rsid w:val="004F0FC6"/>
    <w:rsid w:val="004F12F0"/>
    <w:rsid w:val="004F2497"/>
    <w:rsid w:val="004F25DB"/>
    <w:rsid w:val="004F6B08"/>
    <w:rsid w:val="005016A0"/>
    <w:rsid w:val="00502C4E"/>
    <w:rsid w:val="005047BD"/>
    <w:rsid w:val="0050492E"/>
    <w:rsid w:val="00506614"/>
    <w:rsid w:val="00511EE2"/>
    <w:rsid w:val="005125C8"/>
    <w:rsid w:val="0051440E"/>
    <w:rsid w:val="00514D88"/>
    <w:rsid w:val="00515E25"/>
    <w:rsid w:val="005177BE"/>
    <w:rsid w:val="00517DA2"/>
    <w:rsid w:val="00520918"/>
    <w:rsid w:val="00520E00"/>
    <w:rsid w:val="00520F08"/>
    <w:rsid w:val="005215B0"/>
    <w:rsid w:val="00522055"/>
    <w:rsid w:val="00523765"/>
    <w:rsid w:val="0052642A"/>
    <w:rsid w:val="005274AD"/>
    <w:rsid w:val="00530159"/>
    <w:rsid w:val="00530202"/>
    <w:rsid w:val="00532A66"/>
    <w:rsid w:val="005365EF"/>
    <w:rsid w:val="00540626"/>
    <w:rsid w:val="005410B4"/>
    <w:rsid w:val="00541674"/>
    <w:rsid w:val="00543459"/>
    <w:rsid w:val="00544ADD"/>
    <w:rsid w:val="005452AF"/>
    <w:rsid w:val="00546E2C"/>
    <w:rsid w:val="00551B96"/>
    <w:rsid w:val="00551BB8"/>
    <w:rsid w:val="00552B34"/>
    <w:rsid w:val="00553FF4"/>
    <w:rsid w:val="00554B19"/>
    <w:rsid w:val="0056175B"/>
    <w:rsid w:val="00562762"/>
    <w:rsid w:val="005639F2"/>
    <w:rsid w:val="00566898"/>
    <w:rsid w:val="005676EF"/>
    <w:rsid w:val="005679AC"/>
    <w:rsid w:val="00567F1E"/>
    <w:rsid w:val="00571306"/>
    <w:rsid w:val="0057245C"/>
    <w:rsid w:val="00572F00"/>
    <w:rsid w:val="005743C3"/>
    <w:rsid w:val="00575FC6"/>
    <w:rsid w:val="00577253"/>
    <w:rsid w:val="00577DD0"/>
    <w:rsid w:val="0058447C"/>
    <w:rsid w:val="00584C95"/>
    <w:rsid w:val="00586D29"/>
    <w:rsid w:val="00587DDA"/>
    <w:rsid w:val="0059003B"/>
    <w:rsid w:val="00590A8A"/>
    <w:rsid w:val="00591427"/>
    <w:rsid w:val="00593FCB"/>
    <w:rsid w:val="00596010"/>
    <w:rsid w:val="00597047"/>
    <w:rsid w:val="005A2A4A"/>
    <w:rsid w:val="005A589F"/>
    <w:rsid w:val="005A6F47"/>
    <w:rsid w:val="005B15BB"/>
    <w:rsid w:val="005B1852"/>
    <w:rsid w:val="005B2872"/>
    <w:rsid w:val="005B60AF"/>
    <w:rsid w:val="005B6A9A"/>
    <w:rsid w:val="005C097B"/>
    <w:rsid w:val="005C3A24"/>
    <w:rsid w:val="005C3F09"/>
    <w:rsid w:val="005C4FA6"/>
    <w:rsid w:val="005C7E5B"/>
    <w:rsid w:val="005D0C32"/>
    <w:rsid w:val="005D1BAC"/>
    <w:rsid w:val="005D347B"/>
    <w:rsid w:val="005D7200"/>
    <w:rsid w:val="005E36F6"/>
    <w:rsid w:val="005E4D39"/>
    <w:rsid w:val="005E5CF1"/>
    <w:rsid w:val="005F2A64"/>
    <w:rsid w:val="005F34BF"/>
    <w:rsid w:val="005F456D"/>
    <w:rsid w:val="005F4CAA"/>
    <w:rsid w:val="005F7DDB"/>
    <w:rsid w:val="00601629"/>
    <w:rsid w:val="0060216A"/>
    <w:rsid w:val="00603AB4"/>
    <w:rsid w:val="00604705"/>
    <w:rsid w:val="0060472E"/>
    <w:rsid w:val="0060633D"/>
    <w:rsid w:val="0060651C"/>
    <w:rsid w:val="006071E6"/>
    <w:rsid w:val="00610863"/>
    <w:rsid w:val="006115B5"/>
    <w:rsid w:val="00614C81"/>
    <w:rsid w:val="0061538C"/>
    <w:rsid w:val="00615DC4"/>
    <w:rsid w:val="006176F0"/>
    <w:rsid w:val="006217BF"/>
    <w:rsid w:val="006237D5"/>
    <w:rsid w:val="00623AA3"/>
    <w:rsid w:val="00633E3C"/>
    <w:rsid w:val="00642449"/>
    <w:rsid w:val="00644C96"/>
    <w:rsid w:val="00646AB2"/>
    <w:rsid w:val="006519EB"/>
    <w:rsid w:val="00651C6B"/>
    <w:rsid w:val="00652CE4"/>
    <w:rsid w:val="00654F8C"/>
    <w:rsid w:val="00657825"/>
    <w:rsid w:val="00664536"/>
    <w:rsid w:val="006654F7"/>
    <w:rsid w:val="00671AC0"/>
    <w:rsid w:val="00671F38"/>
    <w:rsid w:val="006720B0"/>
    <w:rsid w:val="00672843"/>
    <w:rsid w:val="006728AB"/>
    <w:rsid w:val="00673B9C"/>
    <w:rsid w:val="00675EFF"/>
    <w:rsid w:val="006765C4"/>
    <w:rsid w:val="00676F95"/>
    <w:rsid w:val="00677510"/>
    <w:rsid w:val="00677C37"/>
    <w:rsid w:val="0068040E"/>
    <w:rsid w:val="006823F5"/>
    <w:rsid w:val="00684AEA"/>
    <w:rsid w:val="00686F52"/>
    <w:rsid w:val="006904FB"/>
    <w:rsid w:val="006908AF"/>
    <w:rsid w:val="00694214"/>
    <w:rsid w:val="00696857"/>
    <w:rsid w:val="00696CAE"/>
    <w:rsid w:val="006A0712"/>
    <w:rsid w:val="006A07FB"/>
    <w:rsid w:val="006A1E54"/>
    <w:rsid w:val="006A1EC2"/>
    <w:rsid w:val="006A2985"/>
    <w:rsid w:val="006A6B44"/>
    <w:rsid w:val="006B0700"/>
    <w:rsid w:val="006B24C0"/>
    <w:rsid w:val="006B55E2"/>
    <w:rsid w:val="006B7603"/>
    <w:rsid w:val="006B7B45"/>
    <w:rsid w:val="006C08A0"/>
    <w:rsid w:val="006C0A5F"/>
    <w:rsid w:val="006C157D"/>
    <w:rsid w:val="006C2585"/>
    <w:rsid w:val="006C433C"/>
    <w:rsid w:val="006D0A95"/>
    <w:rsid w:val="006D57BA"/>
    <w:rsid w:val="006D5F2E"/>
    <w:rsid w:val="006E0D36"/>
    <w:rsid w:val="006E1BE0"/>
    <w:rsid w:val="006E2AC6"/>
    <w:rsid w:val="006E5706"/>
    <w:rsid w:val="006E65DE"/>
    <w:rsid w:val="006E68A7"/>
    <w:rsid w:val="006E6F08"/>
    <w:rsid w:val="006F1D18"/>
    <w:rsid w:val="006F3BC9"/>
    <w:rsid w:val="006F5B8A"/>
    <w:rsid w:val="007010E2"/>
    <w:rsid w:val="007026D1"/>
    <w:rsid w:val="00712904"/>
    <w:rsid w:val="007134E3"/>
    <w:rsid w:val="007149E9"/>
    <w:rsid w:val="00714BAC"/>
    <w:rsid w:val="0072068C"/>
    <w:rsid w:val="00721312"/>
    <w:rsid w:val="00722ABA"/>
    <w:rsid w:val="00725253"/>
    <w:rsid w:val="00727393"/>
    <w:rsid w:val="007329E8"/>
    <w:rsid w:val="00732E2A"/>
    <w:rsid w:val="007331A8"/>
    <w:rsid w:val="0073333E"/>
    <w:rsid w:val="0073547D"/>
    <w:rsid w:val="00736B1D"/>
    <w:rsid w:val="007400A7"/>
    <w:rsid w:val="00740656"/>
    <w:rsid w:val="00741926"/>
    <w:rsid w:val="007420C7"/>
    <w:rsid w:val="007441BB"/>
    <w:rsid w:val="00744486"/>
    <w:rsid w:val="007452C0"/>
    <w:rsid w:val="00746F4E"/>
    <w:rsid w:val="007474C3"/>
    <w:rsid w:val="00747B45"/>
    <w:rsid w:val="00751230"/>
    <w:rsid w:val="00752307"/>
    <w:rsid w:val="0075277F"/>
    <w:rsid w:val="00753400"/>
    <w:rsid w:val="00754068"/>
    <w:rsid w:val="007545DA"/>
    <w:rsid w:val="00754800"/>
    <w:rsid w:val="00754E82"/>
    <w:rsid w:val="00755226"/>
    <w:rsid w:val="0075564C"/>
    <w:rsid w:val="00756347"/>
    <w:rsid w:val="00757222"/>
    <w:rsid w:val="007578A4"/>
    <w:rsid w:val="00757DEC"/>
    <w:rsid w:val="0076300E"/>
    <w:rsid w:val="00767C42"/>
    <w:rsid w:val="00767F7A"/>
    <w:rsid w:val="00772DF6"/>
    <w:rsid w:val="007765F9"/>
    <w:rsid w:val="00777261"/>
    <w:rsid w:val="00780069"/>
    <w:rsid w:val="007801A3"/>
    <w:rsid w:val="007822E5"/>
    <w:rsid w:val="00784D55"/>
    <w:rsid w:val="00785D7D"/>
    <w:rsid w:val="0078608C"/>
    <w:rsid w:val="007902C0"/>
    <w:rsid w:val="00790FCC"/>
    <w:rsid w:val="00793C0C"/>
    <w:rsid w:val="007A044D"/>
    <w:rsid w:val="007A66D9"/>
    <w:rsid w:val="007A67D1"/>
    <w:rsid w:val="007B2B76"/>
    <w:rsid w:val="007B55AF"/>
    <w:rsid w:val="007C00C8"/>
    <w:rsid w:val="007C1311"/>
    <w:rsid w:val="007C13CD"/>
    <w:rsid w:val="007C2188"/>
    <w:rsid w:val="007C3C23"/>
    <w:rsid w:val="007C4747"/>
    <w:rsid w:val="007C486F"/>
    <w:rsid w:val="007C7FF3"/>
    <w:rsid w:val="007D0F6E"/>
    <w:rsid w:val="007D2483"/>
    <w:rsid w:val="007D347E"/>
    <w:rsid w:val="007E190C"/>
    <w:rsid w:val="007E3225"/>
    <w:rsid w:val="007E647F"/>
    <w:rsid w:val="007F0856"/>
    <w:rsid w:val="007F1D23"/>
    <w:rsid w:val="007F2282"/>
    <w:rsid w:val="007F2AB0"/>
    <w:rsid w:val="007F5076"/>
    <w:rsid w:val="007F565D"/>
    <w:rsid w:val="007F61FE"/>
    <w:rsid w:val="007F702F"/>
    <w:rsid w:val="0080011E"/>
    <w:rsid w:val="00801432"/>
    <w:rsid w:val="008015FB"/>
    <w:rsid w:val="00801A68"/>
    <w:rsid w:val="00803529"/>
    <w:rsid w:val="00803825"/>
    <w:rsid w:val="00807113"/>
    <w:rsid w:val="008105DC"/>
    <w:rsid w:val="00810EF8"/>
    <w:rsid w:val="00812045"/>
    <w:rsid w:val="0081413A"/>
    <w:rsid w:val="008156E1"/>
    <w:rsid w:val="00817595"/>
    <w:rsid w:val="008236A9"/>
    <w:rsid w:val="00823ED0"/>
    <w:rsid w:val="0082579E"/>
    <w:rsid w:val="0082747A"/>
    <w:rsid w:val="0083006F"/>
    <w:rsid w:val="00830125"/>
    <w:rsid w:val="008302C3"/>
    <w:rsid w:val="00830337"/>
    <w:rsid w:val="00832E0F"/>
    <w:rsid w:val="008339AF"/>
    <w:rsid w:val="00835310"/>
    <w:rsid w:val="00837001"/>
    <w:rsid w:val="00847887"/>
    <w:rsid w:val="0085008D"/>
    <w:rsid w:val="008505CC"/>
    <w:rsid w:val="00851018"/>
    <w:rsid w:val="008513B6"/>
    <w:rsid w:val="008514B1"/>
    <w:rsid w:val="00851D0D"/>
    <w:rsid w:val="00853E23"/>
    <w:rsid w:val="0085615A"/>
    <w:rsid w:val="0085752E"/>
    <w:rsid w:val="008601C2"/>
    <w:rsid w:val="008603AA"/>
    <w:rsid w:val="008606C0"/>
    <w:rsid w:val="00861CC3"/>
    <w:rsid w:val="00862744"/>
    <w:rsid w:val="00864217"/>
    <w:rsid w:val="008642A7"/>
    <w:rsid w:val="00871A65"/>
    <w:rsid w:val="008745FD"/>
    <w:rsid w:val="00875A26"/>
    <w:rsid w:val="00877DA0"/>
    <w:rsid w:val="008823CD"/>
    <w:rsid w:val="008826A8"/>
    <w:rsid w:val="00882D9F"/>
    <w:rsid w:val="00882DF2"/>
    <w:rsid w:val="00885955"/>
    <w:rsid w:val="00890A12"/>
    <w:rsid w:val="0089317E"/>
    <w:rsid w:val="008945E8"/>
    <w:rsid w:val="008A104E"/>
    <w:rsid w:val="008A46AD"/>
    <w:rsid w:val="008A5FE2"/>
    <w:rsid w:val="008A68D6"/>
    <w:rsid w:val="008A6C9C"/>
    <w:rsid w:val="008A6F76"/>
    <w:rsid w:val="008B4E2E"/>
    <w:rsid w:val="008C5066"/>
    <w:rsid w:val="008C660C"/>
    <w:rsid w:val="008C7B15"/>
    <w:rsid w:val="008D0191"/>
    <w:rsid w:val="008D0C3C"/>
    <w:rsid w:val="008D612A"/>
    <w:rsid w:val="008E0405"/>
    <w:rsid w:val="008E0457"/>
    <w:rsid w:val="008E1170"/>
    <w:rsid w:val="008E13E4"/>
    <w:rsid w:val="008E3771"/>
    <w:rsid w:val="008E739F"/>
    <w:rsid w:val="008F13EB"/>
    <w:rsid w:val="008F1963"/>
    <w:rsid w:val="008F1C48"/>
    <w:rsid w:val="008F1FE5"/>
    <w:rsid w:val="008F2A24"/>
    <w:rsid w:val="008F2FE8"/>
    <w:rsid w:val="008F43C9"/>
    <w:rsid w:val="008F7983"/>
    <w:rsid w:val="009015DC"/>
    <w:rsid w:val="009019AD"/>
    <w:rsid w:val="0090284C"/>
    <w:rsid w:val="009040CD"/>
    <w:rsid w:val="00904437"/>
    <w:rsid w:val="009047BE"/>
    <w:rsid w:val="00905401"/>
    <w:rsid w:val="0090677F"/>
    <w:rsid w:val="009166F3"/>
    <w:rsid w:val="00917F71"/>
    <w:rsid w:val="009206C1"/>
    <w:rsid w:val="0092176D"/>
    <w:rsid w:val="009229A7"/>
    <w:rsid w:val="00925022"/>
    <w:rsid w:val="0093213E"/>
    <w:rsid w:val="009344A6"/>
    <w:rsid w:val="0093514A"/>
    <w:rsid w:val="00942231"/>
    <w:rsid w:val="00942F8C"/>
    <w:rsid w:val="00945526"/>
    <w:rsid w:val="00947EC7"/>
    <w:rsid w:val="00952BC3"/>
    <w:rsid w:val="00955CBA"/>
    <w:rsid w:val="00956A5F"/>
    <w:rsid w:val="009619F6"/>
    <w:rsid w:val="00961C5D"/>
    <w:rsid w:val="00961FA7"/>
    <w:rsid w:val="00961FEA"/>
    <w:rsid w:val="009626DF"/>
    <w:rsid w:val="009662D4"/>
    <w:rsid w:val="0096664C"/>
    <w:rsid w:val="0096677F"/>
    <w:rsid w:val="009777B1"/>
    <w:rsid w:val="00982749"/>
    <w:rsid w:val="00982937"/>
    <w:rsid w:val="00982D2E"/>
    <w:rsid w:val="0098790F"/>
    <w:rsid w:val="009906B8"/>
    <w:rsid w:val="00991AE9"/>
    <w:rsid w:val="0099331F"/>
    <w:rsid w:val="009937E7"/>
    <w:rsid w:val="00994E3E"/>
    <w:rsid w:val="009952CB"/>
    <w:rsid w:val="00995BFA"/>
    <w:rsid w:val="0099697E"/>
    <w:rsid w:val="009A0CF8"/>
    <w:rsid w:val="009A1F7A"/>
    <w:rsid w:val="009A3471"/>
    <w:rsid w:val="009A4828"/>
    <w:rsid w:val="009A6608"/>
    <w:rsid w:val="009A7981"/>
    <w:rsid w:val="009B165A"/>
    <w:rsid w:val="009B1790"/>
    <w:rsid w:val="009B2C8A"/>
    <w:rsid w:val="009B2C8B"/>
    <w:rsid w:val="009B2F5D"/>
    <w:rsid w:val="009B3936"/>
    <w:rsid w:val="009B5A9C"/>
    <w:rsid w:val="009B641A"/>
    <w:rsid w:val="009B6D8F"/>
    <w:rsid w:val="009B759F"/>
    <w:rsid w:val="009C1E09"/>
    <w:rsid w:val="009C1F6C"/>
    <w:rsid w:val="009C2AE8"/>
    <w:rsid w:val="009C2E19"/>
    <w:rsid w:val="009C2F8B"/>
    <w:rsid w:val="009C5D82"/>
    <w:rsid w:val="009D27F2"/>
    <w:rsid w:val="009D3E7D"/>
    <w:rsid w:val="009E2FC3"/>
    <w:rsid w:val="009E355D"/>
    <w:rsid w:val="009F2ED0"/>
    <w:rsid w:val="009F34E7"/>
    <w:rsid w:val="009F3B84"/>
    <w:rsid w:val="009F4C65"/>
    <w:rsid w:val="009F4D63"/>
    <w:rsid w:val="009F6811"/>
    <w:rsid w:val="009F6817"/>
    <w:rsid w:val="009F7423"/>
    <w:rsid w:val="009F772A"/>
    <w:rsid w:val="009F7E0C"/>
    <w:rsid w:val="00A00C3D"/>
    <w:rsid w:val="00A016C9"/>
    <w:rsid w:val="00A01AE4"/>
    <w:rsid w:val="00A034FC"/>
    <w:rsid w:val="00A06DE9"/>
    <w:rsid w:val="00A07CCD"/>
    <w:rsid w:val="00A1301B"/>
    <w:rsid w:val="00A13D95"/>
    <w:rsid w:val="00A17536"/>
    <w:rsid w:val="00A17CA7"/>
    <w:rsid w:val="00A237B6"/>
    <w:rsid w:val="00A23835"/>
    <w:rsid w:val="00A243D3"/>
    <w:rsid w:val="00A24C21"/>
    <w:rsid w:val="00A24CC0"/>
    <w:rsid w:val="00A25940"/>
    <w:rsid w:val="00A26B24"/>
    <w:rsid w:val="00A2727D"/>
    <w:rsid w:val="00A27994"/>
    <w:rsid w:val="00A35937"/>
    <w:rsid w:val="00A36B79"/>
    <w:rsid w:val="00A40103"/>
    <w:rsid w:val="00A4204C"/>
    <w:rsid w:val="00A4410E"/>
    <w:rsid w:val="00A453FD"/>
    <w:rsid w:val="00A466F0"/>
    <w:rsid w:val="00A502DA"/>
    <w:rsid w:val="00A5335B"/>
    <w:rsid w:val="00A54929"/>
    <w:rsid w:val="00A5581F"/>
    <w:rsid w:val="00A55B7B"/>
    <w:rsid w:val="00A5620E"/>
    <w:rsid w:val="00A60308"/>
    <w:rsid w:val="00A64361"/>
    <w:rsid w:val="00A6524E"/>
    <w:rsid w:val="00A66879"/>
    <w:rsid w:val="00A677F0"/>
    <w:rsid w:val="00A7350B"/>
    <w:rsid w:val="00A73B4B"/>
    <w:rsid w:val="00A7442C"/>
    <w:rsid w:val="00A75FD3"/>
    <w:rsid w:val="00A77E40"/>
    <w:rsid w:val="00A828BA"/>
    <w:rsid w:val="00A852CC"/>
    <w:rsid w:val="00A863CA"/>
    <w:rsid w:val="00A911FC"/>
    <w:rsid w:val="00A92419"/>
    <w:rsid w:val="00AA1530"/>
    <w:rsid w:val="00AA1585"/>
    <w:rsid w:val="00AA1943"/>
    <w:rsid w:val="00AA1E77"/>
    <w:rsid w:val="00AA221B"/>
    <w:rsid w:val="00AA3DA3"/>
    <w:rsid w:val="00AA6316"/>
    <w:rsid w:val="00AA6D28"/>
    <w:rsid w:val="00AA77DE"/>
    <w:rsid w:val="00AB0664"/>
    <w:rsid w:val="00AB0E67"/>
    <w:rsid w:val="00AB2A54"/>
    <w:rsid w:val="00AB3899"/>
    <w:rsid w:val="00AB4426"/>
    <w:rsid w:val="00AB4EFF"/>
    <w:rsid w:val="00AB7AE6"/>
    <w:rsid w:val="00AC0EEC"/>
    <w:rsid w:val="00AC4F66"/>
    <w:rsid w:val="00AD174F"/>
    <w:rsid w:val="00AD3E4B"/>
    <w:rsid w:val="00AE0576"/>
    <w:rsid w:val="00AE2D0D"/>
    <w:rsid w:val="00AE2DF1"/>
    <w:rsid w:val="00AE4131"/>
    <w:rsid w:val="00AE5FC0"/>
    <w:rsid w:val="00AE6A35"/>
    <w:rsid w:val="00AF103F"/>
    <w:rsid w:val="00AF28EB"/>
    <w:rsid w:val="00AF5C9D"/>
    <w:rsid w:val="00AF78A1"/>
    <w:rsid w:val="00B003D6"/>
    <w:rsid w:val="00B02015"/>
    <w:rsid w:val="00B024F4"/>
    <w:rsid w:val="00B045B0"/>
    <w:rsid w:val="00B053C1"/>
    <w:rsid w:val="00B07ABE"/>
    <w:rsid w:val="00B10F61"/>
    <w:rsid w:val="00B116C7"/>
    <w:rsid w:val="00B12348"/>
    <w:rsid w:val="00B158EC"/>
    <w:rsid w:val="00B17DB6"/>
    <w:rsid w:val="00B20D1C"/>
    <w:rsid w:val="00B2101A"/>
    <w:rsid w:val="00B21AB8"/>
    <w:rsid w:val="00B22DCD"/>
    <w:rsid w:val="00B239A1"/>
    <w:rsid w:val="00B24C64"/>
    <w:rsid w:val="00B26EAF"/>
    <w:rsid w:val="00B272B1"/>
    <w:rsid w:val="00B27371"/>
    <w:rsid w:val="00B32D3E"/>
    <w:rsid w:val="00B33DCF"/>
    <w:rsid w:val="00B34783"/>
    <w:rsid w:val="00B34997"/>
    <w:rsid w:val="00B41A65"/>
    <w:rsid w:val="00B428FD"/>
    <w:rsid w:val="00B44B61"/>
    <w:rsid w:val="00B466E5"/>
    <w:rsid w:val="00B4742D"/>
    <w:rsid w:val="00B576A3"/>
    <w:rsid w:val="00B57A93"/>
    <w:rsid w:val="00B57C08"/>
    <w:rsid w:val="00B607A2"/>
    <w:rsid w:val="00B61FD3"/>
    <w:rsid w:val="00B6218C"/>
    <w:rsid w:val="00B64583"/>
    <w:rsid w:val="00B64A6A"/>
    <w:rsid w:val="00B65209"/>
    <w:rsid w:val="00B6543B"/>
    <w:rsid w:val="00B665EC"/>
    <w:rsid w:val="00B66F2F"/>
    <w:rsid w:val="00B676F9"/>
    <w:rsid w:val="00B716D3"/>
    <w:rsid w:val="00B71B9A"/>
    <w:rsid w:val="00B71CE7"/>
    <w:rsid w:val="00B7396F"/>
    <w:rsid w:val="00B74EE4"/>
    <w:rsid w:val="00B7653A"/>
    <w:rsid w:val="00B802B2"/>
    <w:rsid w:val="00B854C5"/>
    <w:rsid w:val="00B85552"/>
    <w:rsid w:val="00B8570A"/>
    <w:rsid w:val="00B9132B"/>
    <w:rsid w:val="00B9235A"/>
    <w:rsid w:val="00B9372D"/>
    <w:rsid w:val="00B95946"/>
    <w:rsid w:val="00BA09B1"/>
    <w:rsid w:val="00BA1986"/>
    <w:rsid w:val="00BA3143"/>
    <w:rsid w:val="00BA36EE"/>
    <w:rsid w:val="00BA4609"/>
    <w:rsid w:val="00BA4A9A"/>
    <w:rsid w:val="00BA6AA3"/>
    <w:rsid w:val="00BA6BB8"/>
    <w:rsid w:val="00BA6D29"/>
    <w:rsid w:val="00BA6FB9"/>
    <w:rsid w:val="00BB021E"/>
    <w:rsid w:val="00BB1330"/>
    <w:rsid w:val="00BB1E02"/>
    <w:rsid w:val="00BB2487"/>
    <w:rsid w:val="00BB2B45"/>
    <w:rsid w:val="00BB7479"/>
    <w:rsid w:val="00BC5A63"/>
    <w:rsid w:val="00BC6462"/>
    <w:rsid w:val="00BD0090"/>
    <w:rsid w:val="00BD0DBE"/>
    <w:rsid w:val="00BD1390"/>
    <w:rsid w:val="00BD31F5"/>
    <w:rsid w:val="00BD3E07"/>
    <w:rsid w:val="00BD66D4"/>
    <w:rsid w:val="00BD794F"/>
    <w:rsid w:val="00BD7FEC"/>
    <w:rsid w:val="00BE0180"/>
    <w:rsid w:val="00BE1265"/>
    <w:rsid w:val="00BE2DF5"/>
    <w:rsid w:val="00BE5598"/>
    <w:rsid w:val="00BE67FD"/>
    <w:rsid w:val="00BE6DEF"/>
    <w:rsid w:val="00BE70AC"/>
    <w:rsid w:val="00BE7E95"/>
    <w:rsid w:val="00BF0CD9"/>
    <w:rsid w:val="00BF0DBF"/>
    <w:rsid w:val="00BF59EB"/>
    <w:rsid w:val="00C00476"/>
    <w:rsid w:val="00C01F39"/>
    <w:rsid w:val="00C0358D"/>
    <w:rsid w:val="00C04146"/>
    <w:rsid w:val="00C06474"/>
    <w:rsid w:val="00C1021D"/>
    <w:rsid w:val="00C10A91"/>
    <w:rsid w:val="00C12337"/>
    <w:rsid w:val="00C12653"/>
    <w:rsid w:val="00C14EA6"/>
    <w:rsid w:val="00C1644D"/>
    <w:rsid w:val="00C20B73"/>
    <w:rsid w:val="00C23A77"/>
    <w:rsid w:val="00C23EBA"/>
    <w:rsid w:val="00C27A03"/>
    <w:rsid w:val="00C27BB4"/>
    <w:rsid w:val="00C30417"/>
    <w:rsid w:val="00C328D4"/>
    <w:rsid w:val="00C32F37"/>
    <w:rsid w:val="00C3398B"/>
    <w:rsid w:val="00C33CC3"/>
    <w:rsid w:val="00C34268"/>
    <w:rsid w:val="00C37ED7"/>
    <w:rsid w:val="00C407F7"/>
    <w:rsid w:val="00C436A6"/>
    <w:rsid w:val="00C45909"/>
    <w:rsid w:val="00C45B88"/>
    <w:rsid w:val="00C45C85"/>
    <w:rsid w:val="00C51229"/>
    <w:rsid w:val="00C52776"/>
    <w:rsid w:val="00C52BDA"/>
    <w:rsid w:val="00C54FC8"/>
    <w:rsid w:val="00C60589"/>
    <w:rsid w:val="00C61128"/>
    <w:rsid w:val="00C64950"/>
    <w:rsid w:val="00C658D7"/>
    <w:rsid w:val="00C65C3A"/>
    <w:rsid w:val="00C676EE"/>
    <w:rsid w:val="00C6799E"/>
    <w:rsid w:val="00C7012B"/>
    <w:rsid w:val="00C74271"/>
    <w:rsid w:val="00C74792"/>
    <w:rsid w:val="00C751A0"/>
    <w:rsid w:val="00C75AE4"/>
    <w:rsid w:val="00C77E63"/>
    <w:rsid w:val="00C77F08"/>
    <w:rsid w:val="00C8019C"/>
    <w:rsid w:val="00C8332B"/>
    <w:rsid w:val="00C84436"/>
    <w:rsid w:val="00C85DAB"/>
    <w:rsid w:val="00C8739F"/>
    <w:rsid w:val="00C935E0"/>
    <w:rsid w:val="00C95B17"/>
    <w:rsid w:val="00CA1B57"/>
    <w:rsid w:val="00CA540C"/>
    <w:rsid w:val="00CA58BA"/>
    <w:rsid w:val="00CB0520"/>
    <w:rsid w:val="00CB0C2C"/>
    <w:rsid w:val="00CB1598"/>
    <w:rsid w:val="00CB470D"/>
    <w:rsid w:val="00CB4970"/>
    <w:rsid w:val="00CB4AA8"/>
    <w:rsid w:val="00CB55C0"/>
    <w:rsid w:val="00CB6D05"/>
    <w:rsid w:val="00CC1939"/>
    <w:rsid w:val="00CC599F"/>
    <w:rsid w:val="00CC6247"/>
    <w:rsid w:val="00CC6747"/>
    <w:rsid w:val="00CC6A74"/>
    <w:rsid w:val="00CD4890"/>
    <w:rsid w:val="00CD581B"/>
    <w:rsid w:val="00CE1E54"/>
    <w:rsid w:val="00CE215D"/>
    <w:rsid w:val="00CE6961"/>
    <w:rsid w:val="00CE6DCA"/>
    <w:rsid w:val="00CF136D"/>
    <w:rsid w:val="00CF27FE"/>
    <w:rsid w:val="00CF2FE1"/>
    <w:rsid w:val="00CF48B4"/>
    <w:rsid w:val="00CF4A10"/>
    <w:rsid w:val="00CF60AC"/>
    <w:rsid w:val="00CF63A9"/>
    <w:rsid w:val="00CF656D"/>
    <w:rsid w:val="00CF6F0D"/>
    <w:rsid w:val="00D0053B"/>
    <w:rsid w:val="00D00D5D"/>
    <w:rsid w:val="00D00E3E"/>
    <w:rsid w:val="00D01410"/>
    <w:rsid w:val="00D04E41"/>
    <w:rsid w:val="00D0502E"/>
    <w:rsid w:val="00D05C8A"/>
    <w:rsid w:val="00D070D0"/>
    <w:rsid w:val="00D1102F"/>
    <w:rsid w:val="00D11037"/>
    <w:rsid w:val="00D12EF6"/>
    <w:rsid w:val="00D14B26"/>
    <w:rsid w:val="00D202EA"/>
    <w:rsid w:val="00D206C7"/>
    <w:rsid w:val="00D21DBB"/>
    <w:rsid w:val="00D2397E"/>
    <w:rsid w:val="00D2398C"/>
    <w:rsid w:val="00D239F2"/>
    <w:rsid w:val="00D2433F"/>
    <w:rsid w:val="00D25909"/>
    <w:rsid w:val="00D265AA"/>
    <w:rsid w:val="00D273CC"/>
    <w:rsid w:val="00D27CDD"/>
    <w:rsid w:val="00D340F8"/>
    <w:rsid w:val="00D37A1B"/>
    <w:rsid w:val="00D4328C"/>
    <w:rsid w:val="00D44FD5"/>
    <w:rsid w:val="00D45DE2"/>
    <w:rsid w:val="00D468E8"/>
    <w:rsid w:val="00D50646"/>
    <w:rsid w:val="00D5450D"/>
    <w:rsid w:val="00D54C0A"/>
    <w:rsid w:val="00D57569"/>
    <w:rsid w:val="00D575E2"/>
    <w:rsid w:val="00D57B17"/>
    <w:rsid w:val="00D57F48"/>
    <w:rsid w:val="00D60B67"/>
    <w:rsid w:val="00D61EFE"/>
    <w:rsid w:val="00D665D2"/>
    <w:rsid w:val="00D67EB5"/>
    <w:rsid w:val="00D708C8"/>
    <w:rsid w:val="00D719AE"/>
    <w:rsid w:val="00D722B9"/>
    <w:rsid w:val="00D74D12"/>
    <w:rsid w:val="00D7720B"/>
    <w:rsid w:val="00D772C4"/>
    <w:rsid w:val="00D77E9E"/>
    <w:rsid w:val="00D80421"/>
    <w:rsid w:val="00D81034"/>
    <w:rsid w:val="00D821DB"/>
    <w:rsid w:val="00D83192"/>
    <w:rsid w:val="00D90074"/>
    <w:rsid w:val="00D9039F"/>
    <w:rsid w:val="00D90898"/>
    <w:rsid w:val="00D90D92"/>
    <w:rsid w:val="00D954ED"/>
    <w:rsid w:val="00D9575E"/>
    <w:rsid w:val="00D95CC0"/>
    <w:rsid w:val="00D95E3E"/>
    <w:rsid w:val="00D96D71"/>
    <w:rsid w:val="00D976A5"/>
    <w:rsid w:val="00D976E2"/>
    <w:rsid w:val="00DA2608"/>
    <w:rsid w:val="00DA26FF"/>
    <w:rsid w:val="00DA38D7"/>
    <w:rsid w:val="00DA66BA"/>
    <w:rsid w:val="00DA68A8"/>
    <w:rsid w:val="00DA6A99"/>
    <w:rsid w:val="00DB1185"/>
    <w:rsid w:val="00DB35FC"/>
    <w:rsid w:val="00DB498C"/>
    <w:rsid w:val="00DB5D73"/>
    <w:rsid w:val="00DB7017"/>
    <w:rsid w:val="00DC7006"/>
    <w:rsid w:val="00DC7BEA"/>
    <w:rsid w:val="00DD2FBC"/>
    <w:rsid w:val="00DD4697"/>
    <w:rsid w:val="00DD5D02"/>
    <w:rsid w:val="00DD6285"/>
    <w:rsid w:val="00DE0838"/>
    <w:rsid w:val="00DE1352"/>
    <w:rsid w:val="00DE179C"/>
    <w:rsid w:val="00DE347C"/>
    <w:rsid w:val="00DE3CF3"/>
    <w:rsid w:val="00DE7040"/>
    <w:rsid w:val="00DE7102"/>
    <w:rsid w:val="00DF1645"/>
    <w:rsid w:val="00DF34B0"/>
    <w:rsid w:val="00DF4640"/>
    <w:rsid w:val="00DF5A25"/>
    <w:rsid w:val="00DF725F"/>
    <w:rsid w:val="00DF7CC7"/>
    <w:rsid w:val="00E00889"/>
    <w:rsid w:val="00E01CBA"/>
    <w:rsid w:val="00E0207B"/>
    <w:rsid w:val="00E02611"/>
    <w:rsid w:val="00E043FD"/>
    <w:rsid w:val="00E050B5"/>
    <w:rsid w:val="00E05695"/>
    <w:rsid w:val="00E071BA"/>
    <w:rsid w:val="00E0752E"/>
    <w:rsid w:val="00E1074F"/>
    <w:rsid w:val="00E12011"/>
    <w:rsid w:val="00E15C10"/>
    <w:rsid w:val="00E1719E"/>
    <w:rsid w:val="00E1762B"/>
    <w:rsid w:val="00E224C6"/>
    <w:rsid w:val="00E22A5B"/>
    <w:rsid w:val="00E237D9"/>
    <w:rsid w:val="00E24FD7"/>
    <w:rsid w:val="00E254F6"/>
    <w:rsid w:val="00E255B3"/>
    <w:rsid w:val="00E25852"/>
    <w:rsid w:val="00E266C0"/>
    <w:rsid w:val="00E26B1D"/>
    <w:rsid w:val="00E302F1"/>
    <w:rsid w:val="00E3110A"/>
    <w:rsid w:val="00E31717"/>
    <w:rsid w:val="00E31770"/>
    <w:rsid w:val="00E32358"/>
    <w:rsid w:val="00E32E92"/>
    <w:rsid w:val="00E3350E"/>
    <w:rsid w:val="00E355AD"/>
    <w:rsid w:val="00E35D2B"/>
    <w:rsid w:val="00E36A49"/>
    <w:rsid w:val="00E3702A"/>
    <w:rsid w:val="00E373DA"/>
    <w:rsid w:val="00E42E8C"/>
    <w:rsid w:val="00E4418F"/>
    <w:rsid w:val="00E44BDC"/>
    <w:rsid w:val="00E45EB1"/>
    <w:rsid w:val="00E518FC"/>
    <w:rsid w:val="00E52895"/>
    <w:rsid w:val="00E532CC"/>
    <w:rsid w:val="00E545C7"/>
    <w:rsid w:val="00E55C44"/>
    <w:rsid w:val="00E57F42"/>
    <w:rsid w:val="00E60E43"/>
    <w:rsid w:val="00E65C7C"/>
    <w:rsid w:val="00E65FD8"/>
    <w:rsid w:val="00E672C1"/>
    <w:rsid w:val="00E713BA"/>
    <w:rsid w:val="00E72806"/>
    <w:rsid w:val="00E74FFD"/>
    <w:rsid w:val="00E754BD"/>
    <w:rsid w:val="00E7631E"/>
    <w:rsid w:val="00E77F97"/>
    <w:rsid w:val="00E811B3"/>
    <w:rsid w:val="00E830BE"/>
    <w:rsid w:val="00E836A6"/>
    <w:rsid w:val="00E8470E"/>
    <w:rsid w:val="00E91B66"/>
    <w:rsid w:val="00E92623"/>
    <w:rsid w:val="00E93DF7"/>
    <w:rsid w:val="00E97EBA"/>
    <w:rsid w:val="00EA169B"/>
    <w:rsid w:val="00EA3397"/>
    <w:rsid w:val="00EA3C76"/>
    <w:rsid w:val="00EB169E"/>
    <w:rsid w:val="00EB1E2E"/>
    <w:rsid w:val="00EB21AB"/>
    <w:rsid w:val="00EB412A"/>
    <w:rsid w:val="00EC0476"/>
    <w:rsid w:val="00EC0CD7"/>
    <w:rsid w:val="00EC0E2D"/>
    <w:rsid w:val="00EC2041"/>
    <w:rsid w:val="00EC29BC"/>
    <w:rsid w:val="00EC460D"/>
    <w:rsid w:val="00EC51A8"/>
    <w:rsid w:val="00EC588C"/>
    <w:rsid w:val="00EC63D4"/>
    <w:rsid w:val="00ED0A8C"/>
    <w:rsid w:val="00ED12E2"/>
    <w:rsid w:val="00ED1CA4"/>
    <w:rsid w:val="00ED2D37"/>
    <w:rsid w:val="00ED391A"/>
    <w:rsid w:val="00ED5247"/>
    <w:rsid w:val="00ED5E0C"/>
    <w:rsid w:val="00ED72A7"/>
    <w:rsid w:val="00EE0F62"/>
    <w:rsid w:val="00EE2A7A"/>
    <w:rsid w:val="00EE3C83"/>
    <w:rsid w:val="00EE413D"/>
    <w:rsid w:val="00EE45D2"/>
    <w:rsid w:val="00EE4E32"/>
    <w:rsid w:val="00EF5922"/>
    <w:rsid w:val="00EF6FD8"/>
    <w:rsid w:val="00EF774C"/>
    <w:rsid w:val="00EF79A0"/>
    <w:rsid w:val="00F003FB"/>
    <w:rsid w:val="00F00804"/>
    <w:rsid w:val="00F0098E"/>
    <w:rsid w:val="00F01546"/>
    <w:rsid w:val="00F037CB"/>
    <w:rsid w:val="00F07BFF"/>
    <w:rsid w:val="00F15C0E"/>
    <w:rsid w:val="00F2137B"/>
    <w:rsid w:val="00F22D6A"/>
    <w:rsid w:val="00F22DA4"/>
    <w:rsid w:val="00F2796D"/>
    <w:rsid w:val="00F27D18"/>
    <w:rsid w:val="00F30AC3"/>
    <w:rsid w:val="00F30B3B"/>
    <w:rsid w:val="00F314F9"/>
    <w:rsid w:val="00F33AE9"/>
    <w:rsid w:val="00F40964"/>
    <w:rsid w:val="00F40B38"/>
    <w:rsid w:val="00F430B3"/>
    <w:rsid w:val="00F43E01"/>
    <w:rsid w:val="00F4623F"/>
    <w:rsid w:val="00F53FAB"/>
    <w:rsid w:val="00F567E3"/>
    <w:rsid w:val="00F57097"/>
    <w:rsid w:val="00F57775"/>
    <w:rsid w:val="00F57B35"/>
    <w:rsid w:val="00F62F4D"/>
    <w:rsid w:val="00F63104"/>
    <w:rsid w:val="00F64008"/>
    <w:rsid w:val="00F663F6"/>
    <w:rsid w:val="00F66429"/>
    <w:rsid w:val="00F707DC"/>
    <w:rsid w:val="00F71CEB"/>
    <w:rsid w:val="00F75D5C"/>
    <w:rsid w:val="00F75E47"/>
    <w:rsid w:val="00F77B19"/>
    <w:rsid w:val="00F81837"/>
    <w:rsid w:val="00F8328E"/>
    <w:rsid w:val="00F845E3"/>
    <w:rsid w:val="00F860D0"/>
    <w:rsid w:val="00F86ECA"/>
    <w:rsid w:val="00F913E2"/>
    <w:rsid w:val="00F91967"/>
    <w:rsid w:val="00F92027"/>
    <w:rsid w:val="00F92C6D"/>
    <w:rsid w:val="00F930FB"/>
    <w:rsid w:val="00F96D6C"/>
    <w:rsid w:val="00F974B6"/>
    <w:rsid w:val="00FA44C6"/>
    <w:rsid w:val="00FA4945"/>
    <w:rsid w:val="00FB2804"/>
    <w:rsid w:val="00FB346B"/>
    <w:rsid w:val="00FC0341"/>
    <w:rsid w:val="00FC390C"/>
    <w:rsid w:val="00FC3E2B"/>
    <w:rsid w:val="00FC5045"/>
    <w:rsid w:val="00FC5DB3"/>
    <w:rsid w:val="00FD0088"/>
    <w:rsid w:val="00FD2EC9"/>
    <w:rsid w:val="00FD404A"/>
    <w:rsid w:val="00FD4F3B"/>
    <w:rsid w:val="00FD74AE"/>
    <w:rsid w:val="00FE0D16"/>
    <w:rsid w:val="00FE1C2C"/>
    <w:rsid w:val="00FE27DE"/>
    <w:rsid w:val="00FE2A56"/>
    <w:rsid w:val="00FE5CC5"/>
    <w:rsid w:val="00FE7E88"/>
    <w:rsid w:val="00FF0E45"/>
    <w:rsid w:val="00FF6550"/>
    <w:rsid w:val="00FF68A5"/>
    <w:rsid w:val="02F57CEF"/>
    <w:rsid w:val="07E56FE1"/>
    <w:rsid w:val="09B713FD"/>
    <w:rsid w:val="0A3C411A"/>
    <w:rsid w:val="0DB77034"/>
    <w:rsid w:val="0F7D8E10"/>
    <w:rsid w:val="10D05F6E"/>
    <w:rsid w:val="1697E38C"/>
    <w:rsid w:val="17190E2C"/>
    <w:rsid w:val="17ADBB16"/>
    <w:rsid w:val="1B7B3F56"/>
    <w:rsid w:val="1B8575AD"/>
    <w:rsid w:val="261F18C3"/>
    <w:rsid w:val="27D37986"/>
    <w:rsid w:val="2AC54F4C"/>
    <w:rsid w:val="2E5E2146"/>
    <w:rsid w:val="2F3E9E12"/>
    <w:rsid w:val="2FE797FE"/>
    <w:rsid w:val="33563464"/>
    <w:rsid w:val="33FE933F"/>
    <w:rsid w:val="34AB7DDA"/>
    <w:rsid w:val="34B84090"/>
    <w:rsid w:val="35FE8B57"/>
    <w:rsid w:val="37EEC5F7"/>
    <w:rsid w:val="37FCE36D"/>
    <w:rsid w:val="3A35598B"/>
    <w:rsid w:val="3A5E5863"/>
    <w:rsid w:val="3A99A594"/>
    <w:rsid w:val="3DBE0C58"/>
    <w:rsid w:val="3EFF7E1D"/>
    <w:rsid w:val="3F7767D1"/>
    <w:rsid w:val="450A41C4"/>
    <w:rsid w:val="47DEABA4"/>
    <w:rsid w:val="4EF63E26"/>
    <w:rsid w:val="4F2FC1C5"/>
    <w:rsid w:val="4F469567"/>
    <w:rsid w:val="4F77878A"/>
    <w:rsid w:val="50326318"/>
    <w:rsid w:val="50AF3E31"/>
    <w:rsid w:val="50BF2A82"/>
    <w:rsid w:val="50BFB488"/>
    <w:rsid w:val="53F9594F"/>
    <w:rsid w:val="547A6C31"/>
    <w:rsid w:val="54FFAD73"/>
    <w:rsid w:val="57478826"/>
    <w:rsid w:val="579A2C08"/>
    <w:rsid w:val="59CFCC0D"/>
    <w:rsid w:val="5A1F8C12"/>
    <w:rsid w:val="5DEDE7E7"/>
    <w:rsid w:val="5E7B617B"/>
    <w:rsid w:val="5FB94034"/>
    <w:rsid w:val="5FBBA71C"/>
    <w:rsid w:val="5FD349B3"/>
    <w:rsid w:val="5FFF813E"/>
    <w:rsid w:val="60CA7AB1"/>
    <w:rsid w:val="61F972D2"/>
    <w:rsid w:val="63DD0CC4"/>
    <w:rsid w:val="64FF08B5"/>
    <w:rsid w:val="651D48BC"/>
    <w:rsid w:val="666B5177"/>
    <w:rsid w:val="66CF7302"/>
    <w:rsid w:val="673F2FC6"/>
    <w:rsid w:val="6AEE46AC"/>
    <w:rsid w:val="6B5D761E"/>
    <w:rsid w:val="6CDFFD29"/>
    <w:rsid w:val="6D9EEF6F"/>
    <w:rsid w:val="6DA9377C"/>
    <w:rsid w:val="6DD730A1"/>
    <w:rsid w:val="6DFF2CE9"/>
    <w:rsid w:val="6ED4C885"/>
    <w:rsid w:val="6F3FC403"/>
    <w:rsid w:val="6F7FDFFA"/>
    <w:rsid w:val="6FEC8276"/>
    <w:rsid w:val="6FFFF174"/>
    <w:rsid w:val="72FF0940"/>
    <w:rsid w:val="73FF1EEC"/>
    <w:rsid w:val="751D5BEA"/>
    <w:rsid w:val="7764EF72"/>
    <w:rsid w:val="776DA231"/>
    <w:rsid w:val="776F15C1"/>
    <w:rsid w:val="77713E82"/>
    <w:rsid w:val="77B27D04"/>
    <w:rsid w:val="77DFDB63"/>
    <w:rsid w:val="77EDBE54"/>
    <w:rsid w:val="77F04EAC"/>
    <w:rsid w:val="787FBAE7"/>
    <w:rsid w:val="7B4F99C6"/>
    <w:rsid w:val="7BA91DE6"/>
    <w:rsid w:val="7BE74CDC"/>
    <w:rsid w:val="7BEE4064"/>
    <w:rsid w:val="7BEF27DC"/>
    <w:rsid w:val="7BF5499A"/>
    <w:rsid w:val="7BFBBFB8"/>
    <w:rsid w:val="7BFF8A05"/>
    <w:rsid w:val="7CCCF445"/>
    <w:rsid w:val="7DDB170C"/>
    <w:rsid w:val="7DFAAFB5"/>
    <w:rsid w:val="7DFEAB5D"/>
    <w:rsid w:val="7DFEDA08"/>
    <w:rsid w:val="7E732000"/>
    <w:rsid w:val="7E97A2AA"/>
    <w:rsid w:val="7ECD93FF"/>
    <w:rsid w:val="7EFF7278"/>
    <w:rsid w:val="7F29315A"/>
    <w:rsid w:val="7F7BEB5F"/>
    <w:rsid w:val="7F95FA08"/>
    <w:rsid w:val="7FB9A912"/>
    <w:rsid w:val="7FDC8F38"/>
    <w:rsid w:val="7FE3E597"/>
    <w:rsid w:val="87BDE184"/>
    <w:rsid w:val="8DFD4E18"/>
    <w:rsid w:val="8DFD9A3B"/>
    <w:rsid w:val="95FF697E"/>
    <w:rsid w:val="97CF8679"/>
    <w:rsid w:val="9C7B9264"/>
    <w:rsid w:val="9FDE713D"/>
    <w:rsid w:val="9FFFB009"/>
    <w:rsid w:val="A6DF382D"/>
    <w:rsid w:val="A7DB05FB"/>
    <w:rsid w:val="AD7F5554"/>
    <w:rsid w:val="ADFFEE3D"/>
    <w:rsid w:val="AFFA275B"/>
    <w:rsid w:val="B65E4C93"/>
    <w:rsid w:val="B7FFA7B4"/>
    <w:rsid w:val="B9FD6D19"/>
    <w:rsid w:val="B9FF1193"/>
    <w:rsid w:val="BB7FF62E"/>
    <w:rsid w:val="BB970928"/>
    <w:rsid w:val="BBD59F2C"/>
    <w:rsid w:val="BD41643D"/>
    <w:rsid w:val="BF6FAC65"/>
    <w:rsid w:val="BFB79A54"/>
    <w:rsid w:val="BFEF8A37"/>
    <w:rsid w:val="BFF45686"/>
    <w:rsid w:val="BFFA531D"/>
    <w:rsid w:val="C9BB7D0C"/>
    <w:rsid w:val="CDFF1BCB"/>
    <w:rsid w:val="D6BE2ED5"/>
    <w:rsid w:val="DB65C677"/>
    <w:rsid w:val="DBE7E3BE"/>
    <w:rsid w:val="DF5F847F"/>
    <w:rsid w:val="DF9F9EEC"/>
    <w:rsid w:val="DFD65036"/>
    <w:rsid w:val="DFF626D2"/>
    <w:rsid w:val="E7BCD5E7"/>
    <w:rsid w:val="E7DF636D"/>
    <w:rsid w:val="EBFCF3D3"/>
    <w:rsid w:val="ECE5D9D8"/>
    <w:rsid w:val="EF7B144A"/>
    <w:rsid w:val="EFD9889D"/>
    <w:rsid w:val="EFFB44E8"/>
    <w:rsid w:val="EFFBBC38"/>
    <w:rsid w:val="F25E297B"/>
    <w:rsid w:val="F37F3E87"/>
    <w:rsid w:val="F3B667AD"/>
    <w:rsid w:val="F5BB52B7"/>
    <w:rsid w:val="F5BF2444"/>
    <w:rsid w:val="F76FC5C3"/>
    <w:rsid w:val="F7FFDA5A"/>
    <w:rsid w:val="F9BF08BF"/>
    <w:rsid w:val="F9E7DFF4"/>
    <w:rsid w:val="FB4BA516"/>
    <w:rsid w:val="FB9AB9C4"/>
    <w:rsid w:val="FB9FF223"/>
    <w:rsid w:val="FBFD71E6"/>
    <w:rsid w:val="FCF79937"/>
    <w:rsid w:val="FDB7CC8E"/>
    <w:rsid w:val="FDEF1EC4"/>
    <w:rsid w:val="FDEFDEE3"/>
    <w:rsid w:val="FDFD8CCD"/>
    <w:rsid w:val="FE952700"/>
    <w:rsid w:val="FEF661F0"/>
    <w:rsid w:val="FEF7C77E"/>
    <w:rsid w:val="FF3B67BA"/>
    <w:rsid w:val="FF7B5BAE"/>
    <w:rsid w:val="FF9C1F19"/>
    <w:rsid w:val="FFBAC38D"/>
    <w:rsid w:val="FFBF4856"/>
    <w:rsid w:val="FFFEE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99"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0"/>
    <w:pPr>
      <w:keepNext/>
      <w:jc w:val="center"/>
      <w:outlineLvl w:val="0"/>
    </w:pPr>
    <w:rPr>
      <w:rFonts w:eastAsia="黑体"/>
      <w:b/>
      <w:sz w:val="30"/>
      <w:szCs w:val="20"/>
    </w:rPr>
  </w:style>
  <w:style w:type="paragraph" w:styleId="3">
    <w:name w:val="heading 2"/>
    <w:basedOn w:val="1"/>
    <w:next w:val="1"/>
    <w:link w:val="50"/>
    <w:qFormat/>
    <w:uiPriority w:val="0"/>
    <w:pPr>
      <w:keepNext/>
      <w:keepLines/>
      <w:spacing w:before="260" w:after="260" w:line="416" w:lineRule="auto"/>
      <w:jc w:val="center"/>
      <w:outlineLvl w:val="1"/>
    </w:pPr>
    <w:rPr>
      <w:rFonts w:ascii="Arial" w:hAnsi="Arial" w:eastAsia="黑体"/>
      <w:b/>
      <w:bCs/>
      <w:sz w:val="24"/>
      <w:szCs w:val="32"/>
    </w:rPr>
  </w:style>
  <w:style w:type="paragraph" w:styleId="4">
    <w:name w:val="heading 3"/>
    <w:basedOn w:val="3"/>
    <w:next w:val="5"/>
    <w:link w:val="51"/>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53"/>
    <w:qFormat/>
    <w:uiPriority w:val="0"/>
    <w:pPr>
      <w:spacing w:before="120"/>
      <w:outlineLvl w:val="3"/>
    </w:pPr>
  </w:style>
  <w:style w:type="paragraph" w:styleId="7">
    <w:name w:val="heading 5"/>
    <w:basedOn w:val="6"/>
    <w:next w:val="5"/>
    <w:link w:val="54"/>
    <w:qFormat/>
    <w:uiPriority w:val="0"/>
    <w:pPr>
      <w:outlineLvl w:val="4"/>
    </w:pPr>
  </w:style>
  <w:style w:type="paragraph" w:styleId="8">
    <w:name w:val="heading 6"/>
    <w:basedOn w:val="7"/>
    <w:next w:val="5"/>
    <w:link w:val="55"/>
    <w:qFormat/>
    <w:uiPriority w:val="0"/>
    <w:pPr>
      <w:outlineLvl w:val="5"/>
    </w:pPr>
  </w:style>
  <w:style w:type="paragraph" w:styleId="9">
    <w:name w:val="heading 7"/>
    <w:basedOn w:val="8"/>
    <w:next w:val="5"/>
    <w:link w:val="56"/>
    <w:qFormat/>
    <w:uiPriority w:val="0"/>
    <w:pPr>
      <w:outlineLvl w:val="6"/>
    </w:pPr>
  </w:style>
  <w:style w:type="paragraph" w:styleId="10">
    <w:name w:val="heading 8"/>
    <w:basedOn w:val="9"/>
    <w:next w:val="5"/>
    <w:link w:val="57"/>
    <w:qFormat/>
    <w:uiPriority w:val="0"/>
    <w:pPr>
      <w:outlineLvl w:val="7"/>
    </w:pPr>
  </w:style>
  <w:style w:type="paragraph" w:styleId="11">
    <w:name w:val="heading 9"/>
    <w:basedOn w:val="10"/>
    <w:next w:val="5"/>
    <w:link w:val="58"/>
    <w:qFormat/>
    <w:uiPriority w:val="0"/>
    <w:pPr>
      <w:outlineLvl w:val="8"/>
    </w:p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52"/>
    <w:qFormat/>
    <w:uiPriority w:val="0"/>
    <w:pPr>
      <w:widowControl/>
      <w:spacing w:after="240"/>
    </w:pPr>
    <w:rPr>
      <w:rFonts w:ascii="Arial" w:hAnsi="Arial"/>
      <w:kern w:val="0"/>
      <w:sz w:val="22"/>
      <w:szCs w:val="20"/>
      <w:lang w:val="en-GB" w:eastAsia="en-US"/>
    </w:rPr>
  </w:style>
  <w:style w:type="paragraph" w:styleId="12">
    <w:name w:val="toc 7"/>
    <w:basedOn w:val="1"/>
    <w:next w:val="1"/>
    <w:qFormat/>
    <w:uiPriority w:val="0"/>
    <w:pPr>
      <w:ind w:left="1260"/>
      <w:jc w:val="left"/>
    </w:pPr>
    <w:rPr>
      <w:sz w:val="18"/>
      <w:szCs w:val="18"/>
    </w:rPr>
  </w:style>
  <w:style w:type="paragraph" w:styleId="13">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4">
    <w:name w:val="Document Map"/>
    <w:basedOn w:val="1"/>
    <w:semiHidden/>
    <w:qFormat/>
    <w:uiPriority w:val="0"/>
    <w:pPr>
      <w:shd w:val="clear" w:color="auto" w:fill="000080"/>
    </w:pPr>
  </w:style>
  <w:style w:type="paragraph" w:styleId="15">
    <w:name w:val="annotation text"/>
    <w:basedOn w:val="1"/>
    <w:link w:val="59"/>
    <w:qFormat/>
    <w:uiPriority w:val="99"/>
    <w:pPr>
      <w:jc w:val="left"/>
    </w:pPr>
    <w:rPr>
      <w:szCs w:val="20"/>
    </w:rPr>
  </w:style>
  <w:style w:type="paragraph" w:styleId="16">
    <w:name w:val="Body Text"/>
    <w:basedOn w:val="1"/>
    <w:link w:val="60"/>
    <w:qFormat/>
    <w:uiPriority w:val="0"/>
    <w:rPr>
      <w:rFonts w:ascii="仿宋_GB2312" w:hAnsi="宋体" w:eastAsia="仿宋_GB2312"/>
      <w:sz w:val="30"/>
      <w:szCs w:val="20"/>
    </w:rPr>
  </w:style>
  <w:style w:type="paragraph" w:styleId="17">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18">
    <w:name w:val="toc 5"/>
    <w:basedOn w:val="1"/>
    <w:next w:val="1"/>
    <w:qFormat/>
    <w:uiPriority w:val="0"/>
    <w:pPr>
      <w:ind w:left="840"/>
      <w:jc w:val="left"/>
    </w:pPr>
    <w:rPr>
      <w:sz w:val="18"/>
      <w:szCs w:val="18"/>
    </w:rPr>
  </w:style>
  <w:style w:type="paragraph" w:styleId="19">
    <w:name w:val="toc 3"/>
    <w:basedOn w:val="1"/>
    <w:next w:val="1"/>
    <w:qFormat/>
    <w:uiPriority w:val="0"/>
    <w:pPr>
      <w:ind w:left="420"/>
      <w:jc w:val="left"/>
    </w:pPr>
    <w:rPr>
      <w:i/>
      <w:iCs/>
      <w:sz w:val="20"/>
      <w:szCs w:val="20"/>
    </w:rPr>
  </w:style>
  <w:style w:type="paragraph" w:styleId="20">
    <w:name w:val="Plain Text"/>
    <w:basedOn w:val="1"/>
    <w:link w:val="61"/>
    <w:qFormat/>
    <w:uiPriority w:val="0"/>
    <w:pPr>
      <w:widowControl/>
      <w:jc w:val="left"/>
    </w:pPr>
    <w:rPr>
      <w:rFonts w:ascii="Consolas" w:hAnsi="Consolas"/>
      <w:kern w:val="0"/>
      <w:szCs w:val="21"/>
      <w:lang w:eastAsia="en-US"/>
    </w:rPr>
  </w:style>
  <w:style w:type="paragraph" w:styleId="21">
    <w:name w:val="toc 8"/>
    <w:basedOn w:val="1"/>
    <w:next w:val="1"/>
    <w:qFormat/>
    <w:uiPriority w:val="0"/>
    <w:pPr>
      <w:ind w:left="1470"/>
      <w:jc w:val="left"/>
    </w:pPr>
    <w:rPr>
      <w:sz w:val="18"/>
      <w:szCs w:val="18"/>
    </w:rPr>
  </w:style>
  <w:style w:type="paragraph" w:styleId="22">
    <w:name w:val="Date"/>
    <w:basedOn w:val="1"/>
    <w:next w:val="1"/>
    <w:qFormat/>
    <w:uiPriority w:val="0"/>
    <w:pPr>
      <w:ind w:left="100" w:leftChars="2500"/>
    </w:pPr>
  </w:style>
  <w:style w:type="paragraph" w:styleId="23">
    <w:name w:val="Body Text Indent 2"/>
    <w:basedOn w:val="1"/>
    <w:qFormat/>
    <w:uiPriority w:val="0"/>
    <w:pPr>
      <w:spacing w:after="100" w:line="360" w:lineRule="auto"/>
      <w:ind w:firstLine="600" w:firstLineChars="200"/>
    </w:pPr>
    <w:rPr>
      <w:rFonts w:ascii="仿宋_GB2312" w:eastAsia="仿宋_GB2312"/>
      <w:sz w:val="30"/>
    </w:rPr>
  </w:style>
  <w:style w:type="paragraph" w:styleId="24">
    <w:name w:val="endnote text"/>
    <w:basedOn w:val="1"/>
    <w:qFormat/>
    <w:uiPriority w:val="0"/>
    <w:pPr>
      <w:snapToGrid w:val="0"/>
      <w:jc w:val="left"/>
    </w:pPr>
  </w:style>
  <w:style w:type="paragraph" w:styleId="25">
    <w:name w:val="Balloon Text"/>
    <w:basedOn w:val="1"/>
    <w:semiHidden/>
    <w:qFormat/>
    <w:uiPriority w:val="0"/>
    <w:rPr>
      <w:sz w:val="18"/>
      <w:szCs w:val="18"/>
    </w:rPr>
  </w:style>
  <w:style w:type="paragraph" w:styleId="26">
    <w:name w:val="footer"/>
    <w:basedOn w:val="1"/>
    <w:link w:val="62"/>
    <w:qFormat/>
    <w:uiPriority w:val="0"/>
    <w:pPr>
      <w:tabs>
        <w:tab w:val="center" w:pos="4153"/>
        <w:tab w:val="right" w:pos="8306"/>
      </w:tabs>
      <w:snapToGrid w:val="0"/>
      <w:jc w:val="left"/>
    </w:pPr>
    <w:rPr>
      <w:sz w:val="18"/>
      <w:szCs w:val="18"/>
    </w:rPr>
  </w:style>
  <w:style w:type="paragraph" w:styleId="27">
    <w:name w:val="header"/>
    <w:basedOn w:val="1"/>
    <w:link w:val="63"/>
    <w:qFormat/>
    <w:uiPriority w:val="0"/>
    <w:pPr>
      <w:pBdr>
        <w:bottom w:val="single" w:color="auto" w:sz="6" w:space="1"/>
      </w:pBdr>
      <w:tabs>
        <w:tab w:val="center" w:pos="4153"/>
        <w:tab w:val="right" w:pos="8306"/>
      </w:tabs>
      <w:snapToGrid w:val="0"/>
      <w:jc w:val="center"/>
    </w:pPr>
    <w:rPr>
      <w:rFonts w:eastAsia="黑体"/>
      <w:b/>
      <w:sz w:val="30"/>
      <w:szCs w:val="20"/>
    </w:rPr>
  </w:style>
  <w:style w:type="paragraph" w:styleId="28">
    <w:name w:val="toc 1"/>
    <w:basedOn w:val="1"/>
    <w:next w:val="1"/>
    <w:semiHidden/>
    <w:qFormat/>
    <w:uiPriority w:val="0"/>
    <w:pPr>
      <w:spacing w:before="120" w:after="120"/>
      <w:jc w:val="left"/>
    </w:pPr>
    <w:rPr>
      <w:b/>
      <w:bCs/>
      <w:caps/>
      <w:sz w:val="20"/>
      <w:szCs w:val="20"/>
    </w:rPr>
  </w:style>
  <w:style w:type="paragraph" w:styleId="29">
    <w:name w:val="toc 4"/>
    <w:basedOn w:val="1"/>
    <w:next w:val="1"/>
    <w:qFormat/>
    <w:uiPriority w:val="0"/>
    <w:pPr>
      <w:ind w:left="630"/>
      <w:jc w:val="left"/>
    </w:pPr>
    <w:rPr>
      <w:sz w:val="18"/>
      <w:szCs w:val="18"/>
    </w:rPr>
  </w:style>
  <w:style w:type="paragraph" w:styleId="30">
    <w:name w:val="footnote text"/>
    <w:basedOn w:val="1"/>
    <w:link w:val="64"/>
    <w:semiHidden/>
    <w:qFormat/>
    <w:uiPriority w:val="0"/>
    <w:pPr>
      <w:snapToGrid w:val="0"/>
      <w:jc w:val="left"/>
    </w:pPr>
    <w:rPr>
      <w:sz w:val="18"/>
      <w:szCs w:val="18"/>
    </w:rPr>
  </w:style>
  <w:style w:type="paragraph" w:styleId="31">
    <w:name w:val="toc 6"/>
    <w:basedOn w:val="1"/>
    <w:next w:val="1"/>
    <w:qFormat/>
    <w:uiPriority w:val="0"/>
    <w:pPr>
      <w:ind w:left="1050"/>
      <w:jc w:val="left"/>
    </w:pPr>
    <w:rPr>
      <w:sz w:val="18"/>
      <w:szCs w:val="18"/>
    </w:rPr>
  </w:style>
  <w:style w:type="paragraph" w:styleId="32">
    <w:name w:val="Body Text Indent 3"/>
    <w:basedOn w:val="1"/>
    <w:qFormat/>
    <w:uiPriority w:val="0"/>
    <w:pPr>
      <w:tabs>
        <w:tab w:val="left" w:pos="3240"/>
      </w:tabs>
      <w:spacing w:line="360" w:lineRule="auto"/>
      <w:ind w:firstLine="540"/>
    </w:pPr>
    <w:rPr>
      <w:rFonts w:ascii="仿宋_GB2312" w:eastAsia="仿宋_GB2312"/>
      <w:sz w:val="24"/>
      <w:szCs w:val="20"/>
    </w:rPr>
  </w:style>
  <w:style w:type="paragraph" w:styleId="33">
    <w:name w:val="toc 2"/>
    <w:basedOn w:val="1"/>
    <w:next w:val="1"/>
    <w:qFormat/>
    <w:uiPriority w:val="0"/>
    <w:pPr>
      <w:ind w:left="210"/>
      <w:jc w:val="left"/>
    </w:pPr>
    <w:rPr>
      <w:smallCaps/>
      <w:sz w:val="20"/>
      <w:szCs w:val="20"/>
    </w:rPr>
  </w:style>
  <w:style w:type="paragraph" w:styleId="34">
    <w:name w:val="toc 9"/>
    <w:basedOn w:val="1"/>
    <w:next w:val="1"/>
    <w:qFormat/>
    <w:uiPriority w:val="0"/>
    <w:pPr>
      <w:ind w:left="1680"/>
      <w:jc w:val="left"/>
    </w:pPr>
    <w:rPr>
      <w:sz w:val="18"/>
      <w:szCs w:val="18"/>
    </w:rPr>
  </w:style>
  <w:style w:type="paragraph" w:styleId="35">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36">
    <w:name w:val="Title"/>
    <w:basedOn w:val="1"/>
    <w:link w:val="65"/>
    <w:qFormat/>
    <w:uiPriority w:val="0"/>
    <w:pPr>
      <w:widowControl/>
      <w:spacing w:line="360" w:lineRule="auto"/>
      <w:jc w:val="center"/>
    </w:pPr>
    <w:rPr>
      <w:rFonts w:ascii="Arial" w:hAnsi="Arial"/>
      <w:b/>
      <w:kern w:val="0"/>
      <w:sz w:val="28"/>
      <w:szCs w:val="20"/>
      <w:lang w:val="de-DE" w:eastAsia="en-GB"/>
    </w:rPr>
  </w:style>
  <w:style w:type="paragraph" w:styleId="37">
    <w:name w:val="annotation subject"/>
    <w:basedOn w:val="15"/>
    <w:next w:val="15"/>
    <w:link w:val="66"/>
    <w:qFormat/>
    <w:uiPriority w:val="0"/>
    <w:pPr>
      <w:jc w:val="both"/>
    </w:pPr>
    <w:rPr>
      <w:b/>
      <w:bCs/>
      <w:sz w:val="20"/>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endnote reference"/>
    <w:qFormat/>
    <w:uiPriority w:val="0"/>
    <w:rPr>
      <w:vertAlign w:val="superscript"/>
    </w:rPr>
  </w:style>
  <w:style w:type="character" w:styleId="43">
    <w:name w:val="page number"/>
    <w:basedOn w:val="40"/>
    <w:qFormat/>
    <w:uiPriority w:val="0"/>
  </w:style>
  <w:style w:type="character" w:styleId="44">
    <w:name w:val="FollowedHyperlink"/>
    <w:qFormat/>
    <w:uiPriority w:val="0"/>
    <w:rPr>
      <w:rFonts w:ascii="Arial" w:hAnsi="Arial"/>
      <w:color w:val="auto"/>
      <w:sz w:val="20"/>
      <w:u w:val="none"/>
    </w:rPr>
  </w:style>
  <w:style w:type="character" w:styleId="45">
    <w:name w:val="Hyperlink"/>
    <w:qFormat/>
    <w:uiPriority w:val="0"/>
    <w:rPr>
      <w:color w:val="3366CC"/>
      <w:u w:val="single"/>
    </w:rPr>
  </w:style>
  <w:style w:type="character" w:styleId="46">
    <w:name w:val="annotation reference"/>
    <w:semiHidden/>
    <w:qFormat/>
    <w:uiPriority w:val="99"/>
    <w:rPr>
      <w:sz w:val="21"/>
      <w:szCs w:val="21"/>
    </w:rPr>
  </w:style>
  <w:style w:type="character" w:styleId="47">
    <w:name w:val="footnote reference"/>
    <w:semiHidden/>
    <w:qFormat/>
    <w:uiPriority w:val="0"/>
    <w:rPr>
      <w:vertAlign w:val="superscript"/>
    </w:rPr>
  </w:style>
  <w:style w:type="paragraph" w:customStyle="1" w:styleId="48">
    <w:name w:val="默认段落字体 Para Char Char Char Char Char Char Char Char Char1 Char Char Char Char Char Char Char Char Char Char Char Char Char Char Char Char Char Char Char Char Char Char Char Char Char Char Char Char Char Char Char"/>
    <w:basedOn w:val="14"/>
    <w:qFormat/>
    <w:uiPriority w:val="0"/>
    <w:pPr>
      <w:jc w:val="left"/>
    </w:pPr>
    <w:rPr>
      <w:rFonts w:ascii="Tahoma" w:hAnsi="Tahoma"/>
      <w:sz w:val="24"/>
      <w:szCs w:val="28"/>
    </w:rPr>
  </w:style>
  <w:style w:type="character" w:customStyle="1" w:styleId="49">
    <w:name w:val="标题 1 字符"/>
    <w:link w:val="2"/>
    <w:qFormat/>
    <w:uiPriority w:val="0"/>
    <w:rPr>
      <w:rFonts w:eastAsia="黑体"/>
      <w:b/>
      <w:kern w:val="2"/>
      <w:sz w:val="30"/>
      <w:lang w:val="en-US" w:eastAsia="zh-CN" w:bidi="ar-SA"/>
    </w:rPr>
  </w:style>
  <w:style w:type="character" w:customStyle="1" w:styleId="50">
    <w:name w:val="标题 2 字符"/>
    <w:link w:val="3"/>
    <w:qFormat/>
    <w:uiPriority w:val="0"/>
    <w:rPr>
      <w:rFonts w:ascii="Arial" w:hAnsi="Arial" w:eastAsia="黑体"/>
      <w:b/>
      <w:bCs/>
      <w:kern w:val="2"/>
      <w:sz w:val="24"/>
      <w:szCs w:val="32"/>
      <w:lang w:val="en-US" w:eastAsia="zh-CN" w:bidi="ar-SA"/>
    </w:rPr>
  </w:style>
  <w:style w:type="character" w:customStyle="1" w:styleId="51">
    <w:name w:val="标题 3 字符"/>
    <w:link w:val="4"/>
    <w:qFormat/>
    <w:uiPriority w:val="0"/>
    <w:rPr>
      <w:rFonts w:ascii="Arial" w:hAnsi="Arial" w:eastAsia="宋体"/>
      <w:b/>
      <w:i/>
      <w:kern w:val="2"/>
      <w:sz w:val="22"/>
      <w:lang w:val="en-GB" w:eastAsia="en-US" w:bidi="ar-SA"/>
    </w:rPr>
  </w:style>
  <w:style w:type="character" w:customStyle="1" w:styleId="52">
    <w:name w:val="Paragraph Char"/>
    <w:link w:val="5"/>
    <w:qFormat/>
    <w:uiPriority w:val="0"/>
    <w:rPr>
      <w:rFonts w:ascii="Arial" w:hAnsi="Arial" w:eastAsia="宋体"/>
      <w:sz w:val="22"/>
      <w:lang w:val="en-GB" w:eastAsia="en-US" w:bidi="ar-SA"/>
    </w:rPr>
  </w:style>
  <w:style w:type="character" w:customStyle="1" w:styleId="53">
    <w:name w:val="标题 4 字符"/>
    <w:link w:val="6"/>
    <w:qFormat/>
    <w:uiPriority w:val="0"/>
    <w:rPr>
      <w:rFonts w:ascii="Arial" w:hAnsi="Arial" w:eastAsia="宋体"/>
      <w:b/>
      <w:i/>
      <w:kern w:val="2"/>
      <w:sz w:val="22"/>
      <w:lang w:val="en-GB" w:eastAsia="en-US" w:bidi="ar-SA"/>
    </w:rPr>
  </w:style>
  <w:style w:type="character" w:customStyle="1" w:styleId="54">
    <w:name w:val="标题 5 字符"/>
    <w:link w:val="7"/>
    <w:qFormat/>
    <w:uiPriority w:val="0"/>
    <w:rPr>
      <w:rFonts w:ascii="Arial" w:hAnsi="Arial" w:eastAsia="宋体"/>
      <w:b/>
      <w:i/>
      <w:kern w:val="2"/>
      <w:sz w:val="22"/>
      <w:lang w:val="en-GB" w:eastAsia="en-US" w:bidi="ar-SA"/>
    </w:rPr>
  </w:style>
  <w:style w:type="character" w:customStyle="1" w:styleId="55">
    <w:name w:val="标题 6 字符"/>
    <w:link w:val="8"/>
    <w:qFormat/>
    <w:uiPriority w:val="0"/>
    <w:rPr>
      <w:rFonts w:ascii="Arial" w:hAnsi="Arial" w:eastAsia="宋体"/>
      <w:b/>
      <w:i/>
      <w:kern w:val="2"/>
      <w:sz w:val="22"/>
      <w:lang w:val="en-GB" w:eastAsia="en-US" w:bidi="ar-SA"/>
    </w:rPr>
  </w:style>
  <w:style w:type="character" w:customStyle="1" w:styleId="56">
    <w:name w:val="标题 7 字符"/>
    <w:link w:val="9"/>
    <w:qFormat/>
    <w:uiPriority w:val="0"/>
    <w:rPr>
      <w:rFonts w:ascii="Arial" w:hAnsi="Arial" w:eastAsia="宋体"/>
      <w:b/>
      <w:i/>
      <w:kern w:val="2"/>
      <w:sz w:val="22"/>
      <w:lang w:val="en-GB" w:eastAsia="en-US" w:bidi="ar-SA"/>
    </w:rPr>
  </w:style>
  <w:style w:type="character" w:customStyle="1" w:styleId="57">
    <w:name w:val="标题 8 字符"/>
    <w:link w:val="10"/>
    <w:qFormat/>
    <w:uiPriority w:val="0"/>
    <w:rPr>
      <w:rFonts w:ascii="Arial" w:hAnsi="Arial" w:eastAsia="宋体"/>
      <w:b/>
      <w:i/>
      <w:kern w:val="2"/>
      <w:sz w:val="22"/>
      <w:lang w:val="en-GB" w:eastAsia="en-US" w:bidi="ar-SA"/>
    </w:rPr>
  </w:style>
  <w:style w:type="character" w:customStyle="1" w:styleId="58">
    <w:name w:val="标题 9 字符"/>
    <w:link w:val="11"/>
    <w:qFormat/>
    <w:uiPriority w:val="0"/>
    <w:rPr>
      <w:rFonts w:ascii="Arial" w:hAnsi="Arial" w:eastAsia="宋体"/>
      <w:b/>
      <w:i/>
      <w:kern w:val="2"/>
      <w:sz w:val="22"/>
      <w:lang w:val="en-GB" w:eastAsia="en-US" w:bidi="ar-SA"/>
    </w:rPr>
  </w:style>
  <w:style w:type="character" w:customStyle="1" w:styleId="59">
    <w:name w:val="批注文字 字符"/>
    <w:link w:val="15"/>
    <w:qFormat/>
    <w:uiPriority w:val="99"/>
    <w:rPr>
      <w:rFonts w:eastAsia="宋体"/>
      <w:kern w:val="2"/>
      <w:sz w:val="21"/>
      <w:lang w:val="en-US" w:eastAsia="zh-CN" w:bidi="ar-SA"/>
    </w:rPr>
  </w:style>
  <w:style w:type="character" w:customStyle="1" w:styleId="60">
    <w:name w:val="正文文本 字符"/>
    <w:link w:val="16"/>
    <w:qFormat/>
    <w:uiPriority w:val="0"/>
    <w:rPr>
      <w:rFonts w:ascii="仿宋_GB2312" w:hAnsi="宋体" w:eastAsia="仿宋_GB2312"/>
      <w:kern w:val="2"/>
      <w:sz w:val="30"/>
      <w:lang w:val="en-US" w:eastAsia="zh-CN" w:bidi="ar-SA"/>
    </w:rPr>
  </w:style>
  <w:style w:type="character" w:customStyle="1" w:styleId="61">
    <w:name w:val="纯文本 字符"/>
    <w:link w:val="20"/>
    <w:qFormat/>
    <w:uiPriority w:val="0"/>
    <w:rPr>
      <w:rFonts w:ascii="Consolas" w:hAnsi="Consolas" w:eastAsia="宋体"/>
      <w:sz w:val="21"/>
      <w:szCs w:val="21"/>
      <w:lang w:val="en-US" w:eastAsia="en-US" w:bidi="ar-SA"/>
    </w:rPr>
  </w:style>
  <w:style w:type="character" w:customStyle="1" w:styleId="62">
    <w:name w:val="页脚 字符"/>
    <w:link w:val="26"/>
    <w:qFormat/>
    <w:uiPriority w:val="0"/>
    <w:rPr>
      <w:rFonts w:eastAsia="宋体"/>
      <w:kern w:val="2"/>
      <w:sz w:val="18"/>
      <w:szCs w:val="18"/>
      <w:lang w:val="en-US" w:eastAsia="zh-CN" w:bidi="ar-SA"/>
    </w:rPr>
  </w:style>
  <w:style w:type="character" w:customStyle="1" w:styleId="63">
    <w:name w:val="页眉 字符"/>
    <w:link w:val="27"/>
    <w:qFormat/>
    <w:uiPriority w:val="0"/>
    <w:rPr>
      <w:rFonts w:eastAsia="黑体"/>
      <w:b/>
      <w:kern w:val="2"/>
      <w:sz w:val="30"/>
      <w:lang w:val="en-US" w:eastAsia="zh-CN" w:bidi="ar-SA"/>
    </w:rPr>
  </w:style>
  <w:style w:type="character" w:customStyle="1" w:styleId="64">
    <w:name w:val="脚注文本 字符"/>
    <w:link w:val="30"/>
    <w:qFormat/>
    <w:uiPriority w:val="0"/>
    <w:rPr>
      <w:rFonts w:eastAsia="宋体"/>
      <w:kern w:val="2"/>
      <w:sz w:val="18"/>
      <w:szCs w:val="18"/>
      <w:lang w:val="en-US" w:eastAsia="zh-CN" w:bidi="ar-SA"/>
    </w:rPr>
  </w:style>
  <w:style w:type="character" w:customStyle="1" w:styleId="65">
    <w:name w:val="标题 字符"/>
    <w:link w:val="36"/>
    <w:qFormat/>
    <w:uiPriority w:val="0"/>
    <w:rPr>
      <w:rFonts w:ascii="Arial" w:hAnsi="Arial" w:eastAsia="宋体"/>
      <w:b/>
      <w:sz w:val="28"/>
      <w:lang w:val="de-DE" w:eastAsia="en-GB" w:bidi="ar-SA"/>
    </w:rPr>
  </w:style>
  <w:style w:type="character" w:customStyle="1" w:styleId="66">
    <w:name w:val="批注主题 字符"/>
    <w:link w:val="37"/>
    <w:qFormat/>
    <w:uiPriority w:val="0"/>
    <w:rPr>
      <w:rFonts w:eastAsia="宋体"/>
      <w:b/>
      <w:bCs/>
      <w:kern w:val="2"/>
      <w:sz w:val="21"/>
      <w:lang w:val="en-US" w:eastAsia="zh-CN" w:bidi="ar-SA"/>
    </w:rPr>
  </w:style>
  <w:style w:type="paragraph" w:customStyle="1" w:styleId="67">
    <w:name w:val="_Style 16"/>
    <w:basedOn w:val="14"/>
    <w:qFormat/>
    <w:uiPriority w:val="0"/>
    <w:pPr>
      <w:jc w:val="left"/>
    </w:pPr>
    <w:rPr>
      <w:rFonts w:ascii="Tahoma" w:hAnsi="Tahoma"/>
      <w:sz w:val="24"/>
      <w:szCs w:val="28"/>
    </w:rPr>
  </w:style>
  <w:style w:type="character" w:customStyle="1" w:styleId="68">
    <w:name w:val="style21"/>
    <w:qFormat/>
    <w:uiPriority w:val="0"/>
    <w:rPr>
      <w:color w:val="0000A0"/>
      <w:sz w:val="33"/>
      <w:szCs w:val="33"/>
    </w:rPr>
  </w:style>
  <w:style w:type="paragraph" w:customStyle="1" w:styleId="69">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customStyle="1" w:styleId="70">
    <w:name w:val="char"/>
    <w:basedOn w:val="1"/>
    <w:qFormat/>
    <w:uiPriority w:val="0"/>
    <w:pPr>
      <w:widowControl/>
      <w:spacing w:after="160"/>
      <w:jc w:val="left"/>
    </w:pPr>
    <w:rPr>
      <w:rFonts w:ascii="宋体" w:hAnsi="宋体" w:cs="”“Times New Roman”“"/>
      <w:kern w:val="0"/>
      <w:szCs w:val="21"/>
      <w:lang w:eastAsia="en-US"/>
    </w:rPr>
  </w:style>
  <w:style w:type="paragraph" w:customStyle="1" w:styleId="71">
    <w:name w:val="Normal (Web)1"/>
    <w:basedOn w:val="1"/>
    <w:qFormat/>
    <w:uiPriority w:val="0"/>
    <w:pPr>
      <w:widowControl/>
      <w:spacing w:line="440" w:lineRule="exact"/>
      <w:ind w:firstLine="480" w:firstLineChars="200"/>
      <w:jc w:val="left"/>
    </w:pPr>
    <w:rPr>
      <w:rFonts w:hint="eastAsia" w:eastAsia="仿宋_GB2312"/>
      <w:color w:val="000000"/>
      <w:sz w:val="24"/>
      <w:szCs w:val="20"/>
    </w:rPr>
  </w:style>
  <w:style w:type="paragraph" w:customStyle="1" w:styleId="72">
    <w:name w:val="Char Char Char Char"/>
    <w:basedOn w:val="1"/>
    <w:qFormat/>
    <w:uiPriority w:val="0"/>
    <w:rPr>
      <w:szCs w:val="20"/>
    </w:rPr>
  </w:style>
  <w:style w:type="paragraph" w:customStyle="1" w:styleId="73">
    <w:name w:val="Char"/>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74">
    <w:name w:val="TableColumnHeading"/>
    <w:basedOn w:val="69"/>
    <w:next w:val="69"/>
    <w:qFormat/>
    <w:uiPriority w:val="0"/>
    <w:rPr>
      <w:rFonts w:ascii="Arial" w:hAnsi="Arial" w:eastAsia="宋体" w:cs="Arial"/>
      <w:color w:val="auto"/>
    </w:rPr>
  </w:style>
  <w:style w:type="paragraph" w:customStyle="1" w:styleId="75">
    <w:name w:val="TableText"/>
    <w:basedOn w:val="5"/>
    <w:qFormat/>
    <w:uiPriority w:val="0"/>
    <w:pPr>
      <w:keepNext/>
      <w:spacing w:before="60" w:after="60"/>
      <w:jc w:val="left"/>
    </w:pPr>
    <w:rPr>
      <w:sz w:val="20"/>
    </w:rPr>
  </w:style>
  <w:style w:type="character" w:customStyle="1" w:styleId="76">
    <w:name w:val="Paragraph Char Char Char Char Char1"/>
    <w:link w:val="77"/>
    <w:qFormat/>
    <w:uiPriority w:val="0"/>
    <w:rPr>
      <w:rFonts w:ascii="Arial" w:hAnsi="Arial" w:eastAsia="宋体"/>
      <w:sz w:val="22"/>
      <w:lang w:val="en-GB" w:eastAsia="en-US" w:bidi="ar-SA"/>
    </w:rPr>
  </w:style>
  <w:style w:type="paragraph" w:customStyle="1" w:styleId="77">
    <w:name w:val="Paragraph Char Char Char Char"/>
    <w:basedOn w:val="1"/>
    <w:link w:val="76"/>
    <w:qFormat/>
    <w:uiPriority w:val="0"/>
    <w:pPr>
      <w:widowControl/>
      <w:spacing w:after="240"/>
    </w:pPr>
    <w:rPr>
      <w:rFonts w:ascii="Arial" w:hAnsi="Arial"/>
      <w:kern w:val="0"/>
      <w:sz w:val="22"/>
      <w:szCs w:val="20"/>
      <w:lang w:val="en-GB" w:eastAsia="en-US"/>
    </w:rPr>
  </w:style>
  <w:style w:type="character" w:customStyle="1" w:styleId="78">
    <w:name w:val="Bullets Char"/>
    <w:link w:val="79"/>
    <w:qFormat/>
    <w:uiPriority w:val="0"/>
    <w:rPr>
      <w:rFonts w:ascii="Arial" w:hAnsi="Arial" w:eastAsia="MS Mincho"/>
      <w:sz w:val="22"/>
      <w:lang w:val="en-GB" w:eastAsia="ja-JP" w:bidi="ar-SA"/>
    </w:rPr>
  </w:style>
  <w:style w:type="paragraph" w:customStyle="1" w:styleId="79">
    <w:name w:val="Bullets"/>
    <w:basedOn w:val="1"/>
    <w:link w:val="78"/>
    <w:qFormat/>
    <w:uiPriority w:val="0"/>
    <w:pPr>
      <w:widowControl/>
      <w:spacing w:after="120"/>
      <w:ind w:left="720" w:hanging="360"/>
    </w:pPr>
    <w:rPr>
      <w:rFonts w:ascii="Arial" w:hAnsi="Arial" w:eastAsia="MS Mincho"/>
      <w:kern w:val="0"/>
      <w:sz w:val="22"/>
      <w:szCs w:val="20"/>
      <w:lang w:val="en-GB" w:eastAsia="ja-JP"/>
    </w:rPr>
  </w:style>
  <w:style w:type="character" w:customStyle="1" w:styleId="80">
    <w:name w:val="long_text1"/>
    <w:qFormat/>
    <w:uiPriority w:val="0"/>
    <w:rPr>
      <w:sz w:val="20"/>
      <w:szCs w:val="20"/>
    </w:rPr>
  </w:style>
  <w:style w:type="character" w:customStyle="1" w:styleId="81">
    <w:name w:val="short_text1"/>
    <w:qFormat/>
    <w:uiPriority w:val="0"/>
    <w:rPr>
      <w:sz w:val="29"/>
      <w:szCs w:val="29"/>
    </w:rPr>
  </w:style>
  <w:style w:type="paragraph" w:customStyle="1" w:styleId="82">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83">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84">
    <w:name w:val="AnnexIndentedHeading 3"/>
    <w:basedOn w:val="85"/>
    <w:next w:val="6"/>
    <w:qFormat/>
    <w:uiPriority w:val="0"/>
  </w:style>
  <w:style w:type="paragraph" w:customStyle="1" w:styleId="85">
    <w:name w:val="Indented Heading 3"/>
    <w:basedOn w:val="4"/>
    <w:next w:val="5"/>
    <w:qFormat/>
    <w:uiPriority w:val="0"/>
    <w:pPr>
      <w:ind w:left="851" w:hanging="851"/>
    </w:pPr>
  </w:style>
  <w:style w:type="paragraph" w:customStyle="1" w:styleId="86">
    <w:name w:val="Confidentiality"/>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lang w:val="en-GB" w:eastAsia="en-US"/>
    </w:rPr>
  </w:style>
  <w:style w:type="paragraph" w:customStyle="1" w:styleId="87">
    <w:name w:val="TableTitle"/>
    <w:basedOn w:val="5"/>
    <w:qFormat/>
    <w:uiPriority w:val="0"/>
    <w:pPr>
      <w:keepNext/>
      <w:spacing w:before="120"/>
      <w:jc w:val="center"/>
    </w:pPr>
    <w:rPr>
      <w:b/>
    </w:rPr>
  </w:style>
  <w:style w:type="paragraph" w:customStyle="1" w:styleId="88">
    <w:name w:val="NTHeading 3"/>
    <w:basedOn w:val="4"/>
    <w:next w:val="5"/>
    <w:qFormat/>
    <w:uiPriority w:val="0"/>
  </w:style>
  <w:style w:type="paragraph" w:customStyle="1" w:styleId="89">
    <w:name w:val="BoxTitle"/>
    <w:basedOn w:val="5"/>
    <w:qFormat/>
    <w:uiPriority w:val="0"/>
    <w:pPr>
      <w:spacing w:before="120"/>
      <w:jc w:val="center"/>
    </w:pPr>
    <w:rPr>
      <w:b/>
      <w:bCs/>
      <w:sz w:val="20"/>
    </w:rPr>
  </w:style>
  <w:style w:type="paragraph" w:customStyle="1" w:styleId="90">
    <w:name w:val="AnnexHeading 2"/>
    <w:basedOn w:val="3"/>
    <w:next w:val="6"/>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91">
    <w:name w:val="CoverSubtitle"/>
    <w:basedOn w:val="1"/>
    <w:next w:val="92"/>
    <w:qFormat/>
    <w:uiPriority w:val="0"/>
    <w:pPr>
      <w:widowControl/>
      <w:spacing w:before="120" w:after="360"/>
      <w:jc w:val="left"/>
    </w:pPr>
    <w:rPr>
      <w:rFonts w:ascii="Arial Narrow" w:hAnsi="Arial Narrow"/>
      <w:kern w:val="0"/>
      <w:sz w:val="48"/>
      <w:szCs w:val="20"/>
      <w:lang w:val="en-GB" w:eastAsia="en-US"/>
    </w:rPr>
  </w:style>
  <w:style w:type="paragraph" w:customStyle="1" w:styleId="92">
    <w:name w:val="CoverTitle"/>
    <w:basedOn w:val="1"/>
    <w:next w:val="93"/>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93">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94">
    <w:name w:val="FooterPageNumber"/>
    <w:basedOn w:val="95"/>
    <w:qFormat/>
    <w:uiPriority w:val="0"/>
    <w:pPr>
      <w:jc w:val="right"/>
    </w:pPr>
    <w:rPr>
      <w:sz w:val="20"/>
    </w:rPr>
  </w:style>
  <w:style w:type="paragraph" w:customStyle="1" w:styleId="95">
    <w:name w:val="FootertextOdd"/>
    <w:basedOn w:val="1"/>
    <w:qFormat/>
    <w:uiPriority w:val="0"/>
    <w:pPr>
      <w:widowControl/>
      <w:jc w:val="left"/>
    </w:pPr>
    <w:rPr>
      <w:rFonts w:ascii="Arial" w:hAnsi="Arial"/>
      <w:kern w:val="0"/>
      <w:sz w:val="16"/>
      <w:szCs w:val="20"/>
      <w:lang w:val="en-GB" w:eastAsia="en-US"/>
    </w:rPr>
  </w:style>
  <w:style w:type="paragraph" w:customStyle="1" w:styleId="96">
    <w:name w:val="Footerempty"/>
    <w:basedOn w:val="26"/>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97">
    <w:name w:val="PubliSubtitle"/>
    <w:basedOn w:val="5"/>
    <w:next w:val="5"/>
    <w:qFormat/>
    <w:uiPriority w:val="0"/>
    <w:pPr>
      <w:keepNext/>
      <w:spacing w:after="600"/>
      <w:jc w:val="center"/>
    </w:pPr>
    <w:rPr>
      <w:b/>
      <w:sz w:val="26"/>
    </w:rPr>
  </w:style>
  <w:style w:type="paragraph" w:customStyle="1" w:styleId="98">
    <w:name w:val="AnnexHeading 4"/>
    <w:basedOn w:val="4"/>
    <w:qFormat/>
    <w:uiPriority w:val="0"/>
    <w:pPr>
      <w:spacing w:before="0"/>
      <w:outlineLvl w:val="3"/>
    </w:pPr>
    <w:rPr>
      <w:b w:val="0"/>
    </w:rPr>
  </w:style>
  <w:style w:type="paragraph" w:customStyle="1" w:styleId="99">
    <w:name w:val="AnnexHeading 3"/>
    <w:basedOn w:val="4"/>
    <w:next w:val="6"/>
    <w:qFormat/>
    <w:uiPriority w:val="0"/>
    <w:pPr>
      <w:tabs>
        <w:tab w:val="left" w:pos="360"/>
      </w:tabs>
      <w:ind w:left="360" w:hanging="360"/>
    </w:pPr>
  </w:style>
  <w:style w:type="paragraph" w:customStyle="1" w:styleId="100">
    <w:name w:val="Emptyfooter"/>
    <w:basedOn w:val="101"/>
    <w:qFormat/>
    <w:uiPriority w:val="0"/>
    <w:rPr>
      <w:sz w:val="2"/>
    </w:rPr>
  </w:style>
  <w:style w:type="paragraph" w:customStyle="1" w:styleId="101">
    <w:name w:val="empty"/>
    <w:basedOn w:val="1"/>
    <w:qFormat/>
    <w:uiPriority w:val="0"/>
    <w:pPr>
      <w:widowControl/>
      <w:jc w:val="left"/>
    </w:pPr>
    <w:rPr>
      <w:rFonts w:ascii="Arial" w:hAnsi="Arial"/>
      <w:color w:val="FFFFFF"/>
      <w:kern w:val="0"/>
      <w:sz w:val="22"/>
      <w:szCs w:val="20"/>
      <w:lang w:val="en-GB" w:eastAsia="en-US"/>
    </w:rPr>
  </w:style>
  <w:style w:type="paragraph" w:customStyle="1" w:styleId="102">
    <w:name w:val="Indented Heading 2"/>
    <w:basedOn w:val="3"/>
    <w:next w:val="5"/>
    <w:qFormat/>
    <w:uiPriority w:val="0"/>
    <w:pPr>
      <w:keepLines w:val="0"/>
      <w:widowControl/>
      <w:spacing w:before="360" w:after="120" w:line="240" w:lineRule="auto"/>
      <w:ind w:left="851" w:hanging="851"/>
      <w:jc w:val="left"/>
    </w:pPr>
    <w:rPr>
      <w:rFonts w:eastAsia="宋体"/>
      <w:bCs w:val="0"/>
      <w:sz w:val="22"/>
      <w:szCs w:val="20"/>
      <w:lang w:val="en-GB" w:eastAsia="en-US"/>
    </w:rPr>
  </w:style>
  <w:style w:type="paragraph" w:customStyle="1" w:styleId="103">
    <w:name w:val="BoxText"/>
    <w:basedOn w:val="5"/>
    <w:qFormat/>
    <w:uiPriority w:val="0"/>
    <w:rPr>
      <w:sz w:val="20"/>
    </w:rPr>
  </w:style>
  <w:style w:type="paragraph" w:customStyle="1" w:styleId="104">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05">
    <w:name w:val="ColumnHeading"/>
    <w:basedOn w:val="1"/>
    <w:qFormat/>
    <w:uiPriority w:val="0"/>
    <w:pPr>
      <w:widowControl/>
      <w:jc w:val="center"/>
    </w:pPr>
    <w:rPr>
      <w:rFonts w:ascii="Arial" w:hAnsi="Arial"/>
      <w:b/>
      <w:kern w:val="0"/>
      <w:sz w:val="20"/>
      <w:szCs w:val="20"/>
      <w:lang w:val="en-GB" w:eastAsia="en-US"/>
    </w:rPr>
  </w:style>
  <w:style w:type="paragraph" w:customStyle="1" w:styleId="106">
    <w:name w:val="TableRowHeading"/>
    <w:basedOn w:val="5"/>
    <w:qFormat/>
    <w:uiPriority w:val="0"/>
    <w:pPr>
      <w:spacing w:before="60" w:after="60"/>
      <w:jc w:val="left"/>
    </w:pPr>
    <w:rPr>
      <w:sz w:val="20"/>
    </w:rPr>
  </w:style>
  <w:style w:type="paragraph" w:customStyle="1" w:styleId="107">
    <w:name w:val="NTHeading 1"/>
    <w:basedOn w:val="2"/>
    <w:next w:val="5"/>
    <w:qFormat/>
    <w:uiPriority w:val="0"/>
    <w:pPr>
      <w:widowControl/>
      <w:spacing w:before="600" w:after="240"/>
      <w:jc w:val="left"/>
    </w:pPr>
    <w:rPr>
      <w:rFonts w:ascii="Arial" w:hAnsi="Arial" w:eastAsia="宋体"/>
      <w:kern w:val="0"/>
      <w:sz w:val="26"/>
      <w:lang w:val="en-GB" w:eastAsia="en-US"/>
    </w:rPr>
  </w:style>
  <w:style w:type="paragraph" w:customStyle="1" w:styleId="108">
    <w:name w:val="NTHeading 4"/>
    <w:basedOn w:val="6"/>
    <w:next w:val="5"/>
    <w:qFormat/>
    <w:uiPriority w:val="0"/>
  </w:style>
  <w:style w:type="paragraph" w:customStyle="1" w:styleId="109">
    <w:name w:val="ConfidentialityOdd"/>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sz w:val="20"/>
      <w:lang w:val="en-GB" w:eastAsia="en-US"/>
    </w:rPr>
  </w:style>
  <w:style w:type="paragraph" w:customStyle="1" w:styleId="110">
    <w:name w:val="ConfidentialityEven"/>
    <w:basedOn w:val="109"/>
    <w:next w:val="27"/>
    <w:qFormat/>
    <w:uiPriority w:val="0"/>
    <w:pPr>
      <w:jc w:val="left"/>
    </w:pPr>
  </w:style>
  <w:style w:type="paragraph" w:customStyle="1" w:styleId="111">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12">
    <w:name w:val="FootertextEven"/>
    <w:basedOn w:val="95"/>
    <w:qFormat/>
    <w:uiPriority w:val="0"/>
    <w:pPr>
      <w:jc w:val="right"/>
    </w:pPr>
  </w:style>
  <w:style w:type="paragraph" w:customStyle="1" w:styleId="113">
    <w:name w:val="Page Numbereven"/>
    <w:basedOn w:val="94"/>
    <w:qFormat/>
    <w:uiPriority w:val="0"/>
    <w:pPr>
      <w:jc w:val="left"/>
    </w:pPr>
  </w:style>
  <w:style w:type="paragraph" w:customStyle="1" w:styleId="114">
    <w:name w:val="Indented Heading 4"/>
    <w:basedOn w:val="6"/>
    <w:next w:val="5"/>
    <w:qFormat/>
    <w:uiPriority w:val="0"/>
    <w:pPr>
      <w:ind w:left="851" w:hanging="851"/>
    </w:pPr>
  </w:style>
  <w:style w:type="paragraph" w:customStyle="1" w:styleId="115">
    <w:name w:val="Author"/>
    <w:basedOn w:val="5"/>
    <w:qFormat/>
    <w:uiPriority w:val="0"/>
    <w:pPr>
      <w:spacing w:after="600"/>
      <w:jc w:val="center"/>
    </w:pPr>
  </w:style>
  <w:style w:type="paragraph" w:customStyle="1" w:styleId="116">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117">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118">
    <w:name w:val="Copyright"/>
    <w:basedOn w:val="5"/>
    <w:next w:val="5"/>
    <w:qFormat/>
    <w:uiPriority w:val="0"/>
    <w:pPr>
      <w:spacing w:after="120"/>
      <w:ind w:left="284" w:hanging="284"/>
      <w:jc w:val="left"/>
    </w:pPr>
    <w:rPr>
      <w:i/>
      <w:sz w:val="20"/>
    </w:rPr>
  </w:style>
  <w:style w:type="paragraph" w:customStyle="1" w:styleId="119">
    <w:name w:val="Footnote"/>
    <w:basedOn w:val="30"/>
    <w:qFormat/>
    <w:uiPriority w:val="0"/>
    <w:pPr>
      <w:widowControl/>
      <w:snapToGrid/>
      <w:spacing w:after="120"/>
      <w:ind w:left="284" w:hanging="284"/>
      <w:jc w:val="both"/>
    </w:pPr>
    <w:rPr>
      <w:rFonts w:ascii="Arial" w:hAnsi="Arial"/>
      <w:kern w:val="0"/>
      <w:szCs w:val="20"/>
      <w:lang w:val="en-GB" w:eastAsia="en-US"/>
    </w:rPr>
  </w:style>
  <w:style w:type="paragraph" w:customStyle="1" w:styleId="120">
    <w:name w:val="TableNote"/>
    <w:basedOn w:val="5"/>
    <w:qFormat/>
    <w:uiPriority w:val="0"/>
    <w:pPr>
      <w:spacing w:before="120"/>
    </w:pPr>
    <w:rPr>
      <w:sz w:val="18"/>
    </w:rPr>
  </w:style>
  <w:style w:type="paragraph" w:customStyle="1" w:styleId="121">
    <w:name w:val="TableNumber"/>
    <w:basedOn w:val="5"/>
    <w:qFormat/>
    <w:uiPriority w:val="0"/>
    <w:pPr>
      <w:keepNext/>
      <w:spacing w:before="120" w:after="0"/>
      <w:jc w:val="center"/>
    </w:pPr>
  </w:style>
  <w:style w:type="paragraph" w:customStyle="1" w:styleId="122">
    <w:name w:val="Indented Heading 1"/>
    <w:basedOn w:val="2"/>
    <w:next w:val="5"/>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123">
    <w:name w:val="TableOfContentsTitle"/>
    <w:basedOn w:val="5"/>
    <w:qFormat/>
    <w:uiPriority w:val="0"/>
    <w:pPr>
      <w:spacing w:after="600"/>
      <w:jc w:val="center"/>
    </w:pPr>
    <w:rPr>
      <w:b/>
      <w:sz w:val="26"/>
    </w:rPr>
  </w:style>
  <w:style w:type="paragraph" w:customStyle="1" w:styleId="124">
    <w:name w:val="NTHeading 2"/>
    <w:basedOn w:val="3"/>
    <w:next w:val="5"/>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25">
    <w:name w:val="BoxNumber"/>
    <w:basedOn w:val="5"/>
    <w:qFormat/>
    <w:uiPriority w:val="0"/>
    <w:pPr>
      <w:spacing w:before="120" w:after="0"/>
      <w:jc w:val="center"/>
    </w:pPr>
    <w:rPr>
      <w:sz w:val="20"/>
    </w:rPr>
  </w:style>
  <w:style w:type="paragraph" w:customStyle="1" w:styleId="126">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27">
    <w:name w:val="AnnexIndentedHeading 4"/>
    <w:basedOn w:val="114"/>
    <w:next w:val="6"/>
    <w:qFormat/>
    <w:uiPriority w:val="0"/>
  </w:style>
  <w:style w:type="paragraph" w:customStyle="1" w:styleId="128">
    <w:name w:val="AnnexIndentedHeading 2"/>
    <w:basedOn w:val="102"/>
    <w:next w:val="6"/>
    <w:qFormat/>
    <w:uiPriority w:val="0"/>
  </w:style>
  <w:style w:type="paragraph" w:styleId="129">
    <w:name w:val="List Paragraph"/>
    <w:basedOn w:val="1"/>
    <w:qFormat/>
    <w:uiPriority w:val="0"/>
    <w:pPr>
      <w:ind w:firstLine="420" w:firstLineChars="200"/>
    </w:pPr>
    <w:rPr>
      <w:rFonts w:ascii="Calibri" w:hAnsi="Calibri"/>
      <w:szCs w:val="22"/>
    </w:rPr>
  </w:style>
  <w:style w:type="paragraph" w:customStyle="1" w:styleId="130">
    <w:name w:val="IndentedParagraph"/>
    <w:basedOn w:val="5"/>
    <w:qFormat/>
    <w:uiPriority w:val="0"/>
    <w:pPr>
      <w:ind w:left="851" w:hanging="851"/>
    </w:pPr>
  </w:style>
  <w:style w:type="paragraph" w:customStyle="1" w:styleId="131">
    <w:name w:val="Footertext"/>
    <w:basedOn w:val="1"/>
    <w:qFormat/>
    <w:uiPriority w:val="0"/>
    <w:pPr>
      <w:widowControl/>
      <w:jc w:val="left"/>
    </w:pPr>
    <w:rPr>
      <w:rFonts w:ascii="Arial" w:hAnsi="Arial"/>
      <w:kern w:val="0"/>
      <w:sz w:val="16"/>
      <w:szCs w:val="20"/>
      <w:lang w:val="en-GB" w:eastAsia="en-US"/>
    </w:rPr>
  </w:style>
  <w:style w:type="paragraph" w:customStyle="1" w:styleId="132">
    <w:name w:val="PubliTitle"/>
    <w:basedOn w:val="5"/>
    <w:next w:val="5"/>
    <w:qFormat/>
    <w:uiPriority w:val="0"/>
    <w:pPr>
      <w:keepNext/>
      <w:spacing w:after="600"/>
      <w:jc w:val="center"/>
    </w:pPr>
    <w:rPr>
      <w:b/>
      <w:sz w:val="30"/>
    </w:rPr>
  </w:style>
  <w:style w:type="paragraph" w:customStyle="1" w:styleId="133">
    <w:name w:val="NTIndented Heading 1"/>
    <w:basedOn w:val="122"/>
    <w:next w:val="5"/>
    <w:qFormat/>
    <w:uiPriority w:val="0"/>
  </w:style>
  <w:style w:type="paragraph" w:customStyle="1" w:styleId="134">
    <w:name w:val="NTIndented Heading 2"/>
    <w:basedOn w:val="102"/>
    <w:next w:val="5"/>
    <w:qFormat/>
    <w:uiPriority w:val="0"/>
  </w:style>
  <w:style w:type="paragraph" w:customStyle="1" w:styleId="135">
    <w:name w:val="NTIndented Heading 3"/>
    <w:basedOn w:val="85"/>
    <w:next w:val="5"/>
    <w:qFormat/>
    <w:uiPriority w:val="0"/>
  </w:style>
  <w:style w:type="paragraph" w:customStyle="1" w:styleId="136">
    <w:name w:val="NTIndented Heading 4"/>
    <w:basedOn w:val="114"/>
    <w:next w:val="5"/>
    <w:qFormat/>
    <w:uiPriority w:val="0"/>
  </w:style>
  <w:style w:type="paragraph" w:customStyle="1" w:styleId="137">
    <w:name w:val="TableSubtitle"/>
    <w:basedOn w:val="5"/>
    <w:qFormat/>
    <w:uiPriority w:val="0"/>
    <w:pPr>
      <w:jc w:val="center"/>
    </w:pPr>
    <w:rPr>
      <w:sz w:val="20"/>
    </w:rPr>
  </w:style>
  <w:style w:type="paragraph" w:customStyle="1" w:styleId="138">
    <w:name w:val="列出段落1"/>
    <w:basedOn w:val="1"/>
    <w:qFormat/>
    <w:uiPriority w:val="0"/>
    <w:pPr>
      <w:widowControl/>
      <w:spacing w:after="200" w:line="276" w:lineRule="auto"/>
      <w:ind w:left="720"/>
      <w:jc w:val="left"/>
    </w:pPr>
    <w:rPr>
      <w:rFonts w:ascii="Calibri" w:hAnsi="Calibri" w:eastAsia="Calibri" w:cs="Calibri"/>
      <w:kern w:val="0"/>
      <w:sz w:val="22"/>
      <w:szCs w:val="22"/>
      <w:lang w:val="en-CA" w:eastAsia="en-US"/>
    </w:rPr>
  </w:style>
  <w:style w:type="paragraph" w:customStyle="1" w:styleId="139">
    <w:name w:val="Logo"/>
    <w:basedOn w:val="1"/>
    <w:qFormat/>
    <w:uiPriority w:val="0"/>
    <w:pPr>
      <w:widowControl/>
      <w:jc w:val="left"/>
    </w:pPr>
    <w:rPr>
      <w:rFonts w:ascii="Arial" w:hAnsi="Arial"/>
      <w:kern w:val="0"/>
      <w:sz w:val="22"/>
      <w:szCs w:val="20"/>
      <w:lang w:val="en-GB" w:eastAsia="en-US"/>
    </w:rPr>
  </w:style>
  <w:style w:type="paragraph" w:customStyle="1" w:styleId="140">
    <w:name w:val="Char1"/>
    <w:basedOn w:val="1"/>
    <w:qFormat/>
    <w:uiPriority w:val="0"/>
    <w:pPr>
      <w:widowControl/>
      <w:spacing w:after="160" w:line="240" w:lineRule="exact"/>
      <w:jc w:val="left"/>
    </w:pPr>
  </w:style>
  <w:style w:type="character" w:customStyle="1" w:styleId="141">
    <w:name w:val="Section Char"/>
    <w:qFormat/>
    <w:uiPriority w:val="0"/>
    <w:rPr>
      <w:rFonts w:ascii="Arial" w:hAnsi="Arial" w:eastAsia="宋体"/>
      <w:b/>
      <w:sz w:val="22"/>
      <w:lang w:val="en-GB" w:eastAsia="en-US" w:bidi="ar-SA"/>
    </w:rPr>
  </w:style>
  <w:style w:type="character" w:customStyle="1" w:styleId="142">
    <w:name w:val="Fußnote Char Char"/>
    <w:qFormat/>
    <w:uiPriority w:val="0"/>
    <w:rPr>
      <w:rFonts w:ascii="Arial" w:hAnsi="Arial" w:eastAsia="宋体"/>
      <w:sz w:val="18"/>
      <w:lang w:val="en-GB" w:eastAsia="en-US" w:bidi="ar-SA"/>
    </w:rPr>
  </w:style>
  <w:style w:type="paragraph" w:customStyle="1" w:styleId="143">
    <w:name w:val="_Style 142"/>
    <w:semiHidden/>
    <w:qFormat/>
    <w:uiPriority w:val="99"/>
    <w:rPr>
      <w:rFonts w:ascii="Times New Roman" w:hAnsi="Times New Roman" w:eastAsia="宋体" w:cs="Times New Roman"/>
      <w:kern w:val="2"/>
      <w:sz w:val="21"/>
      <w:szCs w:val="24"/>
      <w:lang w:val="en-US" w:eastAsia="zh-CN" w:bidi="ar-SA"/>
    </w:rPr>
  </w:style>
  <w:style w:type="paragraph" w:customStyle="1" w:styleId="144">
    <w:name w:val="_Style 10"/>
    <w:basedOn w:val="14"/>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2375</Words>
  <Characters>13541</Characters>
  <Lines>112</Lines>
  <Paragraphs>31</Paragraphs>
  <TotalTime>0</TotalTime>
  <ScaleCrop>false</ScaleCrop>
  <LinksUpToDate>false</LinksUpToDate>
  <CharactersWithSpaces>15885</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2022-07-06T03:40:00Z</dcterms:created>
  <dc:creator>CBRC</dc:creator>
  <cp:lastModifiedBy>陈静</cp:lastModifiedBy>
  <cp:lastPrinted>2014-10-26T07:27:00Z</cp:lastPrinted>
  <dcterms:modified xsi:type="dcterms:W3CDTF">2024-12-12T17:26:23Z</dcterms:modified>
  <dc:title>G4B-1《表内信用风险加权资产计算表(权重法)》填报说明</dc:title>
  <cp:revision>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648A11FF4342404F9FD069A556F128D5</vt:lpwstr>
  </property>
</Properties>
</file>