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color w:val="0D0D0D" w:themeColor="text1" w:themeTint="F2"/>
          <w14:textFill>
            <w14:solidFill>
              <w14:schemeClr w14:val="tx1">
                <w14:lumMod w14:val="95000"/>
                <w14:lumOff w14:val="5000"/>
              </w14:schemeClr>
            </w14:solidFill>
          </w14:textFill>
        </w:rPr>
      </w:pPr>
      <w:bookmarkStart w:id="0" w:name="_Toc352575131"/>
      <w:bookmarkStart w:id="1" w:name="_Toc379555453"/>
      <w:bookmarkStart w:id="2" w:name="_Toc349141682"/>
      <w:r>
        <w:rPr>
          <w:color w:val="0D0D0D" w:themeColor="text1" w:themeTint="F2"/>
          <w14:textFill>
            <w14:solidFill>
              <w14:schemeClr w14:val="tx1">
                <w14:lumMod w14:val="95000"/>
                <w14:lumOff w14:val="5000"/>
              </w14:schemeClr>
            </w14:solidFill>
          </w14:textFill>
        </w:rPr>
        <w:t>G4C-2(a)</w:t>
      </w:r>
      <w:r>
        <w:rPr>
          <w:rFonts w:hint="eastAsia"/>
          <w:color w:val="0D0D0D" w:themeColor="text1" w:themeTint="F2"/>
          <w14:textFill>
            <w14:solidFill>
              <w14:schemeClr w14:val="tx1">
                <w14:lumMod w14:val="95000"/>
                <w14:lumOff w14:val="5000"/>
              </w14:schemeClr>
            </w14:solidFill>
          </w14:textFill>
        </w:rPr>
        <w:t xml:space="preserve"> 《市场风险标准法资本要求情况表》</w:t>
      </w:r>
      <w:r>
        <w:rPr>
          <w:rFonts w:hint="eastAsia"/>
          <w:color w:val="0D0D0D" w:themeColor="text1" w:themeTint="F2"/>
          <w:lang w:eastAsia="zh-CN"/>
          <w14:textFill>
            <w14:solidFill>
              <w14:schemeClr w14:val="tx1">
                <w14:lumMod w14:val="95000"/>
                <w14:lumOff w14:val="5000"/>
              </w14:schemeClr>
            </w14:solidFill>
          </w14:textFill>
        </w:rPr>
        <w:t>（新规）</w:t>
      </w:r>
      <w:r>
        <w:rPr>
          <w:rFonts w:hint="eastAsia"/>
          <w:color w:val="0D0D0D" w:themeColor="text1" w:themeTint="F2"/>
          <w14:textFill>
            <w14:solidFill>
              <w14:schemeClr w14:val="tx1">
                <w14:lumMod w14:val="95000"/>
                <w14:lumOff w14:val="5000"/>
              </w14:schemeClr>
            </w14:solidFill>
          </w14:textFill>
        </w:rPr>
        <w:t>填报说明</w:t>
      </w:r>
      <w:bookmarkEnd w:id="0"/>
      <w:bookmarkEnd w:id="1"/>
      <w:bookmarkEnd w:id="2"/>
    </w:p>
    <w:p>
      <w:pPr>
        <w:rPr>
          <w:color w:val="0D0D0D" w:themeColor="text1" w:themeTint="F2"/>
          <w14:textFill>
            <w14:solidFill>
              <w14:schemeClr w14:val="tx1">
                <w14:lumMod w14:val="95000"/>
                <w14:lumOff w14:val="5000"/>
              </w14:schemeClr>
            </w14:solidFill>
          </w14:textFill>
        </w:rPr>
      </w:pPr>
    </w:p>
    <w:p>
      <w:pPr>
        <w:spacing w:line="440" w:lineRule="exact"/>
        <w:rPr>
          <w:b/>
          <w:color w:val="0D0D0D" w:themeColor="text1" w:themeTint="F2"/>
          <w:szCs w:val="21"/>
          <w14:textFill>
            <w14:solidFill>
              <w14:schemeClr w14:val="tx1">
                <w14:lumMod w14:val="95000"/>
                <w14:lumOff w14:val="5000"/>
              </w14:schemeClr>
            </w14:solidFill>
          </w14:textFill>
        </w:rPr>
      </w:pPr>
      <w:r>
        <w:rPr>
          <w:rFonts w:hint="eastAsia"/>
          <w:b/>
          <w:color w:val="0D0D0D" w:themeColor="text1" w:themeTint="F2"/>
          <w:szCs w:val="21"/>
          <w14:textFill>
            <w14:solidFill>
              <w14:schemeClr w14:val="tx1">
                <w14:lumMod w14:val="95000"/>
                <w14:lumOff w14:val="5000"/>
              </w14:schemeClr>
            </w14:solidFill>
          </w14:textFill>
        </w:rPr>
        <w:t>第一部分：引言</w:t>
      </w:r>
    </w:p>
    <w:p>
      <w:pPr>
        <w:spacing w:line="440" w:lineRule="exact"/>
        <w:ind w:firstLine="539" w:firstLineChars="257"/>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本表依据《商业银行资本管理办法》（以下简称《办法》）制定。本表反映填报机构标准法下的市场风险资本要求情况。</w:t>
      </w:r>
    </w:p>
    <w:p>
      <w:pPr>
        <w:spacing w:line="440" w:lineRule="exact"/>
        <w:rPr>
          <w:b/>
          <w:color w:val="0D0D0D" w:themeColor="text1" w:themeTint="F2"/>
          <w:szCs w:val="21"/>
          <w14:textFill>
            <w14:solidFill>
              <w14:schemeClr w14:val="tx1">
                <w14:lumMod w14:val="95000"/>
                <w14:lumOff w14:val="5000"/>
              </w14:schemeClr>
            </w14:solidFill>
          </w14:textFill>
        </w:rPr>
      </w:pPr>
      <w:r>
        <w:rPr>
          <w:rFonts w:hint="eastAsia"/>
          <w:b/>
          <w:color w:val="0D0D0D" w:themeColor="text1" w:themeTint="F2"/>
          <w:szCs w:val="21"/>
          <w14:textFill>
            <w14:solidFill>
              <w14:schemeClr w14:val="tx1">
                <w14:lumMod w14:val="95000"/>
                <w14:lumOff w14:val="5000"/>
              </w14:schemeClr>
            </w14:solidFill>
          </w14:textFill>
        </w:rPr>
        <w:t>第二部分：一般说明</w:t>
      </w:r>
    </w:p>
    <w:p>
      <w:pPr>
        <w:spacing w:line="440" w:lineRule="exact"/>
        <w:ind w:firstLine="420" w:firstLineChars="200"/>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1. 报表名称：市场风险标准法资本要求情况表。</w:t>
      </w:r>
    </w:p>
    <w:p>
      <w:pPr>
        <w:spacing w:line="440" w:lineRule="exact"/>
        <w:ind w:firstLine="420" w:firstLineChars="200"/>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2. 报表编码：</w:t>
      </w:r>
      <w:ins w:id="0" w:author="陈静" w:date="2024-12-12T15:10:50Z">
        <w:bookmarkStart w:id="23" w:name="_GoBack"/>
        <w:r>
          <w:rPr>
            <w:rFonts w:hint="eastAsia"/>
            <w:color w:val="0D0D0D" w:themeColor="text1" w:themeTint="F2"/>
            <w:szCs w:val="21"/>
            <w:lang w:eastAsia="zh-CN"/>
            <w14:textFill>
              <w14:solidFill>
                <w14:schemeClr w14:val="tx1">
                  <w14:lumMod w14:val="95000"/>
                  <w14:lumOff w14:val="5000"/>
                </w14:schemeClr>
              </w14:solidFill>
            </w14:textFill>
          </w:rPr>
          <w:t>金</w:t>
        </w:r>
        <w:bookmarkEnd w:id="23"/>
      </w:ins>
      <w:del w:id="1" w:author="陈静" w:date="2024-12-12T15:10:50Z">
        <w:r>
          <w:rPr>
            <w:color w:val="0D0D0D" w:themeColor="text1" w:themeTint="F2"/>
            <w:szCs w:val="21"/>
            <w14:textFill>
              <w14:solidFill>
                <w14:schemeClr w14:val="tx1">
                  <w14:lumMod w14:val="95000"/>
                  <w14:lumOff w14:val="5000"/>
                </w14:schemeClr>
              </w14:solidFill>
            </w14:textFill>
          </w:rPr>
          <w:delText>银</w:delText>
        </w:r>
      </w:del>
      <w:r>
        <w:rPr>
          <w:color w:val="0D0D0D" w:themeColor="text1" w:themeTint="F2"/>
          <w:szCs w:val="21"/>
          <w14:textFill>
            <w14:solidFill>
              <w14:schemeClr w14:val="tx1">
                <w14:lumMod w14:val="95000"/>
                <w14:lumOff w14:val="5000"/>
              </w14:schemeClr>
            </w14:solidFill>
          </w14:textFill>
        </w:rPr>
        <w:t>监统</w:t>
      </w:r>
      <w:r>
        <w:rPr>
          <w:rFonts w:hint="eastAsia"/>
          <w:color w:val="0D0D0D" w:themeColor="text1" w:themeTint="F2"/>
          <w:szCs w:val="21"/>
          <w14:textFill>
            <w14:solidFill>
              <w14:schemeClr w14:val="tx1">
                <w14:lumMod w14:val="95000"/>
                <w14:lumOff w14:val="5000"/>
              </w14:schemeClr>
            </w14:solidFill>
          </w14:textFill>
        </w:rPr>
        <w:t>0052</w:t>
      </w:r>
      <w:r>
        <w:rPr>
          <w:color w:val="0D0D0D" w:themeColor="text1" w:themeTint="F2"/>
          <w:szCs w:val="21"/>
          <w14:textFill>
            <w14:solidFill>
              <w14:schemeClr w14:val="tx1">
                <w14:lumMod w14:val="95000"/>
                <w14:lumOff w14:val="5000"/>
              </w14:schemeClr>
            </w14:solidFill>
          </w14:textFill>
        </w:rPr>
        <w:t>号</w:t>
      </w:r>
      <w:r>
        <w:rPr>
          <w:rFonts w:hint="eastAsia"/>
          <w:color w:val="0D0D0D" w:themeColor="text1" w:themeTint="F2"/>
          <w:szCs w:val="21"/>
          <w14:textFill>
            <w14:solidFill>
              <w14:schemeClr w14:val="tx1">
                <w14:lumMod w14:val="95000"/>
                <w14:lumOff w14:val="5000"/>
              </w14:schemeClr>
            </w14:solidFill>
          </w14:textFill>
        </w:rPr>
        <w:t>。</w:t>
      </w:r>
    </w:p>
    <w:p>
      <w:pPr>
        <w:spacing w:line="44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3. 填报机构：</w:t>
      </w:r>
      <w:r>
        <w:rPr>
          <w:rFonts w:hint="eastAsia" w:ascii="宋体" w:hAnsi="宋体"/>
          <w:szCs w:val="21"/>
        </w:rPr>
        <w:t>开发性金融机构和政策性银</w:t>
      </w:r>
      <w:r>
        <w:rPr>
          <w:rFonts w:ascii="宋体" w:hAnsi="宋体"/>
          <w:szCs w:val="21"/>
        </w:rPr>
        <w:t>行</w:t>
      </w:r>
      <w:r>
        <w:rPr>
          <w:rFonts w:hint="eastAsia"/>
          <w:color w:val="0D0D0D" w:themeColor="text1" w:themeTint="F2"/>
          <w:szCs w:val="21"/>
          <w14:textFill>
            <w14:solidFill>
              <w14:schemeClr w14:val="tx1">
                <w14:lumMod w14:val="95000"/>
                <w14:lumOff w14:val="5000"/>
              </w14:schemeClr>
            </w14:solidFill>
          </w14:textFill>
        </w:rPr>
        <w:t>、大型商业银行（含邮储银行）</w:t>
      </w:r>
      <w:r>
        <w:rPr>
          <w:rFonts w:hint="eastAsia" w:ascii="宋体" w:hAnsi="宋体"/>
          <w:color w:val="0D0D0D" w:themeColor="text1" w:themeTint="F2"/>
          <w:szCs w:val="21"/>
          <w14:textFill>
            <w14:solidFill>
              <w14:schemeClr w14:val="tx1">
                <w14:lumMod w14:val="95000"/>
                <w14:lumOff w14:val="5000"/>
              </w14:schemeClr>
            </w14:solidFill>
          </w14:textFill>
        </w:rPr>
        <w:t>、股份制商业银行、城市商业银行、民营银行、农村商业银行、农村合作银行、外资法人银行、外国银行分行（仅报送人民币账户）。</w:t>
      </w:r>
    </w:p>
    <w:p>
      <w:pPr>
        <w:spacing w:line="440" w:lineRule="exact"/>
        <w:ind w:firstLine="420" w:firstLineChars="200"/>
        <w:rPr>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农村信用合作社、村镇银行、农村资金互助社、贷款公司、财务公司、金融租赁公司、汽车金融公司和消费金融公司将该表作为计算资本充足率的工作底稿，无需正式报送。</w:t>
      </w:r>
    </w:p>
    <w:p>
      <w:pPr>
        <w:spacing w:line="440" w:lineRule="exact"/>
        <w:ind w:firstLine="420" w:firstLineChars="200"/>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4. 报送口径、频度及时间：</w:t>
      </w:r>
      <w:r>
        <w:rPr>
          <w:rFonts w:hint="eastAsia" w:ascii="宋体" w:hAnsi="宋体"/>
          <w:color w:val="0D0D0D" w:themeColor="text1" w:themeTint="F2"/>
          <w:szCs w:val="21"/>
          <w14:textFill>
            <w14:solidFill>
              <w14:schemeClr w14:val="tx1">
                <w14:lumMod w14:val="95000"/>
                <w14:lumOff w14:val="5000"/>
              </w14:schemeClr>
            </w14:solidFill>
          </w14:textFill>
        </w:rPr>
        <w:t>法人汇总数据（月</w:t>
      </w:r>
      <w:r>
        <w:rPr>
          <w:rFonts w:ascii="宋体" w:hAnsi="宋体"/>
          <w:color w:val="0D0D0D" w:themeColor="text1" w:themeTint="F2"/>
          <w:szCs w:val="21"/>
          <w14:textFill>
            <w14:solidFill>
              <w14:schemeClr w14:val="tx1">
                <w14:lumMod w14:val="95000"/>
                <w14:lumOff w14:val="5000"/>
              </w14:schemeClr>
            </w14:solidFill>
          </w14:textFill>
        </w:rPr>
        <w:t>报</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为</w:t>
      </w:r>
      <w:r>
        <w:rPr>
          <w:rFonts w:hint="eastAsia" w:ascii="宋体" w:hAnsi="宋体"/>
          <w:color w:val="0D0D0D" w:themeColor="text1" w:themeTint="F2"/>
          <w:szCs w:val="21"/>
          <w14:textFill>
            <w14:solidFill>
              <w14:schemeClr w14:val="tx1">
                <w14:lumMod w14:val="95000"/>
                <w14:lumOff w14:val="5000"/>
              </w14:schemeClr>
            </w14:solidFill>
          </w14:textFill>
        </w:rPr>
        <w:t>月</w:t>
      </w:r>
      <w:r>
        <w:rPr>
          <w:rFonts w:ascii="宋体" w:hAnsi="宋体"/>
          <w:color w:val="0D0D0D" w:themeColor="text1" w:themeTint="F2"/>
          <w:szCs w:val="21"/>
          <w14:textFill>
            <w14:solidFill>
              <w14:schemeClr w14:val="tx1">
                <w14:lumMod w14:val="95000"/>
                <w14:lumOff w14:val="5000"/>
              </w14:schemeClr>
            </w14:solidFill>
          </w14:textFill>
        </w:rPr>
        <w:t>后</w:t>
      </w:r>
      <w:r>
        <w:rPr>
          <w:rFonts w:hint="eastAsia" w:ascii="宋体" w:hAnsi="宋体"/>
          <w:color w:val="0D0D0D" w:themeColor="text1" w:themeTint="F2"/>
          <w:szCs w:val="21"/>
          <w:lang w:val="en-US" w:eastAsia="zh-CN"/>
          <w14:textFill>
            <w14:solidFill>
              <w14:schemeClr w14:val="tx1">
                <w14:lumMod w14:val="95000"/>
                <w14:lumOff w14:val="5000"/>
              </w14:schemeClr>
            </w14:solidFill>
          </w14:textFill>
        </w:rPr>
        <w:t>13</w:t>
      </w:r>
      <w:r>
        <w:rPr>
          <w:rFonts w:ascii="宋体" w:hAnsi="宋体"/>
          <w:color w:val="0D0D0D" w:themeColor="text1" w:themeTint="F2"/>
          <w:szCs w:val="21"/>
          <w14:textFill>
            <w14:solidFill>
              <w14:schemeClr w14:val="tx1">
                <w14:lumMod w14:val="95000"/>
                <w14:lumOff w14:val="5000"/>
              </w14:schemeClr>
            </w14:solidFill>
          </w14:textFill>
        </w:rPr>
        <w:t>日</w:t>
      </w:r>
      <w:r>
        <w:rPr>
          <w:rFonts w:hint="eastAsia" w:ascii="宋体" w:hAnsi="宋体"/>
          <w:color w:val="0D0D0D" w:themeColor="text1" w:themeTint="F2"/>
          <w:szCs w:val="21"/>
          <w14:textFill>
            <w14:solidFill>
              <w14:schemeClr w14:val="tx1">
                <w14:lumMod w14:val="95000"/>
                <w14:lumOff w14:val="5000"/>
              </w14:schemeClr>
            </w14:solidFill>
          </w14:textFill>
        </w:rPr>
        <w:t>内，合并报表数据（季</w:t>
      </w:r>
      <w:r>
        <w:rPr>
          <w:rFonts w:ascii="宋体" w:hAnsi="宋体"/>
          <w:color w:val="0D0D0D" w:themeColor="text1" w:themeTint="F2"/>
          <w:szCs w:val="21"/>
          <w14:textFill>
            <w14:solidFill>
              <w14:schemeClr w14:val="tx1">
                <w14:lumMod w14:val="95000"/>
                <w14:lumOff w14:val="5000"/>
              </w14:schemeClr>
            </w14:solidFill>
          </w14:textFill>
        </w:rPr>
        <w:t>报</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为</w:t>
      </w:r>
      <w:r>
        <w:rPr>
          <w:rFonts w:hint="eastAsia" w:ascii="宋体" w:hAnsi="宋体"/>
          <w:color w:val="0D0D0D" w:themeColor="text1" w:themeTint="F2"/>
          <w:szCs w:val="21"/>
          <w14:textFill>
            <w14:solidFill>
              <w14:schemeClr w14:val="tx1">
                <w14:lumMod w14:val="95000"/>
                <w14:lumOff w14:val="5000"/>
              </w14:schemeClr>
            </w14:solidFill>
          </w14:textFill>
        </w:rPr>
        <w:t>季</w:t>
      </w:r>
      <w:r>
        <w:rPr>
          <w:rFonts w:ascii="宋体" w:hAnsi="宋体"/>
          <w:color w:val="0D0D0D" w:themeColor="text1" w:themeTint="F2"/>
          <w:szCs w:val="21"/>
          <w14:textFill>
            <w14:solidFill>
              <w14:schemeClr w14:val="tx1">
                <w14:lumMod w14:val="95000"/>
                <w14:lumOff w14:val="5000"/>
              </w14:schemeClr>
            </w14:solidFill>
          </w14:textFill>
        </w:rPr>
        <w:t>后</w:t>
      </w:r>
      <w:r>
        <w:rPr>
          <w:rFonts w:hint="eastAsia" w:ascii="宋体" w:hAnsi="宋体"/>
          <w:color w:val="0D0D0D" w:themeColor="text1" w:themeTint="F2"/>
          <w:szCs w:val="21"/>
          <w14:textFill>
            <w14:solidFill>
              <w14:schemeClr w14:val="tx1">
                <w14:lumMod w14:val="95000"/>
                <w14:lumOff w14:val="5000"/>
              </w14:schemeClr>
            </w14:solidFill>
          </w14:textFill>
        </w:rPr>
        <w:t>40</w:t>
      </w:r>
      <w:r>
        <w:rPr>
          <w:rFonts w:ascii="宋体" w:hAnsi="宋体"/>
          <w:color w:val="0D0D0D" w:themeColor="text1" w:themeTint="F2"/>
          <w:szCs w:val="21"/>
          <w14:textFill>
            <w14:solidFill>
              <w14:schemeClr w14:val="tx1">
                <w14:lumMod w14:val="95000"/>
                <w14:lumOff w14:val="5000"/>
              </w14:schemeClr>
            </w14:solidFill>
          </w14:textFill>
        </w:rPr>
        <w:t>日</w:t>
      </w:r>
      <w:r>
        <w:rPr>
          <w:rFonts w:hint="eastAsia" w:ascii="宋体" w:hAnsi="宋体"/>
          <w:color w:val="0D0D0D" w:themeColor="text1" w:themeTint="F2"/>
          <w:szCs w:val="21"/>
          <w14:textFill>
            <w14:solidFill>
              <w14:schemeClr w14:val="tx1">
                <w14:lumMod w14:val="95000"/>
                <w14:lumOff w14:val="5000"/>
              </w14:schemeClr>
            </w14:solidFill>
          </w14:textFill>
        </w:rPr>
        <w:t>内</w:t>
      </w:r>
      <w:r>
        <w:rPr>
          <w:rFonts w:ascii="宋体" w:hAnsi="宋体"/>
          <w:color w:val="0D0D0D" w:themeColor="text1" w:themeTint="F2"/>
          <w:szCs w:val="21"/>
          <w14:textFill>
            <w14:solidFill>
              <w14:schemeClr w14:val="tx1">
                <w14:lumMod w14:val="95000"/>
                <w14:lumOff w14:val="5000"/>
              </w14:schemeClr>
            </w14:solidFill>
          </w14:textFill>
        </w:rPr>
        <w:t>。</w:t>
      </w:r>
    </w:p>
    <w:p>
      <w:pPr>
        <w:spacing w:line="44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5. 报送方式：</w:t>
      </w:r>
      <w:r>
        <w:rPr>
          <w:rFonts w:hint="eastAsia" w:ascii="宋体" w:hAnsi="宋体"/>
          <w:color w:val="0D0D0D" w:themeColor="text1" w:themeTint="F2"/>
          <w:szCs w:val="21"/>
          <w14:textFill>
            <w14:solidFill>
              <w14:schemeClr w14:val="tx1">
                <w14:lumMod w14:val="95000"/>
                <w14:lumOff w14:val="5000"/>
              </w14:schemeClr>
            </w14:solidFill>
          </w14:textFill>
        </w:rPr>
        <w:t>以工作底稿形式汇总反映在相关报表中</w:t>
      </w:r>
      <w:r>
        <w:rPr>
          <w:rFonts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br w:type="textWrapping"/>
      </w:r>
      <w:r>
        <w:rPr>
          <w:rFonts w:hint="eastAsia"/>
          <w:color w:val="0D0D0D" w:themeColor="text1" w:themeTint="F2"/>
          <w:szCs w:val="21"/>
          <w14:textFill>
            <w14:solidFill>
              <w14:schemeClr w14:val="tx1">
                <w14:lumMod w14:val="95000"/>
                <w14:lumOff w14:val="5000"/>
              </w14:schemeClr>
            </w14:solidFill>
          </w14:textFill>
        </w:rPr>
        <w:t>6. 数据单位：</w:t>
      </w:r>
      <w:r>
        <w:rPr>
          <w:rFonts w:ascii="宋体" w:hAnsi="宋体"/>
          <w:color w:val="0D0D0D" w:themeColor="text1" w:themeTint="F2"/>
          <w:szCs w:val="21"/>
          <w14:textFill>
            <w14:solidFill>
              <w14:schemeClr w14:val="tx1">
                <w14:lumMod w14:val="95000"/>
                <w14:lumOff w14:val="5000"/>
              </w14:schemeClr>
            </w14:solidFill>
          </w14:textFill>
        </w:rPr>
        <w:t>万元。</w:t>
      </w:r>
    </w:p>
    <w:p>
      <w:pPr>
        <w:spacing w:line="440" w:lineRule="exact"/>
        <w:ind w:firstLine="420" w:firstLineChars="200"/>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7. 四舍五入要求：</w:t>
      </w:r>
      <w:r>
        <w:rPr>
          <w:rFonts w:ascii="宋体" w:hAnsi="宋体"/>
          <w:color w:val="0D0D0D" w:themeColor="text1" w:themeTint="F2"/>
          <w:szCs w:val="21"/>
          <w14:textFill>
            <w14:solidFill>
              <w14:schemeClr w14:val="tx1">
                <w14:lumMod w14:val="95000"/>
                <w14:lumOff w14:val="5000"/>
              </w14:schemeClr>
            </w14:solidFill>
          </w14:textFill>
        </w:rPr>
        <w:t>金额保留</w:t>
      </w:r>
      <w:r>
        <w:rPr>
          <w:rFonts w:hint="eastAsia" w:ascii="宋体" w:hAnsi="宋体"/>
          <w:color w:val="0D0D0D" w:themeColor="text1" w:themeTint="F2"/>
          <w:szCs w:val="21"/>
          <w14:textFill>
            <w14:solidFill>
              <w14:schemeClr w14:val="tx1">
                <w14:lumMod w14:val="95000"/>
                <w14:lumOff w14:val="5000"/>
              </w14:schemeClr>
            </w14:solidFill>
          </w14:textFill>
        </w:rPr>
        <w:t>两位小数</w:t>
      </w:r>
      <w:r>
        <w:rPr>
          <w:rFonts w:ascii="宋体" w:hAnsi="宋体"/>
          <w:color w:val="0D0D0D" w:themeColor="text1" w:themeTint="F2"/>
          <w:szCs w:val="21"/>
          <w14:textFill>
            <w14:solidFill>
              <w14:schemeClr w14:val="tx1">
                <w14:lumMod w14:val="95000"/>
                <w14:lumOff w14:val="5000"/>
              </w14:schemeClr>
            </w14:solidFill>
          </w14:textFill>
        </w:rPr>
        <w:t>。</w:t>
      </w:r>
    </w:p>
    <w:p>
      <w:pPr>
        <w:spacing w:line="44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8. 填报货币：</w:t>
      </w:r>
      <w:r>
        <w:rPr>
          <w:rFonts w:hint="eastAsia" w:ascii="宋体" w:hAnsi="宋体"/>
          <w:color w:val="0D0D0D" w:themeColor="text1" w:themeTint="F2"/>
          <w:szCs w:val="21"/>
          <w14:textFill>
            <w14:solidFill>
              <w14:schemeClr w14:val="tx1">
                <w14:lumMod w14:val="95000"/>
                <w14:lumOff w14:val="5000"/>
              </w14:schemeClr>
            </w14:solidFill>
          </w14:textFill>
        </w:rPr>
        <w:t>本表按本外币合计人民币填报。银行业金融机构将外币折算为人民币时，应按照报告期末最后一天国家外汇管理局公布的人民币兑美元、欧元、日元和港币的基准汇价进行折算。</w:t>
      </w:r>
      <w:r>
        <w:rPr>
          <w:rFonts w:ascii="宋体" w:hAnsi="宋体"/>
          <w:color w:val="0D0D0D" w:themeColor="text1" w:themeTint="F2"/>
          <w:szCs w:val="21"/>
          <w14:textFill>
            <w14:solidFill>
              <w14:schemeClr w14:val="tx1">
                <w14:lumMod w14:val="95000"/>
                <w14:lumOff w14:val="5000"/>
              </w14:schemeClr>
            </w14:solidFill>
          </w14:textFill>
        </w:rPr>
        <w:t>美元、</w:t>
      </w:r>
      <w:r>
        <w:rPr>
          <w:rFonts w:hint="eastAsia" w:ascii="宋体" w:hAnsi="宋体"/>
          <w:color w:val="0D0D0D" w:themeColor="text1" w:themeTint="F2"/>
          <w:szCs w:val="21"/>
          <w14:textFill>
            <w14:solidFill>
              <w14:schemeClr w14:val="tx1">
                <w14:lumMod w14:val="95000"/>
                <w14:lumOff w14:val="5000"/>
              </w14:schemeClr>
            </w14:solidFill>
          </w14:textFill>
        </w:rPr>
        <w:t>欧元、</w:t>
      </w:r>
      <w:r>
        <w:rPr>
          <w:rFonts w:ascii="宋体" w:hAnsi="宋体"/>
          <w:color w:val="0D0D0D" w:themeColor="text1" w:themeTint="F2"/>
          <w:szCs w:val="21"/>
          <w14:textFill>
            <w14:solidFill>
              <w14:schemeClr w14:val="tx1">
                <w14:lumMod w14:val="95000"/>
                <w14:lumOff w14:val="5000"/>
              </w14:schemeClr>
            </w14:solidFill>
          </w14:textFill>
        </w:rPr>
        <w:t>日元</w:t>
      </w:r>
      <w:r>
        <w:rPr>
          <w:rFonts w:hint="eastAsia" w:ascii="宋体" w:hAnsi="宋体"/>
          <w:color w:val="0D0D0D" w:themeColor="text1" w:themeTint="F2"/>
          <w:szCs w:val="21"/>
          <w14:textFill>
            <w14:solidFill>
              <w14:schemeClr w14:val="tx1">
                <w14:lumMod w14:val="95000"/>
                <w14:lumOff w14:val="5000"/>
              </w14:schemeClr>
            </w14:solidFill>
          </w14:textFill>
        </w:rPr>
        <w:t>和</w:t>
      </w:r>
      <w:r>
        <w:rPr>
          <w:rFonts w:ascii="宋体" w:hAnsi="宋体"/>
          <w:color w:val="0D0D0D" w:themeColor="text1" w:themeTint="F2"/>
          <w:szCs w:val="21"/>
          <w14:textFill>
            <w14:solidFill>
              <w14:schemeClr w14:val="tx1">
                <w14:lumMod w14:val="95000"/>
                <w14:lumOff w14:val="5000"/>
              </w14:schemeClr>
            </w14:solidFill>
          </w14:textFill>
        </w:rPr>
        <w:t>港币等</w:t>
      </w:r>
      <w:r>
        <w:rPr>
          <w:rFonts w:hint="eastAsia" w:ascii="宋体" w:hAnsi="宋体"/>
          <w:color w:val="0D0D0D" w:themeColor="text1" w:themeTint="F2"/>
          <w:szCs w:val="21"/>
          <w14:textFill>
            <w14:solidFill>
              <w14:schemeClr w14:val="tx1">
                <w14:lumMod w14:val="95000"/>
                <w14:lumOff w14:val="5000"/>
              </w14:schemeClr>
            </w14:solidFill>
          </w14:textFill>
        </w:rPr>
        <w:t>四种主要货币</w:t>
      </w:r>
      <w:r>
        <w:rPr>
          <w:rFonts w:ascii="宋体" w:hAnsi="宋体"/>
          <w:color w:val="0D0D0D" w:themeColor="text1" w:themeTint="F2"/>
          <w:szCs w:val="21"/>
          <w14:textFill>
            <w14:solidFill>
              <w14:schemeClr w14:val="tx1">
                <w14:lumMod w14:val="95000"/>
                <w14:lumOff w14:val="5000"/>
              </w14:schemeClr>
            </w14:solidFill>
          </w14:textFill>
        </w:rPr>
        <w:t>以外的其他货币对人民币的</w:t>
      </w:r>
      <w:r>
        <w:rPr>
          <w:rFonts w:hint="eastAsia" w:ascii="宋体" w:hAnsi="宋体"/>
          <w:color w:val="0D0D0D" w:themeColor="text1" w:themeTint="F2"/>
          <w:szCs w:val="21"/>
          <w14:textFill>
            <w14:solidFill>
              <w14:schemeClr w14:val="tx1">
                <w14:lumMod w14:val="95000"/>
                <w14:lumOff w14:val="5000"/>
              </w14:schemeClr>
            </w14:solidFill>
          </w14:textFill>
        </w:rPr>
        <w:t>折算</w:t>
      </w:r>
      <w:r>
        <w:rPr>
          <w:rFonts w:ascii="宋体" w:hAnsi="宋体"/>
          <w:color w:val="0D0D0D" w:themeColor="text1" w:themeTint="F2"/>
          <w:szCs w:val="21"/>
          <w14:textFill>
            <w14:solidFill>
              <w14:schemeClr w14:val="tx1">
                <w14:lumMod w14:val="95000"/>
                <w14:lumOff w14:val="5000"/>
              </w14:schemeClr>
            </w14:solidFill>
          </w14:textFill>
        </w:rPr>
        <w:t>汇率，</w:t>
      </w:r>
      <w:r>
        <w:rPr>
          <w:rFonts w:hint="eastAsia" w:ascii="宋体" w:hAnsi="宋体"/>
          <w:color w:val="0D0D0D" w:themeColor="text1" w:themeTint="F2"/>
          <w:szCs w:val="21"/>
          <w14:textFill>
            <w14:solidFill>
              <w14:schemeClr w14:val="tx1">
                <w14:lumMod w14:val="95000"/>
                <w14:lumOff w14:val="5000"/>
              </w14:schemeClr>
            </w14:solidFill>
          </w14:textFill>
        </w:rPr>
        <w:t>以报告期末最后一天</w:t>
      </w:r>
      <w:r>
        <w:rPr>
          <w:rFonts w:ascii="宋体" w:hAnsi="宋体"/>
          <w:color w:val="0D0D0D" w:themeColor="text1" w:themeTint="F2"/>
          <w:szCs w:val="21"/>
          <w14:textFill>
            <w14:solidFill>
              <w14:schemeClr w14:val="tx1">
                <w14:lumMod w14:val="95000"/>
                <w14:lumOff w14:val="5000"/>
              </w14:schemeClr>
            </w14:solidFill>
          </w14:textFill>
        </w:rPr>
        <w:t>美元对人民币的基准汇率与</w:t>
      </w:r>
      <w:r>
        <w:rPr>
          <w:rFonts w:hint="eastAsia" w:ascii="宋体" w:hAnsi="宋体"/>
          <w:color w:val="0D0D0D" w:themeColor="text1" w:themeTint="F2"/>
          <w:szCs w:val="21"/>
          <w14:textFill>
            <w14:solidFill>
              <w14:schemeClr w14:val="tx1">
                <w14:lumMod w14:val="95000"/>
                <w14:lumOff w14:val="5000"/>
              </w14:schemeClr>
            </w14:solidFill>
          </w14:textFill>
        </w:rPr>
        <w:t>同一天</w:t>
      </w:r>
      <w:r>
        <w:rPr>
          <w:rFonts w:ascii="宋体" w:hAnsi="宋体"/>
          <w:color w:val="0D0D0D" w:themeColor="text1" w:themeTint="F2"/>
          <w:szCs w:val="21"/>
          <w14:textFill>
            <w14:solidFill>
              <w14:schemeClr w14:val="tx1">
                <w14:lumMod w14:val="95000"/>
                <w14:lumOff w14:val="5000"/>
              </w14:schemeClr>
            </w14:solidFill>
          </w14:textFill>
        </w:rPr>
        <w:t>上午9时国际外汇市场</w:t>
      </w:r>
      <w:r>
        <w:rPr>
          <w:rFonts w:hint="eastAsia" w:ascii="宋体" w:hAnsi="宋体"/>
          <w:color w:val="0D0D0D" w:themeColor="text1" w:themeTint="F2"/>
          <w:szCs w:val="21"/>
          <w14:textFill>
            <w14:solidFill>
              <w14:schemeClr w14:val="tx1">
                <w14:lumMod w14:val="95000"/>
                <w14:lumOff w14:val="5000"/>
              </w14:schemeClr>
            </w14:solidFill>
          </w14:textFill>
        </w:rPr>
        <w:t>其他货币</w:t>
      </w:r>
      <w:r>
        <w:rPr>
          <w:rFonts w:ascii="宋体" w:hAnsi="宋体"/>
          <w:color w:val="0D0D0D" w:themeColor="text1" w:themeTint="F2"/>
          <w:szCs w:val="21"/>
          <w14:textFill>
            <w14:solidFill>
              <w14:schemeClr w14:val="tx1">
                <w14:lumMod w14:val="95000"/>
                <w14:lumOff w14:val="5000"/>
              </w14:schemeClr>
            </w14:solidFill>
          </w14:textFill>
        </w:rPr>
        <w:t>兑美元汇率套算确定。</w:t>
      </w:r>
    </w:p>
    <w:p>
      <w:pPr>
        <w:spacing w:line="440" w:lineRule="exact"/>
        <w:rPr>
          <w:color w:val="0D0D0D" w:themeColor="text1" w:themeTint="F2"/>
          <w:szCs w:val="21"/>
          <w14:textFill>
            <w14:solidFill>
              <w14:schemeClr w14:val="tx1">
                <w14:lumMod w14:val="95000"/>
                <w14:lumOff w14:val="5000"/>
              </w14:schemeClr>
            </w14:solidFill>
          </w14:textFill>
        </w:rPr>
      </w:pPr>
      <w:r>
        <w:rPr>
          <w:rFonts w:hint="eastAsia"/>
          <w:b/>
          <w:color w:val="0D0D0D" w:themeColor="text1" w:themeTint="F2"/>
          <w:szCs w:val="21"/>
          <w14:textFill>
            <w14:solidFill>
              <w14:schemeClr w14:val="tx1">
                <w14:lumMod w14:val="95000"/>
                <w14:lumOff w14:val="5000"/>
              </w14:schemeClr>
            </w14:solidFill>
          </w14:textFill>
        </w:rPr>
        <w:t>第三部分：具体说明</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本表反映填报机构市场风险标准法资本要求情况。</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1.基于敏感度法的资本要求</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基于敏感度法下的资本要求，由得尔塔资本要求、维伽资本要求及曲度资本要求三部分加总。敏感度用于计量得尔塔、维伽、曲度的风险资本。敏感度指标需风险加权并加总，首先在同一风险组内加总，之后在同一风险类别下进行组间加总。在加总资本要求时应考虑风险因子间与风险组间的相关性，以反映分散化效应。在金融压力时期相关性会上升或下降，</w:t>
      </w:r>
      <w:r>
        <w:rPr>
          <w:rFonts w:hint="eastAsia"/>
          <w:color w:val="0D0D0D" w:themeColor="text1" w:themeTint="F2"/>
          <w:szCs w:val="21"/>
          <w14:textFill>
            <w14:solidFill>
              <w14:schemeClr w14:val="tx1">
                <w14:lumMod w14:val="95000"/>
                <w14:lumOff w14:val="5000"/>
              </w14:schemeClr>
            </w14:solidFill>
          </w14:textFill>
        </w:rPr>
        <w:t>填报机构</w:t>
      </w:r>
      <w:r>
        <w:rPr>
          <w:rFonts w:hint="eastAsia" w:ascii="宋体" w:hAnsi="宋体"/>
          <w:color w:val="0D0D0D" w:themeColor="text1" w:themeTint="F2"/>
          <w:szCs w:val="21"/>
          <w14:textFill>
            <w14:solidFill>
              <w14:schemeClr w14:val="tx1">
                <w14:lumMod w14:val="95000"/>
                <w14:lumOff w14:val="5000"/>
              </w14:schemeClr>
            </w14:solidFill>
          </w14:textFill>
        </w:rPr>
        <w:t>应分别计算高、中、低三种相关性情形下的资本要求，并取资本加总口径的最大值作为基于敏感度方法下的风险资本要求。填报机构采用基于敏感度方法计量资本要求，应使用与风险管理部门向高级管理层报告市场风险及损益情况相一致的工具价格或估值模型。每一风险类别的敏感度以报表货币表示，风险因子敏感度计量的假设为其他相关风险因子不变。已违约证券无需计量敏感度风险资本。</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在计量基于敏感度法的资本要求时，若填报机构使用除附件1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规定外的其它基于估值模型的敏感度计算公式，该计算公式需与填报机构风险管理部向高级管理层报告市场风险情况所使用的敏感度计算公式相一致，且需要向国家金融监督管理总局或其派出机构证明该公式和给定公式产生非常相近的结果。</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得尔塔敏感度风险资本要求金额。填报机构应对市场风险计量范围内的每个风险因子计算得尔塔敏感度。风险因子敏感度应使用线性插值法映射至各指定期限。若填报机构采用线性插值外的其他插值方式，该插值方式需与填报机构风险管理部门向高级管理层报告市场风险情况所使用的插值方式相一致。相同风险因子中方向相反的敏感度相互抵消，得到每个风险因子的净敏感度。得尔塔净敏感度与相应的风险权重相乘得到风险因子的加权敏感度。</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风险组的得尔塔敏感度风险头寸由风险组内加总得出，公式如下：</w:t>
      </w:r>
    </w:p>
    <w:p>
      <w:pPr>
        <w:widowControl/>
        <w:jc w:val="center"/>
        <w:rPr>
          <w:rFonts w:ascii="仿宋_GB2312" w:eastAsia="仿宋_GB2312" w:cs="仿宋_GB2312"/>
          <w:color w:val="0D0D0D" w:themeColor="text1" w:themeTint="F2"/>
          <w:sz w:val="30"/>
          <w:szCs w:val="30"/>
          <w14:textFill>
            <w14:solidFill>
              <w14:schemeClr w14:val="tx1">
                <w14:lumMod w14:val="95000"/>
                <w14:lumOff w14:val="5000"/>
              </w14:schemeClr>
            </w14:solidFill>
          </w14:textFill>
        </w:rPr>
      </w:pPr>
      <w:r>
        <w:drawing>
          <wp:inline distT="0" distB="0" distL="114300" distR="114300">
            <wp:extent cx="2790825" cy="513080"/>
            <wp:effectExtent l="0" t="0" r="9525" b="1270"/>
            <wp:docPr id="4"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70"/>
                    <pic:cNvPicPr>
                      <a:picLocks noChangeAspect="1"/>
                    </pic:cNvPicPr>
                  </pic:nvPicPr>
                  <pic:blipFill>
                    <a:blip r:embed="rId6"/>
                    <a:stretch>
                      <a:fillRect/>
                    </a:stretch>
                  </pic:blipFill>
                  <pic:spPr>
                    <a:xfrm>
                      <a:off x="0" y="0"/>
                      <a:ext cx="2790825" cy="513080"/>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25" o:spt="75" type="#_x0000_t75" style="height:18.6pt;width:23.4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的加权敏感度，</w:t>
      </w:r>
      <w:r>
        <w:rPr>
          <w:rFonts w:ascii="宋体" w:hAnsi="宋体"/>
          <w:color w:val="000000" w:themeColor="text1"/>
          <w:szCs w:val="21"/>
          <w:lang w:bidi="ar"/>
          <w14:textFill>
            <w14:solidFill>
              <w14:schemeClr w14:val="tx1"/>
            </w14:solidFill>
          </w14:textFill>
        </w:rPr>
        <w:object>
          <v:shape id="_x0000_i1026" o:spt="75" type="#_x0000_t75" style="height:18.6pt;width:22.8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是风险因子</w:t>
      </w:r>
      <w:r>
        <w:rPr>
          <w:rFonts w:ascii="宋体" w:hAnsi="宋体"/>
          <w:color w:val="0D0D0D" w:themeColor="text1" w:themeTint="F2"/>
          <w:szCs w:val="21"/>
          <w:lang w:bidi="ar"/>
          <w14:textFill>
            <w14:solidFill>
              <w14:schemeClr w14:val="tx1">
                <w14:lumMod w14:val="95000"/>
                <w14:lumOff w14:val="5000"/>
              </w14:schemeClr>
            </w14:solidFill>
          </w14:textFill>
        </w:rPr>
        <w:t>l</w:t>
      </w:r>
      <w:r>
        <w:rPr>
          <w:rFonts w:hint="eastAsia" w:ascii="宋体" w:hAnsi="宋体"/>
          <w:color w:val="0D0D0D" w:themeColor="text1" w:themeTint="F2"/>
          <w:szCs w:val="21"/>
          <w:lang w:bidi="ar"/>
          <w14:textFill>
            <w14:solidFill>
              <w14:schemeClr w14:val="tx1">
                <w14:lumMod w14:val="95000"/>
                <w14:lumOff w14:val="5000"/>
              </w14:schemeClr>
            </w14:solidFill>
          </w14:textFill>
        </w:rPr>
        <w:t>的加权敏感度；</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27" o:spt="75" type="#_x0000_t75" style="height:18.6pt;width:18.6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是同一风险组内的不同风险因子加权敏感度的相关系数。</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每一风险类别的得尔塔敏感度资本要求由风险组间加总得出，公式如下：</w:t>
      </w:r>
    </w:p>
    <w:p>
      <w:pPr>
        <w:widowControl/>
        <w:jc w:val="center"/>
        <w:rPr>
          <w:rFonts w:ascii="仿宋_GB2312" w:eastAsia="仿宋_GB2312" w:cs="仿宋_GB2312"/>
          <w:color w:val="0D0D0D" w:themeColor="text1" w:themeTint="F2"/>
          <w:sz w:val="30"/>
          <w:szCs w:val="30"/>
          <w14:textFill>
            <w14:solidFill>
              <w14:schemeClr w14:val="tx1">
                <w14:lumMod w14:val="95000"/>
                <w14:lumOff w14:val="5000"/>
              </w14:schemeClr>
            </w14:solidFill>
          </w14:textFill>
        </w:rPr>
      </w:pPr>
      <w:r>
        <w:drawing>
          <wp:inline distT="0" distB="0" distL="114300" distR="114300">
            <wp:extent cx="2499995" cy="448945"/>
            <wp:effectExtent l="0" t="0" r="14605" b="8255"/>
            <wp:docPr id="5"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1"/>
                    <pic:cNvPicPr>
                      <a:picLocks noChangeAspect="1"/>
                    </pic:cNvPicPr>
                  </pic:nvPicPr>
                  <pic:blipFill>
                    <a:blip r:embed="rId13"/>
                    <a:stretch>
                      <a:fillRect/>
                    </a:stretch>
                  </pic:blipFill>
                  <pic:spPr>
                    <a:xfrm>
                      <a:off x="0" y="0"/>
                      <a:ext cx="2499995" cy="448945"/>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28" o:spt="75" type="#_x0000_t75" style="height:18.6pt;width:18.6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是不同风险组间的相关系数。</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29" o:spt="75" type="#_x0000_t75" style="height:18.6pt;width:1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和</w:t>
      </w:r>
      <w:r>
        <w:rPr>
          <w:rFonts w:ascii="宋体" w:hAnsi="宋体"/>
          <w:color w:val="000000" w:themeColor="text1"/>
          <w:szCs w:val="21"/>
          <w:lang w:bidi="ar"/>
          <w14:textFill>
            <w14:solidFill>
              <w14:schemeClr w14:val="tx1"/>
            </w14:solidFill>
          </w14:textFill>
        </w:rPr>
        <w:object>
          <v:shape id="_x0000_i1030" o:spt="75" type="#_x0000_t75" style="height:18.6pt;width:15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分别为风险组</w:t>
      </w:r>
      <w:r>
        <w:rPr>
          <w:rFonts w:ascii="宋体" w:hAnsi="宋体"/>
          <w:color w:val="0D0D0D" w:themeColor="text1" w:themeTint="F2"/>
          <w:szCs w:val="21"/>
          <w:lang w:bidi="ar"/>
          <w14:textFill>
            <w14:solidFill>
              <w14:schemeClr w14:val="tx1">
                <w14:lumMod w14:val="95000"/>
                <w14:lumOff w14:val="5000"/>
              </w14:schemeClr>
            </w14:solidFill>
          </w14:textFill>
        </w:rPr>
        <w:t>b</w:t>
      </w:r>
      <w:r>
        <w:rPr>
          <w:rFonts w:hint="eastAsia" w:ascii="宋体" w:hAnsi="宋体"/>
          <w:color w:val="0D0D0D" w:themeColor="text1" w:themeTint="F2"/>
          <w:szCs w:val="21"/>
          <w:lang w:bidi="ar"/>
          <w14:textFill>
            <w14:solidFill>
              <w14:schemeClr w14:val="tx1">
                <w14:lumMod w14:val="95000"/>
                <w14:lumOff w14:val="5000"/>
              </w14:schemeClr>
            </w14:solidFill>
          </w14:textFill>
        </w:rPr>
        <w:t>和风险组</w:t>
      </w:r>
      <w:r>
        <w:rPr>
          <w:rFonts w:ascii="宋体" w:hAnsi="宋体"/>
          <w:color w:val="0D0D0D" w:themeColor="text1" w:themeTint="F2"/>
          <w:szCs w:val="21"/>
          <w:lang w:bidi="ar"/>
          <w14:textFill>
            <w14:solidFill>
              <w14:schemeClr w14:val="tx1">
                <w14:lumMod w14:val="95000"/>
                <w14:lumOff w14:val="5000"/>
              </w14:schemeClr>
            </w14:solidFill>
          </w14:textFill>
        </w:rPr>
        <w:t>c</w:t>
      </w:r>
      <w:r>
        <w:rPr>
          <w:rFonts w:hint="eastAsia" w:ascii="宋体" w:hAnsi="宋体"/>
          <w:color w:val="0D0D0D" w:themeColor="text1" w:themeTint="F2"/>
          <w:szCs w:val="21"/>
          <w:lang w:bidi="ar"/>
          <w14:textFill>
            <w14:solidFill>
              <w14:schemeClr w14:val="tx1">
                <w14:lumMod w14:val="95000"/>
                <w14:lumOff w14:val="5000"/>
              </w14:schemeClr>
            </w14:solidFill>
          </w14:textFill>
        </w:rPr>
        <w:t>内所有风险因子加权敏感度的简单加总，即</w:t>
      </w:r>
      <w:r>
        <w:drawing>
          <wp:inline distT="0" distB="0" distL="114300" distR="114300">
            <wp:extent cx="692150" cy="304165"/>
            <wp:effectExtent l="0" t="0" r="12700" b="635"/>
            <wp:docPr id="6"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2"/>
                    <pic:cNvPicPr>
                      <a:picLocks noChangeAspect="1"/>
                    </pic:cNvPicPr>
                  </pic:nvPicPr>
                  <pic:blipFill>
                    <a:blip r:embed="rId20"/>
                    <a:stretch>
                      <a:fillRect/>
                    </a:stretch>
                  </pic:blipFill>
                  <pic:spPr>
                    <a:xfrm>
                      <a:off x="0" y="0"/>
                      <a:ext cx="692150" cy="304165"/>
                    </a:xfrm>
                    <a:prstGeom prst="rect">
                      <a:avLst/>
                    </a:prstGeom>
                    <a:noFill/>
                    <a:ln>
                      <a:noFill/>
                    </a:ln>
                  </pic:spPr>
                </pic:pic>
              </a:graphicData>
            </a:graphic>
          </wp:inline>
        </w:drawing>
      </w:r>
      <w:r>
        <w:rPr>
          <w:rFonts w:ascii="宋体" w:hAnsi="宋体"/>
          <w:color w:val="0D0D0D" w:themeColor="text1" w:themeTint="F2"/>
          <w:szCs w:val="21"/>
          <w:lang w:bidi="ar"/>
          <w14:textFill>
            <w14:solidFill>
              <w14:schemeClr w14:val="tx1">
                <w14:lumMod w14:val="95000"/>
                <w14:lumOff w14:val="5000"/>
              </w14:schemeClr>
            </w14:solidFill>
          </w14:textFill>
        </w:rPr>
        <w:t>,</w:t>
      </w:r>
      <w:r>
        <w:drawing>
          <wp:inline distT="0" distB="0" distL="114300" distR="114300">
            <wp:extent cx="660400" cy="300990"/>
            <wp:effectExtent l="0" t="0" r="6350" b="3810"/>
            <wp:docPr id="7"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4"/>
                    <pic:cNvPicPr>
                      <a:picLocks noChangeAspect="1"/>
                    </pic:cNvPicPr>
                  </pic:nvPicPr>
                  <pic:blipFill>
                    <a:blip r:embed="rId21"/>
                    <a:stretch>
                      <a:fillRect/>
                    </a:stretch>
                  </pic:blipFill>
                  <pic:spPr>
                    <a:xfrm>
                      <a:off x="0" y="0"/>
                      <a:ext cx="660400" cy="300990"/>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3</w:t>
      </w:r>
      <w:r>
        <w:rPr>
          <w:rFonts w:hint="eastAsia" w:ascii="宋体" w:hAnsi="宋体"/>
          <w:color w:val="0D0D0D" w:themeColor="text1" w:themeTint="F2"/>
          <w:szCs w:val="21"/>
          <w:lang w:bidi="ar"/>
          <w14:textFill>
            <w14:solidFill>
              <w14:schemeClr w14:val="tx1">
                <w14:lumMod w14:val="95000"/>
                <w14:lumOff w14:val="5000"/>
              </w14:schemeClr>
            </w14:solidFill>
          </w14:textFill>
        </w:rPr>
        <w:t>）若（</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）中的</w:t>
      </w:r>
      <w:r>
        <w:rPr>
          <w:rFonts w:ascii="宋体" w:hAnsi="宋体"/>
          <w:color w:val="000000" w:themeColor="text1"/>
          <w:szCs w:val="21"/>
          <w:lang w:bidi="ar"/>
          <w14:textFill>
            <w14:solidFill>
              <w14:schemeClr w14:val="tx1"/>
            </w14:solidFill>
          </w14:textFill>
        </w:rPr>
        <w:object>
          <v:shape id="_x0000_i1031" o:spt="75" type="#_x0000_t75" style="height:18.6pt;width:15pt;" o:ole="t" filled="f" o:preferrelative="t" stroked="f" coordsize="21600,21600">
            <v:path/>
            <v:fill on="f" focussize="0,0"/>
            <v:stroke on="f" joinstyle="miter"/>
            <v:imagedata r:id="rId23" o:title=""/>
            <o:lock v:ext="edit" aspectratio="t"/>
            <w10:wrap type="none"/>
            <w10:anchorlock/>
          </v:shape>
          <o:OLEObject Type="Embed" ProgID="Equation.DSMT4" ShapeID="_x0000_i1031" DrawAspect="Content" ObjectID="_1468075731" r:id="rId2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和</w:t>
      </w:r>
      <w:r>
        <w:rPr>
          <w:rFonts w:ascii="宋体" w:hAnsi="宋体"/>
          <w:color w:val="000000" w:themeColor="text1"/>
          <w:szCs w:val="21"/>
          <w:lang w:bidi="ar"/>
          <w14:textFill>
            <w14:solidFill>
              <w14:schemeClr w14:val="tx1"/>
            </w14:solidFill>
          </w14:textFill>
        </w:rPr>
        <w:object>
          <v:shape id="_x0000_i1032" o:spt="75" type="#_x0000_t75" style="height:18.6pt;width:14.4pt;" o:ole="t" filled="f" o:preferrelative="t" stroked="f" coordsize="21600,21600">
            <v:path/>
            <v:fill on="f" focussize="0,0"/>
            <v:stroke on="f" joinstyle="miter"/>
            <v:imagedata r:id="rId25" o:title=""/>
            <o:lock v:ext="edit" aspectratio="t"/>
            <w10:wrap type="none"/>
            <w10:anchorlock/>
          </v:shape>
          <o:OLEObject Type="Embed" ProgID="Equation.DSMT4" ShapeID="_x0000_i1032" DrawAspect="Content" ObjectID="_1468075732" r:id="rId2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计算使得</w:t>
      </w:r>
      <w:r>
        <w:drawing>
          <wp:inline distT="0" distB="0" distL="114300" distR="114300">
            <wp:extent cx="1362710" cy="349885"/>
            <wp:effectExtent l="0" t="0" r="8890" b="12065"/>
            <wp:docPr id="8"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5"/>
                    <pic:cNvPicPr>
                      <a:picLocks noChangeAspect="1"/>
                    </pic:cNvPicPr>
                  </pic:nvPicPr>
                  <pic:blipFill>
                    <a:blip r:embed="rId26"/>
                    <a:stretch>
                      <a:fillRect/>
                    </a:stretch>
                  </pic:blipFill>
                  <pic:spPr>
                    <a:xfrm>
                      <a:off x="0" y="0"/>
                      <a:ext cx="1362710" cy="34988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值为负数，</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则</w:t>
      </w:r>
      <w:r>
        <w:rPr>
          <w:rFonts w:ascii="宋体" w:hAnsi="宋体"/>
          <w:color w:val="000000" w:themeColor="text1"/>
          <w:szCs w:val="21"/>
          <w:lang w:bidi="ar"/>
          <w14:textFill>
            <w14:solidFill>
              <w14:schemeClr w14:val="tx1"/>
            </w14:solidFill>
          </w14:textFill>
        </w:rPr>
        <w:object>
          <v:shape id="_x0000_i1033" o:spt="75" type="#_x0000_t75" style="height:18.6pt;width:15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计算公式为</w:t>
      </w:r>
      <w:r>
        <w:drawing>
          <wp:inline distT="0" distB="0" distL="114300" distR="114300">
            <wp:extent cx="1951355" cy="354965"/>
            <wp:effectExtent l="0" t="0" r="10795" b="6985"/>
            <wp:docPr id="10"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7"/>
                    <pic:cNvPicPr>
                      <a:picLocks noChangeAspect="1"/>
                    </pic:cNvPicPr>
                  </pic:nvPicPr>
                  <pic:blipFill>
                    <a:blip r:embed="rId29"/>
                    <a:stretch>
                      <a:fillRect/>
                    </a:stretch>
                  </pic:blipFill>
                  <pic:spPr>
                    <a:xfrm>
                      <a:off x="0" y="0"/>
                      <a:ext cx="1951355" cy="35496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00000" w:themeColor="text1"/>
          <w:szCs w:val="21"/>
          <w:lang w:bidi="ar"/>
          <w14:textFill>
            <w14:solidFill>
              <w14:schemeClr w14:val="tx1"/>
            </w14:solidFill>
          </w14:textFill>
        </w:rPr>
        <w:object>
          <v:shape id="_x0000_i1034" o:spt="75" type="#_x0000_t75" style="height:18.6pt;width:15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计算公式为</w:t>
      </w:r>
      <w:r>
        <w:drawing>
          <wp:inline distT="0" distB="0" distL="114300" distR="114300">
            <wp:extent cx="1922145" cy="389890"/>
            <wp:effectExtent l="0" t="0" r="1905" b="10160"/>
            <wp:docPr id="11"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8"/>
                    <pic:cNvPicPr>
                      <a:picLocks noChangeAspect="1"/>
                    </pic:cNvPicPr>
                  </pic:nvPicPr>
                  <pic:blipFill>
                    <a:blip r:embed="rId32"/>
                    <a:stretch>
                      <a:fillRect/>
                    </a:stretch>
                  </pic:blipFill>
                  <pic:spPr>
                    <a:xfrm>
                      <a:off x="0" y="0"/>
                      <a:ext cx="1922145" cy="389890"/>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维伽敏感度风险资本要求金额。填报机构应对期权、可分拆嵌入衍生工具、划入交易账簿的含权类金融工具等现金流与基础资产价格为非线性关系的工具都应计量维伽风险。风险因子敏感度应使用线性插值法映射至各指定期限。若填报机构采用线性插值外的其他插值方式，该插值方式需与填报机构风险管理部门向高级管理层报告市场风险情况所使用的插值方式相一致。相同风险因子中方向相反的敏感度相互抵消，得到每个风险因子的净敏感度。维伽净敏感度与相应的风险权重相乘得到风险因子的加权敏感度。维伽</w:t>
      </w:r>
      <w:r>
        <w:rPr>
          <w:rFonts w:hint="eastAsia" w:ascii="宋体" w:hAnsi="宋体"/>
          <w:color w:val="0D0D0D" w:themeColor="text1" w:themeTint="F2"/>
          <w:szCs w:val="21"/>
          <w:lang w:bidi="ar"/>
          <w14:textFill>
            <w14:solidFill>
              <w14:schemeClr w14:val="tx1">
                <w14:lumMod w14:val="95000"/>
                <w14:lumOff w14:val="5000"/>
              </w14:schemeClr>
            </w14:solidFill>
          </w14:textFill>
        </w:rPr>
        <w:t>敏感度风险头寸的组内加总与组间加总的计算逻辑与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一致。</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曲度敏感度风险资本要求金额。填报机构应对期权、可分拆嵌入衍生工具、划入交易账簿的含权类金融工具等现金流与基础资产价格为非线性关系的工具都需要计量曲度风险。填报机构应对每一个曲度风险因子施加一个向上冲击和向下冲击。如果工具具有多个风险因子，应对每个风险因子分别计算敏感度。</w:t>
      </w:r>
      <w:r>
        <w:rPr>
          <w:rFonts w:hint="eastAsia" w:ascii="宋体" w:hAnsi="宋体"/>
          <w:color w:val="0D0D0D" w:themeColor="text1" w:themeTint="F2"/>
          <w:szCs w:val="21"/>
          <w:lang w:bidi="ar"/>
          <w14:textFill>
            <w14:solidFill>
              <w14:schemeClr w14:val="tx1">
                <w14:lumMod w14:val="95000"/>
                <w14:lumOff w14:val="5000"/>
              </w14:schemeClr>
            </w14:solidFill>
          </w14:textFill>
        </w:rPr>
        <w:t>风险因子向上冲击和向下冲击的净曲度敏感度计量公式如下：</w: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p>
    <w:p>
      <w:pPr>
        <w:widowControl/>
        <w:jc w:val="center"/>
        <w:rPr>
          <w:rFonts w:ascii="仿宋_GB2312" w:eastAsia="仿宋_GB2312"/>
          <w:sz w:val="21"/>
          <w:szCs w:val="21"/>
        </w:rPr>
      </w:pPr>
      <m:oMathPara>
        <m:oMath>
          <m:r>
            <m:rPr/>
            <w:rPr>
              <w:rFonts w:ascii="DejaVu Math TeX Gyre" w:hAnsi="DejaVu Math TeX Gyre" w:eastAsia="仿宋_GB2312"/>
              <w:sz w:val="21"/>
              <w:szCs w:val="21"/>
            </w:rPr>
            <m:t>CV</m:t>
          </m:r>
          <m:sSubSup>
            <m:sSubSupPr>
              <m:ctrlPr>
                <w:rPr>
                  <w:rFonts w:hint="eastAsia" w:ascii="Cambria Math" w:hAnsi="Cambria Math" w:eastAsia="仿宋_GB2312"/>
                  <w:i/>
                  <w:szCs w:val="21"/>
                </w:rPr>
              </m:ctrlPr>
            </m:sSubSupPr>
            <m:e>
              <m:r>
                <m:rPr/>
                <w:rPr>
                  <w:rFonts w:ascii="DejaVu Math TeX Gyre" w:hAnsi="DejaVu Math TeX Gyre" w:eastAsia="仿宋_GB2312"/>
                  <w:sz w:val="21"/>
                  <w:szCs w:val="21"/>
                </w:rPr>
                <m:t>R</m:t>
              </m:r>
              <m:ctrlPr>
                <w:rPr>
                  <w:rFonts w:hint="eastAsia" w:ascii="Cambria Math" w:hAnsi="Cambria Math" w:eastAsia="仿宋_GB2312"/>
                  <w:i/>
                  <w:szCs w:val="21"/>
                </w:rPr>
              </m:ctrlPr>
            </m:e>
            <m:sub>
              <m:r>
                <m:rPr/>
                <w:rPr>
                  <w:rFonts w:ascii="DejaVu Math TeX Gyre" w:hAnsi="DejaVu Math TeX Gyre" w:eastAsia="仿宋_GB2312"/>
                  <w:sz w:val="21"/>
                  <w:szCs w:val="21"/>
                </w:rPr>
                <m:t>k</m:t>
              </m:r>
              <m:ctrlPr>
                <w:rPr>
                  <w:rFonts w:hint="eastAsia" w:ascii="Cambria Math" w:hAnsi="Cambria Math" w:eastAsia="仿宋_GB2312"/>
                  <w:i/>
                  <w:szCs w:val="21"/>
                </w:rPr>
              </m:ctrlPr>
            </m:sub>
            <m:sup>
              <m:r>
                <m:rPr/>
                <w:rPr>
                  <w:rFonts w:ascii="DejaVu Math TeX Gyre" w:hAnsi="DejaVu Math TeX Gyre" w:eastAsia="仿宋_GB2312"/>
                  <w:sz w:val="21"/>
                  <w:szCs w:val="21"/>
                </w:rPr>
                <m:t>+</m:t>
              </m:r>
              <m:ctrlPr>
                <w:rPr>
                  <w:rFonts w:hint="eastAsia" w:ascii="Cambria Math" w:hAnsi="Cambria Math" w:eastAsia="仿宋_GB2312"/>
                  <w:i/>
                  <w:szCs w:val="21"/>
                </w:rPr>
              </m:ctrlPr>
            </m:sup>
          </m:sSubSup>
          <m:r>
            <m:rPr/>
            <w:rPr>
              <w:rFonts w:ascii="DejaVu Math TeX Gyre" w:hAnsi="DejaVu Math TeX Gyre" w:eastAsia="仿宋_GB2312"/>
              <w:sz w:val="21"/>
              <w:szCs w:val="21"/>
            </w:rPr>
            <m:t>=</m:t>
          </m:r>
          <m:r>
            <m:rPr/>
            <w:rPr>
              <w:rFonts w:ascii="DejaVu Math TeX Gyre" w:hAnsi="DejaVu Math TeX Gyre" w:eastAsia="微软雅黑" w:cs="微软雅黑"/>
              <w:sz w:val="21"/>
              <w:szCs w:val="21"/>
            </w:rPr>
            <m:t>−</m:t>
          </m:r>
          <m:limLow>
            <m:limLowPr>
              <m:ctrlPr>
                <w:rPr>
                  <w:rFonts w:hint="eastAsia" w:ascii="Cambria Math" w:hAnsi="Cambria Math" w:eastAsia="仿宋_GB2312"/>
                  <w:i/>
                  <w:szCs w:val="21"/>
                </w:rPr>
              </m:ctrlPr>
            </m:limLowPr>
            <m:e>
              <m:r>
                <m:rPr/>
                <w:rPr>
                  <w:rFonts w:hint="eastAsia" w:ascii="DejaVu Math TeX Gyre" w:hAnsi="DejaVu Math TeX Gyre" w:eastAsia="仿宋_GB2312"/>
                  <w:sz w:val="21"/>
                  <w:szCs w:val="21"/>
                </w:rPr>
                <m:t>∑</m:t>
              </m:r>
              <m:ctrlPr>
                <w:rPr>
                  <w:rFonts w:hint="eastAsia" w:ascii="Cambria Math" w:hAnsi="Cambria Math" w:eastAsia="仿宋_GB2312"/>
                  <w:i/>
                  <w:szCs w:val="21"/>
                </w:rPr>
              </m:ctrlPr>
            </m:e>
            <m:lim>
              <m:r>
                <m:rPr/>
                <w:rPr>
                  <w:rFonts w:ascii="DejaVu Math TeX Gyre" w:hAnsi="DejaVu Math TeX Gyre" w:eastAsia="仿宋_GB2312"/>
                  <w:sz w:val="21"/>
                  <w:szCs w:val="21"/>
                </w:rPr>
                <m:t>i</m:t>
              </m:r>
              <m:ctrlPr>
                <w:rPr>
                  <w:rFonts w:hint="eastAsia" w:ascii="Cambria Math" w:hAnsi="Cambria Math" w:eastAsia="仿宋_GB2312"/>
                  <w:i/>
                  <w:szCs w:val="21"/>
                </w:rPr>
              </m:ctrlPr>
            </m:lim>
          </m:limLow>
          <m:d>
            <m:dPr>
              <m:begChr m:val="{"/>
              <m:endChr m:val="}"/>
              <m:ctrlPr>
                <w:rPr>
                  <w:rFonts w:hint="eastAsia" w:ascii="Cambria Math" w:hAnsi="Cambria Math" w:eastAsia="仿宋_GB2312"/>
                  <w:i/>
                  <w:szCs w:val="21"/>
                </w:rPr>
              </m:ctrlPr>
            </m:dPr>
            <m:e>
              <m:sSub>
                <m:sSubPr>
                  <m:ctrlPr>
                    <w:rPr>
                      <w:rFonts w:hint="eastAsia" w:ascii="Cambria Math" w:hAnsi="Cambria Math" w:eastAsia="仿宋_GB2312"/>
                      <w:i/>
                      <w:szCs w:val="21"/>
                    </w:rPr>
                  </m:ctrlPr>
                </m:sSubPr>
                <m:e>
                  <m:r>
                    <m:rPr/>
                    <w:rPr>
                      <w:rFonts w:ascii="DejaVu Math TeX Gyre" w:hAnsi="DejaVu Math TeX Gyre" w:eastAsia="仿宋_GB2312"/>
                      <w:sz w:val="21"/>
                      <w:szCs w:val="21"/>
                    </w:rPr>
                    <m:t>V</m:t>
                  </m:r>
                  <m:ctrlPr>
                    <w:rPr>
                      <w:rFonts w:hint="eastAsia" w:ascii="Cambria Math" w:hAnsi="Cambria Math" w:eastAsia="仿宋_GB2312"/>
                      <w:i/>
                      <w:szCs w:val="21"/>
                    </w:rPr>
                  </m:ctrlPr>
                </m:e>
                <m:sub>
                  <m:r>
                    <m:rPr/>
                    <w:rPr>
                      <w:rFonts w:ascii="DejaVu Math TeX Gyre" w:hAnsi="DejaVu Math TeX Gyre" w:eastAsia="仿宋_GB2312"/>
                      <w:sz w:val="21"/>
                      <w:szCs w:val="21"/>
                    </w:rPr>
                    <m:t>i</m:t>
                  </m:r>
                  <m:ctrlPr>
                    <w:rPr>
                      <w:rFonts w:hint="eastAsia" w:ascii="Cambria Math" w:hAnsi="Cambria Math" w:eastAsia="仿宋_GB2312"/>
                      <w:i/>
                      <w:szCs w:val="21"/>
                    </w:rPr>
                  </m:ctrlPr>
                </m:sub>
              </m:sSub>
              <m:d>
                <m:dPr>
                  <m:ctrlPr>
                    <w:rPr>
                      <w:rFonts w:hint="eastAsia" w:ascii="Cambria Math" w:hAnsi="Cambria Math" w:eastAsia="仿宋_GB2312"/>
                      <w:i/>
                      <w:szCs w:val="21"/>
                    </w:rPr>
                  </m:ctrlPr>
                </m:dPr>
                <m:e>
                  <m:sSubSup>
                    <m:sSubSupPr>
                      <m:ctrlPr>
                        <w:rPr>
                          <w:rFonts w:hint="eastAsia" w:ascii="Cambria Math" w:hAnsi="Cambria Math" w:eastAsia="仿宋_GB2312"/>
                          <w:i/>
                          <w:szCs w:val="21"/>
                        </w:rPr>
                      </m:ctrlPr>
                    </m:sSubSupPr>
                    <m:e>
                      <m:r>
                        <m:rPr/>
                        <w:rPr>
                          <w:rFonts w:ascii="DejaVu Math TeX Gyre" w:hAnsi="DejaVu Math TeX Gyre" w:eastAsia="仿宋_GB2312"/>
                          <w:sz w:val="21"/>
                          <w:szCs w:val="21"/>
                        </w:rPr>
                        <m:t>x</m:t>
                      </m:r>
                      <m:ctrlPr>
                        <w:rPr>
                          <w:rFonts w:hint="eastAsia" w:ascii="Cambria Math" w:hAnsi="Cambria Math" w:eastAsia="仿宋_GB2312"/>
                          <w:i/>
                          <w:szCs w:val="21"/>
                        </w:rPr>
                      </m:ctrlPr>
                    </m:e>
                    <m:sub>
                      <m:r>
                        <m:rPr/>
                        <w:rPr>
                          <w:rFonts w:ascii="DejaVu Math TeX Gyre" w:hAnsi="DejaVu Math TeX Gyre" w:eastAsia="仿宋_GB2312"/>
                          <w:sz w:val="21"/>
                          <w:szCs w:val="21"/>
                        </w:rPr>
                        <m:t>k</m:t>
                      </m:r>
                      <m:ctrlPr>
                        <w:rPr>
                          <w:rFonts w:hint="eastAsia" w:ascii="Cambria Math" w:hAnsi="Cambria Math" w:eastAsia="仿宋_GB2312"/>
                          <w:i/>
                          <w:szCs w:val="21"/>
                        </w:rPr>
                      </m:ctrlPr>
                    </m:sub>
                    <m:sup>
                      <m:r>
                        <m:rPr/>
                        <w:rPr>
                          <w:rFonts w:ascii="DejaVu Math TeX Gyre" w:hAnsi="DejaVu Math TeX Gyre" w:eastAsia="仿宋_GB2312"/>
                          <w:sz w:val="21"/>
                          <w:szCs w:val="21"/>
                        </w:rPr>
                        <m:t>RW(</m:t>
                      </m:r>
                      <m:r>
                        <m:rPr>
                          <m:nor/>
                          <m:sty m:val="p"/>
                        </m:rPr>
                        <w:rPr>
                          <w:rFonts w:ascii="DejaVu Math TeX Gyre" w:hAnsi="DejaVu Math TeX Gyre" w:eastAsia="仿宋_GB2312"/>
                          <w:b w:val="0"/>
                          <w:i w:val="0"/>
                          <w:sz w:val="21"/>
                          <w:szCs w:val="21"/>
                        </w:rPr>
                        <m:t>Curvature)+</m:t>
                      </m:r>
                      <m:ctrlPr>
                        <w:rPr>
                          <w:rFonts w:hint="eastAsia" w:ascii="Cambria Math" w:hAnsi="Cambria Math" w:eastAsia="仿宋_GB2312"/>
                          <w:szCs w:val="21"/>
                        </w:rPr>
                      </m:ctrlPr>
                    </m:sup>
                  </m:sSubSup>
                  <m:ctrlPr>
                    <w:rPr>
                      <w:rFonts w:hint="eastAsia" w:ascii="Cambria Math" w:hAnsi="Cambria Math" w:eastAsia="仿宋_GB2312"/>
                      <w:i/>
                      <w:szCs w:val="21"/>
                    </w:rPr>
                  </m:ctrlPr>
                </m:e>
              </m:d>
              <m:r>
                <m:rPr/>
                <w:rPr>
                  <w:rFonts w:ascii="DejaVu Math TeX Gyre" w:hAnsi="DejaVu Math TeX Gyre" w:eastAsia="微软雅黑" w:cs="微软雅黑"/>
                  <w:sz w:val="21"/>
                  <w:szCs w:val="21"/>
                </w:rPr>
                <m:t>−</m:t>
              </m:r>
              <m:sSub>
                <m:sSubPr>
                  <m:ctrlPr>
                    <w:rPr>
                      <w:rFonts w:hint="eastAsia" w:ascii="Cambria Math" w:hAnsi="Cambria Math" w:eastAsia="仿宋_GB2312"/>
                      <w:i/>
                      <w:szCs w:val="21"/>
                    </w:rPr>
                  </m:ctrlPr>
                </m:sSubPr>
                <m:e>
                  <m:r>
                    <m:rPr/>
                    <w:rPr>
                      <w:rFonts w:ascii="DejaVu Math TeX Gyre" w:hAnsi="DejaVu Math TeX Gyre" w:eastAsia="仿宋_GB2312"/>
                      <w:sz w:val="21"/>
                      <w:szCs w:val="21"/>
                    </w:rPr>
                    <m:t>V</m:t>
                  </m:r>
                  <m:ctrlPr>
                    <w:rPr>
                      <w:rFonts w:hint="eastAsia" w:ascii="Cambria Math" w:hAnsi="Cambria Math" w:eastAsia="仿宋_GB2312"/>
                      <w:i/>
                      <w:szCs w:val="21"/>
                    </w:rPr>
                  </m:ctrlPr>
                </m:e>
                <m:sub>
                  <m:r>
                    <m:rPr/>
                    <w:rPr>
                      <w:rFonts w:ascii="DejaVu Math TeX Gyre" w:hAnsi="DejaVu Math TeX Gyre" w:eastAsia="仿宋_GB2312"/>
                      <w:sz w:val="21"/>
                      <w:szCs w:val="21"/>
                    </w:rPr>
                    <m:t>i</m:t>
                  </m:r>
                  <m:ctrlPr>
                    <w:rPr>
                      <w:rFonts w:hint="eastAsia" w:ascii="Cambria Math" w:hAnsi="Cambria Math" w:eastAsia="仿宋_GB2312"/>
                      <w:i/>
                      <w:szCs w:val="21"/>
                    </w:rPr>
                  </m:ctrlPr>
                </m:sub>
              </m:sSub>
              <m:d>
                <m:dPr>
                  <m:ctrlPr>
                    <w:rPr>
                      <w:rFonts w:hint="eastAsia" w:ascii="Cambria Math" w:hAnsi="Cambria Math" w:eastAsia="仿宋_GB2312"/>
                      <w:i/>
                      <w:szCs w:val="21"/>
                    </w:rPr>
                  </m:ctrlPr>
                </m:dPr>
                <m:e>
                  <m:sSub>
                    <m:sSubPr>
                      <m:ctrlPr>
                        <w:rPr>
                          <w:rFonts w:hint="eastAsia" w:ascii="Cambria Math" w:hAnsi="Cambria Math" w:eastAsia="仿宋_GB2312"/>
                          <w:i/>
                          <w:szCs w:val="21"/>
                        </w:rPr>
                      </m:ctrlPr>
                    </m:sSubPr>
                    <m:e>
                      <m:r>
                        <m:rPr/>
                        <w:rPr>
                          <w:rFonts w:ascii="DejaVu Math TeX Gyre" w:hAnsi="DejaVu Math TeX Gyre" w:eastAsia="仿宋_GB2312"/>
                          <w:sz w:val="21"/>
                          <w:szCs w:val="21"/>
                        </w:rPr>
                        <m:t>x</m:t>
                      </m:r>
                      <m:ctrlPr>
                        <w:rPr>
                          <w:rFonts w:hint="eastAsia" w:ascii="Cambria Math" w:hAnsi="Cambria Math" w:eastAsia="仿宋_GB2312"/>
                          <w:i/>
                          <w:szCs w:val="21"/>
                        </w:rPr>
                      </m:ctrlPr>
                    </m:e>
                    <m:sub>
                      <m:r>
                        <m:rPr/>
                        <w:rPr>
                          <w:rFonts w:ascii="DejaVu Math TeX Gyre" w:hAnsi="DejaVu Math TeX Gyre" w:eastAsia="仿宋_GB2312"/>
                          <w:sz w:val="21"/>
                          <w:szCs w:val="21"/>
                        </w:rPr>
                        <m:t>k</m:t>
                      </m:r>
                      <m:ctrlPr>
                        <w:rPr>
                          <w:rFonts w:hint="eastAsia" w:ascii="Cambria Math" w:hAnsi="Cambria Math" w:eastAsia="仿宋_GB2312"/>
                          <w:i/>
                          <w:szCs w:val="21"/>
                        </w:rPr>
                      </m:ctrlPr>
                    </m:sub>
                  </m:sSub>
                  <m:ctrlPr>
                    <w:rPr>
                      <w:rFonts w:hint="eastAsia" w:ascii="Cambria Math" w:hAnsi="Cambria Math" w:eastAsia="仿宋_GB2312"/>
                      <w:i/>
                      <w:szCs w:val="21"/>
                    </w:rPr>
                  </m:ctrlPr>
                </m:e>
              </m:d>
              <m:r>
                <m:rPr/>
                <w:rPr>
                  <w:rFonts w:ascii="DejaVu Math TeX Gyre" w:hAnsi="DejaVu Math TeX Gyre" w:eastAsia="微软雅黑" w:cs="微软雅黑"/>
                  <w:sz w:val="21"/>
                  <w:szCs w:val="21"/>
                </w:rPr>
                <m:t>−</m:t>
              </m:r>
              <m:r>
                <m:rPr/>
                <w:rPr>
                  <w:rFonts w:ascii="DejaVu Math TeX Gyre" w:hAnsi="DejaVu Math TeX Gyre" w:eastAsia="仿宋_GB2312"/>
                  <w:sz w:val="21"/>
                  <w:szCs w:val="21"/>
                </w:rPr>
                <m:t>R</m:t>
              </m:r>
              <m:sSubSup>
                <m:sSubSupPr>
                  <m:ctrlPr>
                    <w:rPr>
                      <w:rFonts w:hint="eastAsia" w:ascii="Cambria Math" w:hAnsi="Cambria Math" w:eastAsia="仿宋_GB2312"/>
                      <w:i/>
                      <w:szCs w:val="21"/>
                    </w:rPr>
                  </m:ctrlPr>
                </m:sSubSupPr>
                <m:e>
                  <m:r>
                    <m:rPr/>
                    <w:rPr>
                      <w:rFonts w:ascii="DejaVu Math TeX Gyre" w:hAnsi="DejaVu Math TeX Gyre" w:eastAsia="仿宋_GB2312"/>
                      <w:sz w:val="21"/>
                      <w:szCs w:val="21"/>
                    </w:rPr>
                    <m:t>W</m:t>
                  </m:r>
                  <m:ctrlPr>
                    <w:rPr>
                      <w:rFonts w:hint="eastAsia" w:ascii="Cambria Math" w:hAnsi="Cambria Math" w:eastAsia="仿宋_GB2312"/>
                      <w:i/>
                      <w:szCs w:val="21"/>
                    </w:rPr>
                  </m:ctrlPr>
                </m:e>
                <m:sub>
                  <m:r>
                    <m:rPr/>
                    <w:rPr>
                      <w:rFonts w:ascii="DejaVu Math TeX Gyre" w:hAnsi="DejaVu Math TeX Gyre" w:eastAsia="仿宋_GB2312"/>
                      <w:sz w:val="21"/>
                      <w:szCs w:val="21"/>
                    </w:rPr>
                    <m:t>k</m:t>
                  </m:r>
                  <m:ctrlPr>
                    <w:rPr>
                      <w:rFonts w:hint="eastAsia" w:ascii="Cambria Math" w:hAnsi="Cambria Math" w:eastAsia="仿宋_GB2312"/>
                      <w:i/>
                      <w:szCs w:val="21"/>
                    </w:rPr>
                  </m:ctrlPr>
                </m:sub>
                <m:sup>
                  <m:r>
                    <m:rPr>
                      <m:nor/>
                      <m:sty m:val="p"/>
                    </m:rPr>
                    <w:rPr>
                      <w:rFonts w:ascii="DejaVu Math TeX Gyre" w:hAnsi="DejaVu Math TeX Gyre" w:eastAsia="仿宋_GB2312"/>
                      <w:b w:val="0"/>
                      <w:i w:val="0"/>
                      <w:sz w:val="21"/>
                      <w:szCs w:val="21"/>
                    </w:rPr>
                    <m:t>Curvature</m:t>
                  </m:r>
                  <m:ctrlPr>
                    <w:rPr>
                      <w:rFonts w:hint="eastAsia" w:ascii="Cambria Math" w:hAnsi="Cambria Math" w:eastAsia="仿宋_GB2312"/>
                      <w:szCs w:val="21"/>
                    </w:rPr>
                  </m:ctrlPr>
                </m:sup>
              </m:sSubSup>
              <m:r>
                <m:rPr/>
                <w:rPr>
                  <w:rFonts w:ascii="DejaVu Math TeX Gyre" w:hAnsi="DejaVu Math TeX Gyre" w:eastAsia="仿宋_GB2312"/>
                  <w:sz w:val="21"/>
                  <w:szCs w:val="21"/>
                </w:rPr>
                <m:t>×</m:t>
              </m:r>
              <m:sSub>
                <m:sSubPr>
                  <m:ctrlPr>
                    <w:rPr>
                      <w:rFonts w:hint="eastAsia" w:ascii="Cambria Math" w:hAnsi="Cambria Math" w:eastAsia="仿宋_GB2312"/>
                      <w:i/>
                      <w:szCs w:val="21"/>
                    </w:rPr>
                  </m:ctrlPr>
                </m:sSubPr>
                <m:e>
                  <m:r>
                    <m:rPr/>
                    <w:rPr>
                      <w:rFonts w:ascii="DejaVu Math TeX Gyre" w:hAnsi="DejaVu Math TeX Gyre" w:eastAsia="仿宋_GB2312"/>
                      <w:sz w:val="21"/>
                      <w:szCs w:val="21"/>
                    </w:rPr>
                    <m:t>s</m:t>
                  </m:r>
                  <m:ctrlPr>
                    <w:rPr>
                      <w:rFonts w:hint="eastAsia" w:ascii="Cambria Math" w:hAnsi="Cambria Math" w:eastAsia="仿宋_GB2312"/>
                      <w:i/>
                      <w:szCs w:val="21"/>
                    </w:rPr>
                  </m:ctrlPr>
                </m:e>
                <m:sub>
                  <m:r>
                    <m:rPr/>
                    <w:rPr>
                      <w:rFonts w:ascii="DejaVu Math TeX Gyre" w:hAnsi="DejaVu Math TeX Gyre" w:eastAsia="仿宋_GB2312"/>
                      <w:sz w:val="21"/>
                      <w:szCs w:val="21"/>
                    </w:rPr>
                    <m:t>ik</m:t>
                  </m:r>
                  <m:ctrlPr>
                    <w:rPr>
                      <w:rFonts w:hint="eastAsia" w:ascii="Cambria Math" w:hAnsi="Cambria Math" w:eastAsia="仿宋_GB2312"/>
                      <w:i/>
                      <w:szCs w:val="21"/>
                    </w:rPr>
                  </m:ctrlPr>
                </m:sub>
              </m:sSub>
              <m:ctrlPr>
                <w:rPr>
                  <w:rFonts w:hint="eastAsia" w:ascii="Cambria Math" w:hAnsi="Cambria Math" w:eastAsia="仿宋_GB2312"/>
                  <w:i/>
                  <w:szCs w:val="21"/>
                </w:rPr>
              </m:ctrlPr>
            </m:e>
          </m:d>
        </m:oMath>
      </m:oMathPara>
    </w:p>
    <w:p>
      <w:pPr>
        <w:widowControl/>
        <w:jc w:val="center"/>
        <w:rPr>
          <w:rFonts w:ascii="仿宋_GB2312" w:eastAsia="仿宋_GB2312"/>
          <w:sz w:val="21"/>
          <w:szCs w:val="21"/>
        </w:rPr>
      </w:pPr>
      <m:oMathPara>
        <m:oMath>
          <m:r>
            <m:rPr/>
            <w:rPr>
              <w:rFonts w:ascii="DejaVu Math TeX Gyre" w:hAnsi="DejaVu Math TeX Gyre" w:eastAsia="仿宋_GB2312"/>
              <w:sz w:val="21"/>
              <w:szCs w:val="21"/>
            </w:rPr>
            <m:t>CV</m:t>
          </m:r>
          <m:sSubSup>
            <m:sSubSupPr>
              <m:ctrlPr>
                <w:rPr>
                  <w:rFonts w:hint="eastAsia" w:ascii="Cambria Math" w:hAnsi="Cambria Math" w:eastAsia="仿宋_GB2312"/>
                  <w:i/>
                  <w:szCs w:val="21"/>
                </w:rPr>
              </m:ctrlPr>
            </m:sSubSupPr>
            <m:e>
              <m:r>
                <m:rPr/>
                <w:rPr>
                  <w:rFonts w:ascii="DejaVu Math TeX Gyre" w:hAnsi="DejaVu Math TeX Gyre" w:eastAsia="仿宋_GB2312"/>
                  <w:sz w:val="21"/>
                  <w:szCs w:val="21"/>
                </w:rPr>
                <m:t>R</m:t>
              </m:r>
              <m:ctrlPr>
                <w:rPr>
                  <w:rFonts w:hint="eastAsia" w:ascii="Cambria Math" w:hAnsi="Cambria Math" w:eastAsia="仿宋_GB2312"/>
                  <w:i/>
                  <w:szCs w:val="21"/>
                </w:rPr>
              </m:ctrlPr>
            </m:e>
            <m:sub>
              <m:r>
                <m:rPr/>
                <w:rPr>
                  <w:rFonts w:ascii="DejaVu Math TeX Gyre" w:hAnsi="DejaVu Math TeX Gyre" w:eastAsia="仿宋_GB2312"/>
                  <w:sz w:val="21"/>
                  <w:szCs w:val="21"/>
                </w:rPr>
                <m:t>k</m:t>
              </m:r>
              <m:ctrlPr>
                <w:rPr>
                  <w:rFonts w:hint="eastAsia" w:ascii="Cambria Math" w:hAnsi="Cambria Math" w:eastAsia="仿宋_GB2312"/>
                  <w:i/>
                  <w:szCs w:val="21"/>
                </w:rPr>
              </m:ctrlPr>
            </m:sub>
            <m:sup>
              <m:r>
                <m:rPr/>
                <w:rPr>
                  <w:rFonts w:ascii="DejaVu Math TeX Gyre" w:hAnsi="DejaVu Math TeX Gyre" w:eastAsia="微软雅黑" w:cs="微软雅黑"/>
                  <w:sz w:val="21"/>
                  <w:szCs w:val="21"/>
                </w:rPr>
                <m:t>−</m:t>
              </m:r>
              <m:ctrlPr>
                <w:rPr>
                  <w:rFonts w:hint="eastAsia" w:ascii="Cambria Math" w:hAnsi="Cambria Math" w:eastAsia="仿宋_GB2312"/>
                  <w:i/>
                  <w:szCs w:val="21"/>
                </w:rPr>
              </m:ctrlPr>
            </m:sup>
          </m:sSubSup>
          <m:r>
            <m:rPr/>
            <w:rPr>
              <w:rFonts w:ascii="DejaVu Math TeX Gyre" w:hAnsi="DejaVu Math TeX Gyre" w:eastAsia="仿宋_GB2312"/>
              <w:sz w:val="21"/>
              <w:szCs w:val="21"/>
            </w:rPr>
            <m:t>=</m:t>
          </m:r>
          <m:r>
            <m:rPr/>
            <w:rPr>
              <w:rFonts w:ascii="DejaVu Math TeX Gyre" w:hAnsi="DejaVu Math TeX Gyre" w:eastAsia="微软雅黑" w:cs="微软雅黑"/>
              <w:sz w:val="21"/>
              <w:szCs w:val="21"/>
            </w:rPr>
            <m:t>−</m:t>
          </m:r>
          <m:limLow>
            <m:limLowPr>
              <m:ctrlPr>
                <w:rPr>
                  <w:rFonts w:hint="eastAsia" w:ascii="Cambria Math" w:hAnsi="Cambria Math" w:eastAsia="仿宋_GB2312"/>
                  <w:i/>
                  <w:szCs w:val="21"/>
                </w:rPr>
              </m:ctrlPr>
            </m:limLowPr>
            <m:e>
              <m:r>
                <m:rPr/>
                <w:rPr>
                  <w:rFonts w:hint="eastAsia" w:ascii="DejaVu Math TeX Gyre" w:hAnsi="DejaVu Math TeX Gyre" w:eastAsia="仿宋_GB2312"/>
                  <w:sz w:val="21"/>
                  <w:szCs w:val="21"/>
                </w:rPr>
                <m:t>∑</m:t>
              </m:r>
              <m:ctrlPr>
                <w:rPr>
                  <w:rFonts w:hint="eastAsia" w:ascii="Cambria Math" w:hAnsi="Cambria Math" w:eastAsia="仿宋_GB2312"/>
                  <w:i/>
                  <w:szCs w:val="21"/>
                </w:rPr>
              </m:ctrlPr>
            </m:e>
            <m:lim>
              <m:r>
                <m:rPr/>
                <w:rPr>
                  <w:rFonts w:ascii="DejaVu Math TeX Gyre" w:hAnsi="DejaVu Math TeX Gyre" w:eastAsia="仿宋_GB2312"/>
                  <w:sz w:val="21"/>
                  <w:szCs w:val="21"/>
                </w:rPr>
                <m:t>i</m:t>
              </m:r>
              <m:ctrlPr>
                <w:rPr>
                  <w:rFonts w:hint="eastAsia" w:ascii="Cambria Math" w:hAnsi="Cambria Math" w:eastAsia="仿宋_GB2312"/>
                  <w:i/>
                  <w:szCs w:val="21"/>
                </w:rPr>
              </m:ctrlPr>
            </m:lim>
          </m:limLow>
          <m:d>
            <m:dPr>
              <m:begChr m:val="{"/>
              <m:endChr m:val="}"/>
              <m:ctrlPr>
                <w:rPr>
                  <w:rFonts w:hint="eastAsia" w:ascii="Cambria Math" w:hAnsi="Cambria Math" w:eastAsia="仿宋_GB2312"/>
                  <w:i/>
                  <w:szCs w:val="21"/>
                </w:rPr>
              </m:ctrlPr>
            </m:dPr>
            <m:e>
              <m:sSub>
                <m:sSubPr>
                  <m:ctrlPr>
                    <w:rPr>
                      <w:rFonts w:hint="eastAsia" w:ascii="Cambria Math" w:hAnsi="Cambria Math" w:eastAsia="仿宋_GB2312"/>
                      <w:i/>
                      <w:szCs w:val="21"/>
                    </w:rPr>
                  </m:ctrlPr>
                </m:sSubPr>
                <m:e>
                  <m:r>
                    <m:rPr/>
                    <w:rPr>
                      <w:rFonts w:ascii="DejaVu Math TeX Gyre" w:hAnsi="DejaVu Math TeX Gyre" w:eastAsia="仿宋_GB2312"/>
                      <w:sz w:val="21"/>
                      <w:szCs w:val="21"/>
                    </w:rPr>
                    <m:t>V</m:t>
                  </m:r>
                  <m:ctrlPr>
                    <w:rPr>
                      <w:rFonts w:hint="eastAsia" w:ascii="Cambria Math" w:hAnsi="Cambria Math" w:eastAsia="仿宋_GB2312"/>
                      <w:i/>
                      <w:szCs w:val="21"/>
                    </w:rPr>
                  </m:ctrlPr>
                </m:e>
                <m:sub>
                  <m:r>
                    <m:rPr/>
                    <w:rPr>
                      <w:rFonts w:ascii="DejaVu Math TeX Gyre" w:hAnsi="DejaVu Math TeX Gyre" w:eastAsia="仿宋_GB2312"/>
                      <w:sz w:val="21"/>
                      <w:szCs w:val="21"/>
                    </w:rPr>
                    <m:t>i</m:t>
                  </m:r>
                  <m:ctrlPr>
                    <w:rPr>
                      <w:rFonts w:hint="eastAsia" w:ascii="Cambria Math" w:hAnsi="Cambria Math" w:eastAsia="仿宋_GB2312"/>
                      <w:i/>
                      <w:szCs w:val="21"/>
                    </w:rPr>
                  </m:ctrlPr>
                </m:sub>
              </m:sSub>
              <m:d>
                <m:dPr>
                  <m:ctrlPr>
                    <w:rPr>
                      <w:rFonts w:hint="eastAsia" w:ascii="Cambria Math" w:hAnsi="Cambria Math" w:eastAsia="仿宋_GB2312"/>
                      <w:i/>
                      <w:szCs w:val="21"/>
                    </w:rPr>
                  </m:ctrlPr>
                </m:dPr>
                <m:e>
                  <m:sSubSup>
                    <m:sSubSupPr>
                      <m:ctrlPr>
                        <w:rPr>
                          <w:rFonts w:hint="eastAsia" w:ascii="Cambria Math" w:hAnsi="Cambria Math" w:eastAsia="仿宋_GB2312"/>
                          <w:i/>
                          <w:szCs w:val="21"/>
                        </w:rPr>
                      </m:ctrlPr>
                    </m:sSubSupPr>
                    <m:e>
                      <m:r>
                        <m:rPr/>
                        <w:rPr>
                          <w:rFonts w:ascii="DejaVu Math TeX Gyre" w:hAnsi="DejaVu Math TeX Gyre" w:eastAsia="仿宋_GB2312"/>
                          <w:sz w:val="21"/>
                          <w:szCs w:val="21"/>
                        </w:rPr>
                        <m:t>x</m:t>
                      </m:r>
                      <m:ctrlPr>
                        <w:rPr>
                          <w:rFonts w:hint="eastAsia" w:ascii="Cambria Math" w:hAnsi="Cambria Math" w:eastAsia="仿宋_GB2312"/>
                          <w:i/>
                          <w:szCs w:val="21"/>
                        </w:rPr>
                      </m:ctrlPr>
                    </m:e>
                    <m:sub>
                      <m:r>
                        <m:rPr/>
                        <w:rPr>
                          <w:rFonts w:ascii="DejaVu Math TeX Gyre" w:hAnsi="DejaVu Math TeX Gyre" w:eastAsia="仿宋_GB2312"/>
                          <w:sz w:val="21"/>
                          <w:szCs w:val="21"/>
                        </w:rPr>
                        <m:t>k</m:t>
                      </m:r>
                      <m:ctrlPr>
                        <w:rPr>
                          <w:rFonts w:hint="eastAsia" w:ascii="Cambria Math" w:hAnsi="Cambria Math" w:eastAsia="仿宋_GB2312"/>
                          <w:i/>
                          <w:szCs w:val="21"/>
                        </w:rPr>
                      </m:ctrlPr>
                    </m:sub>
                    <m:sup>
                      <m:r>
                        <m:rPr/>
                        <w:rPr>
                          <w:rFonts w:ascii="DejaVu Math TeX Gyre" w:hAnsi="DejaVu Math TeX Gyre" w:eastAsia="仿宋_GB2312"/>
                          <w:sz w:val="21"/>
                          <w:szCs w:val="21"/>
                        </w:rPr>
                        <m:t>RW(</m:t>
                      </m:r>
                      <m:r>
                        <m:rPr>
                          <m:nor/>
                          <m:sty m:val="p"/>
                        </m:rPr>
                        <w:rPr>
                          <w:rFonts w:ascii="DejaVu Math TeX Gyre" w:hAnsi="DejaVu Math TeX Gyre" w:eastAsia="仿宋_GB2312"/>
                          <w:b w:val="0"/>
                          <w:i w:val="0"/>
                          <w:sz w:val="21"/>
                          <w:szCs w:val="21"/>
                        </w:rPr>
                        <m:t>Curvature)</m:t>
                      </m:r>
                      <m:r>
                        <m:rPr>
                          <m:sty m:val="p"/>
                        </m:rPr>
                        <w:rPr>
                          <w:rFonts w:ascii="DejaVu Math TeX Gyre" w:hAnsi="DejaVu Math TeX Gyre" w:eastAsia="微软雅黑" w:cs="微软雅黑"/>
                          <w:sz w:val="21"/>
                          <w:szCs w:val="21"/>
                        </w:rPr>
                        <m:t>−</m:t>
                      </m:r>
                      <m:ctrlPr>
                        <w:rPr>
                          <w:rFonts w:hint="eastAsia" w:ascii="Cambria Math" w:hAnsi="Cambria Math" w:eastAsia="仿宋_GB2312"/>
                          <w:szCs w:val="21"/>
                        </w:rPr>
                      </m:ctrlPr>
                    </m:sup>
                  </m:sSubSup>
                  <m:ctrlPr>
                    <w:rPr>
                      <w:rFonts w:hint="eastAsia" w:ascii="Cambria Math" w:hAnsi="Cambria Math" w:eastAsia="仿宋_GB2312"/>
                      <w:i/>
                      <w:szCs w:val="21"/>
                    </w:rPr>
                  </m:ctrlPr>
                </m:e>
              </m:d>
              <m:r>
                <m:rPr/>
                <w:rPr>
                  <w:rFonts w:ascii="DejaVu Math TeX Gyre" w:hAnsi="DejaVu Math TeX Gyre" w:eastAsia="微软雅黑" w:cs="微软雅黑"/>
                  <w:sz w:val="21"/>
                  <w:szCs w:val="21"/>
                </w:rPr>
                <m:t>−</m:t>
              </m:r>
              <m:sSub>
                <m:sSubPr>
                  <m:ctrlPr>
                    <w:rPr>
                      <w:rFonts w:hint="eastAsia" w:ascii="Cambria Math" w:hAnsi="Cambria Math" w:eastAsia="仿宋_GB2312"/>
                      <w:i/>
                      <w:szCs w:val="21"/>
                    </w:rPr>
                  </m:ctrlPr>
                </m:sSubPr>
                <m:e>
                  <m:r>
                    <m:rPr/>
                    <w:rPr>
                      <w:rFonts w:ascii="DejaVu Math TeX Gyre" w:hAnsi="DejaVu Math TeX Gyre" w:eastAsia="仿宋_GB2312"/>
                      <w:sz w:val="21"/>
                      <w:szCs w:val="21"/>
                    </w:rPr>
                    <m:t>V</m:t>
                  </m:r>
                  <m:ctrlPr>
                    <w:rPr>
                      <w:rFonts w:hint="eastAsia" w:ascii="Cambria Math" w:hAnsi="Cambria Math" w:eastAsia="仿宋_GB2312"/>
                      <w:i/>
                      <w:szCs w:val="21"/>
                    </w:rPr>
                  </m:ctrlPr>
                </m:e>
                <m:sub>
                  <m:r>
                    <m:rPr/>
                    <w:rPr>
                      <w:rFonts w:ascii="DejaVu Math TeX Gyre" w:hAnsi="DejaVu Math TeX Gyre" w:eastAsia="仿宋_GB2312"/>
                      <w:sz w:val="21"/>
                      <w:szCs w:val="21"/>
                    </w:rPr>
                    <m:t>i</m:t>
                  </m:r>
                  <m:ctrlPr>
                    <w:rPr>
                      <w:rFonts w:hint="eastAsia" w:ascii="Cambria Math" w:hAnsi="Cambria Math" w:eastAsia="仿宋_GB2312"/>
                      <w:i/>
                      <w:szCs w:val="21"/>
                    </w:rPr>
                  </m:ctrlPr>
                </m:sub>
              </m:sSub>
              <m:d>
                <m:dPr>
                  <m:ctrlPr>
                    <w:rPr>
                      <w:rFonts w:hint="eastAsia" w:ascii="Cambria Math" w:hAnsi="Cambria Math" w:eastAsia="仿宋_GB2312"/>
                      <w:i/>
                      <w:szCs w:val="21"/>
                    </w:rPr>
                  </m:ctrlPr>
                </m:dPr>
                <m:e>
                  <m:sSub>
                    <m:sSubPr>
                      <m:ctrlPr>
                        <w:rPr>
                          <w:rFonts w:hint="eastAsia" w:ascii="Cambria Math" w:hAnsi="Cambria Math" w:eastAsia="仿宋_GB2312"/>
                          <w:i/>
                          <w:szCs w:val="21"/>
                        </w:rPr>
                      </m:ctrlPr>
                    </m:sSubPr>
                    <m:e>
                      <m:r>
                        <m:rPr/>
                        <w:rPr>
                          <w:rFonts w:ascii="DejaVu Math TeX Gyre" w:hAnsi="DejaVu Math TeX Gyre" w:eastAsia="仿宋_GB2312"/>
                          <w:sz w:val="21"/>
                          <w:szCs w:val="21"/>
                        </w:rPr>
                        <m:t>x</m:t>
                      </m:r>
                      <m:ctrlPr>
                        <w:rPr>
                          <w:rFonts w:hint="eastAsia" w:ascii="Cambria Math" w:hAnsi="Cambria Math" w:eastAsia="仿宋_GB2312"/>
                          <w:i/>
                          <w:szCs w:val="21"/>
                        </w:rPr>
                      </m:ctrlPr>
                    </m:e>
                    <m:sub>
                      <m:r>
                        <m:rPr/>
                        <w:rPr>
                          <w:rFonts w:ascii="DejaVu Math TeX Gyre" w:hAnsi="DejaVu Math TeX Gyre" w:eastAsia="仿宋_GB2312"/>
                          <w:sz w:val="21"/>
                          <w:szCs w:val="21"/>
                        </w:rPr>
                        <m:t>k</m:t>
                      </m:r>
                      <m:ctrlPr>
                        <w:rPr>
                          <w:rFonts w:hint="eastAsia" w:ascii="Cambria Math" w:hAnsi="Cambria Math" w:eastAsia="仿宋_GB2312"/>
                          <w:i/>
                          <w:szCs w:val="21"/>
                        </w:rPr>
                      </m:ctrlPr>
                    </m:sub>
                  </m:sSub>
                  <m:ctrlPr>
                    <w:rPr>
                      <w:rFonts w:hint="eastAsia" w:ascii="Cambria Math" w:hAnsi="Cambria Math" w:eastAsia="仿宋_GB2312"/>
                      <w:i/>
                      <w:szCs w:val="21"/>
                    </w:rPr>
                  </m:ctrlPr>
                </m:e>
              </m:d>
              <m:r>
                <m:rPr/>
                <w:rPr>
                  <w:rFonts w:ascii="DejaVu Math TeX Gyre" w:hAnsi="DejaVu Math TeX Gyre" w:eastAsia="仿宋_GB2312"/>
                  <w:sz w:val="21"/>
                  <w:szCs w:val="21"/>
                </w:rPr>
                <m:t>+R</m:t>
              </m:r>
              <m:sSubSup>
                <m:sSubSupPr>
                  <m:ctrlPr>
                    <w:rPr>
                      <w:rFonts w:hint="eastAsia" w:ascii="Cambria Math" w:hAnsi="Cambria Math" w:eastAsia="仿宋_GB2312"/>
                      <w:i/>
                      <w:szCs w:val="21"/>
                    </w:rPr>
                  </m:ctrlPr>
                </m:sSubSupPr>
                <m:e>
                  <m:r>
                    <m:rPr/>
                    <w:rPr>
                      <w:rFonts w:ascii="DejaVu Math TeX Gyre" w:hAnsi="DejaVu Math TeX Gyre" w:eastAsia="仿宋_GB2312"/>
                      <w:sz w:val="21"/>
                      <w:szCs w:val="21"/>
                    </w:rPr>
                    <m:t>W</m:t>
                  </m:r>
                  <m:ctrlPr>
                    <w:rPr>
                      <w:rFonts w:hint="eastAsia" w:ascii="Cambria Math" w:hAnsi="Cambria Math" w:eastAsia="仿宋_GB2312"/>
                      <w:i/>
                      <w:szCs w:val="21"/>
                    </w:rPr>
                  </m:ctrlPr>
                </m:e>
                <m:sub>
                  <m:r>
                    <m:rPr/>
                    <w:rPr>
                      <w:rFonts w:ascii="DejaVu Math TeX Gyre" w:hAnsi="DejaVu Math TeX Gyre" w:eastAsia="仿宋_GB2312"/>
                      <w:sz w:val="21"/>
                      <w:szCs w:val="21"/>
                    </w:rPr>
                    <m:t>k</m:t>
                  </m:r>
                  <m:ctrlPr>
                    <w:rPr>
                      <w:rFonts w:hint="eastAsia" w:ascii="Cambria Math" w:hAnsi="Cambria Math" w:eastAsia="仿宋_GB2312"/>
                      <w:i/>
                      <w:szCs w:val="21"/>
                    </w:rPr>
                  </m:ctrlPr>
                </m:sub>
                <m:sup>
                  <m:r>
                    <m:rPr>
                      <m:nor/>
                      <m:sty m:val="p"/>
                    </m:rPr>
                    <w:rPr>
                      <w:rFonts w:ascii="DejaVu Math TeX Gyre" w:hAnsi="DejaVu Math TeX Gyre" w:eastAsia="仿宋_GB2312"/>
                      <w:b w:val="0"/>
                      <w:i w:val="0"/>
                      <w:sz w:val="21"/>
                      <w:szCs w:val="21"/>
                    </w:rPr>
                    <m:t>Curvature</m:t>
                  </m:r>
                  <m:ctrlPr>
                    <w:rPr>
                      <w:rFonts w:hint="eastAsia" w:ascii="Cambria Math" w:hAnsi="Cambria Math" w:eastAsia="仿宋_GB2312"/>
                      <w:szCs w:val="21"/>
                    </w:rPr>
                  </m:ctrlPr>
                </m:sup>
              </m:sSubSup>
              <m:r>
                <m:rPr/>
                <w:rPr>
                  <w:rFonts w:ascii="DejaVu Math TeX Gyre" w:hAnsi="DejaVu Math TeX Gyre" w:eastAsia="仿宋_GB2312"/>
                  <w:sz w:val="21"/>
                  <w:szCs w:val="21"/>
                </w:rPr>
                <m:t>×</m:t>
              </m:r>
              <m:sSub>
                <m:sSubPr>
                  <m:ctrlPr>
                    <w:rPr>
                      <w:rFonts w:hint="eastAsia" w:ascii="Cambria Math" w:hAnsi="Cambria Math" w:eastAsia="仿宋_GB2312"/>
                      <w:i/>
                      <w:szCs w:val="21"/>
                    </w:rPr>
                  </m:ctrlPr>
                </m:sSubPr>
                <m:e>
                  <m:r>
                    <m:rPr/>
                    <w:rPr>
                      <w:rFonts w:ascii="DejaVu Math TeX Gyre" w:hAnsi="DejaVu Math TeX Gyre" w:eastAsia="仿宋_GB2312"/>
                      <w:sz w:val="21"/>
                      <w:szCs w:val="21"/>
                    </w:rPr>
                    <m:t>s</m:t>
                  </m:r>
                  <m:ctrlPr>
                    <w:rPr>
                      <w:rFonts w:hint="eastAsia" w:ascii="Cambria Math" w:hAnsi="Cambria Math" w:eastAsia="仿宋_GB2312"/>
                      <w:i/>
                      <w:szCs w:val="21"/>
                    </w:rPr>
                  </m:ctrlPr>
                </m:e>
                <m:sub>
                  <m:r>
                    <m:rPr/>
                    <w:rPr>
                      <w:rFonts w:ascii="DejaVu Math TeX Gyre" w:hAnsi="DejaVu Math TeX Gyre" w:eastAsia="仿宋_GB2312"/>
                      <w:sz w:val="21"/>
                      <w:szCs w:val="21"/>
                    </w:rPr>
                    <m:t>ik</m:t>
                  </m:r>
                  <m:ctrlPr>
                    <w:rPr>
                      <w:rFonts w:hint="eastAsia" w:ascii="Cambria Math" w:hAnsi="Cambria Math" w:eastAsia="仿宋_GB2312"/>
                      <w:i/>
                      <w:szCs w:val="21"/>
                    </w:rPr>
                  </m:ctrlPr>
                </m:sub>
              </m:sSub>
              <m:ctrlPr>
                <w:rPr>
                  <w:rFonts w:hint="eastAsia" w:ascii="Cambria Math" w:hAnsi="Cambria Math" w:eastAsia="仿宋_GB2312"/>
                  <w:i/>
                  <w:szCs w:val="21"/>
                </w:rPr>
              </m:ctrlPr>
            </m:e>
          </m:d>
        </m:oMath>
      </m:oMathPara>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是受曲度风险因子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影响的工具；</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35" o:spt="75" type="#_x0000_t75" style="height:18.6pt;width:14.4pt;" o:ole="t" filled="f" o:preferrelative="t" stroked="f" coordsize="21600,21600">
            <v:path/>
            <v:fill on="f" focussize="0,0"/>
            <v:stroke on="f" joinstyle="miter"/>
            <v:imagedata r:id="rId34" o:title=""/>
            <o:lock v:ext="edit" aspectratio="t"/>
            <w10:wrap type="none"/>
            <w10:anchorlock/>
          </v:shape>
          <o:OLEObject Type="Embed" ProgID="Equation.DSMT4" ShapeID="_x0000_i1035" DrawAspect="Content" ObjectID="_1468075735" r:id="rId3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的当前值；</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3</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36" o:spt="75" type="#_x0000_t75" style="height:18.6pt;width:36.6pt;" o:ole="t" filled="f" o:preferrelative="t" stroked="f" coordsize="21600,21600">
            <v:path/>
            <v:fill on="f" focussize="0,0"/>
            <v:stroke on="f" joinstyle="miter"/>
            <v:imagedata r:id="rId36" o:title=""/>
            <o:lock v:ext="edit" aspectratio="t"/>
            <w10:wrap type="none"/>
            <w10:anchorlock/>
          </v:shape>
          <o:OLEObject Type="Embed" ProgID="Equation.DSMT4" ShapeID="_x0000_i1036" DrawAspect="Content" ObjectID="_1468075736" r:id="rId3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的市场价值，取决于风险因子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的当前值；</w:t>
      </w:r>
    </w:p>
    <w:p>
      <w:pPr>
        <w:widowControl/>
        <w:tabs>
          <w:tab w:val="left" w:pos="720"/>
        </w:tabs>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4</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drawing>
          <wp:inline distT="0" distB="0" distL="114300" distR="114300">
            <wp:extent cx="1038860" cy="273685"/>
            <wp:effectExtent l="0" t="0" r="8890" b="12065"/>
            <wp:docPr id="12"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9"/>
                    <pic:cNvPicPr>
                      <a:picLocks noChangeAspect="1"/>
                    </pic:cNvPicPr>
                  </pic:nvPicPr>
                  <pic:blipFill>
                    <a:blip r:embed="rId37"/>
                    <a:stretch>
                      <a:fillRect/>
                    </a:stretch>
                  </pic:blipFill>
                  <pic:spPr>
                    <a:xfrm>
                      <a:off x="0" y="0"/>
                      <a:ext cx="1038860" cy="27368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与</w:t>
      </w:r>
      <w:r>
        <w:drawing>
          <wp:inline distT="0" distB="0" distL="114300" distR="114300">
            <wp:extent cx="1036320" cy="277495"/>
            <wp:effectExtent l="0" t="0" r="11430" b="8255"/>
            <wp:docPr id="14"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1"/>
                    <pic:cNvPicPr>
                      <a:picLocks noChangeAspect="1"/>
                    </pic:cNvPicPr>
                  </pic:nvPicPr>
                  <pic:blipFill>
                    <a:blip r:embed="rId38"/>
                    <a:stretch>
                      <a:fillRect/>
                    </a:stretch>
                  </pic:blipFill>
                  <pic:spPr>
                    <a:xfrm>
                      <a:off x="0" y="0"/>
                      <a:ext cx="1036320" cy="27749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受向上冲击和向下冲击移动后工具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的市场价值；</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5</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drawing>
          <wp:inline distT="0" distB="0" distL="114300" distR="114300">
            <wp:extent cx="591185" cy="221615"/>
            <wp:effectExtent l="0" t="0" r="18415" b="6985"/>
            <wp:docPr id="1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2"/>
                    <pic:cNvPicPr>
                      <a:picLocks noChangeAspect="1"/>
                    </pic:cNvPicPr>
                  </pic:nvPicPr>
                  <pic:blipFill>
                    <a:blip r:embed="rId39"/>
                    <a:stretch>
                      <a:fillRect/>
                    </a:stretch>
                  </pic:blipFill>
                  <pic:spPr>
                    <a:xfrm>
                      <a:off x="0" y="0"/>
                      <a:ext cx="591185" cy="22161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是工具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的曲度风险因子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的风险权重；</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6</w:t>
      </w:r>
      <w:r>
        <w:rPr>
          <w:rFonts w:hint="eastAsia" w:ascii="宋体" w:hAnsi="宋体"/>
          <w:color w:val="0D0D0D" w:themeColor="text1" w:themeTint="F2"/>
          <w:szCs w:val="21"/>
          <w:lang w:bidi="ar"/>
          <w14:textFill>
            <w14:solidFill>
              <w14:schemeClr w14:val="tx1">
                <w14:lumMod w14:val="95000"/>
                <w14:lumOff w14:val="5000"/>
              </w14:schemeClr>
            </w14:solidFill>
          </w14:textFill>
        </w:rPr>
        <w:t>）对于汇率及股票风险类别，</w:t>
      </w:r>
      <w:r>
        <w:rPr>
          <w:rFonts w:ascii="宋体" w:hAnsi="宋体"/>
          <w:color w:val="000000" w:themeColor="text1"/>
          <w:szCs w:val="21"/>
          <w:lang w:bidi="ar"/>
          <w14:textFill>
            <w14:solidFill>
              <w14:schemeClr w14:val="tx1"/>
            </w14:solidFill>
          </w14:textFill>
        </w:rPr>
        <w:object>
          <v:shape id="_x0000_i1037" o:spt="75" type="#_x0000_t75" style="height:20.4pt;width:18pt;" o:ole="t" filled="f" o:preferrelative="t" stroked="f" coordsize="21600,21600">
            <v:path/>
            <v:fill on="f" focussize="0,0"/>
            <v:stroke on="f" joinstyle="miter"/>
            <v:imagedata r:id="rId41" o:title=""/>
            <o:lock v:ext="edit" aspectratio="t"/>
            <w10:wrap type="none"/>
            <w10:anchorlock/>
          </v:shape>
          <o:OLEObject Type="Embed" ProgID="Equation.DSMT4" ShapeID="_x0000_i1037" DrawAspect="Content" ObjectID="_1468075737" r:id="rId4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是受曲度风险因子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影响的工具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的得尔塔敏感度；对于一般利率风险、信用利差风险及商品风险类别，</w:t>
      </w:r>
      <w:r>
        <w:rPr>
          <w:rFonts w:ascii="宋体" w:hAnsi="宋体"/>
          <w:color w:val="000000" w:themeColor="text1"/>
          <w:szCs w:val="21"/>
          <w:lang w:bidi="ar"/>
          <w14:textFill>
            <w14:solidFill>
              <w14:schemeClr w14:val="tx1"/>
            </w14:solidFill>
          </w14:textFill>
        </w:rPr>
        <w:object>
          <v:shape id="_x0000_i1038" o:spt="75" type="#_x0000_t75" style="height:20.4pt;width:18pt;" o:ole="t" filled="f" o:preferrelative="t" stroked="f" coordsize="21600,21600">
            <v:path/>
            <v:fill on="f" focussize="0,0"/>
            <v:stroke on="f" joinstyle="miter"/>
            <v:imagedata r:id="rId41" o:title=""/>
            <o:lock v:ext="edit" aspectratio="t"/>
            <w10:wrap type="none"/>
            <w10:anchorlock/>
          </v:shape>
          <o:OLEObject Type="Embed" ProgID="Equation.DSMT4" ShapeID="_x0000_i1038" DrawAspect="Content" ObjectID="_1468075738" r:id="rId4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是受曲度风险因子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影响的工具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的相关曲线上所有期限得尔塔敏感度之和。</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3</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．风险组的曲度敏感度风险头寸由风险组内加总得出，公式如下：</w:t>
      </w:r>
    </w:p>
    <w:p>
      <w:pPr>
        <w:widowControl/>
        <w:jc w:val="center"/>
        <w:rPr>
          <w:color w:val="0D0D0D" w:themeColor="text1" w:themeTint="F2"/>
          <w:sz w:val="30"/>
          <w:szCs w:val="30"/>
          <w14:textFill>
            <w14:solidFill>
              <w14:schemeClr w14:val="tx1">
                <w14:lumMod w14:val="95000"/>
                <w14:lumOff w14:val="5000"/>
              </w14:schemeClr>
            </w14:solidFill>
          </w14:textFill>
        </w:rPr>
      </w:pPr>
      <w:r>
        <w:rPr>
          <w:color w:val="000000" w:themeColor="text1"/>
          <w:sz w:val="30"/>
          <w:szCs w:val="30"/>
          <w:lang w:bidi="ar"/>
          <w14:textFill>
            <w14:solidFill>
              <w14:schemeClr w14:val="tx1"/>
            </w14:solidFill>
          </w14:textFill>
        </w:rPr>
        <w:object>
          <v:shape id="_x0000_i1039" o:spt="75" type="#_x0000_t75" style="height:23.4pt;width:102pt;" o:ole="t" filled="f" o:preferrelative="t" stroked="f" coordsize="21600,21600">
            <v:path/>
            <v:fill on="f" focussize="0,0"/>
            <v:stroke on="f" joinstyle="miter"/>
            <v:imagedata r:id="rId44" o:title=""/>
            <o:lock v:ext="edit" aspectratio="t"/>
            <w10:wrap type="none"/>
            <w10:anchorlock/>
          </v:shape>
          <o:OLEObject Type="Embed" ProgID="Equation.DSMT4" ShapeID="_x0000_i1039" DrawAspect="Content" ObjectID="_1468075739" r:id="rId43">
            <o:LockedField>false</o:LockedField>
          </o:OLEObject>
        </w:objec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drawing>
          <wp:anchor distT="0" distB="0" distL="114300" distR="114300" simplePos="0" relativeHeight="251660288" behindDoc="0" locked="0" layoutInCell="1" allowOverlap="1">
            <wp:simplePos x="0" y="0"/>
            <wp:positionH relativeFrom="column">
              <wp:posOffset>814705</wp:posOffset>
            </wp:positionH>
            <wp:positionV relativeFrom="paragraph">
              <wp:posOffset>20320</wp:posOffset>
            </wp:positionV>
            <wp:extent cx="3579495" cy="748030"/>
            <wp:effectExtent l="0" t="0" r="1905" b="13970"/>
            <wp:wrapTopAndBottom/>
            <wp:docPr id="16"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3"/>
                    <pic:cNvPicPr>
                      <a:picLocks noChangeAspect="1"/>
                    </pic:cNvPicPr>
                  </pic:nvPicPr>
                  <pic:blipFill>
                    <a:blip r:embed="rId45"/>
                    <a:stretch>
                      <a:fillRect/>
                    </a:stretch>
                  </pic:blipFill>
                  <pic:spPr>
                    <a:xfrm>
                      <a:off x="0" y="0"/>
                      <a:ext cx="3579495" cy="748030"/>
                    </a:xfrm>
                    <a:prstGeom prst="rect">
                      <a:avLst/>
                    </a:prstGeom>
                    <a:noFill/>
                    <a:ln>
                      <a:noFill/>
                    </a:ln>
                  </pic:spPr>
                </pic:pic>
              </a:graphicData>
            </a:graphic>
          </wp:anchor>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40" o:spt="75" type="#_x0000_t75" style="height:18.6pt;width:18.6pt;" o:ole="t" filled="f" o:preferrelative="t" stroked="f" coordsize="21600,21600">
            <v:path/>
            <v:fill on="f" focussize="0,0"/>
            <v:stroke on="f" joinstyle="miter"/>
            <v:imagedata r:id="rId47" o:title=""/>
            <o:lock v:ext="edit" aspectratio="t"/>
            <w10:wrap type="none"/>
            <w10:anchorlock/>
          </v:shape>
          <o:OLEObject Type="Embed" ProgID="Equation.DSMT4" ShapeID="_x0000_i1040" DrawAspect="Content" ObjectID="_1468075740" r:id="rId4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是同一风险组内的不同风险因子加权敏感度的相关系数。</w:t>
      </w:r>
    </w:p>
    <w:p>
      <w:pPr>
        <w:widowControl/>
        <w:tabs>
          <w:tab w:val="left" w:pos="720"/>
        </w:tabs>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）若</w:t>
      </w:r>
      <w:r>
        <w:rPr>
          <w:rFonts w:ascii="宋体" w:hAnsi="宋体"/>
          <w:color w:val="000000" w:themeColor="text1"/>
          <w:szCs w:val="21"/>
          <w:lang w:bidi="ar"/>
          <w14:textFill>
            <w14:solidFill>
              <w14:schemeClr w14:val="tx1"/>
            </w14:solidFill>
          </w14:textFill>
        </w:rPr>
        <w:object>
          <v:shape id="_x0000_i1041" o:spt="75" type="#_x0000_t75" style="height:18pt;width:46.8pt;" o:ole="t" filled="f" o:preferrelative="t" stroked="f" coordsize="21600,21600">
            <v:path/>
            <v:fill on="f" focussize="0,0"/>
            <v:stroke on="f" joinstyle="miter"/>
            <v:imagedata r:id="rId49" o:title=""/>
            <o:lock v:ext="edit" aspectratio="t"/>
            <w10:wrap type="none"/>
            <w10:anchorlock/>
          </v:shape>
          <o:OLEObject Type="Embed" ProgID="Equation.DSMT4" ShapeID="_x0000_i1041" DrawAspect="Content" ObjectID="_1468075741" r:id="rId4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，为向上冲击情景；若</w:t>
      </w:r>
      <w:r>
        <w:rPr>
          <w:rFonts w:ascii="宋体" w:hAnsi="宋体"/>
          <w:color w:val="000000" w:themeColor="text1"/>
          <w:szCs w:val="21"/>
          <w:lang w:bidi="ar"/>
          <w14:textFill>
            <w14:solidFill>
              <w14:schemeClr w14:val="tx1"/>
            </w14:solidFill>
          </w14:textFill>
        </w:rPr>
        <w:object>
          <v:shape id="_x0000_i1042" o:spt="75" type="#_x0000_t75" style="height:18.6pt;width:48pt;" o:ole="t" filled="f" o:preferrelative="t" stroked="f" coordsize="21600,21600">
            <v:path/>
            <v:fill on="f" focussize="0,0"/>
            <v:stroke on="f" joinstyle="miter"/>
            <v:imagedata r:id="rId51" o:title=""/>
            <o:lock v:ext="edit" aspectratio="t"/>
            <w10:wrap type="none"/>
            <w10:anchorlock/>
          </v:shape>
          <o:OLEObject Type="Embed" ProgID="Equation.DSMT4" ShapeID="_x0000_i1042" DrawAspect="Content" ObjectID="_1468075742" r:id="rId5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，为向下冲击情景；若</w:t>
      </w:r>
      <w:r>
        <w:rPr>
          <w:rFonts w:ascii="宋体" w:hAnsi="宋体"/>
          <w:color w:val="000000" w:themeColor="text1"/>
          <w:szCs w:val="21"/>
          <w:lang w:bidi="ar"/>
          <w14:textFill>
            <w14:solidFill>
              <w14:schemeClr w14:val="tx1"/>
            </w14:solidFill>
          </w14:textFill>
        </w:rPr>
        <w:object>
          <v:shape id="_x0000_i1043" o:spt="75" type="#_x0000_t75" style="height:18pt;width:52.2pt;" o:ole="t" filled="f" o:preferrelative="t" stroked="f" coordsize="21600,21600">
            <v:path/>
            <v:fill on="f" focussize="0,0"/>
            <v:stroke on="f" joinstyle="miter"/>
            <v:imagedata r:id="rId53" o:title=""/>
            <o:lock v:ext="edit" aspectratio="t"/>
            <w10:wrap type="none"/>
            <w10:anchorlock/>
          </v:shape>
          <o:OLEObject Type="Embed" ProgID="Equation.DSMT4" ShapeID="_x0000_i1043" DrawAspect="Content" ObjectID="_1468075743" r:id="rId5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，如果</w:t>
      </w:r>
      <w:r>
        <w:drawing>
          <wp:inline distT="0" distB="0" distL="114300" distR="114300">
            <wp:extent cx="1131570" cy="254000"/>
            <wp:effectExtent l="0" t="0" r="11430" b="12700"/>
            <wp:docPr id="17"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4"/>
                    <pic:cNvPicPr>
                      <a:picLocks noChangeAspect="1"/>
                    </pic:cNvPicPr>
                  </pic:nvPicPr>
                  <pic:blipFill>
                    <a:blip r:embed="rId54"/>
                    <a:stretch>
                      <a:fillRect/>
                    </a:stretch>
                  </pic:blipFill>
                  <pic:spPr>
                    <a:xfrm>
                      <a:off x="0" y="0"/>
                      <a:ext cx="1131570" cy="254000"/>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，为向上冲击情景，反之则为向下冲击情景。</w:t>
      </w:r>
    </w:p>
    <w:p>
      <w:pPr>
        <w:widowControl/>
        <w:tabs>
          <w:tab w:val="left" w:pos="720"/>
        </w:tabs>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3</w:t>
      </w:r>
      <w:r>
        <w:rPr>
          <w:rFonts w:hint="eastAsia" w:ascii="宋体" w:hAnsi="宋体"/>
          <w:color w:val="0D0D0D" w:themeColor="text1" w:themeTint="F2"/>
          <w:szCs w:val="21"/>
          <w:lang w:bidi="ar"/>
          <w14:textFill>
            <w14:solidFill>
              <w14:schemeClr w14:val="tx1">
                <w14:lumMod w14:val="95000"/>
                <w14:lumOff w14:val="5000"/>
              </w14:schemeClr>
            </w14:solidFill>
          </w14:textFill>
        </w:rPr>
        <w:t>）如果</w:t>
      </w:r>
      <w:r>
        <w:rPr>
          <w:rFonts w:ascii="宋体" w:hAnsi="宋体"/>
          <w:color w:val="000000" w:themeColor="text1"/>
          <w:szCs w:val="21"/>
          <w:lang w:bidi="ar"/>
          <w14:textFill>
            <w14:solidFill>
              <w14:schemeClr w14:val="tx1"/>
            </w14:solidFill>
          </w14:textFill>
        </w:rPr>
        <w:object>
          <v:shape id="_x0000_i1044" o:spt="75" type="#_x0000_t75" style="height:15.6pt;width:27.6pt;" o:ole="t" filled="f" o:preferrelative="t" stroked="f" coordsize="21600,21600">
            <v:path/>
            <v:fill on="f" focussize="0,0"/>
            <v:stroke on="f" joinstyle="miter"/>
            <v:imagedata r:id="rId56" o:title=""/>
            <o:lock v:ext="edit" aspectratio="t"/>
            <w10:wrap type="none"/>
            <w10:anchorlock/>
          </v:shape>
          <o:OLEObject Type="Embed" ProgID="Equation.DSMT4" ShapeID="_x0000_i1044" DrawAspect="Content" ObjectID="_1468075744" r:id="rId5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与</w:t>
      </w:r>
      <w:r>
        <w:rPr>
          <w:rFonts w:ascii="宋体" w:hAnsi="宋体"/>
          <w:color w:val="000000" w:themeColor="text1"/>
          <w:szCs w:val="21"/>
          <w:lang w:bidi="ar"/>
          <w14:textFill>
            <w14:solidFill>
              <w14:schemeClr w14:val="tx1"/>
            </w14:solidFill>
          </w14:textFill>
        </w:rPr>
        <w:object>
          <v:shape id="_x0000_i1045" o:spt="75" type="#_x0000_t75" style="height:16.2pt;width:28.8pt;" o:ole="t" filled="f" o:preferrelative="t" stroked="f" coordsize="21600,21600">
            <v:path/>
            <v:fill on="f" focussize="0,0"/>
            <v:stroke on="f" joinstyle="miter"/>
            <v:imagedata r:id="rId58" o:title=""/>
            <o:lock v:ext="edit" aspectratio="t"/>
            <w10:wrap type="none"/>
            <w10:anchorlock/>
          </v:shape>
          <o:OLEObject Type="Embed" ProgID="Equation.DSMT4" ShapeID="_x0000_i1045" DrawAspect="Content" ObjectID="_1468075745" r:id="rId5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都为负数，则</w:t>
      </w:r>
      <w:r>
        <w:rPr>
          <w:rFonts w:ascii="宋体" w:hAnsi="宋体"/>
          <w:color w:val="000000" w:themeColor="text1"/>
          <w:szCs w:val="21"/>
          <w:lang w:bidi="ar"/>
          <w14:textFill>
            <w14:solidFill>
              <w14:schemeClr w14:val="tx1"/>
            </w14:solidFill>
          </w14:textFill>
        </w:rPr>
        <w:object>
          <v:shape id="_x0000_i1046" o:spt="75" type="#_x0000_t75" style="height:19.8pt;width:76.2pt;" o:ole="t" filled="f" o:preferrelative="t" stroked="f" coordsize="21600,21600">
            <v:path/>
            <v:fill on="f" focussize="0,0"/>
            <v:stroke on="f" joinstyle="miter"/>
            <v:imagedata r:id="rId60" o:title=""/>
            <o:lock v:ext="edit" aspectratio="t"/>
            <w10:wrap type="none"/>
            <w10:anchorlock/>
          </v:shape>
          <o:OLEObject Type="Embed" ProgID="Equation.DSMT4" ShapeID="_x0000_i1046" DrawAspect="Content" ObjectID="_1468075746" r:id="rId59">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取</w:t>
      </w:r>
      <w:r>
        <w:rPr>
          <w:rFonts w:ascii="宋体" w:hAnsi="宋体"/>
          <w:color w:val="0D0D0D" w:themeColor="text1" w:themeTint="F2"/>
          <w:szCs w:val="21"/>
          <w:lang w:bidi="ar"/>
          <w14:textFill>
            <w14:solidFill>
              <w14:schemeClr w14:val="tx1">
                <w14:lumMod w14:val="95000"/>
                <w14:lumOff w14:val="5000"/>
              </w14:schemeClr>
            </w14:solidFill>
          </w14:textFill>
        </w:rPr>
        <w:t>0</w:t>
      </w:r>
      <w:r>
        <w:rPr>
          <w:rFonts w:hint="eastAsia" w:ascii="宋体" w:hAnsi="宋体"/>
          <w:color w:val="0D0D0D" w:themeColor="text1" w:themeTint="F2"/>
          <w:szCs w:val="21"/>
          <w:lang w:bidi="ar"/>
          <w14:textFill>
            <w14:solidFill>
              <w14:schemeClr w14:val="tx1">
                <w14:lumMod w14:val="95000"/>
                <w14:lumOff w14:val="5000"/>
              </w14:schemeClr>
            </w14:solidFill>
          </w14:textFill>
        </w:rPr>
        <w:t>，否则取</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4</w:t>
      </w:r>
      <w:r>
        <w:rPr>
          <w:rFonts w:hint="eastAsia" w:ascii="宋体" w:hAnsi="宋体"/>
          <w:color w:val="0D0D0D" w:themeColor="text1" w:themeTint="F2"/>
          <w:szCs w:val="21"/>
          <w:lang w:bidi="ar"/>
          <w14:textFill>
            <w14:solidFill>
              <w14:schemeClr w14:val="tx1">
                <w14:lumMod w14:val="95000"/>
                <w14:lumOff w14:val="5000"/>
              </w14:schemeClr>
            </w14:solidFill>
          </w14:textFill>
        </w:rPr>
        <w:t>．每一风险类别的敏感度资本要求由风险组间加总得出，公式如下：</w:t>
      </w:r>
    </w:p>
    <w:p>
      <w:pPr>
        <w:widowControl/>
        <w:jc w:val="center"/>
        <w:rPr>
          <w:rFonts w:ascii="仿宋_GB2312" w:eastAsia="仿宋_GB2312" w:cs="仿宋_GB2312"/>
          <w:color w:val="0D0D0D" w:themeColor="text1" w:themeTint="F2"/>
          <w:sz w:val="30"/>
          <w:szCs w:val="30"/>
          <w14:textFill>
            <w14:solidFill>
              <w14:schemeClr w14:val="tx1">
                <w14:lumMod w14:val="95000"/>
                <w14:lumOff w14:val="5000"/>
              </w14:schemeClr>
            </w14:solidFill>
          </w14:textFill>
        </w:rPr>
      </w:pPr>
      <w:r>
        <w:drawing>
          <wp:inline distT="0" distB="0" distL="114300" distR="114300">
            <wp:extent cx="3288665" cy="446405"/>
            <wp:effectExtent l="0" t="0" r="6985" b="10795"/>
            <wp:docPr id="18"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5"/>
                    <pic:cNvPicPr>
                      <a:picLocks noChangeAspect="1"/>
                    </pic:cNvPicPr>
                  </pic:nvPicPr>
                  <pic:blipFill>
                    <a:blip r:embed="rId61"/>
                    <a:stretch>
                      <a:fillRect/>
                    </a:stretch>
                  </pic:blipFill>
                  <pic:spPr>
                    <a:xfrm>
                      <a:off x="0" y="0"/>
                      <a:ext cx="3288665" cy="446405"/>
                    </a:xfrm>
                    <a:prstGeom prst="rect">
                      <a:avLst/>
                    </a:prstGeom>
                    <a:noFill/>
                    <a:ln>
                      <a:noFill/>
                    </a:ln>
                  </pic:spPr>
                </pic:pic>
              </a:graphicData>
            </a:graphic>
          </wp:inline>
        </w:drawing>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47" o:spt="75" type="#_x0000_t75" style="height:18.6pt;width:18.6pt;" o:ole="t" filled="f" o:preferrelative="t" stroked="f" coordsize="21600,21600">
            <v:path/>
            <v:fill on="f" focussize="0,0"/>
            <v:stroke on="f" joinstyle="miter"/>
            <v:imagedata r:id="rId15" o:title=""/>
            <o:lock v:ext="edit" aspectratio="t"/>
            <w10:wrap type="none"/>
            <w10:anchorlock/>
          </v:shape>
          <o:OLEObject Type="Embed" ProgID="Equation.DSMT4" ShapeID="_x0000_i1047" DrawAspect="Content" ObjectID="_1468075747" r:id="rId6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是不同风险组间的相关系数。</w:t>
      </w:r>
    </w:p>
    <w:p>
      <w:pPr>
        <w:widowControl/>
        <w:tabs>
          <w:tab w:val="left" w:pos="720"/>
        </w:tabs>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）若在为向上冲击情景，则</w:t>
      </w:r>
      <w:r>
        <w:drawing>
          <wp:inline distT="0" distB="0" distL="114300" distR="114300">
            <wp:extent cx="813435" cy="311785"/>
            <wp:effectExtent l="0" t="0" r="5715" b="12065"/>
            <wp:docPr id="19"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6"/>
                    <pic:cNvPicPr>
                      <a:picLocks noChangeAspect="1"/>
                    </pic:cNvPicPr>
                  </pic:nvPicPr>
                  <pic:blipFill>
                    <a:blip r:embed="rId63"/>
                    <a:stretch>
                      <a:fillRect/>
                    </a:stretch>
                  </pic:blipFill>
                  <pic:spPr>
                    <a:xfrm>
                      <a:off x="0" y="0"/>
                      <a:ext cx="813435" cy="31178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，否则</w:t>
      </w:r>
      <w:r>
        <w:drawing>
          <wp:inline distT="0" distB="0" distL="114300" distR="114300">
            <wp:extent cx="845185" cy="316865"/>
            <wp:effectExtent l="0" t="0" r="12065" b="6985"/>
            <wp:docPr id="20"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7"/>
                    <pic:cNvPicPr>
                      <a:picLocks noChangeAspect="1"/>
                    </pic:cNvPicPr>
                  </pic:nvPicPr>
                  <pic:blipFill>
                    <a:blip r:embed="rId64"/>
                    <a:stretch>
                      <a:fillRect/>
                    </a:stretch>
                  </pic:blipFill>
                  <pic:spPr>
                    <a:xfrm>
                      <a:off x="0" y="0"/>
                      <a:ext cx="845185" cy="31686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fldChar w:fldCharType="begin"/>
      </w:r>
      <w:r>
        <w:rPr>
          <w:rFonts w:ascii="宋体" w:hAnsi="宋体"/>
          <w:color w:val="0D0D0D" w:themeColor="text1" w:themeTint="F2"/>
          <w:szCs w:val="21"/>
          <w:lang w:bidi="ar"/>
          <w14:textFill>
            <w14:solidFill>
              <w14:schemeClr w14:val="tx1">
                <w14:lumMod w14:val="95000"/>
                <w14:lumOff w14:val="5000"/>
              </w14:schemeClr>
            </w14:solidFill>
          </w14:textFill>
        </w:rPr>
        <w:instrText xml:space="preserve"> QUOTE </w:instrText>
      </w:r>
      <w:r>
        <w:rPr>
          <w:rFonts w:ascii="宋体" w:hAnsi="宋体"/>
          <w:color w:val="0D0D0D" w:themeColor="text1" w:themeTint="F2"/>
          <w:szCs w:val="21"/>
          <w14:textFill>
            <w14:solidFill>
              <w14:schemeClr w14:val="tx1">
                <w14:lumMod w14:val="95000"/>
                <w14:lumOff w14:val="5000"/>
              </w14:schemeClr>
            </w14:solidFill>
          </w14:textFill>
        </w:rPr>
        <w:drawing>
          <wp:inline distT="0" distB="0" distL="114300" distR="114300">
            <wp:extent cx="714375" cy="400050"/>
            <wp:effectExtent l="0" t="0" r="9525" b="0"/>
            <wp:docPr id="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1"/>
                    <pic:cNvPicPr>
                      <a:picLocks noChangeAspect="1"/>
                    </pic:cNvPicPr>
                  </pic:nvPicPr>
                  <pic:blipFill>
                    <a:blip r:embed="rId65">
                      <a:clrChange>
                        <a:clrFrom>
                          <a:srgbClr val="FFFFFF"/>
                        </a:clrFrom>
                        <a:clrTo>
                          <a:srgbClr val="FFFFFF">
                            <a:alpha val="0"/>
                          </a:srgbClr>
                        </a:clrTo>
                      </a:clrChange>
                    </a:blip>
                    <a:stretch>
                      <a:fillRect/>
                    </a:stretch>
                  </pic:blipFill>
                  <pic:spPr>
                    <a:xfrm>
                      <a:off x="0" y="0"/>
                      <a:ext cx="714375" cy="400050"/>
                    </a:xfrm>
                    <a:prstGeom prst="rect">
                      <a:avLst/>
                    </a:prstGeom>
                    <a:noFill/>
                    <a:ln>
                      <a:noFill/>
                    </a:ln>
                  </pic:spPr>
                </pic:pic>
              </a:graphicData>
            </a:graphic>
          </wp:inline>
        </w:drawing>
      </w:r>
      <w:r>
        <w:rPr>
          <w:rFonts w:ascii="宋体" w:hAnsi="宋体"/>
          <w:color w:val="0D0D0D" w:themeColor="text1" w:themeTint="F2"/>
          <w:szCs w:val="21"/>
          <w:lang w:bidi="ar"/>
          <w14:textFill>
            <w14:solidFill>
              <w14:schemeClr w14:val="tx1">
                <w14:lumMod w14:val="95000"/>
                <w14:lumOff w14:val="5000"/>
              </w14:schemeClr>
            </w14:solidFill>
          </w14:textFill>
        </w:rPr>
        <w:instrText xml:space="preserve"> </w:instrText>
      </w:r>
      <w:r>
        <w:rPr>
          <w:rFonts w:hint="eastAsia" w:ascii="宋体" w:hAnsi="宋体"/>
          <w:color w:val="0D0D0D" w:themeColor="text1" w:themeTint="F2"/>
          <w:szCs w:val="21"/>
          <w:lang w:bidi="ar"/>
          <w14:textFill>
            <w14:solidFill>
              <w14:schemeClr w14:val="tx1">
                <w14:lumMod w14:val="95000"/>
                <w14:lumOff w14:val="5000"/>
              </w14:schemeClr>
            </w14:solidFill>
          </w14:textFill>
        </w:rPr>
        <w:fldChar w:fldCharType="end"/>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3</w:t>
      </w:r>
      <w:r>
        <w:rPr>
          <w:rFonts w:hint="eastAsia" w:ascii="宋体" w:hAnsi="宋体"/>
          <w:color w:val="0D0D0D" w:themeColor="text1" w:themeTint="F2"/>
          <w:szCs w:val="21"/>
          <w:lang w:bidi="ar"/>
          <w14:textFill>
            <w14:solidFill>
              <w14:schemeClr w14:val="tx1">
                <w14:lumMod w14:val="95000"/>
                <w14:lumOff w14:val="5000"/>
              </w14:schemeClr>
            </w14:solidFill>
          </w14:textFill>
        </w:rPr>
        <w:t>）如果</w:t>
      </w:r>
      <m:oMath>
        <m:sSub>
          <m:sSubPr>
            <m:ctrlPr>
              <w:rPr>
                <w:rFonts w:ascii="Cambria Math" w:hAnsi="Cambria Math"/>
                <w:i/>
                <w:szCs w:val="21"/>
              </w:rPr>
            </m:ctrlPr>
          </m:sSubPr>
          <m:e>
            <m:r>
              <m:rPr/>
              <w:rPr>
                <w:rFonts w:ascii="Cambria Math"/>
                <w:szCs w:val="21"/>
              </w:rPr>
              <m:t>S</m:t>
            </m:r>
            <m:ctrlPr>
              <w:rPr>
                <w:rFonts w:ascii="Cambria Math" w:hAnsi="Cambria Math"/>
                <w:i/>
                <w:szCs w:val="21"/>
              </w:rPr>
            </m:ctrlPr>
          </m:e>
          <m:sub>
            <m:r>
              <m:rPr/>
              <w:rPr>
                <w:rFonts w:ascii="Cambria Math"/>
                <w:szCs w:val="21"/>
              </w:rPr>
              <m:t>b</m:t>
            </m:r>
            <m:ctrlPr>
              <w:rPr>
                <w:rFonts w:ascii="Cambria Math" w:hAnsi="Cambria Math"/>
                <w:i/>
                <w:szCs w:val="21"/>
              </w:rPr>
            </m:ctrlPr>
          </m:sub>
        </m:sSub>
      </m:oMath>
      <w:r>
        <w:rPr>
          <w:rFonts w:hint="eastAsia" w:ascii="仿宋_GB2312" w:eastAsia="仿宋_GB2312"/>
          <w:sz w:val="21"/>
          <w:szCs w:val="21"/>
        </w:rPr>
        <w:t>与</w:t>
      </w:r>
      <m:oMath>
        <m:sSub>
          <m:sSubPr>
            <m:ctrlPr>
              <w:rPr>
                <w:rFonts w:hint="eastAsia" w:ascii="Cambria Math" w:hAnsi="Cambria Math" w:eastAsia="仿宋_GB2312"/>
                <w:i/>
                <w:szCs w:val="21"/>
              </w:rPr>
            </m:ctrlPr>
          </m:sSubPr>
          <m:e>
            <m:r>
              <m:rPr/>
              <w:rPr>
                <w:rFonts w:ascii="DejaVu Math TeX Gyre" w:hAnsi="DejaVu Math TeX Gyre" w:eastAsia="仿宋_GB2312"/>
                <w:sz w:val="21"/>
                <w:szCs w:val="21"/>
              </w:rPr>
              <m:t>S</m:t>
            </m:r>
            <m:ctrlPr>
              <w:rPr>
                <w:rFonts w:hint="eastAsia" w:ascii="Cambria Math" w:hAnsi="Cambria Math" w:eastAsia="仿宋_GB2312"/>
                <w:i/>
                <w:szCs w:val="21"/>
              </w:rPr>
            </m:ctrlPr>
          </m:e>
          <m:sub>
            <m:r>
              <m:rPr/>
              <w:rPr>
                <w:rFonts w:ascii="DejaVu Math TeX Gyre" w:hAnsi="DejaVu Math TeX Gyre" w:eastAsia="仿宋_GB2312"/>
                <w:sz w:val="21"/>
                <w:szCs w:val="21"/>
              </w:rPr>
              <m:t>c</m:t>
            </m:r>
            <m:ctrlPr>
              <w:rPr>
                <w:rFonts w:hint="eastAsia" w:ascii="Cambria Math" w:hAnsi="Cambria Math" w:eastAsia="仿宋_GB2312"/>
                <w:i/>
                <w:szCs w:val="21"/>
              </w:rPr>
            </m:ctrlPr>
          </m:sub>
        </m:sSub>
      </m:oMath>
      <w:r>
        <w:rPr>
          <w:rFonts w:hint="eastAsia" w:ascii="宋体" w:hAnsi="宋体"/>
          <w:color w:val="0D0D0D" w:themeColor="text1" w:themeTint="F2"/>
          <w:szCs w:val="21"/>
          <w:lang w:bidi="ar"/>
          <w14:textFill>
            <w14:solidFill>
              <w14:schemeClr w14:val="tx1">
                <w14:lumMod w14:val="95000"/>
                <w14:lumOff w14:val="5000"/>
              </w14:schemeClr>
            </w14:solidFill>
          </w14:textFill>
        </w:rPr>
        <w:t>都为负数，则</w:t>
      </w:r>
      <w:r>
        <w:rPr>
          <w:rFonts w:ascii="宋体" w:hAnsi="宋体"/>
          <w:color w:val="000000" w:themeColor="text1"/>
          <w:szCs w:val="21"/>
          <w:lang w:bidi="ar"/>
          <w14:textFill>
            <w14:solidFill>
              <w14:schemeClr w14:val="tx1"/>
            </w14:solidFill>
          </w14:textFill>
        </w:rPr>
        <w:object>
          <v:shape id="_x0000_i1048" o:spt="75" type="#_x0000_t75" style="height:20.4pt;width:53.4pt;" o:ole="t" filled="f" o:preferrelative="t" stroked="f" coordsize="21600,21600">
            <v:path/>
            <v:fill on="f" focussize="0,0"/>
            <v:stroke on="f" joinstyle="miter"/>
            <v:imagedata r:id="rId67" o:title=""/>
            <o:lock v:ext="edit" aspectratio="t"/>
            <w10:wrap type="none"/>
            <w10:anchorlock/>
          </v:shape>
          <o:OLEObject Type="Embed" ProgID="Equation.DSMT4" ShapeID="_x0000_i1048" DrawAspect="Content" ObjectID="_1468075748" r:id="rId6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取</w:t>
      </w:r>
      <w:r>
        <w:rPr>
          <w:rFonts w:ascii="宋体" w:hAnsi="宋体"/>
          <w:color w:val="0D0D0D" w:themeColor="text1" w:themeTint="F2"/>
          <w:szCs w:val="21"/>
          <w:lang w:bidi="ar"/>
          <w14:textFill>
            <w14:solidFill>
              <w14:schemeClr w14:val="tx1">
                <w14:lumMod w14:val="95000"/>
                <w14:lumOff w14:val="5000"/>
              </w14:schemeClr>
            </w14:solidFill>
          </w14:textFill>
        </w:rPr>
        <w:t>0</w:t>
      </w:r>
      <w:r>
        <w:rPr>
          <w:rFonts w:hint="eastAsia" w:ascii="宋体" w:hAnsi="宋体"/>
          <w:color w:val="0D0D0D" w:themeColor="text1" w:themeTint="F2"/>
          <w:szCs w:val="21"/>
          <w:lang w:bidi="ar"/>
          <w14:textFill>
            <w14:solidFill>
              <w14:schemeClr w14:val="tx1">
                <w14:lumMod w14:val="95000"/>
                <w14:lumOff w14:val="5000"/>
              </w14:schemeClr>
            </w14:solidFill>
          </w14:textFill>
        </w:rPr>
        <w:t>，否则取</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 xml:space="preserve"> 敏感度资本要求合计</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：指填报机构基于敏感度法下资本要求合计。</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一般利率风险</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：指填报机构采用基于敏感度方法计量的一般利率风险资本要求，包括得尔塔资本要求、维伽资本要求及曲度资本要求。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一般利率风险组以币种区分，同一货币的各条无风险利率曲线上面的所有风险因子均计入同一个风险组。</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2.1 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：指填报机构一般利率风险得尔塔资本要求金额。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一般利率风险得尔塔风险因子包括：</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由每种货币无风险利率曲线和期限定义的利率，期限为0.25年、0.5年、1年、2年、3年、5年、10年、15年、20年和30年。无风险利率曲线应以货币市场工具曲线或市场隐含的利率互换曲线构建，如隔夜指数互换曲线和银行间同业拆借利率互换曲线。当市场隐含的利率互换曲线数据不足时，可以使用给定货币的主权债券收益率曲线作为无风险利率曲线。标的不同、重定价日不同、同币种的在岸及离岸货币曲线应视作两条不同的曲线。</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2.隐含通胀率曲线。当工具的现金流与通胀有函数关系时，应考虑通胀风险因子。期限结构不作为风险因子维度。</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3.交叉货币基差曲线。交叉货币的基差风险因子是每种货币对美元或对欧元的基差，货币利率互换产品应考虑交叉货币基差因子。期限结构不作为风险因子维度。</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填报机构可以使用基于期限结构的交叉货币基差曲线, 并简单加总各期限的敏感度。</w:t>
      </w:r>
      <w:ins w:id="2" w:author="陈静" w:date="2024-12-12T15:11:17Z">
        <w:r>
          <w:rPr>
            <w:rFonts w:hint="eastAsia" w:ascii="宋体" w:hAnsi="宋体"/>
            <w:color w:val="0D0D0D" w:themeColor="text1" w:themeTint="F2"/>
            <w:szCs w:val="21"/>
            <w:highlight w:val="yellow"/>
            <w14:textFill>
              <w14:solidFill>
                <w14:schemeClr w14:val="tx1">
                  <w14:lumMod w14:val="95000"/>
                  <w14:lumOff w14:val="5000"/>
                </w14:schemeClr>
              </w14:solidFill>
            </w14:textFill>
          </w:rPr>
          <w:t>对于在岸和离岸的交叉货币基差曲线，填报机构可以将其加权敏感度简单加总。</w:t>
        </w:r>
      </w:ins>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w:t>
      </w:r>
      <w:bookmarkStart w:id="3" w:name="OLE_LINK3"/>
      <w:r>
        <w:rPr>
          <w:rFonts w:hint="eastAsia" w:ascii="宋体" w:hAnsi="宋体"/>
          <w:color w:val="0D0D0D" w:themeColor="text1" w:themeTint="F2"/>
          <w:szCs w:val="21"/>
          <w:lang w:bidi="ar"/>
          <w14:textFill>
            <w14:solidFill>
              <w14:schemeClr w14:val="tx1">
                <w14:lumMod w14:val="95000"/>
                <w14:lumOff w14:val="5000"/>
              </w14:schemeClr>
            </w14:solidFill>
          </w14:textFill>
        </w:rPr>
        <w:t>敏感度</w:t>
      </w:r>
      <w:bookmarkEnd w:id="3"/>
      <w:r>
        <w:rPr>
          <w:rFonts w:hint="eastAsia" w:ascii="宋体" w:hAnsi="宋体"/>
          <w:color w:val="0D0D0D" w:themeColor="text1" w:themeTint="F2"/>
          <w:szCs w:val="21"/>
          <w:lang w:bidi="ar"/>
          <w14:textFill>
            <w14:solidFill>
              <w14:schemeClr w14:val="tx1">
                <w14:lumMod w14:val="95000"/>
                <w14:lumOff w14:val="5000"/>
              </w14:schemeClr>
            </w14:solidFill>
          </w14:textFill>
        </w:rPr>
        <w:t>计算方法：在给定货币的无风险利率曲线上，给定期限上利率变化</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个基点引起工具市场价值的变化量，再除以</w:t>
      </w:r>
      <w:r>
        <w:rPr>
          <w:rFonts w:ascii="宋体" w:hAnsi="宋体"/>
          <w:color w:val="0D0D0D" w:themeColor="text1" w:themeTint="F2"/>
          <w:szCs w:val="21"/>
          <w:lang w:bidi="ar"/>
          <w14:textFill>
            <w14:solidFill>
              <w14:schemeClr w14:val="tx1">
                <w14:lumMod w14:val="95000"/>
                <w14:lumOff w14:val="5000"/>
              </w14:schemeClr>
            </w14:solidFill>
          </w14:textFill>
        </w:rPr>
        <w:t>0.0001</w:t>
      </w:r>
      <w:r>
        <w:rPr>
          <w:rFonts w:hint="eastAsia" w:ascii="宋体" w:hAnsi="宋体"/>
          <w:color w:val="0D0D0D" w:themeColor="text1" w:themeTint="F2"/>
          <w:szCs w:val="21"/>
          <w:lang w:bidi="ar"/>
          <w14:textFill>
            <w14:solidFill>
              <w14:schemeClr w14:val="tx1">
                <w14:lumMod w14:val="95000"/>
                <w14:lumOff w14:val="5000"/>
              </w14:schemeClr>
            </w14:solidFill>
          </w14:textFill>
        </w:rPr>
        <w:t>。公式如下：</w:t>
      </w:r>
    </w:p>
    <w:p>
      <w:pPr>
        <w:widowControl/>
        <w:jc w:val="center"/>
        <w:rPr>
          <w:rFonts w:ascii="仿宋_GB2312" w:eastAsia="仿宋_GB2312" w:cs="仿宋_GB2312"/>
          <w:color w:val="0D0D0D" w:themeColor="text1" w:themeTint="F2"/>
          <w:sz w:val="30"/>
          <w:szCs w:val="30"/>
          <w14:textFill>
            <w14:solidFill>
              <w14:schemeClr w14:val="tx1">
                <w14:lumMod w14:val="95000"/>
                <w14:lumOff w14:val="5000"/>
              </w14:schemeClr>
            </w14:solidFill>
          </w14:textFill>
        </w:rPr>
      </w:pPr>
      <w:r>
        <w:rPr>
          <w:color w:val="000000" w:themeColor="text1"/>
          <w:sz w:val="30"/>
          <w:szCs w:val="30"/>
          <w:lang w:bidi="ar"/>
          <w14:textFill>
            <w14:solidFill>
              <w14:schemeClr w14:val="tx1"/>
            </w14:solidFill>
          </w14:textFill>
        </w:rPr>
        <w:object>
          <v:shape id="_x0000_i1049" o:spt="75" type="#_x0000_t75" style="height:31.2pt;width:190.8pt;" o:ole="t" filled="f" o:preferrelative="t" stroked="f" coordsize="21600,21600">
            <v:path/>
            <v:fill on="f" focussize="0,0"/>
            <v:stroke on="f" joinstyle="miter"/>
            <v:imagedata r:id="rId69" o:title=""/>
            <o:lock v:ext="edit" aspectratio="t"/>
            <w10:wrap type="none"/>
            <w10:anchorlock/>
          </v:shape>
          <o:OLEObject Type="Embed" ProgID="Equation.DSMT4" ShapeID="_x0000_i1049" DrawAspect="Content" ObjectID="_1468075749" r:id="rId68">
            <o:LockedField>false</o:LockedField>
          </o:OLEObject>
        </w:objec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00000" w:themeColor="text1"/>
          <w:szCs w:val="21"/>
          <w:lang w:bidi="ar"/>
          <w14:textFill>
            <w14:solidFill>
              <w14:schemeClr w14:val="tx1"/>
            </w14:solidFill>
          </w14:textFill>
        </w:rPr>
        <w:object>
          <v:shape id="_x0000_i1050" o:spt="75" type="#_x0000_t75" style="height:18.6pt;width:11.4pt;" o:ole="t" filled="f" o:preferrelative="t" stroked="f" coordsize="21600,21600">
            <v:path/>
            <v:fill on="f" focussize="0,0"/>
            <v:stroke on="f" joinstyle="miter"/>
            <v:imagedata r:id="rId71" o:title=""/>
            <o:lock v:ext="edit" aspectratio="t"/>
            <w10:wrap type="none"/>
            <w10:anchorlock/>
          </v:shape>
          <o:OLEObject Type="Embed" ProgID="Equation.DSMT4" ShapeID="_x0000_i1050" DrawAspect="Content" ObjectID="_1468075750" r:id="rId7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是无风险利率曲线在期限</w:t>
      </w:r>
      <w:r>
        <w:rPr>
          <w:rFonts w:ascii="宋体" w:hAnsi="宋体"/>
          <w:color w:val="0D0D0D" w:themeColor="text1" w:themeTint="F2"/>
          <w:szCs w:val="21"/>
          <w:lang w:bidi="ar"/>
          <w14:textFill>
            <w14:solidFill>
              <w14:schemeClr w14:val="tx1">
                <w14:lumMod w14:val="95000"/>
                <w14:lumOff w14:val="5000"/>
              </w14:schemeClr>
            </w14:solidFill>
          </w14:textFill>
        </w:rPr>
        <w:t>t</w:t>
      </w:r>
      <w:r>
        <w:rPr>
          <w:rFonts w:hint="eastAsia" w:ascii="宋体" w:hAnsi="宋体"/>
          <w:color w:val="0D0D0D" w:themeColor="text1" w:themeTint="F2"/>
          <w:szCs w:val="21"/>
          <w:lang w:bidi="ar"/>
          <w14:textFill>
            <w14:solidFill>
              <w14:schemeClr w14:val="tx1">
                <w14:lumMod w14:val="95000"/>
                <w14:lumOff w14:val="5000"/>
              </w14:schemeClr>
            </w14:solidFill>
          </w14:textFill>
        </w:rPr>
        <w:t>的利率；</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00000" w:themeColor="text1"/>
          <w:szCs w:val="21"/>
          <w:lang w:bidi="ar"/>
          <w14:textFill>
            <w14:solidFill>
              <w14:schemeClr w14:val="tx1"/>
            </w14:solidFill>
          </w14:textFill>
        </w:rPr>
        <w:object>
          <v:shape id="_x0000_i1051" o:spt="75" type="#_x0000_t75" style="height:18.6pt;width:18pt;" o:ole="t" filled="f" o:preferrelative="t" stroked="f" coordsize="21600,21600">
            <v:path/>
            <v:fill on="f" focussize="0,0"/>
            <v:stroke on="f" joinstyle="miter"/>
            <v:imagedata r:id="rId73" o:title=""/>
            <o:lock v:ext="edit" aspectratio="t"/>
            <w10:wrap type="none"/>
            <w10:anchorlock/>
          </v:shape>
          <o:OLEObject Type="Embed" ProgID="Equation.DSMT4" ShapeID="_x0000_i1051" DrawAspect="Content" ObjectID="_1468075751" r:id="rId72">
            <o:LockedField>false</o:LockedField>
          </o:OLEObject>
        </w:objec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是信用利差曲线在期限</w:t>
      </w:r>
      <w:r>
        <w:rPr>
          <w:rFonts w:ascii="宋体" w:hAnsi="宋体"/>
          <w:color w:val="0D0D0D" w:themeColor="text1" w:themeTint="F2"/>
          <w:szCs w:val="21"/>
          <w:lang w:bidi="ar"/>
          <w14:textFill>
            <w14:solidFill>
              <w14:schemeClr w14:val="tx1">
                <w14:lumMod w14:val="95000"/>
                <w14:lumOff w14:val="5000"/>
              </w14:schemeClr>
            </w14:solidFill>
          </w14:textFill>
        </w:rPr>
        <w:t>t</w:t>
      </w:r>
      <w:r>
        <w:rPr>
          <w:rFonts w:hint="eastAsia" w:ascii="宋体" w:hAnsi="宋体"/>
          <w:color w:val="0D0D0D" w:themeColor="text1" w:themeTint="F2"/>
          <w:szCs w:val="21"/>
          <w:lang w:bidi="ar"/>
          <w14:textFill>
            <w14:solidFill>
              <w14:schemeClr w14:val="tx1">
                <w14:lumMod w14:val="95000"/>
                <w14:lumOff w14:val="5000"/>
              </w14:schemeClr>
            </w14:solidFill>
          </w14:textFill>
        </w:rPr>
        <w:t>的值；</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00000" w:themeColor="text1"/>
          <w:szCs w:val="21"/>
          <w:lang w:bidi="ar"/>
          <w14:textFill>
            <w14:solidFill>
              <w14:schemeClr w14:val="tx1"/>
            </w14:solidFill>
          </w14:textFill>
        </w:rPr>
        <w:object>
          <v:shape id="_x0000_i1052" o:spt="75" type="#_x0000_t75" style="height:18.6pt;width:14.4pt;" o:ole="t" filled="f" o:preferrelative="t" stroked="f" coordsize="21600,21600">
            <v:path/>
            <v:fill on="f" focussize="0,0"/>
            <v:stroke on="f" joinstyle="miter"/>
            <v:imagedata r:id="rId75" o:title=""/>
            <o:lock v:ext="edit" aspectratio="t"/>
            <w10:wrap type="none"/>
            <w10:anchorlock/>
          </v:shape>
          <o:OLEObject Type="Embed" ProgID="Equation.DSMT4" ShapeID="_x0000_i1052" DrawAspect="Content" ObjectID="_1468075752" r:id="rId7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的市场价值，为无风险利率曲线和信用利差曲线的函数。</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隐含通胀率曲线与交叉货币基差曲线的得尔塔敏感度计算方法与无风险利率曲线一致。</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得尔塔敏感度的风险权重如下：</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无风险利率曲线上每个期限点的风险权重如表1所示：</w:t>
      </w:r>
    </w:p>
    <w:p>
      <w:pPr>
        <w:widowControl/>
        <w:spacing w:line="480" w:lineRule="exact"/>
        <w:jc w:val="center"/>
        <w:rPr>
          <w:rFonts w:ascii="宋体" w:hAnsi="宋体" w:cs="宋体"/>
          <w:color w:val="0D0D0D" w:themeColor="text1" w:themeTint="F2"/>
          <w:kern w:val="0"/>
          <w:sz w:val="24"/>
          <w:shd w:val="clear" w:color="auto" w:fill="FFFFFF"/>
          <w:lang w:bidi="ar"/>
          <w14:textFill>
            <w14:solidFill>
              <w14:schemeClr w14:val="tx1">
                <w14:lumMod w14:val="95000"/>
                <w14:lumOff w14:val="5000"/>
              </w14:schemeClr>
            </w14:solidFill>
          </w14:textFill>
        </w:rPr>
      </w:pPr>
      <w:r>
        <w:rPr>
          <w:rFonts w:hint="eastAsia" w:ascii="宋体" w:hAnsi="宋体" w:cs="宋体"/>
          <w:b/>
          <w:color w:val="0D0D0D" w:themeColor="text1" w:themeTint="F2"/>
          <w:sz w:val="22"/>
          <w:szCs w:val="22"/>
          <w:lang w:bidi="ar"/>
          <w14:textFill>
            <w14:solidFill>
              <w14:schemeClr w14:val="tx1">
                <w14:lumMod w14:val="95000"/>
                <w14:lumOff w14:val="5000"/>
              </w14:schemeClr>
            </w14:solidFill>
          </w14:textFill>
        </w:rPr>
        <w:t>表1</w:t>
      </w:r>
      <w:r>
        <w:rPr>
          <w:rFonts w:ascii="宋体" w:hAnsi="宋体" w:cs="宋体"/>
          <w:b/>
          <w:color w:val="0D0D0D" w:themeColor="text1" w:themeTint="F2"/>
          <w:sz w:val="22"/>
          <w:szCs w:val="22"/>
          <w:lang w:bidi="ar"/>
          <w14:textFill>
            <w14:solidFill>
              <w14:schemeClr w14:val="tx1">
                <w14:lumMod w14:val="95000"/>
                <w14:lumOff w14:val="5000"/>
              </w14:schemeClr>
            </w14:solidFill>
          </w14:textFill>
        </w:rPr>
        <w:t xml:space="preserve">  </w:t>
      </w:r>
      <w:r>
        <w:rPr>
          <w:rFonts w:hint="eastAsia" w:ascii="宋体" w:hAnsi="宋体" w:cs="宋体"/>
          <w:b/>
          <w:color w:val="0D0D0D" w:themeColor="text1" w:themeTint="F2"/>
          <w:sz w:val="22"/>
          <w:szCs w:val="22"/>
          <w:lang w:bidi="ar"/>
          <w14:textFill>
            <w14:solidFill>
              <w14:schemeClr w14:val="tx1">
                <w14:lumMod w14:val="95000"/>
                <w14:lumOff w14:val="5000"/>
              </w14:schemeClr>
            </w14:solidFill>
          </w14:textFill>
        </w:rPr>
        <w:t>得尔塔敏感度期限点及风险权重</w:t>
      </w:r>
    </w:p>
    <w:tbl>
      <w:tblPr>
        <w:tblStyle w:val="38"/>
        <w:tblW w:w="8100" w:type="dxa"/>
        <w:tblInd w:w="0" w:type="dxa"/>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fixed"/>
        <w:tblCellMar>
          <w:top w:w="0" w:type="dxa"/>
          <w:left w:w="108" w:type="dxa"/>
          <w:bottom w:w="0" w:type="dxa"/>
          <w:right w:w="108" w:type="dxa"/>
        </w:tblCellMar>
      </w:tblPr>
      <w:tblGrid>
        <w:gridCol w:w="2012"/>
        <w:gridCol w:w="1160"/>
        <w:gridCol w:w="1261"/>
        <w:gridCol w:w="1207"/>
        <w:gridCol w:w="1222"/>
        <w:gridCol w:w="1238"/>
      </w:tblGrid>
      <w:tr>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c>
          <w:tcPr>
            <w:tcW w:w="2012"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sz w:val="20"/>
                <w:szCs w:val="20"/>
                <w:lang w:bidi="ar"/>
                <w14:textFill>
                  <w14:solidFill>
                    <w14:schemeClr w14:val="tx1">
                      <w14:lumMod w14:val="95000"/>
                      <w14:lumOff w14:val="5000"/>
                    </w14:schemeClr>
                  </w14:solidFill>
                </w14:textFill>
              </w:rPr>
              <w:t>期限点</w:t>
            </w:r>
          </w:p>
        </w:tc>
        <w:tc>
          <w:tcPr>
            <w:tcW w:w="1160"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0.25年</w:t>
            </w:r>
          </w:p>
        </w:tc>
        <w:tc>
          <w:tcPr>
            <w:tcW w:w="1261"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0.5年</w:t>
            </w:r>
          </w:p>
        </w:tc>
        <w:tc>
          <w:tcPr>
            <w:tcW w:w="1207"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1年</w:t>
            </w:r>
          </w:p>
        </w:tc>
        <w:tc>
          <w:tcPr>
            <w:tcW w:w="1222"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2年</w:t>
            </w:r>
          </w:p>
        </w:tc>
        <w:tc>
          <w:tcPr>
            <w:tcW w:w="1238"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3年</w:t>
            </w:r>
          </w:p>
        </w:tc>
      </w:tr>
      <w:tr>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c>
          <w:tcPr>
            <w:tcW w:w="2012" w:type="dxa"/>
            <w:tcBorders>
              <w:top w:val="single" w:color="auto" w:sz="4" w:space="0"/>
              <w:left w:val="nil"/>
              <w:bottom w:val="doub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sz w:val="20"/>
                <w:szCs w:val="20"/>
                <w:lang w:bidi="ar"/>
                <w14:textFill>
                  <w14:solidFill>
                    <w14:schemeClr w14:val="tx1">
                      <w14:lumMod w14:val="95000"/>
                      <w14:lumOff w14:val="5000"/>
                    </w14:schemeClr>
                  </w14:solidFill>
                </w14:textFill>
              </w:rPr>
              <w:t>风险权重</w:t>
            </w:r>
          </w:p>
        </w:tc>
        <w:tc>
          <w:tcPr>
            <w:tcW w:w="1160" w:type="dxa"/>
            <w:tcBorders>
              <w:top w:val="single" w:color="auto" w:sz="4" w:space="0"/>
              <w:left w:val="nil"/>
              <w:bottom w:val="doub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1.7%</w:t>
            </w:r>
          </w:p>
        </w:tc>
        <w:tc>
          <w:tcPr>
            <w:tcW w:w="1261" w:type="dxa"/>
            <w:tcBorders>
              <w:top w:val="single" w:color="auto" w:sz="4" w:space="0"/>
              <w:left w:val="nil"/>
              <w:bottom w:val="doub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1.7%</w:t>
            </w:r>
          </w:p>
        </w:tc>
        <w:tc>
          <w:tcPr>
            <w:tcW w:w="1207" w:type="dxa"/>
            <w:tcBorders>
              <w:top w:val="single" w:color="auto" w:sz="4" w:space="0"/>
              <w:left w:val="nil"/>
              <w:bottom w:val="doub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1.6%</w:t>
            </w:r>
          </w:p>
        </w:tc>
        <w:tc>
          <w:tcPr>
            <w:tcW w:w="1222" w:type="dxa"/>
            <w:tcBorders>
              <w:top w:val="single" w:color="auto" w:sz="4" w:space="0"/>
              <w:left w:val="nil"/>
              <w:bottom w:val="doub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1.3%</w:t>
            </w:r>
          </w:p>
        </w:tc>
        <w:tc>
          <w:tcPr>
            <w:tcW w:w="1238" w:type="dxa"/>
            <w:tcBorders>
              <w:top w:val="single" w:color="auto" w:sz="4" w:space="0"/>
              <w:left w:val="nil"/>
              <w:bottom w:val="doub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1.2%</w:t>
            </w:r>
          </w:p>
        </w:tc>
      </w:tr>
      <w:tr>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c>
          <w:tcPr>
            <w:tcW w:w="2012" w:type="dxa"/>
            <w:tcBorders>
              <w:top w:val="doub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sz w:val="20"/>
                <w:szCs w:val="20"/>
                <w:lang w:bidi="ar"/>
                <w14:textFill>
                  <w14:solidFill>
                    <w14:schemeClr w14:val="tx1">
                      <w14:lumMod w14:val="95000"/>
                      <w14:lumOff w14:val="5000"/>
                    </w14:schemeClr>
                  </w14:solidFill>
                </w14:textFill>
              </w:rPr>
              <w:t>期限点</w:t>
            </w:r>
          </w:p>
        </w:tc>
        <w:tc>
          <w:tcPr>
            <w:tcW w:w="1160" w:type="dxa"/>
            <w:tcBorders>
              <w:top w:val="doub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5年</w:t>
            </w:r>
          </w:p>
        </w:tc>
        <w:tc>
          <w:tcPr>
            <w:tcW w:w="1261" w:type="dxa"/>
            <w:tcBorders>
              <w:top w:val="doub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10年</w:t>
            </w:r>
          </w:p>
        </w:tc>
        <w:tc>
          <w:tcPr>
            <w:tcW w:w="1207" w:type="dxa"/>
            <w:tcBorders>
              <w:top w:val="doub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15年</w:t>
            </w:r>
          </w:p>
        </w:tc>
        <w:tc>
          <w:tcPr>
            <w:tcW w:w="1222" w:type="dxa"/>
            <w:tcBorders>
              <w:top w:val="doub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20年</w:t>
            </w:r>
          </w:p>
        </w:tc>
        <w:tc>
          <w:tcPr>
            <w:tcW w:w="1238" w:type="dxa"/>
            <w:tcBorders>
              <w:top w:val="doub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30年</w:t>
            </w:r>
          </w:p>
        </w:tc>
      </w:tr>
      <w:tr>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c>
          <w:tcPr>
            <w:tcW w:w="2012"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sz w:val="20"/>
                <w:szCs w:val="20"/>
                <w:lang w:bidi="ar"/>
                <w14:textFill>
                  <w14:solidFill>
                    <w14:schemeClr w14:val="tx1">
                      <w14:lumMod w14:val="95000"/>
                      <w14:lumOff w14:val="5000"/>
                    </w14:schemeClr>
                  </w14:solidFill>
                </w14:textFill>
              </w:rPr>
              <w:t>风险权重</w:t>
            </w:r>
          </w:p>
        </w:tc>
        <w:tc>
          <w:tcPr>
            <w:tcW w:w="1160" w:type="dxa"/>
            <w:tcBorders>
              <w:top w:val="single" w:color="auto" w:sz="4" w:space="0"/>
              <w:left w:val="nil"/>
              <w:bottom w:val="sing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1.1%</w:t>
            </w:r>
          </w:p>
        </w:tc>
        <w:tc>
          <w:tcPr>
            <w:tcW w:w="1261" w:type="dxa"/>
            <w:tcBorders>
              <w:top w:val="single" w:color="auto" w:sz="4" w:space="0"/>
              <w:left w:val="nil"/>
              <w:bottom w:val="sing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1.1%</w:t>
            </w:r>
          </w:p>
        </w:tc>
        <w:tc>
          <w:tcPr>
            <w:tcW w:w="1207" w:type="dxa"/>
            <w:tcBorders>
              <w:top w:val="single" w:color="auto" w:sz="4" w:space="0"/>
              <w:left w:val="nil"/>
              <w:bottom w:val="sing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1.1%</w:t>
            </w:r>
          </w:p>
        </w:tc>
        <w:tc>
          <w:tcPr>
            <w:tcW w:w="1222" w:type="dxa"/>
            <w:tcBorders>
              <w:top w:val="single" w:color="auto" w:sz="4" w:space="0"/>
              <w:left w:val="nil"/>
              <w:bottom w:val="sing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1.1%</w:t>
            </w:r>
          </w:p>
        </w:tc>
        <w:tc>
          <w:tcPr>
            <w:tcW w:w="1238" w:type="dxa"/>
            <w:tcBorders>
              <w:top w:val="single" w:color="auto" w:sz="4" w:space="0"/>
              <w:left w:val="nil"/>
              <w:bottom w:val="sing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1.1%</w:t>
            </w:r>
          </w:p>
        </w:tc>
      </w:tr>
    </w:tbl>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通胀风险因子和交叉货币基差风险因子风险权重为</w:t>
      </w:r>
      <w:r>
        <w:rPr>
          <w:rFonts w:ascii="宋体" w:hAnsi="宋体"/>
          <w:color w:val="0D0D0D" w:themeColor="text1" w:themeTint="F2"/>
          <w:szCs w:val="21"/>
          <w:lang w:bidi="ar"/>
          <w14:textFill>
            <w14:solidFill>
              <w14:schemeClr w14:val="tx1">
                <w14:lumMod w14:val="95000"/>
                <w14:lumOff w14:val="5000"/>
              </w14:schemeClr>
            </w14:solidFill>
          </w14:textFill>
        </w:rPr>
        <w:t>1.6%</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对于欧元、美元、英镑、澳大利亚元、日元、瑞典克朗、加拿大元以及人民币，</w:t>
      </w:r>
      <w:r>
        <w:rPr>
          <w:rFonts w:hint="eastAsia"/>
          <w:color w:val="0D0D0D" w:themeColor="text1" w:themeTint="F2"/>
          <w:szCs w:val="21"/>
          <w14:textFill>
            <w14:solidFill>
              <w14:schemeClr w14:val="tx1">
                <w14:lumMod w14:val="95000"/>
                <w14:lumOff w14:val="5000"/>
              </w14:schemeClr>
            </w14:solidFill>
          </w14:textFill>
        </w:rPr>
        <w:t>填报机构</w:t>
      </w:r>
      <w:r>
        <w:rPr>
          <w:rFonts w:hint="eastAsia" w:ascii="宋体" w:hAnsi="宋体"/>
          <w:color w:val="0D0D0D" w:themeColor="text1" w:themeTint="F2"/>
          <w:szCs w:val="21"/>
          <w:lang w:bidi="ar"/>
          <w14:textFill>
            <w14:solidFill>
              <w14:schemeClr w14:val="tx1">
                <w14:lumMod w14:val="95000"/>
                <w14:lumOff w14:val="5000"/>
              </w14:schemeClr>
            </w14:solidFill>
          </w14:textFill>
        </w:rPr>
        <w:t>可将风险权重除以</w:t>
      </w:r>
      <m:oMath>
        <m:rad>
          <m:radPr>
            <m:degHide m:val="1"/>
            <m:ctrlPr>
              <w:rPr>
                <w:rFonts w:hint="eastAsia" w:ascii="Cambria Math" w:hAnsi="Cambria Math" w:eastAsia="仿宋_GB2312"/>
                <w:szCs w:val="21"/>
              </w:rPr>
            </m:ctrlPr>
          </m:radPr>
          <m:deg>
            <m:ctrlPr>
              <w:rPr>
                <w:rFonts w:hint="eastAsia" w:ascii="Cambria Math" w:hAnsi="Cambria Math" w:eastAsia="仿宋_GB2312"/>
                <w:szCs w:val="21"/>
              </w:rPr>
            </m:ctrlPr>
          </m:deg>
          <m:e>
            <m:r>
              <m:rPr/>
              <w:rPr>
                <w:rFonts w:ascii="DejaVu Math TeX Gyre" w:hAnsi="DejaVu Math TeX Gyre" w:eastAsia="仿宋_GB2312"/>
                <w:sz w:val="21"/>
                <w:szCs w:val="21"/>
              </w:rPr>
              <m:t>2</m:t>
            </m:r>
            <m:ctrlPr>
              <w:rPr>
                <w:rFonts w:hint="eastAsia" w:ascii="Cambria Math" w:hAnsi="Cambria Math" w:eastAsia="仿宋_GB2312"/>
                <w:szCs w:val="21"/>
              </w:rPr>
            </m:ctrlPr>
          </m:e>
        </m:rad>
      </m:oMath>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计算组内得尔塔敏感度风险头寸时，同一个风险组内的</w:t>
      </w:r>
      <w:bookmarkStart w:id="4" w:name="_Hlk51614309"/>
      <w:bookmarkStart w:id="5" w:name="_Hlk51614405"/>
      <w:r>
        <w:rPr>
          <w:rFonts w:hint="eastAsia" w:ascii="宋体" w:hAnsi="宋体"/>
          <w:color w:val="0D0D0D" w:themeColor="text1" w:themeTint="F2"/>
          <w:szCs w:val="21"/>
          <w:lang w:bidi="ar"/>
          <w14:textFill>
            <w14:solidFill>
              <w14:schemeClr w14:val="tx1">
                <w14:lumMod w14:val="95000"/>
                <w14:lumOff w14:val="5000"/>
              </w14:schemeClr>
            </w14:solidFill>
          </w14:textFill>
        </w:rPr>
        <w:t>相关系数</w:t>
      </w:r>
      <w:r>
        <w:rPr>
          <w:rFonts w:hint="eastAsia" w:ascii="宋体" w:hAnsi="宋体"/>
          <w:color w:val="000000" w:themeColor="text1"/>
          <w:szCs w:val="21"/>
          <w:lang w:bidi="ar"/>
          <w14:textFill>
            <w14:solidFill>
              <w14:schemeClr w14:val="tx1"/>
            </w14:solidFill>
          </w14:textFill>
        </w:rPr>
        <w:object>
          <v:shape id="_x0000_i1053" o:spt="75" type="#_x0000_t75" style="height:20.4pt;width:20.4pt;" o:ole="t" filled="f" o:preferrelative="t" stroked="f" coordsize="21600,21600">
            <v:path/>
            <v:fill on="f" focussize="0,0"/>
            <v:stroke on="f" joinstyle="miter"/>
            <v:imagedata r:id="rId47" o:title=""/>
            <o:lock v:ext="edit" aspectratio="t"/>
            <w10:wrap type="none"/>
            <w10:anchorlock/>
          </v:shape>
          <o:OLEObject Type="Embed" ProgID="Equation.DSMT4" ShapeID="_x0000_i1053" DrawAspect="Content" ObjectID="_1468075753" r:id="rId76">
            <o:LockedField>false</o:LockedField>
          </o:OLEObject>
        </w:object>
      </w:r>
      <w:bookmarkEnd w:id="4"/>
      <w:r>
        <w:rPr>
          <w:rFonts w:hint="eastAsia" w:ascii="宋体" w:hAnsi="宋体"/>
          <w:color w:val="0D0D0D" w:themeColor="text1" w:themeTint="F2"/>
          <w:szCs w:val="21"/>
          <w:lang w:bidi="ar"/>
          <w14:textFill>
            <w14:solidFill>
              <w14:schemeClr w14:val="tx1">
                <w14:lumMod w14:val="95000"/>
                <w14:lumOff w14:val="5000"/>
              </w14:schemeClr>
            </w14:solidFill>
          </w14:textFill>
        </w:rPr>
        <w:t>如下所示</w:t>
      </w:r>
      <w:bookmarkEnd w:id="5"/>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1.在同一风险组，同一期限维度，不同无风险利率曲线的情况下，相关系数</w:t>
      </w:r>
      <w:r>
        <w:rPr>
          <w:rFonts w:hint="eastAsia" w:ascii="宋体" w:hAnsi="宋体"/>
          <w:color w:val="000000" w:themeColor="text1"/>
          <w:szCs w:val="21"/>
          <w:lang w:bidi="ar"/>
          <w14:textFill>
            <w14:solidFill>
              <w14:schemeClr w14:val="tx1"/>
            </w14:solidFill>
          </w14:textFill>
        </w:rPr>
        <w:object>
          <v:shape id="_x0000_i1054" o:spt="75" type="#_x0000_t75" style="height:20.4pt;width:20.4pt;" o:ole="t" filled="f" o:preferrelative="t" stroked="f" coordsize="21600,21600">
            <v:path/>
            <v:fill on="f" focussize="0,0"/>
            <v:stroke on="f" joinstyle="miter"/>
            <v:imagedata r:id="rId47" o:title=""/>
            <o:lock v:ext="edit" aspectratio="t"/>
            <w10:wrap type="none"/>
            <w10:anchorlock/>
          </v:shape>
          <o:OLEObject Type="Embed" ProgID="Equation.DSMT4" ShapeID="_x0000_i1054" DrawAspect="Content" ObjectID="_1468075754" r:id="rId7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w:t>
      </w:r>
      <w:r>
        <w:rPr>
          <w:rFonts w:ascii="宋体" w:hAnsi="宋体"/>
          <w:color w:val="0D0D0D" w:themeColor="text1" w:themeTint="F2"/>
          <w:szCs w:val="21"/>
          <w:lang w:bidi="ar"/>
          <w14:textFill>
            <w14:solidFill>
              <w14:schemeClr w14:val="tx1">
                <w14:lumMod w14:val="95000"/>
                <w14:lumOff w14:val="5000"/>
              </w14:schemeClr>
            </w14:solidFill>
          </w14:textFill>
        </w:rPr>
        <w:t>99.90%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在同一风险组，不同期限维度但同一无风险利率曲线的情况下，相关系数</w:t>
      </w:r>
      <w:r>
        <w:rPr>
          <w:rFonts w:hint="eastAsia" w:ascii="宋体" w:hAnsi="宋体"/>
          <w:color w:val="000000" w:themeColor="text1"/>
          <w:szCs w:val="21"/>
          <w:lang w:bidi="ar"/>
          <w14:textFill>
            <w14:solidFill>
              <w14:schemeClr w14:val="tx1"/>
            </w14:solidFill>
          </w14:textFill>
        </w:rPr>
        <w:object>
          <v:shape id="_x0000_i1055" o:spt="75" type="#_x0000_t75" style="height:20.4pt;width:20.4pt;" o:ole="t" filled="f" o:preferrelative="t" stroked="f" coordsize="21600,21600">
            <v:path/>
            <v:fill on="f" focussize="0,0"/>
            <v:stroke on="f" joinstyle="miter"/>
            <v:imagedata r:id="rId47" o:title=""/>
            <o:lock v:ext="edit" aspectratio="t"/>
            <w10:wrap type="none"/>
            <w10:anchorlock/>
          </v:shape>
          <o:OLEObject Type="Embed" ProgID="Equation.DSMT4" ShapeID="_x0000_i1055" DrawAspect="Content" ObjectID="_1468075755" r:id="rId7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如表2所示：</w:t>
      </w:r>
    </w:p>
    <w:p>
      <w:pPr>
        <w:widowControl/>
        <w:spacing w:line="480" w:lineRule="exact"/>
        <w:jc w:val="center"/>
        <w:rPr>
          <w:rFonts w:ascii="宋体" w:hAnsi="宋体" w:cs="宋体"/>
          <w:b/>
          <w:color w:val="0D0D0D" w:themeColor="text1" w:themeTint="F2"/>
          <w:sz w:val="22"/>
          <w:szCs w:val="22"/>
          <w14:textFill>
            <w14:solidFill>
              <w14:schemeClr w14:val="tx1">
                <w14:lumMod w14:val="95000"/>
                <w14:lumOff w14:val="5000"/>
              </w14:schemeClr>
            </w14:solidFill>
          </w14:textFill>
        </w:rPr>
      </w:pPr>
      <w:r>
        <w:rPr>
          <w:rFonts w:hint="eastAsia" w:ascii="宋体" w:hAnsi="宋体" w:cs="宋体"/>
          <w:b/>
          <w:color w:val="0D0D0D" w:themeColor="text1" w:themeTint="F2"/>
          <w:sz w:val="22"/>
          <w:szCs w:val="22"/>
          <w:lang w:bidi="ar"/>
          <w14:textFill>
            <w14:solidFill>
              <w14:schemeClr w14:val="tx1">
                <w14:lumMod w14:val="95000"/>
                <w14:lumOff w14:val="5000"/>
              </w14:schemeClr>
            </w14:solidFill>
          </w14:textFill>
        </w:rPr>
        <w:t>表</w:t>
      </w:r>
      <w:r>
        <w:rPr>
          <w:rFonts w:ascii="宋体" w:hAnsi="宋体" w:cs="宋体"/>
          <w:b/>
          <w:color w:val="0D0D0D" w:themeColor="text1" w:themeTint="F2"/>
          <w:sz w:val="22"/>
          <w:szCs w:val="22"/>
          <w:lang w:bidi="ar"/>
          <w14:textFill>
            <w14:solidFill>
              <w14:schemeClr w14:val="tx1">
                <w14:lumMod w14:val="95000"/>
                <w14:lumOff w14:val="5000"/>
              </w14:schemeClr>
            </w14:solidFill>
          </w14:textFill>
        </w:rPr>
        <w:t>2</w:t>
      </w:r>
      <w:r>
        <w:rPr>
          <w:rFonts w:hint="eastAsia" w:ascii="宋体" w:hAnsi="宋体" w:cs="宋体"/>
          <w:b/>
          <w:color w:val="0D0D0D" w:themeColor="text1" w:themeTint="F2"/>
          <w:sz w:val="22"/>
          <w:szCs w:val="22"/>
          <w:lang w:bidi="ar"/>
          <w14:textFill>
            <w14:solidFill>
              <w14:schemeClr w14:val="tx1">
                <w14:lumMod w14:val="95000"/>
                <w14:lumOff w14:val="5000"/>
              </w14:schemeClr>
            </w14:solidFill>
          </w14:textFill>
        </w:rPr>
        <w:t xml:space="preserve">  同一无风险利率曲线期限点间的得尔塔敏感度相关系数</w:t>
      </w:r>
    </w:p>
    <w:tbl>
      <w:tblPr>
        <w:tblStyle w:val="38"/>
        <w:tblW w:w="87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53"/>
        <w:gridCol w:w="794"/>
        <w:gridCol w:w="753"/>
        <w:gridCol w:w="775"/>
        <w:gridCol w:w="775"/>
        <w:gridCol w:w="775"/>
        <w:gridCol w:w="775"/>
        <w:gridCol w:w="775"/>
        <w:gridCol w:w="775"/>
        <w:gridCol w:w="775"/>
        <w:gridCol w:w="7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p>
        </w:tc>
        <w:tc>
          <w:tcPr>
            <w:tcW w:w="794"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0.25年</w:t>
            </w:r>
          </w:p>
        </w:tc>
        <w:tc>
          <w:tcPr>
            <w:tcW w:w="7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0.5年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2年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3年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5年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10年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15年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20年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30年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0.25年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91.4%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81.1%</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71.9%</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56.6%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0.5年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91.4%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86.1%</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56.6%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41.9%</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91.4%</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94.2%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88.7%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65.7%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56.6%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41.9%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2年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81.1%</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91.4%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98.5%</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95.6%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88.7%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82.3%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65.7%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3年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71.9%</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86.1%</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94.2%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98.5%</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93.2%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88.7%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84.4%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5年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56.6%</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88.7%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95.6%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94.2%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91.4%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86.1%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10年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56.6%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88.7%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93.2%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98.5%</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15年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41.9%</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65.7%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82.3%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88.7%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94.2%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98.5%</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99.0%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20年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56.6%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84.4%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91.4%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99.0%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30年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41.9%</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65.7%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86.1%</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94.2%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98.5%</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r>
    </w:tbl>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在同一个风险组，不同期限维度，不同无风险利率曲线的情况下，相关系数</w:t>
      </w:r>
      <w:r>
        <w:rPr>
          <w:rFonts w:hint="eastAsia" w:ascii="宋体" w:hAnsi="宋体"/>
          <w:color w:val="000000" w:themeColor="text1"/>
          <w:szCs w:val="21"/>
          <w:lang w:bidi="ar"/>
          <w14:textFill>
            <w14:solidFill>
              <w14:schemeClr w14:val="tx1"/>
            </w14:solidFill>
          </w14:textFill>
        </w:rPr>
        <w:object>
          <v:shape id="_x0000_i1056" o:spt="75" type="#_x0000_t75" style="height:20.4pt;width:20.4pt;" o:ole="t" filled="f" o:preferrelative="t" stroked="f" coordsize="21600,21600">
            <v:path/>
            <v:fill on="f" focussize="0,0"/>
            <v:stroke on="f" joinstyle="miter"/>
            <v:imagedata r:id="rId47" o:title=""/>
            <o:lock v:ext="edit" aspectratio="t"/>
            <w10:wrap type="none"/>
            <w10:anchorlock/>
          </v:shape>
          <o:OLEObject Type="Embed" ProgID="Equation.DSMT4" ShapeID="_x0000_i1056" DrawAspect="Content" ObjectID="_1468075756" r:id="rId79">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为表</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中相关系数乘以</w:t>
      </w:r>
      <w:r>
        <w:rPr>
          <w:rFonts w:ascii="宋体" w:hAnsi="宋体"/>
          <w:color w:val="0D0D0D" w:themeColor="text1" w:themeTint="F2"/>
          <w:szCs w:val="21"/>
          <w:lang w:bidi="ar"/>
          <w14:textFill>
            <w14:solidFill>
              <w14:schemeClr w14:val="tx1">
                <w14:lumMod w14:val="95000"/>
                <w14:lumOff w14:val="5000"/>
              </w14:schemeClr>
            </w14:solidFill>
          </w14:textFill>
        </w:rPr>
        <w:t>99.90%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4</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隐含通胀率曲线与无风险利率曲线之间的相关系数</w:t>
      </w:r>
      <w:r>
        <w:rPr>
          <w:rFonts w:hint="eastAsia" w:ascii="宋体" w:hAnsi="宋体"/>
          <w:color w:val="000000" w:themeColor="text1"/>
          <w:szCs w:val="21"/>
          <w:lang w:bidi="ar"/>
          <w14:textFill>
            <w14:solidFill>
              <w14:schemeClr w14:val="tx1"/>
            </w14:solidFill>
          </w14:textFill>
        </w:rPr>
        <w:object>
          <v:shape id="_x0000_i1057" o:spt="75" type="#_x0000_t75" style="height:20.4pt;width:20.4pt;" o:ole="t" filled="f" o:preferrelative="t" stroked="f" coordsize="21600,21600">
            <v:path/>
            <v:fill on="f" focussize="0,0"/>
            <v:stroke on="f" joinstyle="miter"/>
            <v:imagedata r:id="rId47" o:title=""/>
            <o:lock v:ext="edit" aspectratio="t"/>
            <w10:wrap type="none"/>
            <w10:anchorlock/>
          </v:shape>
          <o:OLEObject Type="Embed" ProgID="Equation.DSMT4" ShapeID="_x0000_i1057" DrawAspect="Content" ObjectID="_1468075757" r:id="rId8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w:t>
      </w:r>
      <w:r>
        <w:rPr>
          <w:rFonts w:ascii="宋体" w:hAnsi="宋体"/>
          <w:color w:val="0D0D0D" w:themeColor="text1" w:themeTint="F2"/>
          <w:szCs w:val="21"/>
          <w:lang w:bidi="ar"/>
          <w14:textFill>
            <w14:solidFill>
              <w14:schemeClr w14:val="tx1">
                <w14:lumMod w14:val="95000"/>
                <w14:lumOff w14:val="5000"/>
              </w14:schemeClr>
            </w14:solidFill>
          </w14:textFill>
        </w:rPr>
        <w:t>40%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5</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交叉货币基差曲线与无风险利率曲线、隐含通胀率曲线及其他交叉货币基差曲线之间的相关系数</w:t>
      </w:r>
      <w:r>
        <w:rPr>
          <w:rFonts w:hint="eastAsia" w:ascii="宋体" w:hAnsi="宋体"/>
          <w:color w:val="000000" w:themeColor="text1"/>
          <w:szCs w:val="21"/>
          <w:lang w:bidi="ar"/>
          <w14:textFill>
            <w14:solidFill>
              <w14:schemeClr w14:val="tx1"/>
            </w14:solidFill>
          </w14:textFill>
        </w:rPr>
        <w:object>
          <v:shape id="_x0000_i1058" o:spt="75" type="#_x0000_t75" style="height:20.4pt;width:20.4pt;" o:ole="t" filled="f" o:preferrelative="t" stroked="f" coordsize="21600,21600">
            <v:path/>
            <v:fill on="f" focussize="0,0"/>
            <v:stroke on="f" joinstyle="miter"/>
            <v:imagedata r:id="rId47" o:title=""/>
            <o:lock v:ext="edit" aspectratio="t"/>
            <w10:wrap type="none"/>
            <w10:anchorlock/>
          </v:shape>
          <o:OLEObject Type="Embed" ProgID="Equation.DSMT4" ShapeID="_x0000_i1058" DrawAspect="Content" ObjectID="_1468075758" r:id="rId8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w:t>
      </w:r>
      <w:r>
        <w:rPr>
          <w:rFonts w:ascii="宋体" w:hAnsi="宋体"/>
          <w:color w:val="0D0D0D" w:themeColor="text1" w:themeTint="F2"/>
          <w:szCs w:val="21"/>
          <w:lang w:bidi="ar"/>
          <w14:textFill>
            <w14:solidFill>
              <w14:schemeClr w14:val="tx1">
                <w14:lumMod w14:val="95000"/>
                <w14:lumOff w14:val="5000"/>
              </w14:schemeClr>
            </w14:solidFill>
          </w14:textFill>
        </w:rPr>
        <w:t>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计算组间得尔塔敏感度资本要求时，不同风险组间的相关系数</w:t>
      </w:r>
      <w:r>
        <w:rPr>
          <w:rFonts w:hint="eastAsia" w:ascii="宋体" w:hAnsi="宋体"/>
          <w:color w:val="000000" w:themeColor="text1"/>
          <w:szCs w:val="21"/>
          <w:lang w:bidi="ar"/>
          <w14:textFill>
            <w14:solidFill>
              <w14:schemeClr w14:val="tx1"/>
            </w14:solidFill>
          </w14:textFill>
        </w:rPr>
        <w:object>
          <v:shape id="_x0000_i1059" o:spt="75" type="#_x0000_t75" style="height:18.6pt;width:18.6pt;" o:ole="t" filled="f" o:preferrelative="t" stroked="f" coordsize="21600,21600">
            <v:path/>
            <v:fill on="f" focussize="0,0"/>
            <v:stroke on="f" joinstyle="miter"/>
            <v:imagedata r:id="rId15" o:title=""/>
            <o:lock v:ext="edit" aspectratio="t"/>
            <w10:wrap type="none"/>
            <w10:anchorlock/>
          </v:shape>
          <o:OLEObject Type="Embed" ProgID="Equation.DSMT4" ShapeID="_x0000_i1059" DrawAspect="Content" ObjectID="_1468075759" r:id="rId8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w:t>
      </w:r>
      <w:r>
        <w:rPr>
          <w:rFonts w:ascii="宋体" w:hAnsi="宋体"/>
          <w:color w:val="0D0D0D" w:themeColor="text1" w:themeTint="F2"/>
          <w:szCs w:val="21"/>
          <w:lang w:bidi="ar"/>
          <w14:textFill>
            <w14:solidFill>
              <w14:schemeClr w14:val="tx1">
                <w14:lumMod w14:val="95000"/>
                <w14:lumOff w14:val="5000"/>
              </w14:schemeClr>
            </w14:solidFill>
          </w14:textFill>
        </w:rPr>
        <w:t>50%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一般利率风险维伽资本要求金额。维伽风险因子是基于期权剩余期限和期权到期后基础资产剩余期限的期权隐含波动率。期权的基础资产是一般利率风险相关的工具。期限为0.5年、1年、3年、5年和10年。对于隐含通胀率曲线和交叉货币基差曲线，仅考虑期权剩余期限维度。</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维伽敏感度等于维伽乘以期权的隐含波动率。</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color w:val="000000" w:themeColor="text1"/>
          <w:sz w:val="30"/>
          <w:szCs w:val="30"/>
          <w:lang w:bidi="ar"/>
          <w14:textFill>
            <w14:solidFill>
              <w14:schemeClr w14:val="tx1"/>
            </w14:solidFill>
          </w14:textFill>
        </w:rPr>
        <w:object>
          <v:shape id="_x0000_i1060" o:spt="75" type="#_x0000_t75" style="height:20.4pt;width:164.4pt;" o:ole="t" filled="f" o:preferrelative="t" stroked="f" coordsize="21600,21600">
            <v:path/>
            <v:fill on="f" focussize="0,0"/>
            <v:stroke on="f" joinstyle="miter"/>
            <v:imagedata r:id="rId84" o:title=""/>
            <o:lock v:ext="edit" aspectratio="t"/>
            <w10:wrap type="none"/>
            <w10:anchorlock/>
          </v:shape>
          <o:OLEObject Type="Embed" ProgID="Equation.DSMT4" ShapeID="_x0000_i1060" DrawAspect="Content" ObjectID="_1468075760" r:id="rId83">
            <o:LockedField>false</o:LockedField>
          </o:OLEObject>
        </w:objec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维伽是隐含波动率的微小变化引起的期权市场价值变化，其公式为：</w:t>
      </w:r>
    </w:p>
    <w:p>
      <w:pPr>
        <w:widowControl/>
        <w:spacing w:after="100" w:afterAutospacing="1"/>
        <w:jc w:val="center"/>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00000" w:themeColor="text1"/>
          <w:szCs w:val="21"/>
          <w:lang w:bidi="ar"/>
          <w14:textFill>
            <w14:solidFill>
              <w14:schemeClr w14:val="tx1"/>
            </w14:solidFill>
          </w14:textFill>
        </w:rPr>
        <w:object>
          <v:shape id="_x0000_i1061" o:spt="75" type="#_x0000_t75" style="height:32.4pt;width:55.2pt;" o:ole="t" filled="f" o:preferrelative="t" stroked="f" coordsize="21600,21600">
            <v:path/>
            <v:fill on="f" focussize="0,0"/>
            <v:stroke on="f" joinstyle="miter"/>
            <v:imagedata r:id="rId86" o:title=""/>
            <o:lock v:ext="edit" aspectratio="t"/>
            <w10:wrap type="none"/>
            <w10:anchorlock/>
          </v:shape>
          <o:OLEObject Type="Embed" ProgID="Equation.DSMT4" ShapeID="_x0000_i1061" DrawAspect="Content" ObjectID="_1468075761" r:id="rId85">
            <o:LockedField>false</o:LockedField>
          </o:OLEObject>
        </w:objec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维伽和隐含波动率出自风险管理部门的定价模型。为了计算一般利率风险维伽, 填报机构可以对不同币种采用不同的分布假设（对数正态分布假设或正态分布假设）。维伽敏感度的计算无须考虑信用估值调整的影响。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对于没有期限的期权，应映射到最长期限</w:t>
      </w:r>
      <w:r>
        <w:rPr>
          <w:rFonts w:ascii="宋体" w:hAnsi="宋体"/>
          <w:color w:val="0D0D0D" w:themeColor="text1" w:themeTint="F2"/>
          <w:szCs w:val="21"/>
          <w:lang w:bidi="ar"/>
          <w14:textFill>
            <w14:solidFill>
              <w14:schemeClr w14:val="tx1">
                <w14:lumMod w14:val="95000"/>
                <w14:lumOff w14:val="5000"/>
              </w14:schemeClr>
            </w14:solidFill>
          </w14:textFill>
        </w:rPr>
        <w:t>10</w:t>
      </w:r>
      <w:r>
        <w:rPr>
          <w:rFonts w:hint="eastAsia" w:ascii="宋体" w:hAnsi="宋体"/>
          <w:color w:val="0D0D0D" w:themeColor="text1" w:themeTint="F2"/>
          <w:szCs w:val="21"/>
          <w:lang w:bidi="ar"/>
          <w14:textFill>
            <w14:solidFill>
              <w14:schemeClr w14:val="tx1">
                <w14:lumMod w14:val="95000"/>
                <w14:lumOff w14:val="5000"/>
              </w14:schemeClr>
            </w14:solidFill>
          </w14:textFill>
        </w:rPr>
        <w:t>年。对于没有执行价格或障碍价格的期权，以及有多个执行价格或多个障碍价格的期权，应映射到期权定价时的执行价格和期限。</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维伽敏感度的风险权重为100%。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w:t>
      </w:r>
      <w:r>
        <w:rPr>
          <w:rFonts w:hint="eastAsia" w:ascii="宋体" w:hAnsi="宋体"/>
          <w:color w:val="000000" w:themeColor="text1"/>
          <w:szCs w:val="21"/>
          <w:lang w:bidi="ar"/>
          <w14:textFill>
            <w14:solidFill>
              <w14:schemeClr w14:val="tx1"/>
            </w14:solidFill>
          </w14:textFill>
        </w:rPr>
        <w:object>
          <v:shape id="_x0000_i1062" o:spt="75" type="#_x0000_t75" style="height:20.4pt;width:20.4pt;" o:ole="t" filled="f" o:preferrelative="t" stroked="f" coordsize="21600,21600">
            <v:path/>
            <v:fill on="f" focussize="0,0"/>
            <v:stroke on="f" joinstyle="miter"/>
            <v:imagedata r:id="rId47" o:title=""/>
            <o:lock v:ext="edit" aspectratio="t"/>
            <w10:wrap type="none"/>
            <w10:anchorlock/>
          </v:shape>
          <o:OLEObject Type="Embed" ProgID="Equation.DSMT4" ShapeID="_x0000_i1062" DrawAspect="Content" ObjectID="_1468075762" r:id="rId8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3042285" cy="354965"/>
            <wp:effectExtent l="0" t="0" r="5715" b="6985"/>
            <wp:docPr id="21"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8"/>
                    <pic:cNvPicPr>
                      <a:picLocks noChangeAspect="1"/>
                    </pic:cNvPicPr>
                  </pic:nvPicPr>
                  <pic:blipFill>
                    <a:blip r:embed="rId88"/>
                    <a:stretch>
                      <a:fillRect/>
                    </a:stretch>
                  </pic:blipFill>
                  <pic:spPr>
                    <a:xfrm>
                      <a:off x="0" y="0"/>
                      <a:ext cx="3042285" cy="354965"/>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00000" w:themeColor="text1"/>
          <w:szCs w:val="21"/>
          <w:lang w:bidi="ar"/>
          <w14:textFill>
            <w14:solidFill>
              <w14:schemeClr w14:val="tx1"/>
            </w14:solidFill>
          </w14:textFill>
        </w:rPr>
        <w:object>
          <v:shape id="_x0000_i1063" o:spt="75" type="#_x0000_t75" style="height:20.4pt;width:67.8pt;" o:ole="t" filled="f" o:preferrelative="t" stroked="f" coordsize="21600,21600">
            <v:path/>
            <v:fill on="f" focussize="0,0"/>
            <v:stroke on="f" joinstyle="miter"/>
            <v:imagedata r:id="rId90" o:title=""/>
            <o:lock v:ext="edit" aspectratio="t"/>
            <w10:wrap type="none"/>
            <w10:anchorlock/>
          </v:shape>
          <o:OLEObject Type="Embed" ProgID="Equation.DSMT4" ShapeID="_x0000_i1063" DrawAspect="Content" ObjectID="_1468075763" r:id="rId89">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等于</w:t>
      </w:r>
      <w:r>
        <w:rPr>
          <w:rFonts w:hint="eastAsia" w:ascii="宋体" w:hAnsi="宋体"/>
          <w:color w:val="000000" w:themeColor="text1"/>
          <w:szCs w:val="21"/>
          <w:lang w:bidi="ar"/>
          <w14:textFill>
            <w14:solidFill>
              <w14:schemeClr w14:val="tx1"/>
            </w14:solidFill>
          </w14:textFill>
        </w:rPr>
        <w:object>
          <v:shape id="_x0000_i1064" o:spt="75" type="#_x0000_t75" style="height:27pt;width:51.6pt;" o:ole="t" filled="f" o:preferrelative="t" stroked="f" coordsize="21600,21600">
            <v:path/>
            <v:fill on="f" focussize="0,0"/>
            <v:stroke on="f" joinstyle="miter"/>
            <v:imagedata r:id="rId92" o:title=""/>
            <o:lock v:ext="edit" aspectratio="f"/>
            <w10:wrap type="none"/>
            <w10:anchorlock/>
          </v:shape>
          <o:OLEObject Type="Embed" ProgID="Equation.DSMT4" ShapeID="_x0000_i1064" DrawAspect="Content" ObjectID="_1468075764" r:id="rId9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drawing>
          <wp:inline distT="0" distB="0" distL="0" distR="0">
            <wp:extent cx="914400" cy="260985"/>
            <wp:effectExtent l="0" t="0" r="0" b="5715"/>
            <wp:docPr id="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914400" cy="260985"/>
                    </a:xfrm>
                    <a:prstGeom prst="rect">
                      <a:avLst/>
                    </a:prstGeom>
                    <a:noFill/>
                    <a:ln>
                      <a:noFill/>
                    </a:ln>
                  </pic:spPr>
                </pic:pic>
              </a:graphicData>
            </a:graphic>
          </wp:inline>
        </w:drawing>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等于</w:t>
      </w:r>
      <w:r>
        <w:rPr>
          <w:rFonts w:ascii="宋体" w:hAnsi="宋体"/>
          <w:color w:val="000000" w:themeColor="text1"/>
          <w:szCs w:val="21"/>
          <w:lang w:bidi="ar"/>
          <w14:textFill>
            <w14:solidFill>
              <w14:schemeClr w14:val="tx1"/>
            </w14:solidFill>
          </w14:textFill>
        </w:rPr>
        <w:drawing>
          <wp:inline distT="0" distB="0" distL="0" distR="0">
            <wp:extent cx="724535" cy="409575"/>
            <wp:effectExtent l="0" t="0" r="0" b="9525"/>
            <wp:docPr id="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724535" cy="40957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3.α为</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4</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drawing>
          <wp:inline distT="0" distB="0" distL="0" distR="0">
            <wp:extent cx="184150" cy="237490"/>
            <wp:effectExtent l="0" t="0" r="6350" b="0"/>
            <wp:docPr id="6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184150" cy="237490"/>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（或</w:t>
      </w:r>
      <w:r>
        <w:rPr>
          <w:rFonts w:ascii="宋体" w:hAnsi="宋体"/>
          <w:color w:val="000000" w:themeColor="text1"/>
          <w:szCs w:val="21"/>
          <w:lang w:bidi="ar"/>
          <w14:textFill>
            <w14:solidFill>
              <w14:schemeClr w14:val="tx1"/>
            </w14:solidFill>
          </w14:textFill>
        </w:rPr>
        <w:drawing>
          <wp:inline distT="0" distB="0" distL="0" distR="0">
            <wp:extent cx="184150" cy="237490"/>
            <wp:effectExtent l="0" t="0" r="6350" b="0"/>
            <wp:docPr id="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184150" cy="237490"/>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fldChar w:fldCharType="begin"/>
      </w:r>
      <w:r>
        <w:rPr>
          <w:rFonts w:ascii="宋体" w:hAnsi="宋体"/>
          <w:color w:val="0D0D0D" w:themeColor="text1" w:themeTint="F2"/>
          <w:szCs w:val="21"/>
          <w:lang w:bidi="ar"/>
          <w14:textFill>
            <w14:solidFill>
              <w14:schemeClr w14:val="tx1">
                <w14:lumMod w14:val="95000"/>
                <w14:lumOff w14:val="5000"/>
              </w14:schemeClr>
            </w14:solidFill>
          </w14:textFill>
        </w:rPr>
        <w:instrText xml:space="preserve"> QUOTE </w:instrText>
      </w:r>
      <w:r>
        <w:rPr>
          <w:rFonts w:ascii="宋体" w:hAnsi="宋体"/>
          <w:color w:val="0D0D0D" w:themeColor="text1" w:themeTint="F2"/>
          <w:szCs w:val="21"/>
          <w14:textFill>
            <w14:solidFill>
              <w14:schemeClr w14:val="tx1">
                <w14:lumMod w14:val="95000"/>
                <w14:lumOff w14:val="5000"/>
              </w14:schemeClr>
            </w14:solidFill>
          </w14:textFill>
        </w:rPr>
        <w:drawing>
          <wp:inline distT="0" distB="0" distL="114300" distR="114300">
            <wp:extent cx="904875" cy="400050"/>
            <wp:effectExtent l="0" t="0" r="0" b="0"/>
            <wp:docPr id="3"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9"/>
                    <pic:cNvPicPr>
                      <a:picLocks noChangeAspect="1"/>
                    </pic:cNvPicPr>
                  </pic:nvPicPr>
                  <pic:blipFill>
                    <a:blip r:embed="rId97">
                      <a:clrChange>
                        <a:clrFrom>
                          <a:srgbClr val="FFFFFF"/>
                        </a:clrFrom>
                        <a:clrTo>
                          <a:srgbClr val="FFFFFF">
                            <a:alpha val="0"/>
                          </a:srgbClr>
                        </a:clrTo>
                      </a:clrChange>
                    </a:blip>
                    <a:stretch>
                      <a:fillRect/>
                    </a:stretch>
                  </pic:blipFill>
                  <pic:spPr>
                    <a:xfrm>
                      <a:off x="0" y="0"/>
                      <a:ext cx="904875" cy="400050"/>
                    </a:xfrm>
                    <a:prstGeom prst="rect">
                      <a:avLst/>
                    </a:prstGeom>
                    <a:noFill/>
                    <a:ln>
                      <a:noFill/>
                    </a:ln>
                  </pic:spPr>
                </pic:pic>
              </a:graphicData>
            </a:graphic>
          </wp:inline>
        </w:drawing>
      </w:r>
      <w:r>
        <w:rPr>
          <w:rFonts w:ascii="宋体" w:hAnsi="宋体"/>
          <w:color w:val="0D0D0D" w:themeColor="text1" w:themeTint="F2"/>
          <w:szCs w:val="21"/>
          <w:lang w:bidi="ar"/>
          <w14:textFill>
            <w14:solidFill>
              <w14:schemeClr w14:val="tx1">
                <w14:lumMod w14:val="95000"/>
                <w14:lumOff w14:val="5000"/>
              </w14:schemeClr>
            </w14:solidFill>
          </w14:textFill>
        </w:rPr>
        <w:instrText xml:space="preserve"> </w:instrText>
      </w:r>
      <w:r>
        <w:rPr>
          <w:rFonts w:ascii="宋体" w:hAnsi="宋体"/>
          <w:color w:val="0D0D0D" w:themeColor="text1" w:themeTint="F2"/>
          <w:szCs w:val="21"/>
          <w:lang w:bidi="ar"/>
          <w14:textFill>
            <w14:solidFill>
              <w14:schemeClr w14:val="tx1">
                <w14:lumMod w14:val="95000"/>
                <w14:lumOff w14:val="5000"/>
              </w14:schemeClr>
            </w14:solidFill>
          </w14:textFill>
        </w:rPr>
        <w:fldChar w:fldCharType="end"/>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是维伽敏感度对应的期权剩余期限，以年为单位。</w:t>
      </w:r>
    </w:p>
    <w:p>
      <w:pPr>
        <w:widowControl/>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5</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drawing>
          <wp:inline distT="0" distB="0" distL="0" distR="0">
            <wp:extent cx="231775" cy="260985"/>
            <wp:effectExtent l="0" t="0" r="0" b="5715"/>
            <wp:docPr id="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231775" cy="26098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（或</w:t>
      </w:r>
      <w:r>
        <w:rPr>
          <w:rFonts w:ascii="宋体" w:hAnsi="宋体"/>
          <w:color w:val="000000" w:themeColor="text1"/>
          <w:szCs w:val="21"/>
          <w:lang w:bidi="ar"/>
          <w14:textFill>
            <w14:solidFill>
              <w14:schemeClr w14:val="tx1"/>
            </w14:solidFill>
          </w14:textFill>
        </w:rPr>
        <w:drawing>
          <wp:inline distT="0" distB="0" distL="0" distR="0">
            <wp:extent cx="231775" cy="260985"/>
            <wp:effectExtent l="0" t="0" r="0" b="5715"/>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231775" cy="26098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）是维伽敏感度对应的期权到期后基础资产的剩余期限，以年为单位。</w:t>
      </w:r>
    </w:p>
    <w:p>
      <w:pPr>
        <w:widowControl/>
        <w:spacing w:line="480" w:lineRule="exact"/>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计算组间维伽敏感度资本要求时，不同风险组间的相关系数</w:t>
      </w:r>
      <w:r>
        <w:rPr>
          <w:rFonts w:ascii="宋体" w:hAnsi="宋体"/>
          <w:color w:val="000000" w:themeColor="text1"/>
          <w:szCs w:val="21"/>
          <w:lang w:bidi="ar"/>
          <w14:textFill>
            <w14:solidFill>
              <w14:schemeClr w14:val="tx1"/>
            </w14:solidFill>
          </w14:textFill>
        </w:rPr>
        <w:drawing>
          <wp:inline distT="0" distB="0" distL="0" distR="0">
            <wp:extent cx="237490" cy="237490"/>
            <wp:effectExtent l="0" t="0" r="0" b="0"/>
            <wp:docPr id="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37490" cy="237490"/>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为</w:t>
      </w:r>
      <w:r>
        <w:rPr>
          <w:rFonts w:ascii="宋体" w:hAnsi="宋体"/>
          <w:color w:val="0D0D0D" w:themeColor="text1" w:themeTint="F2"/>
          <w:szCs w:val="21"/>
          <w:lang w:bidi="ar"/>
          <w14:textFill>
            <w14:solidFill>
              <w14:schemeClr w14:val="tx1">
                <w14:lumMod w14:val="95000"/>
                <w14:lumOff w14:val="5000"/>
              </w14:schemeClr>
            </w14:solidFill>
          </w14:textFill>
        </w:rPr>
        <w:t>50%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2.3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一般利率风险曲度资本要求金额。曲度风险因子是每种货币的无风险收益率曲线，期限结构不作为风险因子维度。隐含通胀率曲线和交叉货币基差曲线无曲度风险资本要求。曲度敏感度的风险权重等于给定风险因子的冲击幅度，等于每个风险组下最高的得尔塔风险权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计算曲度敏感度风险头寸时，同一个风险组内的相关系数</w:t>
      </w:r>
      <w:r>
        <w:rPr>
          <w:rFonts w:ascii="宋体" w:hAnsi="宋体"/>
          <w:color w:val="000000" w:themeColor="text1"/>
          <w:szCs w:val="21"/>
          <w:lang w:bidi="ar"/>
          <w14:textFill>
            <w14:solidFill>
              <w14:schemeClr w14:val="tx1"/>
            </w14:solidFill>
          </w14:textFill>
        </w:rPr>
        <w:drawing>
          <wp:inline distT="0" distB="0" distL="0" distR="0">
            <wp:extent cx="243205" cy="243205"/>
            <wp:effectExtent l="0" t="0" r="4445" b="4445"/>
            <wp:docPr id="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243205" cy="24320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是对应的得尔塔相关系数</w:t>
      </w:r>
      <w:r>
        <w:rPr>
          <w:rFonts w:ascii="宋体" w:hAnsi="宋体"/>
          <w:color w:val="000000" w:themeColor="text1"/>
          <w:szCs w:val="21"/>
          <w:lang w:bidi="ar"/>
          <w14:textFill>
            <w14:solidFill>
              <w14:schemeClr w14:val="tx1"/>
            </w14:solidFill>
          </w14:textFill>
        </w:rPr>
        <w:drawing>
          <wp:inline distT="0" distB="0" distL="0" distR="0">
            <wp:extent cx="260985" cy="260985"/>
            <wp:effectExtent l="0" t="0" r="5715" b="5715"/>
            <wp:docPr id="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260985" cy="26098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计算曲度敏感度资本要求时，不同风险组间的相关系数</w:t>
      </w:r>
      <w:r>
        <w:rPr>
          <w:rFonts w:ascii="宋体" w:hAnsi="宋体"/>
          <w:color w:val="000000" w:themeColor="text1"/>
          <w:szCs w:val="21"/>
          <w:lang w:bidi="ar"/>
          <w14:textFill>
            <w14:solidFill>
              <w14:schemeClr w14:val="tx1"/>
            </w14:solidFill>
          </w14:textFill>
        </w:rPr>
        <w:drawing>
          <wp:inline distT="0" distB="0" distL="0" distR="0">
            <wp:extent cx="237490" cy="237490"/>
            <wp:effectExtent l="0" t="0" r="0" b="0"/>
            <wp:docPr id="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37490" cy="237490"/>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是对应的得尔塔相关系数</w:t>
      </w:r>
      <w:r>
        <w:rPr>
          <w:rFonts w:ascii="宋体" w:hAnsi="宋体"/>
          <w:color w:val="000000" w:themeColor="text1"/>
          <w:szCs w:val="21"/>
          <w:lang w:bidi="ar"/>
          <w14:textFill>
            <w14:solidFill>
              <w14:schemeClr w14:val="tx1"/>
            </w14:solidFill>
          </w14:textFill>
        </w:rPr>
        <w:drawing>
          <wp:inline distT="0" distB="0" distL="0" distR="0">
            <wp:extent cx="237490" cy="237490"/>
            <wp:effectExtent l="0" t="0" r="0" b="0"/>
            <wp:docPr id="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37490" cy="237490"/>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3.股票风险</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：指填报机构采用基于敏感度方法计量的股票资本要求，包括得尔塔资本要求、维伽资本要求及曲度资本要求。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股票风险组以股票总市值、经济体类别和行业类别维度划分，对于跨经济体、跨行业的发行主体，按照其最主要经营区域和行业划分至相应的风险组，划分如下表：</w:t>
      </w:r>
    </w:p>
    <w:p>
      <w:pPr>
        <w:widowControl/>
        <w:spacing w:line="480" w:lineRule="exact"/>
        <w:jc w:val="center"/>
        <w:rPr>
          <w:rFonts w:ascii="宋体" w:hAnsi="宋体" w:cs="楷体_GB2312"/>
          <w:b/>
          <w:color w:val="0D0D0D" w:themeColor="text1" w:themeTint="F2"/>
          <w:szCs w:val="21"/>
          <w14:textFill>
            <w14:solidFill>
              <w14:schemeClr w14:val="tx1">
                <w14:lumMod w14:val="95000"/>
                <w14:lumOff w14:val="5000"/>
              </w14:schemeClr>
            </w14:solidFill>
          </w14:textFill>
        </w:rPr>
      </w:pPr>
      <w:r>
        <w:rPr>
          <w:rFonts w:hint="eastAsia" w:ascii="宋体" w:hAnsi="宋体" w:cs="楷体_GB2312"/>
          <w:b/>
          <w:color w:val="0D0D0D" w:themeColor="text1" w:themeTint="F2"/>
          <w:szCs w:val="21"/>
          <w:lang w:bidi="ar"/>
          <w14:textFill>
            <w14:solidFill>
              <w14:schemeClr w14:val="tx1">
                <w14:lumMod w14:val="95000"/>
                <w14:lumOff w14:val="5000"/>
              </w14:schemeClr>
            </w14:solidFill>
          </w14:textFill>
        </w:rPr>
        <w:t>表</w:t>
      </w:r>
      <w:r>
        <w:rPr>
          <w:rFonts w:ascii="宋体" w:hAnsi="宋体" w:cs="楷体_GB2312"/>
          <w:b/>
          <w:color w:val="0D0D0D" w:themeColor="text1" w:themeTint="F2"/>
          <w:szCs w:val="21"/>
          <w:lang w:bidi="ar"/>
          <w14:textFill>
            <w14:solidFill>
              <w14:schemeClr w14:val="tx1">
                <w14:lumMod w14:val="95000"/>
                <w14:lumOff w14:val="5000"/>
              </w14:schemeClr>
            </w14:solidFill>
          </w14:textFill>
        </w:rPr>
        <w:t xml:space="preserve">3 </w:t>
      </w:r>
      <w:r>
        <w:rPr>
          <w:rFonts w:hint="eastAsia" w:ascii="宋体" w:hAnsi="宋体" w:cs="楷体_GB2312"/>
          <w:b/>
          <w:color w:val="0D0D0D" w:themeColor="text1" w:themeTint="F2"/>
          <w:szCs w:val="21"/>
          <w:lang w:bidi="ar"/>
          <w14:textFill>
            <w14:solidFill>
              <w14:schemeClr w14:val="tx1">
                <w14:lumMod w14:val="95000"/>
                <w14:lumOff w14:val="5000"/>
              </w14:schemeClr>
            </w14:solidFill>
          </w14:textFill>
        </w:rPr>
        <w:t>股票风险组</w:t>
      </w:r>
    </w:p>
    <w:tbl>
      <w:tblPr>
        <w:tblStyle w:val="38"/>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417"/>
        <w:gridCol w:w="2552"/>
        <w:gridCol w:w="35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pPr>
              <w:widowControl/>
              <w:jc w:val="center"/>
              <w:rPr>
                <w:rFonts w:ascii="宋体" w:hAnsi="宋体" w:cs="宋体"/>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风险组序号</w:t>
            </w:r>
          </w:p>
        </w:tc>
        <w:tc>
          <w:tcPr>
            <w:tcW w:w="1417" w:type="dxa"/>
            <w:vAlign w:val="center"/>
          </w:tcPr>
          <w:p>
            <w:pPr>
              <w:widowControl/>
              <w:jc w:val="center"/>
              <w:rPr>
                <w:rFonts w:ascii="宋体" w:hAnsi="宋体" w:cs="宋体"/>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股票总市值</w:t>
            </w:r>
          </w:p>
        </w:tc>
        <w:tc>
          <w:tcPr>
            <w:tcW w:w="2552" w:type="dxa"/>
            <w:vAlign w:val="center"/>
          </w:tcPr>
          <w:p>
            <w:pPr>
              <w:widowControl/>
              <w:jc w:val="center"/>
              <w:rPr>
                <w:rFonts w:ascii="宋体" w:hAnsi="宋体" w:cs="宋体"/>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经济体类别</w:t>
            </w:r>
          </w:p>
        </w:tc>
        <w:tc>
          <w:tcPr>
            <w:tcW w:w="3592" w:type="dxa"/>
            <w:vAlign w:val="center"/>
          </w:tcPr>
          <w:p>
            <w:pPr>
              <w:widowControl/>
              <w:jc w:val="center"/>
              <w:rPr>
                <w:rFonts w:ascii="宋体" w:hAnsi="宋体" w:cs="宋体"/>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行业类别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w:t>
            </w:r>
          </w:p>
        </w:tc>
        <w:tc>
          <w:tcPr>
            <w:tcW w:w="1417" w:type="dxa"/>
            <w:vMerge w:val="restart"/>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大市值</w:t>
            </w:r>
          </w:p>
        </w:tc>
        <w:tc>
          <w:tcPr>
            <w:tcW w:w="2552" w:type="dxa"/>
            <w:vMerge w:val="restart"/>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新兴市场经济体</w:t>
            </w: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消费品和消费服务、交通运输和仓储、公共管理和支持性服务、健康医疗、公共事业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2</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通讯行业、工业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3</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基础材料、能源、农业、制造业、</w:t>
            </w:r>
            <w:r>
              <w:rPr>
                <w:rFonts w:hint="eastAsia" w:cs="宋体"/>
                <w:color w:val="0D0D0D" w:themeColor="text1" w:themeTint="F2"/>
                <w:sz w:val="20"/>
                <w:szCs w:val="21"/>
                <w:lang w:bidi="ar"/>
                <w14:textFill>
                  <w14:solidFill>
                    <w14:schemeClr w14:val="tx1">
                      <w14:lumMod w14:val="95000"/>
                      <w14:lumOff w14:val="5000"/>
                    </w14:schemeClr>
                  </w14:solidFill>
                </w14:textFill>
              </w:rPr>
              <w:t>矿产和开采领域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4</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金融机构（包括政府支持金融机构）、房地产行业、科技行业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5</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restart"/>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发达经济体</w:t>
            </w: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消费品和服务、交通运输和仓储、公共管理和支持性服务、健康医疗、公共事业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6</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通讯行业、工业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7</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基础材料、能源、农业、制造业、</w:t>
            </w:r>
            <w:r>
              <w:rPr>
                <w:rFonts w:hint="eastAsia" w:cs="宋体"/>
                <w:color w:val="0D0D0D" w:themeColor="text1" w:themeTint="F2"/>
                <w:sz w:val="20"/>
                <w:szCs w:val="21"/>
                <w:lang w:bidi="ar"/>
                <w14:textFill>
                  <w14:solidFill>
                    <w14:schemeClr w14:val="tx1">
                      <w14:lumMod w14:val="95000"/>
                      <w14:lumOff w14:val="5000"/>
                    </w14:schemeClr>
                  </w14:solidFill>
                </w14:textFill>
              </w:rPr>
              <w:t>矿产和开采领域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8</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金融机构（包括政府支持金融机构）、房地产行业、科技行业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9</w:t>
            </w:r>
          </w:p>
        </w:tc>
        <w:tc>
          <w:tcPr>
            <w:tcW w:w="1417" w:type="dxa"/>
            <w:vMerge w:val="restart"/>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小市值</w:t>
            </w:r>
          </w:p>
        </w:tc>
        <w:tc>
          <w:tcPr>
            <w:tcW w:w="2552"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新兴市场经济体</w:t>
            </w: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第</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1至4个风险组对应的行业类别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10</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发达经济体</w:t>
            </w: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第</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5至8个风险组对应的行业类别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11</w:t>
            </w:r>
          </w:p>
        </w:tc>
        <w:tc>
          <w:tcPr>
            <w:tcW w:w="7561" w:type="dxa"/>
            <w:gridSpan w:val="3"/>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其他行业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12</w:t>
            </w:r>
          </w:p>
        </w:tc>
        <w:tc>
          <w:tcPr>
            <w:tcW w:w="7561" w:type="dxa"/>
            <w:gridSpan w:val="3"/>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大市场价值，发达经济体的股票指数（无特定行业）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13</w:t>
            </w:r>
          </w:p>
        </w:tc>
        <w:tc>
          <w:tcPr>
            <w:tcW w:w="7561" w:type="dxa"/>
            <w:gridSpan w:val="3"/>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其它股票指数（无特定行业）</w:t>
            </w:r>
          </w:p>
        </w:tc>
      </w:tr>
    </w:tbl>
    <w:p>
      <w:pPr>
        <w:widowControl/>
        <w:tabs>
          <w:tab w:val="left" w:pos="720"/>
        </w:tabs>
        <w:ind w:firstLine="450" w:firstLineChars="225"/>
        <w:jc w:val="left"/>
        <w:rPr>
          <w:rFonts w:ascii="宋体" w:hAnsi="宋体"/>
          <w:color w:val="0D0D0D" w:themeColor="text1" w:themeTint="F2"/>
          <w:sz w:val="20"/>
          <w:szCs w:val="20"/>
          <w:lang w:bidi="ar"/>
          <w14:textFill>
            <w14:solidFill>
              <w14:schemeClr w14:val="tx1">
                <w14:lumMod w14:val="95000"/>
                <w14:lumOff w14:val="5000"/>
              </w14:schemeClr>
            </w14:solidFill>
          </w14:textFill>
        </w:rPr>
      </w:pPr>
      <w:r>
        <w:rPr>
          <w:rFonts w:hint="eastAsia" w:ascii="宋体" w:hAnsi="宋体"/>
          <w:color w:val="0D0D0D" w:themeColor="text1" w:themeTint="F2"/>
          <w:sz w:val="20"/>
          <w:szCs w:val="20"/>
          <w:lang w:bidi="ar"/>
          <w14:textFill>
            <w14:solidFill>
              <w14:schemeClr w14:val="tx1">
                <w14:lumMod w14:val="95000"/>
                <w14:lumOff w14:val="5000"/>
              </w14:schemeClr>
            </w14:solidFill>
          </w14:textFill>
        </w:rPr>
        <w:t>注：</w:t>
      </w:r>
      <w:r>
        <w:rPr>
          <w:rFonts w:ascii="宋体" w:hAnsi="宋体"/>
          <w:color w:val="0D0D0D" w:themeColor="text1" w:themeTint="F2"/>
          <w:sz w:val="20"/>
          <w:szCs w:val="20"/>
          <w:lang w:bidi="ar"/>
          <w14:textFill>
            <w14:solidFill>
              <w14:schemeClr w14:val="tx1">
                <w14:lumMod w14:val="95000"/>
                <w14:lumOff w14:val="5000"/>
              </w14:schemeClr>
            </w14:solidFill>
          </w14:textFill>
        </w:rPr>
        <w:t>a.</w:t>
      </w:r>
      <w:r>
        <w:rPr>
          <w:rFonts w:hint="eastAsia" w:ascii="宋体" w:hAnsi="宋体"/>
          <w:color w:val="0D0D0D" w:themeColor="text1" w:themeTint="F2"/>
          <w:sz w:val="20"/>
          <w:szCs w:val="20"/>
          <w:lang w:bidi="ar"/>
          <w14:textFill>
            <w14:solidFill>
              <w14:schemeClr w14:val="tx1">
                <w14:lumMod w14:val="95000"/>
                <w14:lumOff w14:val="5000"/>
              </w14:schemeClr>
            </w14:solidFill>
          </w14:textFill>
        </w:rPr>
        <w:t>股票总市值是指同一上市法人或集团在全球证券交易所发行的所有可流通股票市场价值的总和。“大市值类”指股票总市值大于或等于</w:t>
      </w:r>
      <w:r>
        <w:rPr>
          <w:rFonts w:ascii="宋体" w:hAnsi="宋体"/>
          <w:color w:val="0D0D0D" w:themeColor="text1" w:themeTint="F2"/>
          <w:sz w:val="20"/>
          <w:szCs w:val="20"/>
          <w:lang w:bidi="ar"/>
          <w14:textFill>
            <w14:solidFill>
              <w14:schemeClr w14:val="tx1">
                <w14:lumMod w14:val="95000"/>
                <w14:lumOff w14:val="5000"/>
              </w14:schemeClr>
            </w14:solidFill>
          </w14:textFill>
        </w:rPr>
        <w:t>130</w:t>
      </w:r>
      <w:r>
        <w:rPr>
          <w:rFonts w:hint="eastAsia" w:ascii="宋体" w:hAnsi="宋体"/>
          <w:color w:val="0D0D0D" w:themeColor="text1" w:themeTint="F2"/>
          <w:sz w:val="20"/>
          <w:szCs w:val="20"/>
          <w:lang w:bidi="ar"/>
          <w14:textFill>
            <w14:solidFill>
              <w14:schemeClr w14:val="tx1">
                <w14:lumMod w14:val="95000"/>
                <w14:lumOff w14:val="5000"/>
              </w14:schemeClr>
            </w14:solidFill>
          </w14:textFill>
        </w:rPr>
        <w:t>亿元人民币，“小市值类”指股票总市值小于</w:t>
      </w:r>
      <w:r>
        <w:rPr>
          <w:rFonts w:ascii="宋体" w:hAnsi="宋体"/>
          <w:color w:val="0D0D0D" w:themeColor="text1" w:themeTint="F2"/>
          <w:sz w:val="20"/>
          <w:szCs w:val="20"/>
          <w:lang w:bidi="ar"/>
          <w14:textFill>
            <w14:solidFill>
              <w14:schemeClr w14:val="tx1">
                <w14:lumMod w14:val="95000"/>
                <w14:lumOff w14:val="5000"/>
              </w14:schemeClr>
            </w14:solidFill>
          </w14:textFill>
        </w:rPr>
        <w:t>130</w:t>
      </w:r>
      <w:r>
        <w:rPr>
          <w:rFonts w:hint="eastAsia" w:ascii="宋体" w:hAnsi="宋体"/>
          <w:color w:val="0D0D0D" w:themeColor="text1" w:themeTint="F2"/>
          <w:sz w:val="20"/>
          <w:szCs w:val="20"/>
          <w:lang w:bidi="ar"/>
          <w14:textFill>
            <w14:solidFill>
              <w14:schemeClr w14:val="tx1">
                <w14:lumMod w14:val="95000"/>
                <w14:lumOff w14:val="5000"/>
              </w14:schemeClr>
            </w14:solidFill>
          </w14:textFill>
        </w:rPr>
        <w:t>亿元人民币。</w:t>
      </w:r>
      <w:r>
        <w:rPr>
          <w:rFonts w:ascii="宋体" w:hAnsi="宋体"/>
          <w:color w:val="0D0D0D" w:themeColor="text1" w:themeTint="F2"/>
          <w:sz w:val="20"/>
          <w:szCs w:val="20"/>
          <w:lang w:bidi="ar"/>
          <w14:textFill>
            <w14:solidFill>
              <w14:schemeClr w14:val="tx1">
                <w14:lumMod w14:val="95000"/>
                <w14:lumOff w14:val="5000"/>
              </w14:schemeClr>
            </w14:solidFill>
          </w14:textFill>
        </w:rPr>
        <w:t>b.</w:t>
      </w:r>
      <w:r>
        <w:rPr>
          <w:rFonts w:hint="eastAsia" w:ascii="宋体" w:hAnsi="宋体"/>
          <w:color w:val="0D0D0D" w:themeColor="text1" w:themeTint="F2"/>
          <w:sz w:val="20"/>
          <w:szCs w:val="20"/>
          <w:lang w:bidi="ar"/>
          <w14:textFill>
            <w14:solidFill>
              <w14:schemeClr w14:val="tx1">
                <w14:lumMod w14:val="95000"/>
                <w14:lumOff w14:val="5000"/>
              </w14:schemeClr>
            </w14:solidFill>
          </w14:textFill>
        </w:rPr>
        <w:t>发达经济体包括加拿大、美国、墨西哥、欧元区、英国、挪威、瑞典、丹麦、瑞士、日本、澳大利亚、新西兰、新加坡和中国香港特别行政区。</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：指填报机构股票风险得尔塔资本要求金额。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股票风险得尔塔风险因子包括：</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1.股票价格；</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2.股票回购利率。</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得尔塔敏感度分为股票价格的得尔塔敏感度和股票回购利率的得尔塔敏感度。</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1.股票价格的得尔塔敏感度计算方法为股票价格变化1个百分点引起工具市场价值的变化量，再除以0.01。公式如下：</w:t>
      </w:r>
    </w:p>
    <w:p>
      <w:pPr>
        <w:widowControl/>
        <w:tabs>
          <w:tab w:val="left" w:pos="720"/>
        </w:tabs>
        <w:jc w:val="center"/>
        <w:rPr>
          <w:rFonts w:ascii="宋体" w:hAnsi="宋体"/>
          <w:color w:val="0D0D0D" w:themeColor="text1" w:themeTint="F2"/>
          <w:szCs w:val="21"/>
          <w14:textFill>
            <w14:solidFill>
              <w14:schemeClr w14:val="tx1">
                <w14:lumMod w14:val="95000"/>
                <w14:lumOff w14:val="5000"/>
              </w14:schemeClr>
            </w14:solidFill>
          </w14:textFill>
        </w:rPr>
      </w:pPr>
      <w:r>
        <w:rPr>
          <w:color w:val="000000" w:themeColor="text1"/>
          <w:position w:val="-24"/>
          <w:sz w:val="30"/>
          <w:szCs w:val="30"/>
          <w14:textFill>
            <w14:solidFill>
              <w14:schemeClr w14:val="tx1"/>
            </w14:solidFill>
          </w14:textFill>
        </w:rPr>
        <w:object>
          <v:shape id="_x0000_i1065" o:spt="75" type="#_x0000_t75" style="height:33.6pt;width:143.4pt;" o:ole="t" filled="f" o:preferrelative="t" stroked="f" coordsize="21600,21600">
            <v:path/>
            <v:fill on="f" focussize="0,0"/>
            <v:stroke on="f" joinstyle="miter"/>
            <v:imagedata r:id="rId101" o:title=""/>
            <o:lock v:ext="edit" aspectratio="t"/>
            <w10:wrap type="none"/>
            <w10:anchorlock/>
          </v:shape>
          <o:OLEObject Type="Embed" ProgID="Equation.DSMT4" ShapeID="_x0000_i1065" DrawAspect="Content" ObjectID="_1468075765" r:id="rId100">
            <o:LockedField>false</o:LockedField>
          </o:OLEObject>
        </w:objec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066" o:spt="75" type="#_x0000_t75" style="height:18pt;width:25.2pt;" o:ole="t" filled="f" o:preferrelative="t" stroked="f" coordsize="21600,21600">
            <v:path/>
            <v:fill on="f" focussize="0,0"/>
            <v:stroke on="f" joinstyle="miter"/>
            <v:imagedata r:id="rId103" o:title=""/>
            <o:lock v:ext="edit" aspectratio="t"/>
            <w10:wrap type="none"/>
            <w10:anchorlock/>
          </v:shape>
          <o:OLEObject Type="Embed" ProgID="Equation.DSMT4" ShapeID="_x0000_i1066" DrawAspect="Content" ObjectID="_1468075766" r:id="rId10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为股票k价格；</w:t>
      </w:r>
      <w:r>
        <w:rPr>
          <w:rFonts w:ascii="宋体" w:hAnsi="宋体"/>
          <w:color w:val="000000" w:themeColor="text1"/>
          <w:szCs w:val="21"/>
          <w:lang w:bidi="ar"/>
          <w14:textFill>
            <w14:solidFill>
              <w14:schemeClr w14:val="tx1"/>
            </w14:solidFill>
          </w14:textFill>
        </w:rPr>
        <w:object>
          <v:shape id="_x0000_i1067" o:spt="75" type="#_x0000_t75" style="height:20.4pt;width:12pt;" o:ole="t" filled="f" o:preferrelative="t" stroked="f" coordsize="21600,21600">
            <v:path/>
            <v:fill on="f" focussize="0,0"/>
            <v:stroke on="f" joinstyle="miter"/>
            <v:imagedata r:id="rId105" o:title=""/>
            <o:lock v:ext="edit" aspectratio="t"/>
            <w10:wrap type="none"/>
            <w10:anchorlock/>
          </v:shape>
          <o:OLEObject Type="Embed" ProgID="Equation.DSMT4" ShapeID="_x0000_i1067" DrawAspect="Content" ObjectID="_1468075767" r:id="rId10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的市场价值，是股票k价格的函数。</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股票回购利率的得尔塔敏感度计算方法为股票回购利率所有期限平行移动</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个基点引起工具市场价值的变化量，再除以</w:t>
      </w:r>
      <w:r>
        <w:rPr>
          <w:rFonts w:ascii="宋体" w:hAnsi="宋体"/>
          <w:color w:val="0D0D0D" w:themeColor="text1" w:themeTint="F2"/>
          <w:szCs w:val="21"/>
          <w:lang w:bidi="ar"/>
          <w14:textFill>
            <w14:solidFill>
              <w14:schemeClr w14:val="tx1">
                <w14:lumMod w14:val="95000"/>
                <w14:lumOff w14:val="5000"/>
              </w14:schemeClr>
            </w14:solidFill>
          </w14:textFill>
        </w:rPr>
        <w:t>0.0001</w:t>
      </w:r>
      <w:r>
        <w:rPr>
          <w:rFonts w:hint="eastAsia" w:ascii="宋体" w:hAnsi="宋体"/>
          <w:color w:val="0D0D0D" w:themeColor="text1" w:themeTint="F2"/>
          <w:szCs w:val="21"/>
          <w:lang w:bidi="ar"/>
          <w14:textFill>
            <w14:solidFill>
              <w14:schemeClr w14:val="tx1">
                <w14:lumMod w14:val="95000"/>
                <w14:lumOff w14:val="5000"/>
              </w14:schemeClr>
            </w14:solidFill>
          </w14:textFill>
        </w:rPr>
        <w:t>。公式如下：</w:t>
      </w:r>
    </w:p>
    <w:p>
      <w:pPr>
        <w:widowControl/>
        <w:tabs>
          <w:tab w:val="left" w:pos="720"/>
        </w:tabs>
        <w:jc w:val="center"/>
        <w:rPr>
          <w:color w:val="0D0D0D" w:themeColor="text1" w:themeTint="F2"/>
          <w14:textFill>
            <w14:solidFill>
              <w14:schemeClr w14:val="tx1">
                <w14:lumMod w14:val="95000"/>
                <w14:lumOff w14:val="5000"/>
              </w14:schemeClr>
            </w14:solidFill>
          </w14:textFill>
        </w:rPr>
      </w:pPr>
      <w:r>
        <w:rPr>
          <w:color w:val="000000" w:themeColor="text1"/>
          <w:position w:val="-24"/>
          <w:sz w:val="30"/>
          <w:szCs w:val="30"/>
          <w14:textFill>
            <w14:solidFill>
              <w14:schemeClr w14:val="tx1"/>
            </w14:solidFill>
          </w14:textFill>
        </w:rPr>
        <w:object>
          <v:shape id="_x0000_i1068" o:spt="75" type="#_x0000_t75" style="height:34.8pt;width:189.6pt;" o:ole="t" filled="f" o:preferrelative="t" stroked="f" coordsize="21600,21600">
            <v:path/>
            <v:fill on="f" focussize="0,0"/>
            <v:stroke on="f" joinstyle="miter"/>
            <v:imagedata r:id="rId107" o:title=""/>
            <o:lock v:ext="edit" aspectratio="t"/>
            <w10:wrap type="none"/>
            <w10:anchorlock/>
          </v:shape>
          <o:OLEObject Type="Embed" ProgID="Equation.DSMT4" ShapeID="_x0000_i1068" DrawAspect="Content" ObjectID="_1468075768" r:id="rId106">
            <o:LockedField>false</o:LockedField>
          </o:OLEObject>
        </w:objec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069" o:spt="75" type="#_x0000_t75" style="height:21.6pt;width:33.6pt;" o:ole="t" filled="f" o:preferrelative="t" stroked="f" coordsize="21600,21600">
            <v:path/>
            <v:fill on="f" focussize="0,0"/>
            <v:stroke on="f" joinstyle="miter"/>
            <v:imagedata r:id="rId109" o:title=""/>
            <o:lock v:ext="edit" aspectratio="t"/>
            <w10:wrap type="none"/>
            <w10:anchorlock/>
          </v:shape>
          <o:OLEObject Type="Embed" ProgID="Equation.DSMT4" ShapeID="_x0000_i1069" DrawAspect="Content" ObjectID="_1468075769" r:id="rId10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为股票k回购利率；</w:t>
      </w:r>
      <w:r>
        <w:rPr>
          <w:rFonts w:ascii="宋体" w:hAnsi="宋体"/>
          <w:color w:val="000000" w:themeColor="text1"/>
          <w:szCs w:val="21"/>
          <w:lang w:bidi="ar"/>
          <w14:textFill>
            <w14:solidFill>
              <w14:schemeClr w14:val="tx1"/>
            </w14:solidFill>
          </w14:textFill>
        </w:rPr>
        <w:object>
          <v:shape id="_x0000_i1070" o:spt="75" type="#_x0000_t75" style="height:20.4pt;width:12pt;" o:ole="t" filled="f" o:preferrelative="t" stroked="f" coordsize="21600,21600">
            <v:path/>
            <v:fill on="f" focussize="0,0"/>
            <v:stroke on="f" joinstyle="miter"/>
            <v:imagedata r:id="rId105" o:title=""/>
            <o:lock v:ext="edit" aspectratio="t"/>
            <w10:wrap type="none"/>
            <w10:anchorlock/>
          </v:shape>
          <o:OLEObject Type="Embed" ProgID="Equation.DSMT4" ShapeID="_x0000_i1070" DrawAspect="Content" ObjectID="_1468075770" r:id="rId11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的市场价值，是股票k回购利率的函数。</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得尔塔敏感度的风险权重如下表所示：</w:t>
      </w:r>
    </w:p>
    <w:p>
      <w:pPr>
        <w:widowControl/>
        <w:spacing w:line="480" w:lineRule="exact"/>
        <w:jc w:val="center"/>
        <w:rPr>
          <w:rFonts w:ascii="宋体" w:hAnsi="宋体"/>
          <w:b/>
          <w:color w:val="0D0D0D" w:themeColor="text1" w:themeTint="F2"/>
          <w:szCs w:val="21"/>
          <w14:textFill>
            <w14:solidFill>
              <w14:schemeClr w14:val="tx1">
                <w14:lumMod w14:val="95000"/>
                <w14:lumOff w14:val="5000"/>
              </w14:schemeClr>
            </w14:solidFill>
          </w14:textFill>
        </w:rPr>
      </w:pPr>
      <w:r>
        <w:rPr>
          <w:rFonts w:hint="eastAsia" w:ascii="宋体" w:hAnsi="宋体"/>
          <w:b/>
          <w:color w:val="0D0D0D" w:themeColor="text1" w:themeTint="F2"/>
          <w:szCs w:val="21"/>
          <w14:textFill>
            <w14:solidFill>
              <w14:schemeClr w14:val="tx1">
                <w14:lumMod w14:val="95000"/>
                <w14:lumOff w14:val="5000"/>
              </w14:schemeClr>
            </w14:solidFill>
          </w14:textFill>
        </w:rPr>
        <w:t>表</w:t>
      </w:r>
      <w:r>
        <w:rPr>
          <w:rFonts w:ascii="宋体" w:hAnsi="宋体"/>
          <w:b/>
          <w:color w:val="0D0D0D" w:themeColor="text1" w:themeTint="F2"/>
          <w:szCs w:val="21"/>
          <w14:textFill>
            <w14:solidFill>
              <w14:schemeClr w14:val="tx1">
                <w14:lumMod w14:val="95000"/>
                <w14:lumOff w14:val="5000"/>
              </w14:schemeClr>
            </w14:solidFill>
          </w14:textFill>
        </w:rPr>
        <w:t xml:space="preserve">4 </w:t>
      </w:r>
      <w:r>
        <w:rPr>
          <w:rFonts w:hint="eastAsia" w:ascii="宋体" w:hAnsi="宋体"/>
          <w:b/>
          <w:color w:val="0D0D0D" w:themeColor="text1" w:themeTint="F2"/>
          <w:szCs w:val="21"/>
          <w14:textFill>
            <w14:solidFill>
              <w14:schemeClr w14:val="tx1">
                <w14:lumMod w14:val="95000"/>
                <w14:lumOff w14:val="5000"/>
              </w14:schemeClr>
            </w14:solidFill>
          </w14:textFill>
        </w:rPr>
        <w:t>股票</w:t>
      </w:r>
      <w:r>
        <w:rPr>
          <w:rFonts w:hint="eastAsia" w:ascii="宋体" w:hAnsi="宋体"/>
          <w:b/>
          <w:szCs w:val="21"/>
        </w:rPr>
        <w:t>风险</w:t>
      </w:r>
      <w:r>
        <w:rPr>
          <w:rFonts w:hint="eastAsia" w:ascii="宋体" w:hAnsi="宋体"/>
          <w:b/>
          <w:szCs w:val="21"/>
          <w:lang w:bidi="ar"/>
        </w:rPr>
        <w:t>得尔塔敏感度的</w:t>
      </w:r>
      <w:r>
        <w:rPr>
          <w:rFonts w:hint="eastAsia" w:ascii="宋体" w:hAnsi="宋体"/>
          <w:b/>
          <w:color w:val="0D0D0D" w:themeColor="text1" w:themeTint="F2"/>
          <w:szCs w:val="21"/>
          <w14:textFill>
            <w14:solidFill>
              <w14:schemeClr w14:val="tx1">
                <w14:lumMod w14:val="95000"/>
                <w14:lumOff w14:val="5000"/>
              </w14:schemeClr>
            </w14:solidFill>
          </w14:textFill>
        </w:rPr>
        <w:t>风险权重</w:t>
      </w:r>
    </w:p>
    <w:tbl>
      <w:tblPr>
        <w:tblStyle w:val="38"/>
        <w:tblW w:w="7371" w:type="dxa"/>
        <w:jc w:val="center"/>
        <w:tblLayout w:type="fixed"/>
        <w:tblCellMar>
          <w:top w:w="0" w:type="dxa"/>
          <w:left w:w="108" w:type="dxa"/>
          <w:bottom w:w="0" w:type="dxa"/>
          <w:right w:w="108" w:type="dxa"/>
        </w:tblCellMar>
      </w:tblPr>
      <w:tblGrid>
        <w:gridCol w:w="1563"/>
        <w:gridCol w:w="2835"/>
        <w:gridCol w:w="2973"/>
      </w:tblGrid>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风险组序号</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b/>
                <w:bCs/>
                <w:color w:val="0D0D0D" w:themeColor="text1" w:themeTint="F2"/>
                <w:kern w:val="0"/>
                <w:sz w:val="20"/>
                <w:szCs w:val="22"/>
                <w14:textFill>
                  <w14:solidFill>
                    <w14:schemeClr w14:val="tx1">
                      <w14:lumMod w14:val="95000"/>
                      <w14:lumOff w14:val="5000"/>
                    </w14:schemeClr>
                  </w14:solidFill>
                </w14:textFill>
              </w:rPr>
              <w:t>股票</w:t>
            </w:r>
            <w:r>
              <w:rPr>
                <w:rFonts w:ascii="宋体" w:hAnsi="宋体"/>
                <w:b/>
                <w:bCs/>
                <w:color w:val="0D0D0D" w:themeColor="text1" w:themeTint="F2"/>
                <w:kern w:val="0"/>
                <w:sz w:val="20"/>
                <w:szCs w:val="22"/>
                <w14:textFill>
                  <w14:solidFill>
                    <w14:schemeClr w14:val="tx1">
                      <w14:lumMod w14:val="95000"/>
                      <w14:lumOff w14:val="5000"/>
                    </w14:schemeClr>
                  </w14:solidFill>
                </w14:textFill>
              </w:rPr>
              <w:t>价格风险权重</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b/>
                <w:bCs/>
                <w:color w:val="0D0D0D" w:themeColor="text1" w:themeTint="F2"/>
                <w:kern w:val="0"/>
                <w:sz w:val="20"/>
                <w:szCs w:val="22"/>
                <w14:textFill>
                  <w14:solidFill>
                    <w14:schemeClr w14:val="tx1">
                      <w14:lumMod w14:val="95000"/>
                      <w14:lumOff w14:val="5000"/>
                    </w14:schemeClr>
                  </w14:solidFill>
                </w14:textFill>
              </w:rPr>
              <w:t>股票</w:t>
            </w:r>
            <w:r>
              <w:rPr>
                <w:rFonts w:ascii="宋体" w:hAnsi="宋体"/>
                <w:b/>
                <w:bCs/>
                <w:color w:val="0D0D0D" w:themeColor="text1" w:themeTint="F2"/>
                <w:kern w:val="0"/>
                <w:sz w:val="20"/>
                <w:szCs w:val="22"/>
                <w14:textFill>
                  <w14:solidFill>
                    <w14:schemeClr w14:val="tx1">
                      <w14:lumMod w14:val="95000"/>
                      <w14:lumOff w14:val="5000"/>
                    </w14:schemeClr>
                  </w14:solidFill>
                </w14:textFill>
              </w:rPr>
              <w:t>回购利率风险权重</w:t>
            </w:r>
          </w:p>
        </w:tc>
      </w:tr>
      <w:tr>
        <w:tblPrEx>
          <w:tblCellMar>
            <w:top w:w="0" w:type="dxa"/>
            <w:left w:w="108" w:type="dxa"/>
            <w:bottom w:w="0" w:type="dxa"/>
            <w:right w:w="108" w:type="dxa"/>
          </w:tblCellMar>
        </w:tblPrEx>
        <w:trPr>
          <w:trHeight w:val="325" w:hRule="atLeast"/>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55%</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0.55%</w:t>
            </w:r>
          </w:p>
        </w:tc>
      </w:tr>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60%</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0.60%</w:t>
            </w:r>
          </w:p>
        </w:tc>
      </w:tr>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3</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45%</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0.45%</w:t>
            </w:r>
          </w:p>
        </w:tc>
      </w:tr>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55%</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0.55%</w:t>
            </w:r>
          </w:p>
        </w:tc>
      </w:tr>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30%</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0.30%</w:t>
            </w:r>
          </w:p>
        </w:tc>
      </w:tr>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6</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35%</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0.35%</w:t>
            </w:r>
          </w:p>
        </w:tc>
      </w:tr>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7</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40%</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0.40%</w:t>
            </w:r>
          </w:p>
        </w:tc>
      </w:tr>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8</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50%</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0.50%</w:t>
            </w:r>
          </w:p>
        </w:tc>
      </w:tr>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9</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70%</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0.70%</w:t>
            </w:r>
          </w:p>
        </w:tc>
      </w:tr>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10</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50%</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0.50%</w:t>
            </w:r>
          </w:p>
        </w:tc>
      </w:tr>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11</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70%</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0.70%</w:t>
            </w:r>
          </w:p>
        </w:tc>
      </w:tr>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15%</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0.15%</w:t>
            </w:r>
          </w:p>
        </w:tc>
      </w:tr>
      <w:tr>
        <w:tblPrEx>
          <w:tblCellMar>
            <w:top w:w="0" w:type="dxa"/>
            <w:left w:w="108" w:type="dxa"/>
            <w:bottom w:w="0" w:type="dxa"/>
            <w:right w:w="108" w:type="dxa"/>
          </w:tblCellMar>
        </w:tblPrEx>
        <w:trPr>
          <w:jc w:val="center"/>
        </w:trPr>
        <w:tc>
          <w:tcPr>
            <w:tcW w:w="156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13</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25%</w:t>
            </w:r>
          </w:p>
        </w:tc>
        <w:tc>
          <w:tcPr>
            <w:tcW w:w="297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0.25%</w:t>
            </w:r>
          </w:p>
        </w:tc>
      </w:tr>
    </w:tbl>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计算组内得尔塔敏感度风险头寸时，同一个风险组内的相关系数</w:t>
      </w:r>
      <w:r>
        <w:rPr>
          <w:color w:val="000000" w:themeColor="text1"/>
          <w:position w:val="-14"/>
          <w:sz w:val="30"/>
          <w:szCs w:val="30"/>
          <w14:textFill>
            <w14:solidFill>
              <w14:schemeClr w14:val="tx1"/>
            </w14:solidFill>
          </w14:textFill>
        </w:rPr>
        <w:object>
          <v:shape id="_x0000_i1071"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71" DrawAspect="Content" ObjectID="_1468075771" r:id="rId11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如下所示：</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1.若发行人相同，股票价格和股票回购利率之间的相关系数为99.90%；</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2.对于风险组1至风险组4，股票价格之间，以及股票回购利率之间的相关系数为15%；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3.对于风险组5至风险组8，股票价格之间，以及股票回购利率之间的相关系数为25%；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4.对于风险组9，股票价格之间，以及股票回购利率之间的相关系数为7.5%；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5.对于风险组10，股票价格之间，以及股票回购利率之间的相关系数为12.5%；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6.对于风险组12和风险组13，股票指数价格之间，以及股票指数工具回购利率之间的相关系数为80%；</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7.若发行人不同，股票价格和股票回购利率之间的相关系数为上述2.至6.计算结果乘以99.90%；</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风险组11不适用组内相关系数</w:t>
      </w:r>
      <w:r>
        <w:rPr>
          <w:rFonts w:ascii="宋体" w:hAnsi="宋体"/>
          <w:color w:val="000000" w:themeColor="text1"/>
          <w:szCs w:val="21"/>
          <w:lang w:bidi="ar"/>
          <w14:textFill>
            <w14:solidFill>
              <w14:schemeClr w14:val="tx1"/>
            </w14:solidFill>
          </w14:textFill>
        </w:rPr>
        <w:object>
          <v:shape id="_x0000_i1072" o:spt="75" type="#_x0000_t75" style="height:20.4pt;width:20.4pt;" o:ole="t" filled="f" o:preferrelative="t" stroked="f" coordsize="21600,21600">
            <v:path/>
            <v:fill on="f" focussize="0,0"/>
            <v:stroke on="f" joinstyle="miter"/>
            <v:imagedata r:id="rId47" o:title=""/>
            <o:lock v:ext="edit" aspectratio="t"/>
            <w10:wrap type="none"/>
            <w10:anchorlock/>
          </v:shape>
          <o:OLEObject Type="Embed" ProgID="Equation.DSMT4" ShapeID="_x0000_i1072" DrawAspect="Content" ObjectID="_1468075772" r:id="rId11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w:t>
      </w:r>
      <w:r>
        <w:rPr>
          <w:rFonts w:ascii="宋体" w:hAnsi="宋体"/>
          <w:color w:val="0D0D0D" w:themeColor="text1" w:themeTint="F2"/>
          <w:szCs w:val="21"/>
          <w:lang w:bidi="ar"/>
          <w14:textFill>
            <w14:solidFill>
              <w14:schemeClr w14:val="tx1">
                <w14:lumMod w14:val="95000"/>
                <w14:lumOff w14:val="5000"/>
              </w14:schemeClr>
            </w14:solidFill>
          </w14:textFill>
        </w:rPr>
        <w:t>11</w:t>
      </w:r>
      <w:r>
        <w:rPr>
          <w:rFonts w:hint="eastAsia" w:ascii="宋体" w:hAnsi="宋体"/>
          <w:color w:val="0D0D0D" w:themeColor="text1" w:themeTint="F2"/>
          <w:szCs w:val="21"/>
          <w:lang w:bidi="ar"/>
          <w14:textFill>
            <w14:solidFill>
              <w14:schemeClr w14:val="tx1">
                <w14:lumMod w14:val="95000"/>
                <w14:lumOff w14:val="5000"/>
              </w14:schemeClr>
            </w14:solidFill>
          </w14:textFill>
        </w:rPr>
        <w:t>的得尔塔敏感度风险头寸等于组内各风险因子加权敏感度的绝对值之和，公式如下：</w:t>
      </w:r>
    </w:p>
    <w:p>
      <w:pPr>
        <w:widowControl/>
        <w:tabs>
          <w:tab w:val="left" w:pos="720"/>
        </w:tabs>
        <w:ind w:firstLine="540" w:firstLineChars="225"/>
        <w:jc w:val="center"/>
        <w:rPr>
          <w:rFonts w:ascii="宋体" w:hAnsi="宋体"/>
          <w:color w:val="0D0D0D" w:themeColor="text1" w:themeTint="F2"/>
          <w:sz w:val="24"/>
          <w:lang w:bidi="ar"/>
          <w14:textFill>
            <w14:solidFill>
              <w14:schemeClr w14:val="tx1">
                <w14:lumMod w14:val="95000"/>
                <w14:lumOff w14:val="5000"/>
              </w14:schemeClr>
            </w14:solidFill>
          </w14:textFill>
        </w:rPr>
      </w:pPr>
      <m:oMathPara>
        <m:oMath>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b</m:t>
              </m:r>
              <m:d>
                <m:d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m:sty m:val="p"/>
                    </m:rPr>
                    <w:rPr>
                      <w:rFonts w:hint="eastAsia" w:ascii="Cambria Math" w:hAnsi="Cambria Math"/>
                      <w:color w:val="0D0D0D" w:themeColor="text1" w:themeTint="F2"/>
                      <w:sz w:val="24"/>
                      <w:lang w:bidi="ar"/>
                      <w14:textFill>
                        <w14:solidFill>
                          <w14:schemeClr w14:val="tx1">
                            <w14:lumMod w14:val="95000"/>
                            <w14:lumOff w14:val="5000"/>
                          </w14:schemeClr>
                        </w14:solidFill>
                      </w14:textFill>
                    </w:rPr>
                    <m:t>其他行业</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r>
            <m:rPr/>
            <w:rPr>
              <w:rFonts w:ascii="Cambria Math" w:hAnsi="Cambria Math"/>
              <w:color w:val="0D0D0D" w:themeColor="text1" w:themeTint="F2"/>
              <w:sz w:val="24"/>
              <w:lang w:bidi="ar"/>
              <w14:textFill>
                <w14:solidFill>
                  <w14:schemeClr w14:val="tx1">
                    <w14:lumMod w14:val="95000"/>
                    <w14:lumOff w14:val="5000"/>
                  </w14:schemeClr>
                </w14:solidFill>
              </w14:textFill>
            </w:rPr>
            <m:t>=</m:t>
          </m:r>
          <m:nary>
            <m:naryPr>
              <m:chr m:val="∑"/>
              <m:limLoc m:val="undOvr"/>
              <m:supHide m:val="1"/>
              <m:ctrlPr>
                <w:rPr>
                  <w:rFonts w:ascii="Cambria Math" w:hAnsi="Cambria Math"/>
                  <w:i/>
                  <w:color w:val="0D0D0D" w:themeColor="text1" w:themeTint="F2"/>
                  <w:sz w:val="24"/>
                  <w:lang w:bidi="ar"/>
                  <w14:textFill>
                    <w14:solidFill>
                      <w14:schemeClr w14:val="tx1">
                        <w14:lumMod w14:val="95000"/>
                        <w14:lumOff w14:val="5000"/>
                      </w14:schemeClr>
                    </w14:solidFill>
                  </w14:textFill>
                </w:rPr>
              </m:ctrlPr>
            </m:naryPr>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e>
              <m:d>
                <m:dPr>
                  <m:begChr m:val="|"/>
                  <m:endChr m:val="|"/>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w:rPr>
                      <w:rFonts w:ascii="Cambria Math" w:hAnsi="Cambria Math"/>
                      <w:color w:val="0D0D0D" w:themeColor="text1" w:themeTint="F2"/>
                      <w:sz w:val="24"/>
                      <w:lang w:bidi="ar"/>
                      <w14:textFill>
                        <w14:solidFill>
                          <w14:schemeClr w14:val="tx1">
                            <w14:lumMod w14:val="95000"/>
                            <w14:lumOff w14:val="5000"/>
                          </w14:schemeClr>
                        </w14:solidFill>
                      </w14:textFill>
                    </w:rPr>
                    <m:t>W</m:t>
                  </m:r>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S</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ctrlPr>
                    <w:rPr>
                      <w:rFonts w:hint="eastAsia"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nary>
        </m:oMath>
      </m:oMathPara>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计算得尔塔敏感度资本要求时，不同风险组之间的相关系数</w:t>
      </w:r>
      <w:r>
        <w:rPr>
          <w:rFonts w:ascii="宋体" w:hAnsi="宋体"/>
          <w:color w:val="000000" w:themeColor="text1"/>
          <w:szCs w:val="21"/>
          <w:lang w:bidi="ar"/>
          <w14:textFill>
            <w14:solidFill>
              <w14:schemeClr w14:val="tx1"/>
            </w14:solidFill>
          </w14:textFill>
        </w:rPr>
        <w:object>
          <v:shape id="_x0000_i1073" o:spt="75" type="#_x0000_t75" style="height:18.6pt;width:18.6pt;" o:ole="t" filled="f" o:preferrelative="t" stroked="f" coordsize="21600,21600">
            <v:path/>
            <v:fill on="f" focussize="0,0"/>
            <v:stroke on="f" joinstyle="miter"/>
            <v:imagedata r:id="rId15" o:title=""/>
            <o:lock v:ext="edit" aspectratio="t"/>
            <w10:wrap type="none"/>
            <w10:anchorlock/>
          </v:shape>
          <o:OLEObject Type="Embed" ProgID="Equation.DSMT4" ShapeID="_x0000_i1073" DrawAspect="Content" ObjectID="_1468075773" r:id="rId11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如下所示：</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对于风险组1至风险组10，相关系数为15%；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风险组11与其他风险组的相关系数为0；</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3.</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风险组12与风险组13的相关系数为75%；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4.</w:t>
      </w:r>
      <w:r>
        <w:rPr>
          <w:rFonts w:hint="eastAsia" w:ascii="宋体" w:hAnsi="宋体"/>
          <w:color w:val="0D0D0D" w:themeColor="text1" w:themeTint="F2"/>
          <w:szCs w:val="21"/>
          <w:lang w:bidi="ar"/>
          <w14:textFill>
            <w14:solidFill>
              <w14:schemeClr w14:val="tx1">
                <w14:lumMod w14:val="95000"/>
                <w14:lumOff w14:val="5000"/>
              </w14:schemeClr>
            </w14:solidFill>
          </w14:textFill>
        </w:rPr>
        <w:t>其他情况下相关系数为45%。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lang w:bidi="ar"/>
          <w14:textFill>
            <w14:solidFill>
              <w14:schemeClr w14:val="tx1">
                <w14:lumMod w14:val="95000"/>
                <w14:lumOff w14:val="5000"/>
              </w14:schemeClr>
            </w14:solidFill>
          </w14:textFill>
        </w:rPr>
        <w:t>Vega敏感度</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：指填报机构股票</w:t>
      </w:r>
      <w:r>
        <w:rPr>
          <w:rFonts w:hint="eastAsia" w:ascii="宋体" w:hAnsi="宋体"/>
          <w:color w:val="0D0D0D" w:themeColor="text1" w:themeTint="F2"/>
          <w:szCs w:val="21"/>
          <w14:textFill>
            <w14:solidFill>
              <w14:schemeClr w14:val="tx1">
                <w14:lumMod w14:val="95000"/>
                <w14:lumOff w14:val="5000"/>
              </w14:schemeClr>
            </w14:solidFill>
          </w14:textFill>
        </w:rPr>
        <w:t>风险维伽资本要求金额。维伽风险因子是基于期权剩余期限的期权隐含波动率。期权的基础资产是股票。期限为0.5年、1年、3年、5年和10年。股票回购利率无维伽风险资本要求。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维伽敏感度的计算见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维伽敏感度的风险权重如下：</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对于风险组</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8</w:t>
      </w:r>
      <w:r>
        <w:rPr>
          <w:rFonts w:hint="eastAsia" w:ascii="宋体" w:hAnsi="宋体"/>
          <w:color w:val="0D0D0D" w:themeColor="text1" w:themeTint="F2"/>
          <w:szCs w:val="21"/>
          <w:lang w:bidi="ar"/>
          <w14:textFill>
            <w14:solidFill>
              <w14:schemeClr w14:val="tx1">
                <w14:lumMod w14:val="95000"/>
                <w14:lumOff w14:val="5000"/>
              </w14:schemeClr>
            </w14:solidFill>
          </w14:textFill>
        </w:rPr>
        <w:t>，以及风险组</w:t>
      </w:r>
      <w:r>
        <w:rPr>
          <w:rFonts w:ascii="宋体" w:hAnsi="宋体"/>
          <w:color w:val="0D0D0D" w:themeColor="text1" w:themeTint="F2"/>
          <w:szCs w:val="21"/>
          <w:lang w:bidi="ar"/>
          <w14:textFill>
            <w14:solidFill>
              <w14:schemeClr w14:val="tx1">
                <w14:lumMod w14:val="95000"/>
                <w14:lumOff w14:val="5000"/>
              </w14:schemeClr>
            </w14:solidFill>
          </w14:textFill>
        </w:rPr>
        <w:t>12</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13</w:t>
      </w:r>
      <w:r>
        <w:rPr>
          <w:rFonts w:hint="eastAsia" w:ascii="宋体" w:hAnsi="宋体"/>
          <w:color w:val="0D0D0D" w:themeColor="text1" w:themeTint="F2"/>
          <w:szCs w:val="21"/>
          <w:lang w:bidi="ar"/>
          <w14:textFill>
            <w14:solidFill>
              <w14:schemeClr w14:val="tx1">
                <w14:lumMod w14:val="95000"/>
                <w14:lumOff w14:val="5000"/>
              </w14:schemeClr>
            </w14:solidFill>
          </w14:textFill>
        </w:rPr>
        <w:t>，风险权重为</w:t>
      </w:r>
      <w:r>
        <w:rPr>
          <w:rFonts w:ascii="宋体" w:hAnsi="宋体"/>
          <w:color w:val="0D0D0D" w:themeColor="text1" w:themeTint="F2"/>
          <w:szCs w:val="21"/>
          <w:lang w:bidi="ar"/>
          <w14:textFill>
            <w14:solidFill>
              <w14:schemeClr w14:val="tx1">
                <w14:lumMod w14:val="95000"/>
                <w14:lumOff w14:val="5000"/>
              </w14:schemeClr>
            </w14:solidFill>
          </w14:textFill>
        </w:rPr>
        <w:t>77.78%</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对于风险组</w:t>
      </w:r>
      <w:r>
        <w:rPr>
          <w:rFonts w:ascii="宋体" w:hAnsi="宋体"/>
          <w:color w:val="0D0D0D" w:themeColor="text1" w:themeTint="F2"/>
          <w:szCs w:val="21"/>
          <w:lang w:bidi="ar"/>
          <w14:textFill>
            <w14:solidFill>
              <w14:schemeClr w14:val="tx1">
                <w14:lumMod w14:val="95000"/>
                <w14:lumOff w14:val="5000"/>
              </w14:schemeClr>
            </w14:solidFill>
          </w14:textFill>
        </w:rPr>
        <w:t>9</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11</w:t>
      </w:r>
      <w:r>
        <w:rPr>
          <w:rFonts w:hint="eastAsia" w:ascii="宋体" w:hAnsi="宋体"/>
          <w:color w:val="0D0D0D" w:themeColor="text1" w:themeTint="F2"/>
          <w:szCs w:val="21"/>
          <w:lang w:bidi="ar"/>
          <w14:textFill>
            <w14:solidFill>
              <w14:schemeClr w14:val="tx1">
                <w14:lumMod w14:val="95000"/>
                <w14:lumOff w14:val="5000"/>
              </w14:schemeClr>
            </w14:solidFill>
          </w14:textFill>
        </w:rPr>
        <w:t>，风险权重为</w:t>
      </w:r>
      <w:r>
        <w:rPr>
          <w:rFonts w:ascii="宋体" w:hAnsi="宋体"/>
          <w:color w:val="0D0D0D" w:themeColor="text1" w:themeTint="F2"/>
          <w:szCs w:val="21"/>
          <w:lang w:bidi="ar"/>
          <w14:textFill>
            <w14:solidFill>
              <w14:schemeClr w14:val="tx1">
                <w14:lumMod w14:val="95000"/>
                <w14:lumOff w14:val="5000"/>
              </w14:schemeClr>
            </w14:solidFill>
          </w14:textFill>
        </w:rPr>
        <w:t>100%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w:t>
      </w:r>
      <w:r>
        <w:rPr>
          <w:rFonts w:hint="eastAsia" w:ascii="宋体" w:hAnsi="宋体"/>
          <w:color w:val="000000" w:themeColor="text1"/>
          <w:szCs w:val="21"/>
          <w:lang w:bidi="ar"/>
          <w14:textFill>
            <w14:solidFill>
              <w14:schemeClr w14:val="tx1"/>
            </w14:solidFill>
          </w14:textFill>
        </w:rPr>
        <w:object>
          <v:shape id="_x0000_i1074" o:spt="75" type="#_x0000_t75" style="height:20.4pt;width:20.4pt;" o:ole="t" filled="f" o:preferrelative="t" stroked="f" coordsize="21600,21600">
            <v:path/>
            <v:fill on="f" focussize="0,0"/>
            <v:stroke on="f" joinstyle="miter"/>
            <v:imagedata r:id="rId47" o:title=""/>
            <o:lock v:ext="edit" aspectratio="t"/>
            <w10:wrap type="none"/>
            <w10:anchorlock/>
          </v:shape>
          <o:OLEObject Type="Embed" ProgID="Equation.DSMT4" ShapeID="_x0000_i1074" DrawAspect="Content" ObjectID="_1468075774" r:id="rId11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778125" cy="375285"/>
            <wp:effectExtent l="0" t="0" r="3175" b="5715"/>
            <wp:docPr id="22"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9"/>
                    <pic:cNvPicPr>
                      <a:picLocks noChangeAspect="1"/>
                    </pic:cNvPicPr>
                  </pic:nvPicPr>
                  <pic:blipFill>
                    <a:blip r:embed="rId115"/>
                    <a:stretch>
                      <a:fillRect/>
                    </a:stretch>
                  </pic:blipFill>
                  <pic:spPr>
                    <a:xfrm>
                      <a:off x="0" y="0"/>
                      <a:ext cx="2778125" cy="375285"/>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1.</w:t>
      </w:r>
      <w:r>
        <w:rPr>
          <w:rFonts w:ascii="宋体" w:hAnsi="宋体"/>
          <w:color w:val="000000" w:themeColor="text1"/>
          <w:szCs w:val="21"/>
          <w:lang w:bidi="ar"/>
          <w14:textFill>
            <w14:solidFill>
              <w14:schemeClr w14:val="tx1"/>
            </w14:solidFill>
          </w14:textFill>
        </w:rPr>
        <w:object>
          <v:shape id="_x0000_i1075" o:spt="75" type="#_x0000_t75" style="height:26.4pt;width:52.2pt;" o:ole="t" filled="f" o:preferrelative="t" stroked="f" coordsize="21600,21600">
            <v:path/>
            <v:fill on="f" focussize="0,0"/>
            <v:stroke on="f" joinstyle="miter"/>
            <v:imagedata r:id="rId117" o:title=""/>
            <o:lock v:ext="edit" aspectratio="t"/>
            <w10:wrap type="none"/>
            <w10:anchorlock/>
          </v:shape>
          <o:OLEObject Type="Embed" ProgID="Equation.DSMT4" ShapeID="_x0000_i1075" DrawAspect="Content" ObjectID="_1468075775" r:id="rId11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是维伽风险因子对应的得尔塔风险因子相关系数。</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00000" w:themeColor="text1"/>
          <w:szCs w:val="21"/>
          <w:lang w:bidi="ar"/>
          <w14:textFill>
            <w14:solidFill>
              <w14:schemeClr w14:val="tx1"/>
            </w14:solidFill>
          </w14:textFill>
        </w:rPr>
        <w:object>
          <v:shape id="_x0000_i1076" o:spt="75" type="#_x0000_t75" style="height:19.8pt;width:65.4pt;" o:ole="t" filled="f" o:preferrelative="t" stroked="f" coordsize="21600,21600">
            <v:path/>
            <v:fill on="f" focussize="0,0"/>
            <v:stroke on="f" joinstyle="miter"/>
            <v:imagedata r:id="rId119" o:title=""/>
            <o:lock v:ext="edit" aspectratio="t"/>
            <w10:wrap type="none"/>
            <w10:anchorlock/>
          </v:shape>
          <o:OLEObject Type="Embed" ProgID="Equation.DSMT4" ShapeID="_x0000_i1076" DrawAspect="Content" ObjectID="_1468075776" r:id="rId11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等于</w:t>
      </w:r>
      <w:r>
        <w:rPr>
          <w:rFonts w:ascii="宋体" w:hAnsi="宋体"/>
          <w:color w:val="000000" w:themeColor="text1"/>
          <w:szCs w:val="21"/>
          <w:lang w:bidi="ar"/>
          <w14:textFill>
            <w14:solidFill>
              <w14:schemeClr w14:val="tx1"/>
            </w14:solidFill>
          </w14:textFill>
        </w:rPr>
        <w:object>
          <v:shape id="_x0000_i1077" o:spt="75" type="#_x0000_t75" style="height:26.4pt;width:45.6pt;" o:ole="t" filled="f" o:preferrelative="t" stroked="f" coordsize="21600,21600">
            <v:path/>
            <v:fill on="f" focussize="0,0"/>
            <v:stroke on="f" joinstyle="miter"/>
            <v:imagedata r:id="rId121" o:title=""/>
            <o:lock v:ext="edit" aspectratio="t"/>
            <w10:wrap type="none"/>
            <w10:anchorlock/>
          </v:shape>
          <o:OLEObject Type="Embed" ProgID="Equation.DSMT4" ShapeID="_x0000_i1077" DrawAspect="Content" ObjectID="_1468075777" r:id="rId120">
            <o:LockedField>false</o:LockedField>
          </o:OLEObject>
        </w:objec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3.</w:t>
      </w:r>
      <w:r>
        <w:rPr>
          <w:rFonts w:ascii="仿宋_GB2312" w:eastAsia="仿宋_GB2312"/>
          <w:color w:val="0D0D0D" w:themeColor="text1" w:themeTint="F2"/>
          <w:sz w:val="30"/>
          <w:szCs w:val="30"/>
          <w14:textFill>
            <w14:solidFill>
              <w14:schemeClr w14:val="tx1">
                <w14:lumMod w14:val="95000"/>
                <w14:lumOff w14:val="5000"/>
              </w14:schemeClr>
            </w14:solidFill>
          </w14:textFill>
        </w:rPr>
        <w:t xml:space="preserve"> α</w:t>
      </w:r>
      <w:r>
        <w:rPr>
          <w:rFonts w:hint="eastAsia" w:ascii="宋体" w:hAnsi="宋体"/>
          <w:color w:val="0D0D0D" w:themeColor="text1" w:themeTint="F2"/>
          <w:szCs w:val="21"/>
          <w:lang w:bidi="ar"/>
          <w14:textFill>
            <w14:solidFill>
              <w14:schemeClr w14:val="tx1">
                <w14:lumMod w14:val="95000"/>
                <w14:lumOff w14:val="5000"/>
              </w14:schemeClr>
            </w14:solidFill>
          </w14:textFill>
        </w:rPr>
        <w:t>为1%，</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 xml:space="preserve">4. </w:t>
      </w:r>
      <w:r>
        <w:rPr>
          <w:rFonts w:ascii="宋体" w:hAnsi="宋体"/>
          <w:color w:val="000000" w:themeColor="text1"/>
          <w:szCs w:val="21"/>
          <w:lang w:bidi="ar"/>
          <w14:textFill>
            <w14:solidFill>
              <w14:schemeClr w14:val="tx1"/>
            </w14:solidFill>
          </w14:textFill>
        </w:rPr>
        <w:object>
          <v:shape id="_x0000_i1078" o:spt="75" type="#_x0000_t75" style="height:19.8pt;width:12.6pt;" o:ole="t" filled="f" o:preferrelative="t" stroked="f" coordsize="21600,21600">
            <v:path/>
            <v:fill on="f" focussize="0,0"/>
            <v:stroke on="f" joinstyle="miter"/>
            <v:imagedata r:id="rId95" o:title=""/>
            <o:lock v:ext="edit" aspectratio="t"/>
            <w10:wrap type="none"/>
            <w10:anchorlock/>
          </v:shape>
          <o:OLEObject Type="Embed" ProgID="Equation.DSMT4" ShapeID="_x0000_i1078" DrawAspect="Content" ObjectID="_1468075778" r:id="rId12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（或</w:t>
      </w:r>
      <w:r>
        <w:rPr>
          <w:rFonts w:ascii="宋体" w:hAnsi="宋体"/>
          <w:color w:val="000000" w:themeColor="text1"/>
          <w:szCs w:val="21"/>
          <w:lang w:bidi="ar"/>
          <w14:textFill>
            <w14:solidFill>
              <w14:schemeClr w14:val="tx1"/>
            </w14:solidFill>
          </w14:textFill>
        </w:rPr>
        <w:object>
          <v:shape id="_x0000_i1079" o:spt="75" type="#_x0000_t75" style="height:19.8pt;width:12.6pt;" o:ole="t" filled="f" o:preferrelative="t" stroked="f" coordsize="21600,21600">
            <v:path/>
            <v:fill on="f" focussize="0,0"/>
            <v:stroke on="f" joinstyle="miter"/>
            <v:imagedata r:id="rId96" o:title=""/>
            <o:lock v:ext="edit" aspectratio="t"/>
            <w10:wrap type="none"/>
            <w10:anchorlock/>
          </v:shape>
          <o:OLEObject Type="Embed" ProgID="Equation.DSMT4" ShapeID="_x0000_i1079" DrawAspect="Content" ObjectID="_1468075779" r:id="rId12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）是维伽敏感度对应的期权剩余期限，以年为单位。</w:t>
      </w:r>
    </w:p>
    <w:p>
      <w:pPr>
        <w:widowControl/>
        <w:spacing w:line="480" w:lineRule="exact"/>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计算组间维伽敏感度资本要求时，不同风险组间的相关系数与</w:t>
      </w:r>
      <w:r>
        <w:rPr>
          <w:rFonts w:ascii="宋体" w:hAnsi="宋体"/>
          <w:color w:val="0D0D0D" w:themeColor="text1" w:themeTint="F2"/>
          <w:szCs w:val="21"/>
          <w:lang w:bidi="ar"/>
          <w14:textFill>
            <w14:solidFill>
              <w14:schemeClr w14:val="tx1">
                <w14:lumMod w14:val="95000"/>
                <w14:lumOff w14:val="5000"/>
              </w14:schemeClr>
            </w14:solidFill>
          </w14:textFill>
        </w:rPr>
        <w:t>[3.1 Delta敏感度]</w:t>
      </w:r>
      <w:r>
        <w:rPr>
          <w:rFonts w:hint="eastAsia" w:ascii="宋体" w:hAnsi="宋体"/>
          <w:color w:val="0D0D0D" w:themeColor="text1" w:themeTint="F2"/>
          <w:szCs w:val="21"/>
          <w:lang w:bidi="ar"/>
          <w14:textFill>
            <w14:solidFill>
              <w14:schemeClr w14:val="tx1">
                <w14:lumMod w14:val="95000"/>
                <w14:lumOff w14:val="5000"/>
              </w14:schemeClr>
            </w14:solidFill>
          </w14:textFill>
        </w:rPr>
        <w:t>规则一致。</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：指填报机构股票风险曲度资本要求金额。曲度风险因子是股票价格。股票回购利率无曲度风险资本要求。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曲度敏感度的风险权重是给定风险因子的冲击幅度，等于对应的得尔塔风险权重。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计算曲度敏感度风险头寸时，同一风险组内相关系数</w:t>
      </w:r>
      <w:r>
        <w:rPr>
          <w:rFonts w:ascii="宋体" w:hAnsi="宋体"/>
          <w:color w:val="000000" w:themeColor="text1"/>
          <w:szCs w:val="21"/>
          <w:lang w:bidi="ar"/>
          <w14:textFill>
            <w14:solidFill>
              <w14:schemeClr w14:val="tx1"/>
            </w14:solidFill>
          </w14:textFill>
        </w:rPr>
        <w:object>
          <v:shape id="_x0000_i1080"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80" DrawAspect="Content" ObjectID="_1468075780" r:id="rId12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rFonts w:ascii="宋体" w:hAnsi="宋体"/>
          <w:color w:val="000000" w:themeColor="text1"/>
          <w:szCs w:val="21"/>
          <w:lang w:bidi="ar"/>
          <w14:textFill>
            <w14:solidFill>
              <w14:schemeClr w14:val="tx1"/>
            </w14:solidFill>
          </w14:textFill>
        </w:rPr>
        <w:object>
          <v:shape id="_x0000_i1081"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81" DrawAspect="Content" ObjectID="_1468075781" r:id="rId12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计算曲度敏感度资本要求时，不同风险组之间的相关系数</w:t>
      </w:r>
      <w:r>
        <w:rPr>
          <w:rFonts w:ascii="宋体" w:hAnsi="宋体"/>
          <w:color w:val="000000" w:themeColor="text1"/>
          <w:szCs w:val="21"/>
          <w:lang w:bidi="ar"/>
          <w14:textFill>
            <w14:solidFill>
              <w14:schemeClr w14:val="tx1"/>
            </w14:solidFill>
          </w14:textFill>
        </w:rPr>
        <w:object>
          <v:shape id="_x0000_i1082"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82" DrawAspect="Content" ObjectID="_1468075782" r:id="rId12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rFonts w:ascii="宋体" w:hAnsi="宋体"/>
          <w:color w:val="000000" w:themeColor="text1"/>
          <w:szCs w:val="21"/>
          <w:lang w:bidi="ar"/>
          <w14:textFill>
            <w14:solidFill>
              <w14:schemeClr w14:val="tx1"/>
            </w14:solidFill>
          </w14:textFill>
        </w:rPr>
        <w:object>
          <v:shape id="_x0000_i1083"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83" DrawAspect="Content" ObjectID="_1468075783" r:id="rId12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商品风险</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：指填报机构采用基于敏感度方法计量的商品资本要求，包括得尔塔资本要求、维伽资本要求及曲度资本要求。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商品风险组</w:t>
      </w:r>
      <w:r>
        <w:rPr>
          <w:rFonts w:hint="eastAsia" w:ascii="宋体" w:hAnsi="宋体"/>
          <w:color w:val="0D0D0D" w:themeColor="text1" w:themeTint="F2"/>
          <w:szCs w:val="21"/>
          <w14:textFill>
            <w14:solidFill>
              <w14:schemeClr w14:val="tx1">
                <w14:lumMod w14:val="95000"/>
                <w14:lumOff w14:val="5000"/>
              </w14:schemeClr>
            </w14:solidFill>
          </w14:textFill>
        </w:rPr>
        <w:t>划分如下表：</w:t>
      </w:r>
    </w:p>
    <w:p>
      <w:pPr>
        <w:widowControl/>
        <w:spacing w:line="480" w:lineRule="exact"/>
        <w:jc w:val="center"/>
        <w:rPr>
          <w:rFonts w:ascii="宋体" w:hAnsi="宋体" w:cs="楷体_GB2312"/>
          <w:b/>
          <w:color w:val="0D0D0D" w:themeColor="text1" w:themeTint="F2"/>
          <w:szCs w:val="21"/>
          <w14:textFill>
            <w14:solidFill>
              <w14:schemeClr w14:val="tx1">
                <w14:lumMod w14:val="95000"/>
                <w14:lumOff w14:val="5000"/>
              </w14:schemeClr>
            </w14:solidFill>
          </w14:textFill>
        </w:rPr>
      </w:pPr>
      <w:r>
        <w:rPr>
          <w:rFonts w:hint="eastAsia" w:ascii="宋体" w:hAnsi="宋体" w:cs="楷体_GB2312"/>
          <w:b/>
          <w:color w:val="0D0D0D" w:themeColor="text1" w:themeTint="F2"/>
          <w:szCs w:val="21"/>
          <w:lang w:bidi="ar"/>
          <w14:textFill>
            <w14:solidFill>
              <w14:schemeClr w14:val="tx1">
                <w14:lumMod w14:val="95000"/>
                <w14:lumOff w14:val="5000"/>
              </w14:schemeClr>
            </w14:solidFill>
          </w14:textFill>
        </w:rPr>
        <w:t>表</w:t>
      </w:r>
      <w:r>
        <w:rPr>
          <w:rFonts w:ascii="宋体" w:hAnsi="宋体" w:cs="楷体_GB2312"/>
          <w:b/>
          <w:color w:val="0D0D0D" w:themeColor="text1" w:themeTint="F2"/>
          <w:szCs w:val="21"/>
          <w:lang w:bidi="ar"/>
          <w14:textFill>
            <w14:solidFill>
              <w14:schemeClr w14:val="tx1">
                <w14:lumMod w14:val="95000"/>
                <w14:lumOff w14:val="5000"/>
              </w14:schemeClr>
            </w14:solidFill>
          </w14:textFill>
        </w:rPr>
        <w:t xml:space="preserve">5 </w:t>
      </w:r>
      <w:r>
        <w:rPr>
          <w:rFonts w:hint="eastAsia" w:ascii="宋体" w:hAnsi="宋体" w:cs="楷体_GB2312"/>
          <w:b/>
          <w:color w:val="0D0D0D" w:themeColor="text1" w:themeTint="F2"/>
          <w:szCs w:val="21"/>
          <w:lang w:bidi="ar"/>
          <w14:textFill>
            <w14:solidFill>
              <w14:schemeClr w14:val="tx1">
                <w14:lumMod w14:val="95000"/>
                <w14:lumOff w14:val="5000"/>
              </w14:schemeClr>
            </w14:solidFill>
          </w14:textFill>
        </w:rPr>
        <w:t>商品风险组和得尔塔敏感度的风险权重</w:t>
      </w:r>
    </w:p>
    <w:tbl>
      <w:tblPr>
        <w:tblStyle w:val="38"/>
        <w:tblW w:w="82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92"/>
        <w:gridCol w:w="1985"/>
        <w:gridCol w:w="4593"/>
        <w:gridCol w:w="7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992"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风险组序号</w:t>
            </w:r>
          </w:p>
        </w:tc>
        <w:tc>
          <w:tcPr>
            <w:tcW w:w="1985"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风险组</w:t>
            </w:r>
          </w:p>
        </w:tc>
        <w:tc>
          <w:tcPr>
            <w:tcW w:w="4593"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商品示例（典型商品）</w:t>
            </w:r>
          </w:p>
        </w:tc>
        <w:tc>
          <w:tcPr>
            <w:tcW w:w="705"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风险权重</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jc w:val="center"/>
        </w:trPr>
        <w:tc>
          <w:tcPr>
            <w:tcW w:w="992"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能源</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-固体燃料</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煤、木炭、木屑颗粒、核燃料（例如铀）</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30%</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jc w:val="center"/>
        </w:trPr>
        <w:tc>
          <w:tcPr>
            <w:tcW w:w="992"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2</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能源</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-液体燃料</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原油（例如轻质原油、重质原油、西德克萨斯中质原油</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WTI和布伦特原油）、生物燃料（例如生物乙醇，生物柴油）、石化产品（例如丙烷，乙烷，汽油，甲醛和丁烷）、成品燃料（例如航空煤油、煤油、柴油、燃料油、石脑油、取暖油、柴油）；</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35%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jc w:val="center"/>
        </w:trPr>
        <w:tc>
          <w:tcPr>
            <w:tcW w:w="992"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3</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能源</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-电力和碳交易</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电力（例如即期、日前、高峰、非高峰）；碳排放交易（例如核证减排量、期交割月份的“欧盟排碳配额”（</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EUA）、区域温室气体应对行动计划二氧化碳排放配额（RGGI CO2 allowance）、可再生能源证书）；</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60%</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97" w:hRule="atLeast"/>
          <w:jc w:val="center"/>
        </w:trPr>
        <w:tc>
          <w:tcPr>
            <w:tcW w:w="992"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4</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货运</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干散货航线（例如好望角型散货船、巴拿马型散货船、灵便型散货船、超灵便型散货船）、液体</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/气体散货船（例如苏伊士型油轮、阿芙拉型油轮、大型原油运输船）</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80%</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jc w:val="center"/>
        </w:trPr>
        <w:tc>
          <w:tcPr>
            <w:tcW w:w="992"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5</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金属</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-非贵金属</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基本金属（例如铝、铜、铅、镍、锡、锌）、钢材原材料（例如钢坯、钢丝、钢圈、钢屑、钢筋、铁矿石、钨、钒、钛、钽）、稀有金属（例如钴、锰、钼）</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992"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6</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气体燃料</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天然气、液化天然气</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45%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06" w:hRule="atLeast"/>
          <w:jc w:val="center"/>
        </w:trPr>
        <w:tc>
          <w:tcPr>
            <w:tcW w:w="992"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7</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贵金属（含黄金）</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黄金、白银、铂金、钯金</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20%</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jc w:val="center"/>
        </w:trPr>
        <w:tc>
          <w:tcPr>
            <w:tcW w:w="992"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8</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谷物和油料</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玉米、小麦、豆类（例如大豆籽、大豆油、大豆粕）、燕麦、棕榈油、芥花籽、大麦、菜籽（例如油菜籽、油菜籽油、油菜籽粕）、红豆、高粱、椰子油、橄榄油、花生油、葵花籽油、水稻</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35%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06" w:hRule="atLeast"/>
          <w:jc w:val="center"/>
        </w:trPr>
        <w:tc>
          <w:tcPr>
            <w:tcW w:w="992"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9</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家畜和乳制品</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牛（例如活牛和育肥牛）、猪、家禽、羊、鱼、虾、乳制品（例如牛奶、乳清、鸡蛋、黄油和奶酪）</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25%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97" w:hRule="atLeast"/>
          <w:jc w:val="center"/>
        </w:trPr>
        <w:tc>
          <w:tcPr>
            <w:tcW w:w="992"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10</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软饮料和其它农产品</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可可、咖啡（例如</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Arabica和Robusta咖啡豆）、茶、柑橘和橙汁、土豆、糖、棉、羊毛、木材和纸浆、橡胶</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992"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11</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其他商品</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工业原料（例如钾碱、化肥、磷酸岩）、稀土、对苯二酸、平板玻璃</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50%</w:t>
            </w:r>
          </w:p>
        </w:tc>
      </w:tr>
    </w:tbl>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：指填报机构商品风险得尔塔资本要求金额。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商品风险得尔塔风险因子是由交割地和剩余期限确定的商品即期（或现货）价格。剩余期限为0年、0.25年、0.5年、1年、2年、3年、5年、10年、15年、20年、30年。对于部分商品，若远期交易或期货交易较即期交易更频繁、流动性更充足，可采用远期价格、期货价格或即期（或现货）价格作为得尔塔风险因子。商品得尔塔应将期货和远期合约的期限映射到相应的期限, 现货商品价格头寸应映射到第一个期限(0 年) 。在计算商品</w:t>
      </w:r>
      <w:r>
        <w:rPr>
          <w:rFonts w:hint="eastAsia" w:ascii="宋体" w:hAnsi="宋体"/>
          <w:color w:val="0D0D0D" w:themeColor="text1" w:themeTint="F2"/>
          <w:szCs w:val="21"/>
          <w:lang w:bidi="ar"/>
          <w14:textFill>
            <w14:solidFill>
              <w14:schemeClr w14:val="tx1">
                <w14:lumMod w14:val="95000"/>
                <w14:lumOff w14:val="5000"/>
              </w14:schemeClr>
            </w14:solidFill>
          </w14:textFill>
        </w:rPr>
        <w:t>价格得尔塔敏感度时，相应地考虑远期价格、期货价格或</w:t>
      </w:r>
      <w:r>
        <w:rPr>
          <w:rFonts w:hint="eastAsia" w:ascii="宋体" w:hAnsi="宋体"/>
          <w:color w:val="0D0D0D" w:themeColor="text1" w:themeTint="F2"/>
          <w:szCs w:val="21"/>
          <w14:textFill>
            <w14:solidFill>
              <w14:schemeClr w14:val="tx1">
                <w14:lumMod w14:val="95000"/>
                <w14:lumOff w14:val="5000"/>
              </w14:schemeClr>
            </w14:solidFill>
          </w14:textFill>
        </w:rPr>
        <w:t>即期（或现货）价格</w:t>
      </w:r>
      <w:r>
        <w:rPr>
          <w:rFonts w:hint="eastAsia" w:ascii="宋体" w:hAnsi="宋体"/>
          <w:color w:val="0D0D0D" w:themeColor="text1" w:themeTint="F2"/>
          <w:szCs w:val="21"/>
          <w:lang w:bidi="ar"/>
          <w14:textFill>
            <w14:solidFill>
              <w14:schemeClr w14:val="tx1">
                <w14:lumMod w14:val="95000"/>
                <w14:lumOff w14:val="5000"/>
              </w14:schemeClr>
            </w14:solidFill>
          </w14:textFill>
        </w:rPr>
        <w:t>的变化。</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商品价格得尔塔敏感度的计算方法为商品即期（或现货）价格变化1个百分点引起市场价值的变化量，再除以0.01。公式如下：</w:t>
      </w:r>
    </w:p>
    <w:p>
      <w:pPr>
        <w:widowControl/>
        <w:jc w:val="center"/>
        <w:rPr>
          <w:rFonts w:ascii="仿宋_GB2312" w:eastAsia="仿宋_GB2312" w:cs="仿宋_GB2312"/>
          <w:color w:val="0D0D0D" w:themeColor="text1" w:themeTint="F2"/>
          <w:sz w:val="30"/>
          <w:szCs w:val="30"/>
          <w14:textFill>
            <w14:solidFill>
              <w14:schemeClr w14:val="tx1">
                <w14:lumMod w14:val="95000"/>
                <w14:lumOff w14:val="5000"/>
              </w14:schemeClr>
            </w14:solidFill>
          </w14:textFill>
        </w:rPr>
      </w:pPr>
      <w:r>
        <w:rPr>
          <w:color w:val="000000" w:themeColor="text1"/>
          <w:position w:val="-24"/>
          <w:sz w:val="30"/>
          <w:szCs w:val="30"/>
          <w14:textFill>
            <w14:solidFill>
              <w14:schemeClr w14:val="tx1"/>
            </w14:solidFill>
          </w14:textFill>
        </w:rPr>
        <w:object>
          <v:shape id="_x0000_i1084" o:spt="75" type="#_x0000_t75" style="height:33pt;width:150.6pt;" o:ole="t" filled="f" o:preferrelative="t" stroked="f" coordsize="21600,21600">
            <v:path/>
            <v:fill on="f" focussize="0,0"/>
            <v:stroke on="f" joinstyle="miter"/>
            <v:imagedata r:id="rId129" o:title=""/>
            <o:lock v:ext="edit" aspectratio="t"/>
            <w10:wrap type="none"/>
            <w10:anchorlock/>
          </v:shape>
          <o:OLEObject Type="Embed" ProgID="Equation.DSMT4" ShapeID="_x0000_i1084" DrawAspect="Content" ObjectID="_1468075784" r:id="rId128">
            <o:LockedField>false</o:LockedField>
          </o:OLEObject>
        </w:objec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1.</w:t>
      </w:r>
      <w:r>
        <w:rPr>
          <w:rFonts w:ascii="宋体" w:hAnsi="宋体"/>
          <w:color w:val="000000" w:themeColor="text1"/>
          <w:szCs w:val="21"/>
          <w:lang w:bidi="ar"/>
          <w14:textFill>
            <w14:solidFill>
              <w14:schemeClr w14:val="tx1"/>
            </w14:solidFill>
          </w14:textFill>
        </w:rPr>
        <w:object>
          <v:shape id="_x0000_i1085" o:spt="75" type="#_x0000_t75" style="height:19.8pt;width:26.4pt;" o:ole="t" filled="f" o:preferrelative="t" stroked="f" coordsize="21600,21600">
            <v:path/>
            <v:fill on="f" focussize="0,0"/>
            <v:stroke on="f" joinstyle="miter"/>
            <v:imagedata r:id="rId131" o:title=""/>
            <o:lock v:ext="edit" aspectratio="t"/>
            <w10:wrap type="none"/>
            <w10:anchorlock/>
          </v:shape>
          <o:OLEObject Type="Embed" ProgID="Equation.DSMT4" ShapeID="_x0000_i1085" DrawAspect="Content" ObjectID="_1468075785" r:id="rId130">
            <o:LockedField>false</o:LockedField>
          </o:OLEObject>
        </w:object>
      </w:r>
      <w:r>
        <w:rPr>
          <w:rFonts w:ascii="宋体" w:hAnsi="宋体"/>
          <w:color w:val="0D0D0D" w:themeColor="text1" w:themeTint="F2"/>
          <w:szCs w:val="21"/>
          <w:lang w:bidi="ar"/>
          <w14:textFill>
            <w14:solidFill>
              <w14:schemeClr w14:val="tx1">
                <w14:lumMod w14:val="95000"/>
                <w14:lumOff w14:val="5000"/>
              </w14:schemeClr>
            </w14:solidFill>
          </w14:textFill>
        </w:rPr>
        <w:fldChar w:fldCharType="begin"/>
      </w:r>
      <w:r>
        <w:rPr>
          <w:rFonts w:ascii="宋体" w:hAnsi="宋体"/>
          <w:color w:val="0D0D0D" w:themeColor="text1" w:themeTint="F2"/>
          <w:szCs w:val="21"/>
          <w:lang w:bidi="ar"/>
          <w14:textFill>
            <w14:solidFill>
              <w14:schemeClr w14:val="tx1">
                <w14:lumMod w14:val="95000"/>
                <w14:lumOff w14:val="5000"/>
              </w14:schemeClr>
            </w14:solidFill>
          </w14:textFill>
        </w:rPr>
        <w:instrText xml:space="preserve"> QUOTE </w:instrText>
      </w:r>
      <w:r>
        <w:rPr>
          <w:rFonts w:ascii="宋体" w:hAnsi="宋体"/>
          <w:color w:val="000000" w:themeColor="text1"/>
          <w:szCs w:val="21"/>
          <w:lang w:bidi="ar"/>
          <w14:textFill>
            <w14:solidFill>
              <w14:schemeClr w14:val="tx1"/>
            </w14:solidFill>
          </w14:textFill>
        </w:rPr>
        <w:drawing>
          <wp:inline distT="0" distB="0" distL="0" distR="0">
            <wp:extent cx="249555" cy="160020"/>
            <wp:effectExtent l="0" t="0" r="0" b="0"/>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noChangeArrowheads="1"/>
                    </pic:cNvPicPr>
                  </pic:nvPicPr>
                  <pic:blipFill>
                    <a:blip r:embed="rId13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249555" cy="160020"/>
                    </a:xfrm>
                    <a:prstGeom prst="rect">
                      <a:avLst/>
                    </a:prstGeom>
                    <a:noFill/>
                    <a:ln>
                      <a:noFill/>
                    </a:ln>
                  </pic:spPr>
                </pic:pic>
              </a:graphicData>
            </a:graphic>
          </wp:inline>
        </w:drawing>
      </w:r>
      <w:r>
        <w:rPr>
          <w:rFonts w:ascii="宋体" w:hAnsi="宋体"/>
          <w:color w:val="0D0D0D" w:themeColor="text1" w:themeTint="F2"/>
          <w:szCs w:val="21"/>
          <w:lang w:bidi="ar"/>
          <w14:textFill>
            <w14:solidFill>
              <w14:schemeClr w14:val="tx1">
                <w14:lumMod w14:val="95000"/>
                <w14:lumOff w14:val="5000"/>
              </w14:schemeClr>
            </w14:solidFill>
          </w14:textFill>
        </w:rPr>
        <w:instrText xml:space="preserve"> </w:instrText>
      </w:r>
      <w:r>
        <w:rPr>
          <w:rFonts w:ascii="宋体" w:hAnsi="宋体"/>
          <w:color w:val="0D0D0D" w:themeColor="text1" w:themeTint="F2"/>
          <w:szCs w:val="21"/>
          <w:lang w:bidi="ar"/>
          <w14:textFill>
            <w14:solidFill>
              <w14:schemeClr w14:val="tx1">
                <w14:lumMod w14:val="95000"/>
                <w14:lumOff w14:val="5000"/>
              </w14:schemeClr>
            </w14:solidFill>
          </w14:textFill>
        </w:rPr>
        <w:fldChar w:fldCharType="end"/>
      </w:r>
      <w:r>
        <w:rPr>
          <w:rFonts w:hint="eastAsia" w:ascii="宋体" w:hAnsi="宋体"/>
          <w:color w:val="0D0D0D" w:themeColor="text1" w:themeTint="F2"/>
          <w:szCs w:val="21"/>
          <w:lang w:bidi="ar"/>
          <w14:textFill>
            <w14:solidFill>
              <w14:schemeClr w14:val="tx1">
                <w14:lumMod w14:val="95000"/>
                <w14:lumOff w14:val="5000"/>
              </w14:schemeClr>
            </w14:solidFill>
          </w14:textFill>
        </w:rPr>
        <w:t>是商品k即期（或现货）价格；</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00000" w:themeColor="text1"/>
          <w:szCs w:val="21"/>
          <w:lang w:bidi="ar"/>
          <w14:textFill>
            <w14:solidFill>
              <w14:schemeClr w14:val="tx1"/>
            </w14:solidFill>
          </w14:textFill>
        </w:rPr>
        <w:object>
          <v:shape id="_x0000_i1086" o:spt="75" type="#_x0000_t75" style="height:19.8pt;width:12.6pt;" o:ole="t" filled="f" o:preferrelative="t" stroked="f" coordsize="21600,21600">
            <v:path/>
            <v:fill on="f" focussize="0,0"/>
            <v:stroke on="f" joinstyle="miter"/>
            <v:imagedata r:id="rId134" o:title=""/>
            <o:lock v:ext="edit" aspectratio="t"/>
            <w10:wrap type="none"/>
            <w10:anchorlock/>
          </v:shape>
          <o:OLEObject Type="Embed" ProgID="Equation.DSMT4" ShapeID="_x0000_i1086" DrawAspect="Content" ObjectID="_1468075786" r:id="rId13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的市场价值，是商品k即期（或现货）价格的函数。</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得尔塔敏感度的风险权重见表5。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计算商品风险得尔塔敏感度风险头寸时，同一个风险组内的相关系数计算方法如下：</w:t>
      </w:r>
    </w:p>
    <w:p>
      <w:pPr>
        <w:widowControl/>
        <w:tabs>
          <w:tab w:val="left" w:pos="720"/>
        </w:tabs>
        <w:spacing w:line="440" w:lineRule="exact"/>
        <w:ind w:firstLine="472" w:firstLineChars="225"/>
        <w:jc w:val="center"/>
        <w:rPr>
          <w:rFonts w:ascii="宋体" w:hAnsi="宋体"/>
          <w:color w:val="0D0D0D" w:themeColor="text1" w:themeTint="F2"/>
          <w:szCs w:val="21"/>
          <w:lang w:bidi="ar"/>
          <w14:textFill>
            <w14:solidFill>
              <w14:schemeClr w14:val="tx1">
                <w14:lumMod w14:val="95000"/>
                <w14:lumOff w14:val="5000"/>
              </w14:schemeClr>
            </w14:solidFill>
          </w14:textFill>
        </w:rPr>
      </w:pPr>
      <w:r>
        <w:drawing>
          <wp:inline distT="0" distB="0" distL="114300" distR="114300">
            <wp:extent cx="1619885" cy="266065"/>
            <wp:effectExtent l="0" t="0" r="18415" b="635"/>
            <wp:docPr id="24"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1"/>
                    <pic:cNvPicPr>
                      <a:picLocks noChangeAspect="1"/>
                    </pic:cNvPicPr>
                  </pic:nvPicPr>
                  <pic:blipFill>
                    <a:blip r:embed="rId135"/>
                    <a:stretch>
                      <a:fillRect/>
                    </a:stretch>
                  </pic:blipFill>
                  <pic:spPr>
                    <a:xfrm>
                      <a:off x="0" y="0"/>
                      <a:ext cx="1619885" cy="266065"/>
                    </a:xfrm>
                    <a:prstGeom prst="rect">
                      <a:avLst/>
                    </a:prstGeom>
                    <a:noFill/>
                    <a:ln>
                      <a:noFill/>
                    </a:ln>
                  </pic:spPr>
                </pic:pic>
              </a:graphicData>
            </a:graphic>
          </wp:inline>
        </w:drawing>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若期限维度相同，则</w:t>
      </w:r>
      <w:r>
        <w:rPr>
          <w:rFonts w:ascii="宋体" w:hAnsi="宋体"/>
          <w:color w:val="000000" w:themeColor="text1"/>
          <w:szCs w:val="21"/>
          <w:lang w:bidi="ar"/>
          <w14:textFill>
            <w14:solidFill>
              <w14:schemeClr w14:val="tx1"/>
            </w14:solidFill>
          </w14:textFill>
        </w:rPr>
        <w:object>
          <v:shape id="_x0000_i1087" o:spt="75" type="#_x0000_t75" style="height:19.8pt;width:39pt;" o:ole="t" filled="f" o:preferrelative="t" stroked="f" coordsize="21600,21600">
            <v:path/>
            <v:fill on="f" focussize="0,0"/>
            <v:stroke on="f" joinstyle="miter"/>
            <v:imagedata r:id="rId137" o:title=""/>
            <o:lock v:ext="edit" aspectratio="t"/>
            <w10:wrap type="none"/>
            <w10:anchorlock/>
          </v:shape>
          <o:OLEObject Type="Embed" ProgID="Equation.DSMT4" ShapeID="_x0000_i1087" DrawAspect="Content" ObjectID="_1468075787" r:id="rId13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为1，否则为99%；若交割地相同，则</w:t>
      </w:r>
      <w:r>
        <w:rPr>
          <w:rFonts w:ascii="宋体" w:hAnsi="宋体"/>
          <w:color w:val="000000" w:themeColor="text1"/>
          <w:szCs w:val="21"/>
          <w:lang w:bidi="ar"/>
          <w14:textFill>
            <w14:solidFill>
              <w14:schemeClr w14:val="tx1"/>
            </w14:solidFill>
          </w14:textFill>
        </w:rPr>
        <w:object>
          <v:shape id="_x0000_i1088" o:spt="75" type="#_x0000_t75" style="height:19.8pt;width:33pt;" o:ole="t" filled="f" o:preferrelative="t" stroked="f" coordsize="21600,21600">
            <v:path/>
            <v:fill on="f" focussize="0,0"/>
            <v:stroke on="f" joinstyle="miter"/>
            <v:imagedata r:id="rId139" o:title=""/>
            <o:lock v:ext="edit" aspectratio="t"/>
            <w10:wrap type="none"/>
            <w10:anchorlock/>
          </v:shape>
          <o:OLEObject Type="Embed" ProgID="Equation.DSMT4" ShapeID="_x0000_i1088" DrawAspect="Content" ObjectID="_1468075788" r:id="rId13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为1，否则为99.90</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；若商品相同，则</w:t>
      </w:r>
      <w:r>
        <w:rPr>
          <w:rFonts w:ascii="宋体" w:hAnsi="宋体"/>
          <w:color w:val="000000" w:themeColor="text1"/>
          <w:szCs w:val="21"/>
          <w:lang w:bidi="ar"/>
          <w14:textFill>
            <w14:solidFill>
              <w14:schemeClr w14:val="tx1"/>
            </w14:solidFill>
          </w14:textFill>
        </w:rPr>
        <w:object>
          <v:shape id="_x0000_i1089" o:spt="75" type="#_x0000_t75" style="height:19.8pt;width:26.4pt;" o:ole="t" filled="f" o:preferrelative="t" stroked="f" coordsize="21600,21600">
            <v:path/>
            <v:fill on="f" focussize="0,0"/>
            <v:stroke on="f" joinstyle="miter"/>
            <v:imagedata r:id="rId141" o:title=""/>
            <o:lock v:ext="edit" aspectratio="t"/>
            <w10:wrap type="none"/>
            <w10:anchorlock/>
          </v:shape>
          <o:OLEObject Type="Embed" ProgID="Equation.DSMT4" ShapeID="_x0000_i1089" DrawAspect="Content" ObjectID="_1468075789" r:id="rId14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为1，否则按下表取数。</w:t>
      </w:r>
    </w:p>
    <w:p>
      <w:pPr>
        <w:widowControl/>
        <w:spacing w:line="480" w:lineRule="exact"/>
        <w:jc w:val="center"/>
        <w:rPr>
          <w:rFonts w:ascii="宋体" w:hAnsi="宋体" w:cs="楷体_GB2312"/>
          <w:b/>
          <w:color w:val="0D0D0D" w:themeColor="text1" w:themeTint="F2"/>
          <w:szCs w:val="21"/>
          <w14:textFill>
            <w14:solidFill>
              <w14:schemeClr w14:val="tx1">
                <w14:lumMod w14:val="95000"/>
                <w14:lumOff w14:val="5000"/>
              </w14:schemeClr>
            </w14:solidFill>
          </w14:textFill>
        </w:rPr>
      </w:pPr>
      <w:r>
        <w:rPr>
          <w:rFonts w:hint="eastAsia" w:ascii="宋体" w:hAnsi="宋体" w:cs="楷体_GB2312"/>
          <w:b/>
          <w:color w:val="0D0D0D" w:themeColor="text1" w:themeTint="F2"/>
          <w:szCs w:val="21"/>
          <w:lang w:bidi="ar"/>
          <w14:textFill>
            <w14:solidFill>
              <w14:schemeClr w14:val="tx1">
                <w14:lumMod w14:val="95000"/>
                <w14:lumOff w14:val="5000"/>
              </w14:schemeClr>
            </w14:solidFill>
          </w14:textFill>
        </w:rPr>
        <w:t>表</w:t>
      </w:r>
      <w:r>
        <w:rPr>
          <w:rFonts w:ascii="宋体" w:hAnsi="宋体" w:cs="楷体_GB2312"/>
          <w:b/>
          <w:color w:val="0D0D0D" w:themeColor="text1" w:themeTint="F2"/>
          <w:szCs w:val="21"/>
          <w:lang w:bidi="ar"/>
          <w14:textFill>
            <w14:solidFill>
              <w14:schemeClr w14:val="tx1">
                <w14:lumMod w14:val="95000"/>
                <w14:lumOff w14:val="5000"/>
              </w14:schemeClr>
            </w14:solidFill>
          </w14:textFill>
        </w:rPr>
        <w:t xml:space="preserve">6 </w:t>
      </w:r>
      <w:r>
        <w:rPr>
          <w:rFonts w:hint="eastAsia" w:ascii="宋体" w:hAnsi="宋体" w:cs="楷体_GB2312"/>
          <w:b/>
          <w:color w:val="0D0D0D" w:themeColor="text1" w:themeTint="F2"/>
          <w:szCs w:val="21"/>
          <w:lang w:bidi="ar"/>
          <w14:textFill>
            <w14:solidFill>
              <w14:schemeClr w14:val="tx1">
                <w14:lumMod w14:val="95000"/>
                <w14:lumOff w14:val="5000"/>
              </w14:schemeClr>
            </w14:solidFill>
          </w14:textFill>
        </w:rPr>
        <w:t>商品风险组内相关系数</w:t>
      </w:r>
      <w:r>
        <w:rPr>
          <w:rFonts w:ascii="宋体" w:hAnsi="宋体"/>
          <w:b/>
          <w:color w:val="000000" w:themeColor="text1"/>
          <w:szCs w:val="21"/>
          <w14:textFill>
            <w14:solidFill>
              <w14:schemeClr w14:val="tx1"/>
            </w14:solidFill>
          </w14:textFill>
        </w:rPr>
        <w:object>
          <v:shape id="_x0000_i1090" o:spt="75" type="#_x0000_t75" style="height:19.8pt;width:26.4pt;" o:ole="t" filled="f" o:preferrelative="t" stroked="f" coordsize="21600,21600">
            <v:path/>
            <v:fill on="f" focussize="0,0"/>
            <v:stroke on="f" joinstyle="miter"/>
            <v:imagedata r:id="rId143" o:title=""/>
            <o:lock v:ext="edit" aspectratio="t"/>
            <w10:wrap type="none"/>
            <w10:anchorlock/>
          </v:shape>
          <o:OLEObject Type="Embed" ProgID="Equation.DSMT4" ShapeID="_x0000_i1090" DrawAspect="Content" ObjectID="_1468075790" r:id="rId142">
            <o:LockedField>false</o:LockedField>
          </o:OLEObject>
        </w:object>
      </w:r>
      <w:r>
        <w:rPr>
          <w:rFonts w:hint="eastAsia" w:ascii="宋体" w:hAnsi="宋体" w:cs="楷体_GB2312"/>
          <w:b/>
          <w:color w:val="0D0D0D" w:themeColor="text1" w:themeTint="F2"/>
          <w:szCs w:val="21"/>
          <w:lang w:bidi="ar"/>
          <w14:textFill>
            <w14:solidFill>
              <w14:schemeClr w14:val="tx1">
                <w14:lumMod w14:val="95000"/>
                <w14:lumOff w14:val="5000"/>
              </w14:schemeClr>
            </w14:solidFill>
          </w14:textFill>
        </w:rPr>
        <w:t>取值</w:t>
      </w:r>
    </w:p>
    <w:tbl>
      <w:tblPr>
        <w:tblStyle w:val="38"/>
        <w:tblW w:w="70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77"/>
        <w:gridCol w:w="2817"/>
        <w:gridCol w:w="26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1577"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0"/>
                <w:lang w:bidi="ar"/>
                <w14:textFill>
                  <w14:solidFill>
                    <w14:schemeClr w14:val="tx1">
                      <w14:lumMod w14:val="95000"/>
                      <w14:lumOff w14:val="5000"/>
                    </w14:schemeClr>
                  </w14:solidFill>
                </w14:textFill>
              </w:rPr>
              <w:t>风险组序号</w:t>
            </w:r>
          </w:p>
        </w:tc>
        <w:tc>
          <w:tcPr>
            <w:tcW w:w="2817"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0"/>
                <w:lang w:bidi="ar"/>
                <w14:textFill>
                  <w14:solidFill>
                    <w14:schemeClr w14:val="tx1">
                      <w14:lumMod w14:val="95000"/>
                      <w14:lumOff w14:val="5000"/>
                    </w14:schemeClr>
                  </w14:solidFill>
                </w14:textFill>
              </w:rPr>
              <w:t>商品风险组分类</w:t>
            </w:r>
          </w:p>
        </w:tc>
        <w:tc>
          <w:tcPr>
            <w:tcW w:w="2681"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0"/>
                <w:lang w:bidi="ar"/>
                <w14:textFill>
                  <w14:solidFill>
                    <w14:schemeClr w14:val="tx1">
                      <w14:lumMod w14:val="95000"/>
                      <w14:lumOff w14:val="5000"/>
                    </w14:schemeClr>
                  </w14:solidFill>
                </w14:textFill>
              </w:rPr>
              <w:t>相关系数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77"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1</w:t>
            </w:r>
          </w:p>
        </w:tc>
        <w:tc>
          <w:tcPr>
            <w:tcW w:w="2817"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能源</w:t>
            </w: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-固体燃料</w:t>
            </w:r>
          </w:p>
        </w:tc>
        <w:tc>
          <w:tcPr>
            <w:tcW w:w="2681"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55%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297" w:hRule="atLeast"/>
          <w:jc w:val="center"/>
        </w:trPr>
        <w:tc>
          <w:tcPr>
            <w:tcW w:w="1577"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2</w:t>
            </w:r>
          </w:p>
        </w:tc>
        <w:tc>
          <w:tcPr>
            <w:tcW w:w="2817"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能源</w:t>
            </w: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-液体燃料</w:t>
            </w:r>
          </w:p>
        </w:tc>
        <w:tc>
          <w:tcPr>
            <w:tcW w:w="2681"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95%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97" w:hRule="atLeast"/>
          <w:jc w:val="center"/>
        </w:trPr>
        <w:tc>
          <w:tcPr>
            <w:tcW w:w="1577"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3</w:t>
            </w:r>
          </w:p>
        </w:tc>
        <w:tc>
          <w:tcPr>
            <w:tcW w:w="2817"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能源</w:t>
            </w: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-电力和碳交易</w:t>
            </w:r>
          </w:p>
        </w:tc>
        <w:tc>
          <w:tcPr>
            <w:tcW w:w="2681"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40%</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06" w:hRule="atLeast"/>
          <w:jc w:val="center"/>
        </w:trPr>
        <w:tc>
          <w:tcPr>
            <w:tcW w:w="1577"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4</w:t>
            </w:r>
          </w:p>
        </w:tc>
        <w:tc>
          <w:tcPr>
            <w:tcW w:w="2817"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货运</w:t>
            </w:r>
          </w:p>
        </w:tc>
        <w:tc>
          <w:tcPr>
            <w:tcW w:w="2681"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80%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1577"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5</w:t>
            </w:r>
          </w:p>
        </w:tc>
        <w:tc>
          <w:tcPr>
            <w:tcW w:w="2817"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金属</w:t>
            </w: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-非贵金属</w:t>
            </w:r>
          </w:p>
        </w:tc>
        <w:tc>
          <w:tcPr>
            <w:tcW w:w="2681"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60%</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06" w:hRule="atLeast"/>
          <w:jc w:val="center"/>
        </w:trPr>
        <w:tc>
          <w:tcPr>
            <w:tcW w:w="1577"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6</w:t>
            </w:r>
          </w:p>
        </w:tc>
        <w:tc>
          <w:tcPr>
            <w:tcW w:w="2817"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气体燃料</w:t>
            </w:r>
          </w:p>
        </w:tc>
        <w:tc>
          <w:tcPr>
            <w:tcW w:w="2681"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65%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306" w:hRule="atLeast"/>
          <w:jc w:val="center"/>
        </w:trPr>
        <w:tc>
          <w:tcPr>
            <w:tcW w:w="1577"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7</w:t>
            </w:r>
          </w:p>
        </w:tc>
        <w:tc>
          <w:tcPr>
            <w:tcW w:w="2817"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贵金属（含黄金）</w:t>
            </w:r>
          </w:p>
        </w:tc>
        <w:tc>
          <w:tcPr>
            <w:tcW w:w="2681"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55%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306" w:hRule="atLeast"/>
          <w:jc w:val="center"/>
        </w:trPr>
        <w:tc>
          <w:tcPr>
            <w:tcW w:w="1577"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8</w:t>
            </w:r>
          </w:p>
        </w:tc>
        <w:tc>
          <w:tcPr>
            <w:tcW w:w="2817"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谷物和油料</w:t>
            </w:r>
          </w:p>
        </w:tc>
        <w:tc>
          <w:tcPr>
            <w:tcW w:w="2681"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45%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297" w:hRule="atLeast"/>
          <w:jc w:val="center"/>
        </w:trPr>
        <w:tc>
          <w:tcPr>
            <w:tcW w:w="1577"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9</w:t>
            </w:r>
          </w:p>
        </w:tc>
        <w:tc>
          <w:tcPr>
            <w:tcW w:w="2817"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家畜和奶制品</w:t>
            </w:r>
          </w:p>
        </w:tc>
        <w:tc>
          <w:tcPr>
            <w:tcW w:w="2681"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15%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306" w:hRule="atLeast"/>
          <w:jc w:val="center"/>
        </w:trPr>
        <w:tc>
          <w:tcPr>
            <w:tcW w:w="1577"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10</w:t>
            </w:r>
          </w:p>
        </w:tc>
        <w:tc>
          <w:tcPr>
            <w:tcW w:w="2817"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软饮料和其它农产品</w:t>
            </w:r>
          </w:p>
        </w:tc>
        <w:tc>
          <w:tcPr>
            <w:tcW w:w="2681"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1577"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11</w:t>
            </w:r>
          </w:p>
        </w:tc>
        <w:tc>
          <w:tcPr>
            <w:tcW w:w="2817"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其他商品</w:t>
            </w:r>
          </w:p>
        </w:tc>
        <w:tc>
          <w:tcPr>
            <w:tcW w:w="2681"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15%</w:t>
            </w:r>
          </w:p>
        </w:tc>
      </w:tr>
    </w:tbl>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对于风险组</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，合约写明的不同时间段配送的电力是不同的商品，在不同地区生产的电力是不同的商品。</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对于风险组</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，不同货运类型和路线的组合是不同的商品，在不同时间交割的商品是不同的商品。</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对于风险组</w:t>
      </w:r>
      <w:r>
        <w:rPr>
          <w:rFonts w:ascii="宋体" w:hAnsi="宋体"/>
          <w:color w:val="0D0D0D" w:themeColor="text1" w:themeTint="F2"/>
          <w:szCs w:val="21"/>
          <w14:textFill>
            <w14:solidFill>
              <w14:schemeClr w14:val="tx1">
                <w14:lumMod w14:val="95000"/>
                <w14:lumOff w14:val="5000"/>
              </w14:schemeClr>
            </w14:solidFill>
          </w14:textFill>
        </w:rPr>
        <w:t>7</w:t>
      </w:r>
      <w:r>
        <w:rPr>
          <w:rFonts w:hint="eastAsia" w:ascii="宋体" w:hAnsi="宋体"/>
          <w:color w:val="0D0D0D" w:themeColor="text1" w:themeTint="F2"/>
          <w:szCs w:val="21"/>
          <w14:textFill>
            <w14:solidFill>
              <w14:schemeClr w14:val="tx1">
                <w14:lumMod w14:val="95000"/>
                <w14:lumOff w14:val="5000"/>
              </w14:schemeClr>
            </w14:solidFill>
          </w14:textFill>
        </w:rPr>
        <w:t>，各类黄金产品或合约可视为同一商品，各类白银产品或合约可视为同一商品。若黄金和白银产品难以获取交割地的，商业银行可根据境内和境外划分交割地。</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计算组间得尔塔敏感度资本要求时，不同风险组间的相关系数</w:t>
      </w:r>
      <w:r>
        <w:rPr>
          <w:color w:val="000000" w:themeColor="text1"/>
          <w:position w:val="-12"/>
          <w:sz w:val="30"/>
          <w:szCs w:val="30"/>
          <w14:textFill>
            <w14:solidFill>
              <w14:schemeClr w14:val="tx1"/>
            </w14:solidFill>
          </w14:textFill>
        </w:rPr>
        <w:object>
          <v:shape id="_x0000_i1091"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91" DrawAspect="Content" ObjectID="_1468075791" r:id="rId14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如下所示：</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1.对于风险组1至风险组10，相关系数</w:t>
      </w:r>
      <w:r>
        <w:rPr>
          <w:color w:val="000000" w:themeColor="text1"/>
          <w:position w:val="-12"/>
          <w:sz w:val="30"/>
          <w:szCs w:val="30"/>
          <w14:textFill>
            <w14:solidFill>
              <w14:schemeClr w14:val="tx1"/>
            </w14:solidFill>
          </w14:textFill>
        </w:rPr>
        <w:object>
          <v:shape id="_x0000_i1092"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92" DrawAspect="Content" ObjectID="_1468075792" r:id="rId14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为20%。</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2.风险组11与其他风险组之间的相关系数</w:t>
      </w:r>
      <w:r>
        <w:rPr>
          <w:color w:val="000000" w:themeColor="text1"/>
          <w:position w:val="-12"/>
          <w:sz w:val="30"/>
          <w:szCs w:val="30"/>
          <w14:textFill>
            <w14:solidFill>
              <w14:schemeClr w14:val="tx1"/>
            </w14:solidFill>
          </w14:textFill>
        </w:rPr>
        <w:object>
          <v:shape id="_x0000_i1093"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93" DrawAspect="Content" ObjectID="_1468075793" r:id="rId14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：指填报机构商品风险维伽资本要求金额。维伽风险因子是基于期权剩余期限确定的期权隐含波动率。期权的基础资产为商品。期限为0.5年、1年、3年、5年和10年。</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维伽敏感度的计算见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维伽敏感度的风险权重为100%。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486660" cy="386715"/>
            <wp:effectExtent l="0" t="0" r="8890" b="13335"/>
            <wp:docPr id="25"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2"/>
                    <pic:cNvPicPr>
                      <a:picLocks noChangeAspect="1"/>
                    </pic:cNvPicPr>
                  </pic:nvPicPr>
                  <pic:blipFill>
                    <a:blip r:embed="rId147"/>
                    <a:stretch>
                      <a:fillRect/>
                    </a:stretch>
                  </pic:blipFill>
                  <pic:spPr>
                    <a:xfrm>
                      <a:off x="0" y="0"/>
                      <a:ext cx="2486660" cy="386715"/>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094" o:spt="75" type="#_x0000_t75" style="height:19.8pt;width:45.6pt;" o:ole="t" filled="f" o:preferrelative="t" stroked="f" coordsize="21600,21600">
            <v:path/>
            <v:fill on="f" focussize="0,0"/>
            <v:stroke on="f" joinstyle="miter"/>
            <v:imagedata r:id="rId149" o:title=""/>
            <o:lock v:ext="edit" aspectratio="t"/>
            <w10:wrap type="none"/>
            <w10:anchorlock/>
          </v:shape>
          <o:OLEObject Type="Embed" ProgID="Equation.DSMT4" ShapeID="_x0000_i1094" DrawAspect="Content" ObjectID="_1468075794" r:id="rId14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是维伽风险因子与得尔塔风险因子的维度交集所对应的相关系数</w:t>
      </w:r>
      <w:r>
        <w:rPr>
          <w:rFonts w:ascii="宋体" w:hAnsi="宋体"/>
          <w:color w:val="000000" w:themeColor="text1"/>
          <w:szCs w:val="21"/>
          <w:lang w:bidi="ar"/>
          <w14:textFill>
            <w14:solidFill>
              <w14:schemeClr w14:val="tx1"/>
            </w14:solidFill>
          </w14:textFill>
        </w:rPr>
        <w:object>
          <v:shape id="_x0000_i1095" o:spt="75" type="#_x0000_t75" style="height:19.8pt;width:26.4pt;" o:ole="t" filled="f" o:preferrelative="t" stroked="f" coordsize="21600,21600">
            <v:path/>
            <v:fill on="f" focussize="0,0"/>
            <v:stroke on="f" joinstyle="miter"/>
            <v:imagedata r:id="rId151" o:title=""/>
            <o:lock v:ext="edit" aspectratio="t"/>
            <w10:wrap type="none"/>
            <w10:anchorlock/>
          </v:shape>
          <o:OLEObject Type="Embed" ProgID="Equation.DSMT4" ShapeID="_x0000_i1095" DrawAspect="Content" ObjectID="_1468075795" r:id="rId15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，其余参数选取规则见</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lang w:bidi="ar"/>
          <w14:textFill>
            <w14:solidFill>
              <w14:schemeClr w14:val="tx1">
                <w14:lumMod w14:val="95000"/>
                <w14:lumOff w14:val="5000"/>
              </w14:schemeClr>
            </w14:solidFill>
          </w14:textFill>
        </w:rPr>
        <w:t>Vega敏感度</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计算组间维伽敏感度资本要求时，不同风险组间的相关系数</w:t>
      </w:r>
      <w:r>
        <w:rPr>
          <w:color w:val="000000" w:themeColor="text1"/>
          <w:position w:val="-12"/>
          <w:sz w:val="30"/>
          <w:szCs w:val="30"/>
          <w14:textFill>
            <w14:solidFill>
              <w14:schemeClr w14:val="tx1"/>
            </w14:solidFill>
          </w14:textFill>
        </w:rPr>
        <w:object>
          <v:shape id="_x0000_i1096"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96" DrawAspect="Content" ObjectID="_1468075796" r:id="rId15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规则一致。</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：指填报机构商品风险曲度资本要求金额。曲度风险因子是</w:t>
      </w:r>
      <w:r>
        <w:rPr>
          <w:rFonts w:hint="eastAsia" w:ascii="宋体" w:hAnsi="宋体"/>
          <w:color w:val="0D0D0D" w:themeColor="text1" w:themeTint="F2"/>
          <w:szCs w:val="21"/>
          <w:lang w:bidi="ar"/>
          <w14:textFill>
            <w14:solidFill>
              <w14:schemeClr w14:val="tx1">
                <w14:lumMod w14:val="95000"/>
                <w14:lumOff w14:val="5000"/>
              </w14:schemeClr>
            </w14:solidFill>
          </w14:textFill>
        </w:rPr>
        <w:t>商品即期（或现货）价格。对于部分商品，若远期或期货交易较即期交易更频繁、流动性更充足，可采用远期价格、期货价格或即期（或现货）价格作为曲度风险因子。</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曲度敏感度的风险权重是给定风险因子的冲击幅度，等于对应的得尔塔风险权重。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计算曲度敏感度风险头寸时，若两个风险因子属于同一商品，则组内相关系数</w:t>
      </w:r>
      <w:r>
        <w:rPr>
          <w:rFonts w:ascii="宋体" w:hAnsi="宋体"/>
          <w:color w:val="000000" w:themeColor="text1"/>
          <w:szCs w:val="21"/>
          <w:lang w:bidi="ar"/>
          <w14:textFill>
            <w14:solidFill>
              <w14:schemeClr w14:val="tx1"/>
            </w14:solidFill>
          </w14:textFill>
        </w:rPr>
        <w:object>
          <v:shape id="_x0000_i1097"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97" DrawAspect="Content" ObjectID="_1468075797" r:id="rId15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，否则为</w:t>
      </w:r>
      <w:r>
        <w:rPr>
          <w:rFonts w:ascii="宋体" w:hAnsi="宋体"/>
          <w:color w:val="000000" w:themeColor="text1"/>
          <w:szCs w:val="21"/>
          <w:lang w:bidi="ar"/>
          <w14:textFill>
            <w14:solidFill>
              <w14:schemeClr w14:val="tx1"/>
            </w14:solidFill>
          </w14:textFill>
        </w:rPr>
        <w:object>
          <v:shape id="_x0000_i1098" o:spt="75" type="#_x0000_t75" style="height:19.8pt;width:26.4pt;" o:ole="t" filled="f" o:preferrelative="t" stroked="f" coordsize="21600,21600">
            <v:path/>
            <v:fill on="f" focussize="0,0"/>
            <v:stroke on="f" joinstyle="miter"/>
            <v:imagedata r:id="rId151" o:title=""/>
            <o:lock v:ext="edit" aspectratio="t"/>
            <w10:wrap type="none"/>
            <w10:anchorlock/>
          </v:shape>
          <o:OLEObject Type="Embed" ProgID="Equation.DSMT4" ShapeID="_x0000_i1098" DrawAspect="Content" ObjectID="_1468075798" r:id="rId15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计算曲度敏感度资本要求时，不同风险组之间的相关系数</w:t>
      </w:r>
      <w:r>
        <w:rPr>
          <w:rFonts w:ascii="宋体" w:hAnsi="宋体"/>
          <w:color w:val="000000" w:themeColor="text1"/>
          <w:szCs w:val="21"/>
          <w:lang w:bidi="ar"/>
          <w14:textFill>
            <w14:solidFill>
              <w14:schemeClr w14:val="tx1"/>
            </w14:solidFill>
          </w14:textFill>
        </w:rPr>
        <w:object>
          <v:shape id="_x0000_i1099"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99" DrawAspect="Content" ObjectID="_1468075799" r:id="rId15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rFonts w:ascii="宋体" w:hAnsi="宋体"/>
          <w:color w:val="000000" w:themeColor="text1"/>
          <w:szCs w:val="21"/>
          <w:lang w:bidi="ar"/>
          <w14:textFill>
            <w14:solidFill>
              <w14:schemeClr w14:val="tx1"/>
            </w14:solidFill>
          </w14:textFill>
        </w:rPr>
        <w:object>
          <v:shape id="_x0000_i1100"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00" DrawAspect="Content" ObjectID="_1468075800" r:id="rId15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tabs>
          <w:tab w:val="left" w:pos="720"/>
        </w:tabs>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汇率风险</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：指填报机构采用基于敏感度方法计量的汇率资本要求，包括得尔塔资本要求、维伽资本要求及曲度资本要求。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汇率风险组以计价货币/报表货币及被报价货币/报表货币的汇率区分。其中，对于维伽风险组，因波动率无法拆分成计价或被报价货币/报表货币的波动率，以交易标的货币对区分。汇率风险因子无须区分在岸货币和离岸货币，</w:t>
      </w:r>
      <w:r>
        <w:rPr>
          <w:rFonts w:hint="eastAsia" w:asciiTheme="minorEastAsia" w:hAnsiTheme="minorEastAsia" w:eastAsiaTheme="minorEastAsia" w:cstheme="minorEastAsia"/>
          <w:color w:val="000000"/>
          <w:szCs w:val="21"/>
        </w:rPr>
        <w:t>无须区分可交割与不可交割的货币</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：指填报机构汇率风险得尔塔资本要求金额。</w:t>
      </w:r>
    </w:p>
    <w:p>
      <w:pPr>
        <w:tabs>
          <w:tab w:val="left" w:pos="720"/>
        </w:tabs>
        <w:spacing w:line="440" w:lineRule="exact"/>
        <w:ind w:left="105" w:leftChars="50" w:firstLine="367" w:firstLineChars="17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汇率风险得尔塔风险因子为工具的计价货币及被报价货币与报表货币之间的汇率。经</w:t>
      </w:r>
      <w:bookmarkStart w:id="6" w:name="_Hlk152064184"/>
      <w:r>
        <w:rPr>
          <w:rFonts w:hint="eastAsia" w:ascii="宋体" w:hAnsi="宋体"/>
          <w:color w:val="0D0D0D" w:themeColor="text1" w:themeTint="F2"/>
          <w:szCs w:val="21"/>
          <w14:textFill>
            <w14:solidFill>
              <w14:schemeClr w14:val="tx1">
                <w14:lumMod w14:val="95000"/>
                <w14:lumOff w14:val="5000"/>
              </w14:schemeClr>
            </w14:solidFill>
          </w14:textFill>
        </w:rPr>
        <w:t>国家金融监督管理总局</w:t>
      </w:r>
      <w:bookmarkEnd w:id="6"/>
      <w:r>
        <w:rPr>
          <w:rFonts w:hint="eastAsia" w:ascii="宋体" w:hAnsi="宋体"/>
          <w:color w:val="0D0D0D" w:themeColor="text1" w:themeTint="F2"/>
          <w:szCs w:val="21"/>
          <w14:textFill>
            <w14:solidFill>
              <w14:schemeClr w14:val="tx1">
                <w14:lumMod w14:val="95000"/>
                <w14:lumOff w14:val="5000"/>
              </w14:schemeClr>
            </w14:solidFill>
          </w14:textFill>
        </w:rPr>
        <w:t>或其派出机构认可，填报机构可指定一种货币为基准货币，取代报表货币计量汇率风险。填报机构应向国家金融监督管理总局或其派出机构证明基准货币审慎反映了投资组合的风险水平，并且已考虑基准货币与报表货币的转换风险。</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得尔塔敏感度的计算方法为汇率变化</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个百分点引起工具市场价值的变化量，再除以</w:t>
      </w:r>
      <w:r>
        <w:rPr>
          <w:rFonts w:ascii="宋体" w:hAnsi="宋体"/>
          <w:color w:val="0D0D0D" w:themeColor="text1" w:themeTint="F2"/>
          <w:szCs w:val="21"/>
          <w14:textFill>
            <w14:solidFill>
              <w14:schemeClr w14:val="tx1">
                <w14:lumMod w14:val="95000"/>
                <w14:lumOff w14:val="5000"/>
              </w14:schemeClr>
            </w14:solidFill>
          </w14:textFill>
        </w:rPr>
        <w:t>0.01</w:t>
      </w:r>
      <w:r>
        <w:rPr>
          <w:rFonts w:hint="eastAsia" w:ascii="宋体" w:hAnsi="宋体"/>
          <w:color w:val="0D0D0D" w:themeColor="text1" w:themeTint="F2"/>
          <w:szCs w:val="21"/>
          <w14:textFill>
            <w14:solidFill>
              <w14:schemeClr w14:val="tx1">
                <w14:lumMod w14:val="95000"/>
                <w14:lumOff w14:val="5000"/>
              </w14:schemeClr>
            </w14:solidFill>
          </w14:textFill>
        </w:rPr>
        <w:t>。公式如下：</w:t>
      </w:r>
    </w:p>
    <w:p>
      <w:pPr>
        <w:tabs>
          <w:tab w:val="left" w:pos="720"/>
        </w:tabs>
        <w:jc w:val="center"/>
        <w:rPr>
          <w:rFonts w:ascii="宋体" w:hAnsi="宋体"/>
          <w:color w:val="0D0D0D" w:themeColor="text1" w:themeTint="F2"/>
          <w:szCs w:val="21"/>
          <w14:textFill>
            <w14:solidFill>
              <w14:schemeClr w14:val="tx1">
                <w14:lumMod w14:val="95000"/>
                <w14:lumOff w14:val="5000"/>
              </w14:schemeClr>
            </w14:solidFill>
          </w14:textFill>
        </w:rPr>
      </w:pPr>
      <w:r>
        <w:rPr>
          <w:color w:val="000000" w:themeColor="text1"/>
          <w:position w:val="-24"/>
          <w:sz w:val="30"/>
          <w:szCs w:val="30"/>
          <w14:textFill>
            <w14:solidFill>
              <w14:schemeClr w14:val="tx1"/>
            </w14:solidFill>
          </w14:textFill>
        </w:rPr>
        <w:object>
          <v:shape id="_x0000_i1101" o:spt="75" type="#_x0000_t75" style="height:33pt;width:137.4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其中：</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00000" w:themeColor="text1"/>
          <w:szCs w:val="21"/>
          <w14:textFill>
            <w14:solidFill>
              <w14:schemeClr w14:val="tx1"/>
            </w14:solidFill>
          </w14:textFill>
        </w:rPr>
        <w:object>
          <v:shape id="_x0000_i1102" o:spt="75" type="#_x0000_t75" style="height:19.8pt;width:26.4pt;" o:ole="t" filled="f" o:preferrelative="t" stroked="f" coordsize="21600,21600">
            <v:path/>
            <v:fill on="f" focussize="0,0"/>
            <v:stroke on="f" joinstyle="miter"/>
            <v:imagedata r:id="rId160" o:title=""/>
            <o:lock v:ext="edit" aspectratio="t"/>
            <w10:wrap type="none"/>
            <w10:anchorlock/>
          </v:shape>
          <o:OLEObject Type="Embed" ProgID="Equation.DSMT4" ShapeID="_x0000_i1102" DrawAspect="Content" ObjectID="_1468075802" r:id="rId159">
            <o:LockedField>false</o:LockedField>
          </o:OLEObject>
        </w:object>
      </w:r>
      <w:r>
        <w:rPr>
          <w:rFonts w:hint="eastAsia" w:ascii="宋体" w:hAnsi="宋体"/>
          <w:color w:val="0D0D0D" w:themeColor="text1" w:themeTint="F2"/>
          <w:szCs w:val="21"/>
          <w14:textFill>
            <w14:solidFill>
              <w14:schemeClr w14:val="tx1">
                <w14:lumMod w14:val="95000"/>
                <w14:lumOff w14:val="5000"/>
              </w14:schemeClr>
            </w14:solidFill>
          </w14:textFill>
        </w:rPr>
        <w:t>是给定货币对报表货币或基准货币的汇率，该汇率为用报表货币或基准货币表示的每单位其他货币的市场价格；</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00000" w:themeColor="text1"/>
          <w:szCs w:val="21"/>
          <w14:textFill>
            <w14:solidFill>
              <w14:schemeClr w14:val="tx1"/>
            </w14:solidFill>
          </w14:textFill>
        </w:rPr>
        <w:object>
          <v:shape id="_x0000_i1103" o:spt="75" type="#_x0000_t75" style="height:19.8pt;width:12.6pt;" o:ole="t" filled="f" o:preferrelative="t" stroked="f" coordsize="21600,21600">
            <v:path/>
            <v:fill on="f" focussize="0,0"/>
            <v:stroke on="f" joinstyle="miter"/>
            <v:imagedata r:id="rId162" o:title=""/>
            <o:lock v:ext="edit" aspectratio="t"/>
            <w10:wrap type="none"/>
            <w10:anchorlock/>
          </v:shape>
          <o:OLEObject Type="Embed" ProgID="Equation.DSMT4" ShapeID="_x0000_i1103" DrawAspect="Content" ObjectID="_1468075803" r:id="rId161">
            <o:LockedField>false</o:LockedField>
          </o:OLEObject>
        </w:object>
      </w:r>
      <w:r>
        <w:rPr>
          <w:rFonts w:hint="eastAsia" w:ascii="宋体" w:hAnsi="宋体"/>
          <w:color w:val="0D0D0D" w:themeColor="text1" w:themeTint="F2"/>
          <w:szCs w:val="21"/>
          <w14:textFill>
            <w14:solidFill>
              <w14:schemeClr w14:val="tx1">
                <w14:lumMod w14:val="95000"/>
                <w14:lumOff w14:val="5000"/>
              </w14:schemeClr>
            </w14:solidFill>
          </w14:textFill>
        </w:rPr>
        <w:t>是工具</w:t>
      </w:r>
      <w:r>
        <w:rPr>
          <w:rFonts w:ascii="宋体" w:hAnsi="宋体"/>
          <w:color w:val="0D0D0D" w:themeColor="text1" w:themeTint="F2"/>
          <w:szCs w:val="21"/>
          <w14:textFill>
            <w14:solidFill>
              <w14:schemeClr w14:val="tx1">
                <w14:lumMod w14:val="95000"/>
                <w14:lumOff w14:val="5000"/>
              </w14:schemeClr>
            </w14:solidFill>
          </w14:textFill>
        </w:rPr>
        <w:t>i</w:t>
      </w:r>
      <w:r>
        <w:rPr>
          <w:rFonts w:hint="eastAsia" w:ascii="宋体" w:hAnsi="宋体"/>
          <w:color w:val="0D0D0D" w:themeColor="text1" w:themeTint="F2"/>
          <w:szCs w:val="21"/>
          <w14:textFill>
            <w14:solidFill>
              <w14:schemeClr w14:val="tx1">
                <w14:lumMod w14:val="95000"/>
                <w14:lumOff w14:val="5000"/>
              </w14:schemeClr>
            </w14:solidFill>
          </w14:textFill>
        </w:rPr>
        <w:t>的市场价值，是货币k汇率的函数。</w:t>
      </w:r>
    </w:p>
    <w:p>
      <w:pPr>
        <w:tabs>
          <w:tab w:val="left" w:pos="720"/>
        </w:tabs>
        <w:spacing w:line="440" w:lineRule="exact"/>
        <w:ind w:firstLine="472" w:firstLineChars="225"/>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汇率风险得尔</w:t>
      </w:r>
      <w:r>
        <w:rPr>
          <w:rFonts w:hint="eastAsia" w:ascii="宋体" w:hAnsi="宋体"/>
          <w:color w:val="0D0D0D" w:themeColor="text1" w:themeTint="F2"/>
          <w:szCs w:val="21"/>
          <w:lang w:bidi="ar"/>
          <w14:textFill>
            <w14:solidFill>
              <w14:schemeClr w14:val="tx1">
                <w14:lumMod w14:val="95000"/>
                <w14:lumOff w14:val="5000"/>
              </w14:schemeClr>
            </w14:solidFill>
          </w14:textFill>
        </w:rPr>
        <w:t>塔敏感度的风险权重为15%。对于美元/ 欧元、美元/ 日元、美元/ 英镑、美元/ 澳大利亚元、美元/ 加拿大元、美元/ 瑞士法郎、美元/ 墨西哥元、美元/人民币、美元/ 新西兰元、美元/ 卢布、美元/ 港元、美元/ 新加坡元、美元/ 新土耳其里拉、美元/ 韩元、美元/ 瑞典克朗、美元/ 南非兰特、美元/ 印度卢比、美元/ 挪威克朗、美元/ 巴西雷亚尔、欧元/日元、欧元/英镑、欧元/瑞士法郎、日元/澳元及以上货币对的一阶交叉货币对，填报机构可以15%除以</w:t>
      </w:r>
      <m:oMath>
        <m:rad>
          <m:radPr>
            <m:degHide m:val="1"/>
            <m:ctrlPr>
              <w:rPr>
                <w:rFonts w:hint="eastAsia" w:ascii="Cambria Math" w:hAnsi="Cambria Math" w:eastAsia="仿宋_GB2312" w:cs="仿宋_GB2312"/>
                <w:color w:val="000000"/>
                <w:kern w:val="0"/>
                <w:szCs w:val="21"/>
                <w:shd w:val="clear" w:color="auto" w:fill="FFFFFF"/>
                <w:lang w:bidi="ar"/>
              </w:rPr>
            </m:ctrlPr>
          </m:radPr>
          <m:deg>
            <m:ctrlPr>
              <w:rPr>
                <w:rFonts w:hint="eastAsia" w:ascii="Cambria Math" w:hAnsi="Cambria Math" w:eastAsia="仿宋_GB2312" w:cs="仿宋_GB2312"/>
                <w:color w:val="000000"/>
                <w:kern w:val="0"/>
                <w:szCs w:val="21"/>
                <w:shd w:val="clear" w:color="auto" w:fill="FFFFFF"/>
                <w:lang w:bidi="ar"/>
              </w:rPr>
            </m:ctrlPr>
          </m:deg>
          <m:e>
            <m:r>
              <m:rPr/>
              <w:rPr>
                <w:rFonts w:ascii="DejaVu Math TeX Gyre" w:hAnsi="DejaVu Math TeX Gyre" w:eastAsia="仿宋_GB2312" w:cs="仿宋_GB2312"/>
                <w:color w:val="000000"/>
                <w:kern w:val="0"/>
                <w:sz w:val="21"/>
                <w:szCs w:val="21"/>
                <w:shd w:val="clear" w:color="auto" w:fill="FFFFFF"/>
                <w:lang w:bidi="ar"/>
              </w:rPr>
              <m:t>2</m:t>
            </m:r>
            <m:ctrlPr>
              <w:rPr>
                <w:rFonts w:hint="eastAsia" w:ascii="Cambria Math" w:hAnsi="Cambria Math" w:eastAsia="仿宋_GB2312" w:cs="仿宋_GB2312"/>
                <w:color w:val="000000"/>
                <w:kern w:val="0"/>
                <w:szCs w:val="21"/>
                <w:shd w:val="clear" w:color="auto" w:fill="FFFFFF"/>
                <w:lang w:bidi="ar"/>
              </w:rPr>
            </m:ctrlPr>
          </m:e>
        </m:rad>
      </m:oMath>
      <w:r>
        <w:rPr>
          <w:rFonts w:hint="eastAsia" w:ascii="宋体" w:hAnsi="宋体"/>
          <w:color w:val="0D0D0D" w:themeColor="text1" w:themeTint="F2"/>
          <w:szCs w:val="21"/>
          <w:lang w:bidi="ar"/>
          <w14:textFill>
            <w14:solidFill>
              <w14:schemeClr w14:val="tx1">
                <w14:lumMod w14:val="95000"/>
                <w14:lumOff w14:val="5000"/>
              </w14:schemeClr>
            </w14:solidFill>
          </w14:textFill>
        </w:rPr>
        <w:t>作为风险权重。</w:t>
      </w:r>
    </w:p>
    <w:p>
      <w:pPr>
        <w:widowControl/>
        <w:spacing w:line="480" w:lineRule="exact"/>
        <w:ind w:firstLine="420" w:firstLineChars="200"/>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计算组间得尔塔敏感度资本要求时，不同风险组之间的相关系数</w:t>
      </w:r>
      <w:r>
        <w:rPr>
          <w:rFonts w:ascii="宋体" w:hAnsi="宋体"/>
          <w:color w:val="000000" w:themeColor="text1"/>
          <w:szCs w:val="21"/>
          <w:lang w:bidi="ar"/>
          <w14:textFill>
            <w14:solidFill>
              <w14:schemeClr w14:val="tx1"/>
            </w14:solidFill>
          </w14:textFill>
        </w:rPr>
        <w:object>
          <v:shape id="_x0000_i1104"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04" DrawAspect="Content" ObjectID="_1468075804" r:id="rId16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为60%。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：指填报机构汇率风险维伽资本要求金额。维伽风险因子是基于期权剩余期限确定的期权隐含波动率。期权的基础资产是货币对的汇率。期限为0.5年、1年、3年、5年和10年。</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维伽敏感度的计算见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维伽敏感度的风险权重为100%。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531110" cy="387985"/>
            <wp:effectExtent l="0" t="0" r="2540" b="12065"/>
            <wp:docPr id="26"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3"/>
                    <pic:cNvPicPr>
                      <a:picLocks noChangeAspect="1"/>
                    </pic:cNvPicPr>
                  </pic:nvPicPr>
                  <pic:blipFill>
                    <a:blip r:embed="rId164"/>
                    <a:stretch>
                      <a:fillRect/>
                    </a:stretch>
                  </pic:blipFill>
                  <pic:spPr>
                    <a:xfrm>
                      <a:off x="0" y="0"/>
                      <a:ext cx="2531110" cy="387985"/>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105" o:spt="75" type="#_x0000_t75" style="height:19.8pt;width:45.6pt;" o:ole="t" filled="f" o:preferrelative="t" stroked="f" coordsize="21600,21600">
            <v:path/>
            <v:fill on="f" focussize="0,0"/>
            <v:stroke on="f" joinstyle="miter"/>
            <v:imagedata r:id="rId166" o:title=""/>
            <o:lock v:ext="edit" aspectratio="t"/>
            <w10:wrap type="none"/>
            <w10:anchorlock/>
          </v:shape>
          <o:OLEObject Type="Embed" ProgID="Equation.DSMT4" ShapeID="_x0000_i1105" DrawAspect="Content" ObjectID="_1468075805" r:id="rId16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是维伽风险因子对应的得尔塔风险因子相关系数。其余参数选取规则见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计算组间维伽敏感度资本要求时，不同风险组之间的相关系数</w:t>
      </w:r>
      <w:r>
        <w:rPr>
          <w:rFonts w:ascii="宋体" w:hAnsi="宋体"/>
          <w:color w:val="000000" w:themeColor="text1"/>
          <w:szCs w:val="21"/>
          <w:lang w:bidi="ar"/>
          <w14:textFill>
            <w14:solidFill>
              <w14:schemeClr w14:val="tx1"/>
            </w14:solidFill>
          </w14:textFill>
        </w:rPr>
        <w:object>
          <v:shape id="_x0000_i1106"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06" DrawAspect="Content" ObjectID="_1468075806" r:id="rId16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为60%。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：指填报机构汇率风险曲度资本要求金额。曲度风险因子是</w:t>
      </w:r>
      <w:r>
        <w:rPr>
          <w:rFonts w:hint="eastAsia" w:ascii="宋体" w:hAnsi="宋体"/>
          <w:color w:val="0D0D0D" w:themeColor="text1" w:themeTint="F2"/>
          <w:szCs w:val="21"/>
          <w:lang w:bidi="ar"/>
          <w14:textFill>
            <w14:solidFill>
              <w14:schemeClr w14:val="tx1">
                <w14:lumMod w14:val="95000"/>
                <w14:lumOff w14:val="5000"/>
              </w14:schemeClr>
            </w14:solidFill>
          </w14:textFill>
        </w:rPr>
        <w:t>金融工具的计价货币及被报价货币与报表货币之间的汇率。经国家</w:t>
      </w:r>
      <w:r>
        <w:rPr>
          <w:rFonts w:hint="eastAsia" w:ascii="宋体" w:hAnsi="宋体"/>
          <w:color w:val="0D0D0D" w:themeColor="text1" w:themeTint="F2"/>
          <w:szCs w:val="21"/>
          <w14:textFill>
            <w14:solidFill>
              <w14:schemeClr w14:val="tx1">
                <w14:lumMod w14:val="95000"/>
                <w14:lumOff w14:val="5000"/>
              </w14:schemeClr>
            </w14:solidFill>
          </w14:textFill>
        </w:rPr>
        <w:t>金融监督管理总局或其派出机构</w:t>
      </w:r>
      <w:r>
        <w:rPr>
          <w:rFonts w:hint="eastAsia" w:ascii="宋体" w:hAnsi="宋体"/>
          <w:color w:val="0D0D0D" w:themeColor="text1" w:themeTint="F2"/>
          <w:szCs w:val="21"/>
          <w:lang w:bidi="ar"/>
          <w14:textFill>
            <w14:solidFill>
              <w14:schemeClr w14:val="tx1">
                <w14:lumMod w14:val="95000"/>
                <w14:lumOff w14:val="5000"/>
              </w14:schemeClr>
            </w14:solidFill>
          </w14:textFill>
        </w:rPr>
        <w:t>认可，可使用基准货币计算汇率得尔塔风险的填报机构应使用基准货币计算汇率曲度风险。</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曲度敏感度的风险权重是给定风险因子的冲击幅度，等于对应的得尔塔风险权重。</w:t>
      </w:r>
      <w:r>
        <w:rPr>
          <w:rFonts w:hint="eastAsia" w:ascii="宋体" w:hAnsi="宋体"/>
          <w:color w:val="0D0D0D" w:themeColor="text1" w:themeTint="F2"/>
          <w:szCs w:val="21"/>
          <w:lang w:bidi="ar"/>
          <w14:textFill>
            <w14:solidFill>
              <w14:schemeClr w14:val="tx1">
                <w14:lumMod w14:val="95000"/>
                <w14:lumOff w14:val="5000"/>
              </w14:schemeClr>
            </w14:solidFill>
          </w14:textFill>
        </w:rPr>
        <w:t>如果期权的标的资产不包含商业银行的报表货币或基准货币，曲度敏感度风险资本要求可用原值除以1.5。</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计算曲度敏感度风险头寸时，不同风险组之间的相关系数</w:t>
      </w:r>
      <w:r>
        <w:rPr>
          <w:color w:val="000000" w:themeColor="text1"/>
          <w:position w:val="-12"/>
          <w:sz w:val="30"/>
          <w:szCs w:val="30"/>
          <w14:textFill>
            <w14:solidFill>
              <w14:schemeClr w14:val="tx1"/>
            </w14:solidFill>
          </w14:textFill>
        </w:rPr>
        <w:object>
          <v:shape id="_x0000_i1107"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07" DrawAspect="Content" ObjectID="_1468075807" r:id="rId16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color w:val="000000" w:themeColor="text1"/>
          <w:position w:val="-12"/>
          <w:sz w:val="30"/>
          <w:szCs w:val="30"/>
          <w14:textFill>
            <w14:solidFill>
              <w14:schemeClr w14:val="tx1"/>
            </w14:solidFill>
          </w14:textFill>
        </w:rPr>
        <w:object>
          <v:shape id="_x0000_i1108"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08" DrawAspect="Content" ObjectID="_1468075808" r:id="rId169">
            <o:LockedField>false</o:LockedField>
          </o:OLEObject>
        </w:object>
      </w:r>
      <w:r>
        <w:rPr>
          <w:rFonts w:hint="eastAsia" w:ascii="宋体" w:hAnsi="宋体"/>
          <w:color w:val="0D0D0D" w:themeColor="text1" w:themeTint="F2"/>
          <w:szCs w:val="21"/>
          <w14:textFill>
            <w14:solidFill>
              <w14:schemeClr w14:val="tx1">
                <w14:lumMod w14:val="95000"/>
                <w14:lumOff w14:val="5000"/>
              </w14:schemeClr>
            </w14:solidFill>
          </w14:textFill>
        </w:rPr>
        <w:t>的平方。</w:t>
      </w:r>
    </w:p>
    <w:p>
      <w:pPr>
        <w:numPr>
          <w:ilvl w:val="255"/>
          <w:numId w:val="0"/>
        </w:numPr>
        <w:tabs>
          <w:tab w:val="left" w:pos="720"/>
        </w:tabs>
        <w:spacing w:line="44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[信用利差风险-非证券化工具</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：指填报机构采用基于敏感度方法计量的非证券化工具信用利差风险资本要求，包括得尔塔资本要求、维伽资本要求及曲度资本要求。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非证券化信用利差风险组以信用水平和行业分类维度划分，如表7所示。</w:t>
      </w:r>
      <w:r>
        <w:rPr>
          <w:rFonts w:hint="eastAsia"/>
          <w:color w:val="0D0D0D" w:themeColor="text1" w:themeTint="F2"/>
          <w:szCs w:val="21"/>
          <w14:textFill>
            <w14:solidFill>
              <w14:schemeClr w14:val="tx1">
                <w14:lumMod w14:val="95000"/>
                <w14:lumOff w14:val="5000"/>
              </w14:schemeClr>
            </w14:solidFill>
          </w14:textFill>
        </w:rPr>
        <w:t>填报机构</w:t>
      </w:r>
      <w:r>
        <w:rPr>
          <w:rFonts w:hint="eastAsia" w:ascii="宋体" w:hAnsi="宋体"/>
          <w:color w:val="0D0D0D" w:themeColor="text1" w:themeTint="F2"/>
          <w:szCs w:val="21"/>
          <w:lang w:bidi="ar"/>
          <w14:textFill>
            <w14:solidFill>
              <w14:schemeClr w14:val="tx1">
                <w14:lumMod w14:val="95000"/>
                <w14:lumOff w14:val="5000"/>
              </w14:schemeClr>
            </w14:solidFill>
          </w14:textFill>
        </w:rPr>
        <w:t>应将发行人主体划分到对应的风险组，其中，投资级别、高收益的认定应符合《办法》附件25标准。我国主权机构可认定为投资级别，我国地方政府、公共部门实体若无法获取主体评级，可使用债项评级作为信用水平判断依据。对于经国家金融监督管理总局或其派出机构验收通过实施信用风险内部评级法的银行，若无法取得发行主体的合格外部评级，可将内部评级映射到外部评级。</w:t>
      </w:r>
      <w:r>
        <w:rPr>
          <w:rFonts w:hint="eastAsia" w:ascii="宋体" w:hAnsi="宋体"/>
          <w:color w:val="0D0D0D" w:themeColor="text1" w:themeTint="F2"/>
          <w:szCs w:val="21"/>
          <w14:textFill>
            <w14:solidFill>
              <w14:schemeClr w14:val="tx1">
                <w14:lumMod w14:val="95000"/>
                <w14:lumOff w14:val="5000"/>
              </w14:schemeClr>
            </w14:solidFill>
          </w14:textFill>
        </w:rPr>
        <w:t>填报机构应制定清晰的评级映射规则，至少每年检验一次映射规则的合理性，并留档备查。</w:t>
      </w:r>
      <w:r>
        <w:rPr>
          <w:rFonts w:hint="eastAsia" w:ascii="宋体" w:hAnsi="宋体"/>
          <w:color w:val="0D0D0D" w:themeColor="text1" w:themeTint="F2"/>
          <w:szCs w:val="21"/>
          <w:lang w:bidi="ar"/>
          <w14:textFill>
            <w14:solidFill>
              <w14:schemeClr w14:val="tx1">
                <w14:lumMod w14:val="95000"/>
                <w14:lumOff w14:val="5000"/>
              </w14:schemeClr>
            </w14:solidFill>
          </w14:textFill>
        </w:rPr>
        <w:t>本附件中的合格资产担保债券应符合《办法》附件2第十部分的相关要求。</w:t>
      </w:r>
      <w:r>
        <w:rPr>
          <w:rFonts w:hint="eastAsia"/>
          <w:szCs w:val="21"/>
        </w:rPr>
        <w:t>对于房地美和房利美发行的未分层住房贷款抵押证券，其发行主体应划入风险组2。</w:t>
      </w:r>
    </w:p>
    <w:p>
      <w:pPr>
        <w:widowControl/>
        <w:spacing w:line="480" w:lineRule="exact"/>
        <w:jc w:val="center"/>
        <w:rPr>
          <w:rFonts w:ascii="宋体" w:hAnsi="宋体"/>
          <w:b/>
          <w:color w:val="0D0D0D" w:themeColor="text1" w:themeTint="F2"/>
          <w:szCs w:val="21"/>
          <w14:textFill>
            <w14:solidFill>
              <w14:schemeClr w14:val="tx1">
                <w14:lumMod w14:val="95000"/>
                <w14:lumOff w14:val="5000"/>
              </w14:schemeClr>
            </w14:solidFill>
          </w14:textFill>
        </w:rPr>
      </w:pPr>
      <w:r>
        <w:rPr>
          <w:rFonts w:hint="eastAsia" w:ascii="宋体" w:hAnsi="宋体"/>
          <w:b/>
          <w:color w:val="0D0D0D" w:themeColor="text1" w:themeTint="F2"/>
          <w:szCs w:val="21"/>
          <w14:textFill>
            <w14:solidFill>
              <w14:schemeClr w14:val="tx1">
                <w14:lumMod w14:val="95000"/>
                <w14:lumOff w14:val="5000"/>
              </w14:schemeClr>
            </w14:solidFill>
          </w14:textFill>
        </w:rPr>
        <w:t>表</w:t>
      </w:r>
      <w:r>
        <w:rPr>
          <w:rFonts w:ascii="宋体" w:hAnsi="宋体"/>
          <w:b/>
          <w:color w:val="0D0D0D" w:themeColor="text1" w:themeTint="F2"/>
          <w:szCs w:val="21"/>
          <w14:textFill>
            <w14:solidFill>
              <w14:schemeClr w14:val="tx1">
                <w14:lumMod w14:val="95000"/>
                <w14:lumOff w14:val="5000"/>
              </w14:schemeClr>
            </w14:solidFill>
          </w14:textFill>
        </w:rPr>
        <w:t xml:space="preserve">7 </w:t>
      </w:r>
      <w:r>
        <w:rPr>
          <w:rFonts w:hint="eastAsia" w:ascii="宋体" w:hAnsi="宋体"/>
          <w:b/>
          <w:color w:val="0D0D0D" w:themeColor="text1" w:themeTint="F2"/>
          <w:szCs w:val="21"/>
          <w14:textFill>
            <w14:solidFill>
              <w14:schemeClr w14:val="tx1">
                <w14:lumMod w14:val="95000"/>
                <w14:lumOff w14:val="5000"/>
              </w14:schemeClr>
            </w14:solidFill>
          </w14:textFill>
        </w:rPr>
        <w:t>非证券化信用利差风险组</w:t>
      </w:r>
    </w:p>
    <w:tbl>
      <w:tblPr>
        <w:tblStyle w:val="38"/>
        <w:tblW w:w="824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6"/>
        <w:gridCol w:w="2084"/>
        <w:gridCol w:w="53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2"/>
                <w14:textFill>
                  <w14:solidFill>
                    <w14:schemeClr w14:val="tx1">
                      <w14:lumMod w14:val="95000"/>
                      <w14:lumOff w14:val="5000"/>
                    </w14:schemeClr>
                  </w14:solidFill>
                </w14:textFill>
              </w:rPr>
              <w:t>序号</w:t>
            </w:r>
          </w:p>
        </w:tc>
        <w:tc>
          <w:tcPr>
            <w:tcW w:w="2084" w:type="dxa"/>
            <w:tcBorders>
              <w:tl2br w:val="nil"/>
              <w:tr2bl w:val="nil"/>
            </w:tcBorders>
            <w:vAlign w:val="center"/>
          </w:tcPr>
          <w:p>
            <w:pPr>
              <w:widowControl/>
              <w:jc w:val="center"/>
              <w:rPr>
                <w:rFonts w:ascii="宋体" w:hAnsi="宋体" w:cs="宋体"/>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2"/>
                <w14:textFill>
                  <w14:solidFill>
                    <w14:schemeClr w14:val="tx1">
                      <w14:lumMod w14:val="95000"/>
                      <w14:lumOff w14:val="5000"/>
                    </w14:schemeClr>
                  </w14:solidFill>
                </w14:textFill>
              </w:rPr>
              <w:t>发行主体信用水平</w:t>
            </w:r>
          </w:p>
        </w:tc>
        <w:tc>
          <w:tcPr>
            <w:tcW w:w="5390" w:type="dxa"/>
            <w:tcBorders>
              <w:tl2br w:val="nil"/>
              <w:tr2bl w:val="nil"/>
            </w:tcBorders>
            <w:vAlign w:val="center"/>
          </w:tcPr>
          <w:p>
            <w:pPr>
              <w:widowControl/>
              <w:jc w:val="center"/>
              <w:rPr>
                <w:rFonts w:ascii="宋体" w:hAnsi="宋体" w:cs="宋体"/>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2"/>
                <w14:textFill>
                  <w14:solidFill>
                    <w14:schemeClr w14:val="tx1">
                      <w14:lumMod w14:val="95000"/>
                      <w14:lumOff w14:val="5000"/>
                    </w14:schemeClr>
                  </w14:solidFill>
                </w14:textFill>
              </w:rPr>
              <w:t>行业分类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w:t>
            </w:r>
          </w:p>
        </w:tc>
        <w:tc>
          <w:tcPr>
            <w:tcW w:w="2084" w:type="dxa"/>
            <w:vMerge w:val="restart"/>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投资级别（</w:t>
            </w:r>
            <w:r>
              <w:rPr>
                <w:rFonts w:ascii="宋体" w:hAnsi="宋体" w:cs="宋体"/>
                <w:color w:val="0D0D0D" w:themeColor="text1" w:themeTint="F2"/>
                <w:kern w:val="0"/>
                <w:sz w:val="20"/>
                <w:szCs w:val="22"/>
                <w14:textFill>
                  <w14:solidFill>
                    <w14:schemeClr w14:val="tx1">
                      <w14:lumMod w14:val="95000"/>
                      <w14:lumOff w14:val="5000"/>
                    </w14:schemeClr>
                  </w14:solidFill>
                </w14:textFill>
              </w:rPr>
              <w:t>IG）</w:t>
            </w: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主权机构，包括中央银行、多边开发银行、我国开发性金融机构和政策性银行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地方政府、公共部门实体、教育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3</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金融机构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4</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基础材料、能源、工业、农业、制造、</w:t>
            </w:r>
            <w:r>
              <w:rPr>
                <w:rFonts w:hint="eastAsia" w:ascii="宋体" w:hAnsi="宋体" w:cs="宋体"/>
                <w:color w:val="0D0D0D" w:themeColor="text1" w:themeTint="F2"/>
                <w:sz w:val="20"/>
                <w:szCs w:val="22"/>
                <w14:textFill>
                  <w14:solidFill>
                    <w14:schemeClr w14:val="tx1">
                      <w14:lumMod w14:val="95000"/>
                      <w14:lumOff w14:val="5000"/>
                    </w14:schemeClr>
                  </w14:solidFill>
                </w14:textFill>
              </w:rPr>
              <w:t>矿产和开采领域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消费品和服务、交通运输和仓储、公共管理和支持性服务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6</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信息科技，通讯行业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7</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健康医疗、公用事业、专业技术领域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8</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合格资产担保债券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9</w:t>
            </w:r>
          </w:p>
        </w:tc>
        <w:tc>
          <w:tcPr>
            <w:tcW w:w="2084" w:type="dxa"/>
            <w:vMerge w:val="restart"/>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高收益（</w:t>
            </w:r>
            <w:r>
              <w:rPr>
                <w:rFonts w:ascii="宋体" w:hAnsi="宋体" w:cs="宋体"/>
                <w:color w:val="0D0D0D" w:themeColor="text1" w:themeTint="F2"/>
                <w:kern w:val="0"/>
                <w:sz w:val="20"/>
                <w:szCs w:val="22"/>
                <w14:textFill>
                  <w14:solidFill>
                    <w14:schemeClr w14:val="tx1">
                      <w14:lumMod w14:val="95000"/>
                      <w14:lumOff w14:val="5000"/>
                    </w14:schemeClr>
                  </w14:solidFill>
                </w14:textFill>
              </w:rPr>
              <w:t>HY）和无评级（NR）</w:t>
            </w: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主权机构，包括中央银行、多边开发银行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10</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地方政府、公共部门实体、教育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11</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金融机构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12</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基础材料、能源、工业、农业、制造、</w:t>
            </w:r>
            <w:r>
              <w:rPr>
                <w:rFonts w:hint="eastAsia" w:ascii="宋体" w:hAnsi="宋体" w:cs="宋体"/>
                <w:color w:val="0D0D0D" w:themeColor="text1" w:themeTint="F2"/>
                <w:sz w:val="20"/>
                <w:szCs w:val="22"/>
                <w14:textFill>
                  <w14:solidFill>
                    <w14:schemeClr w14:val="tx1">
                      <w14:lumMod w14:val="95000"/>
                      <w14:lumOff w14:val="5000"/>
                    </w14:schemeClr>
                  </w14:solidFill>
                </w14:textFill>
              </w:rPr>
              <w:t>矿产和开采领域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13</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消费品和服务、交通运输和仓储、公共管理和支持性服务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14</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信息科技，通讯行业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15</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健康医疗、公用事业、专业技术领域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16</w:t>
            </w:r>
          </w:p>
        </w:tc>
        <w:tc>
          <w:tcPr>
            <w:tcW w:w="7474" w:type="dxa"/>
            <w:gridSpan w:val="2"/>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其他行业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17</w:t>
            </w:r>
          </w:p>
        </w:tc>
        <w:tc>
          <w:tcPr>
            <w:tcW w:w="7474" w:type="dxa"/>
            <w:gridSpan w:val="2"/>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IG指数组</w:t>
            </w:r>
          </w:p>
        </w:tc>
      </w:tr>
    </w:tbl>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：指填报机构非证券化工具信用利差风险得尔塔资本要求金额。</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非证券化工具信用利差风险得尔塔风险因子由发行主体信用利差曲线（债券和CDS）和期限确定。期限为0.5年、1年、3年、5年和10年。</w:t>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得尔塔敏感度计算方法：在给定的信用利差曲线上，给定期限上利率变化</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个基点引起金融工具市场价值的变化量，再除以</w:t>
      </w:r>
      <w:r>
        <w:rPr>
          <w:rFonts w:ascii="宋体" w:hAnsi="宋体"/>
          <w:color w:val="0D0D0D" w:themeColor="text1" w:themeTint="F2"/>
          <w:szCs w:val="21"/>
          <w14:textFill>
            <w14:solidFill>
              <w14:schemeClr w14:val="tx1">
                <w14:lumMod w14:val="95000"/>
                <w14:lumOff w14:val="5000"/>
              </w14:schemeClr>
            </w14:solidFill>
          </w14:textFill>
        </w:rPr>
        <w:t>0.0001</w:t>
      </w:r>
      <w:r>
        <w:rPr>
          <w:rFonts w:hint="eastAsia" w:ascii="宋体" w:hAnsi="宋体"/>
          <w:color w:val="0D0D0D" w:themeColor="text1" w:themeTint="F2"/>
          <w:szCs w:val="21"/>
          <w14:textFill>
            <w14:solidFill>
              <w14:schemeClr w14:val="tx1">
                <w14:lumMod w14:val="95000"/>
                <w14:lumOff w14:val="5000"/>
              </w14:schemeClr>
            </w14:solidFill>
          </w14:textFill>
        </w:rPr>
        <w:t>。公式如下：</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color w:val="000000" w:themeColor="text1"/>
          <w:position w:val="-24"/>
          <w:sz w:val="30"/>
          <w:szCs w:val="30"/>
          <w14:textFill>
            <w14:solidFill>
              <w14:schemeClr w14:val="tx1"/>
            </w14:solidFill>
          </w14:textFill>
        </w:rPr>
        <w:object>
          <v:shape id="_x0000_i1109" o:spt="75" type="#_x0000_t75" style="height:33pt;width:196.2pt;" o:ole="t" filled="f" o:preferrelative="t" stroked="f" coordsize="21600,21600">
            <v:path/>
            <v:fill on="f" focussize="0,0"/>
            <v:stroke on="f" joinstyle="miter"/>
            <v:imagedata r:id="rId171" o:title=""/>
            <o:lock v:ext="edit" aspectratio="t"/>
            <w10:wrap type="none"/>
            <w10:anchorlock/>
          </v:shape>
          <o:OLEObject Type="Embed" ProgID="Equation.DSMT4" ShapeID="_x0000_i1109" DrawAspect="Content" ObjectID="_1468075809" r:id="rId170">
            <o:LockedField>false</o:LockedField>
          </o:OLEObject>
        </w:objec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对于债券工具，若无法剥离发行人的信用利差曲线，非证券化信用利差得尔塔敏感度的计算方法可为：在债券收益率曲线上，给定期限上利率变化</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个基点引起金融工具市场价值的变化量，再除以</w:t>
      </w:r>
      <w:r>
        <w:rPr>
          <w:rFonts w:ascii="宋体" w:hAnsi="宋体"/>
          <w:color w:val="0D0D0D" w:themeColor="text1" w:themeTint="F2"/>
          <w:szCs w:val="21"/>
          <w14:textFill>
            <w14:solidFill>
              <w14:schemeClr w14:val="tx1">
                <w14:lumMod w14:val="95000"/>
                <w14:lumOff w14:val="5000"/>
              </w14:schemeClr>
            </w14:solidFill>
          </w14:textFill>
        </w:rPr>
        <w:t>0.0001</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得尔塔敏感度风险权重如下表8所示。同一组内不同期限的风险权重相同。</w:t>
      </w:r>
    </w:p>
    <w:p>
      <w:pPr>
        <w:widowControl/>
        <w:spacing w:line="480" w:lineRule="exact"/>
        <w:jc w:val="center"/>
        <w:rPr>
          <w:rFonts w:ascii="宋体" w:hAnsi="宋体"/>
          <w:b/>
          <w:color w:val="0D0D0D" w:themeColor="text1" w:themeTint="F2"/>
          <w:szCs w:val="21"/>
          <w14:textFill>
            <w14:solidFill>
              <w14:schemeClr w14:val="tx1">
                <w14:lumMod w14:val="95000"/>
                <w14:lumOff w14:val="5000"/>
              </w14:schemeClr>
            </w14:solidFill>
          </w14:textFill>
        </w:rPr>
      </w:pPr>
      <w:r>
        <w:rPr>
          <w:rFonts w:hint="eastAsia" w:ascii="宋体" w:hAnsi="宋体"/>
          <w:b/>
          <w:color w:val="0D0D0D" w:themeColor="text1" w:themeTint="F2"/>
          <w:szCs w:val="21"/>
          <w14:textFill>
            <w14:solidFill>
              <w14:schemeClr w14:val="tx1">
                <w14:lumMod w14:val="95000"/>
                <w14:lumOff w14:val="5000"/>
              </w14:schemeClr>
            </w14:solidFill>
          </w14:textFill>
        </w:rPr>
        <w:t>表</w:t>
      </w:r>
      <w:r>
        <w:rPr>
          <w:rFonts w:ascii="宋体" w:hAnsi="宋体"/>
          <w:b/>
          <w:color w:val="0D0D0D" w:themeColor="text1" w:themeTint="F2"/>
          <w:szCs w:val="21"/>
          <w14:textFill>
            <w14:solidFill>
              <w14:schemeClr w14:val="tx1">
                <w14:lumMod w14:val="95000"/>
                <w14:lumOff w14:val="5000"/>
              </w14:schemeClr>
            </w14:solidFill>
          </w14:textFill>
        </w:rPr>
        <w:t xml:space="preserve">8 </w:t>
      </w:r>
      <w:bookmarkStart w:id="7" w:name="_Hlk143781752"/>
      <w:r>
        <w:rPr>
          <w:rFonts w:hint="eastAsia" w:ascii="宋体" w:hAnsi="宋体"/>
          <w:b/>
          <w:color w:val="0D0D0D" w:themeColor="text1" w:themeTint="F2"/>
          <w:szCs w:val="21"/>
          <w14:textFill>
            <w14:solidFill>
              <w14:schemeClr w14:val="tx1">
                <w14:lumMod w14:val="95000"/>
                <w14:lumOff w14:val="5000"/>
              </w14:schemeClr>
            </w14:solidFill>
          </w14:textFill>
        </w:rPr>
        <w:t>非证券化信用利差</w:t>
      </w:r>
      <w:bookmarkEnd w:id="7"/>
      <w:r>
        <w:rPr>
          <w:rFonts w:hint="eastAsia" w:ascii="宋体" w:hAnsi="宋体"/>
          <w:b/>
          <w:color w:val="0D0D0D" w:themeColor="text1" w:themeTint="F2"/>
          <w:szCs w:val="21"/>
          <w14:textFill>
            <w14:solidFill>
              <w14:schemeClr w14:val="tx1">
                <w14:lumMod w14:val="95000"/>
                <w14:lumOff w14:val="5000"/>
              </w14:schemeClr>
            </w14:solidFill>
          </w14:textFill>
        </w:rPr>
        <w:t>得尔塔敏感度的风险权重</w:t>
      </w:r>
    </w:p>
    <w:tbl>
      <w:tblPr>
        <w:tblStyle w:val="38"/>
        <w:tblW w:w="6035" w:type="dxa"/>
        <w:jc w:val="center"/>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0"/>
        <w:gridCol w:w="3905"/>
        <w:gridCol w:w="10"/>
      </w:tblGrid>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0" w:type="dxa"/>
          <w:trHeight w:val="20" w:hRule="atLeast"/>
          <w:jc w:val="center"/>
        </w:trPr>
        <w:tc>
          <w:tcPr>
            <w:tcW w:w="2120" w:type="dxa"/>
          </w:tcPr>
          <w:p>
            <w:pPr>
              <w:jc w:val="center"/>
              <w:rPr>
                <w:rFonts w:ascii="宋体" w:hAnsi="宋体" w:cs="宋体"/>
                <w:b/>
                <w:bCs/>
                <w:color w:val="0D0D0D" w:themeColor="text1" w:themeTint="F2"/>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sz w:val="20"/>
                <w:szCs w:val="22"/>
                <w14:textFill>
                  <w14:solidFill>
                    <w14:schemeClr w14:val="tx1">
                      <w14:lumMod w14:val="95000"/>
                      <w14:lumOff w14:val="5000"/>
                    </w14:schemeClr>
                  </w14:solidFill>
                </w14:textFill>
              </w:rPr>
              <w:t>风险组序号</w:t>
            </w:r>
          </w:p>
        </w:tc>
        <w:tc>
          <w:tcPr>
            <w:tcW w:w="3905" w:type="dxa"/>
          </w:tcPr>
          <w:p>
            <w:pPr>
              <w:jc w:val="center"/>
              <w:rPr>
                <w:rFonts w:ascii="宋体" w:hAnsi="宋体" w:cs="宋体"/>
                <w:b/>
                <w:bCs/>
                <w:color w:val="0D0D0D" w:themeColor="text1" w:themeTint="F2"/>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sz w:val="20"/>
                <w:szCs w:val="22"/>
                <w14:textFill>
                  <w14:solidFill>
                    <w14:schemeClr w14:val="tx1">
                      <w14:lumMod w14:val="95000"/>
                      <w14:lumOff w14:val="5000"/>
                    </w14:schemeClr>
                  </w14:solidFill>
                </w14:textFill>
              </w:rPr>
              <w:t>风险权重</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0.5%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3</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4</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3.0%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3.0%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6</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7</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8</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9</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10</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4.0%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11</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12.0%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12</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7.0%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13</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8.5%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14</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15</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16</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12.0%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17</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120"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18</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5.0%</w:t>
            </w:r>
          </w:p>
        </w:tc>
      </w:tr>
    </w:tbl>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对于评级为AA-级或更高级别的合格资产担保债券，</w:t>
      </w:r>
      <w:r>
        <w:rPr>
          <w:rFonts w:hint="eastAsia"/>
          <w:color w:val="0D0D0D" w:themeColor="text1" w:themeTint="F2"/>
          <w:szCs w:val="21"/>
          <w14:textFill>
            <w14:solidFill>
              <w14:schemeClr w14:val="tx1">
                <w14:lumMod w14:val="95000"/>
                <w14:lumOff w14:val="5000"/>
              </w14:schemeClr>
            </w14:solidFill>
          </w14:textFill>
        </w:rPr>
        <w:t>填报机构</w:t>
      </w:r>
      <w:r>
        <w:rPr>
          <w:rFonts w:hint="eastAsia" w:ascii="宋体" w:hAnsi="宋体"/>
          <w:color w:val="0D0D0D" w:themeColor="text1" w:themeTint="F2"/>
          <w:szCs w:val="21"/>
          <w:lang w:bidi="ar"/>
          <w14:textFill>
            <w14:solidFill>
              <w14:schemeClr w14:val="tx1">
                <w14:lumMod w14:val="95000"/>
                <w14:lumOff w14:val="5000"/>
              </w14:schemeClr>
            </w14:solidFill>
          </w14:textFill>
        </w:rPr>
        <w:t>可将风险权重定为1.5%。</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对于除风险组16外的风险组，计算得尔塔敏感度风险头寸时，同一个风险组内的相关系数</w:t>
      </w:r>
      <w:r>
        <w:rPr>
          <w:color w:val="000000" w:themeColor="text1"/>
          <w:position w:val="-14"/>
          <w:sz w:val="30"/>
          <w:szCs w:val="30"/>
          <w14:textFill>
            <w14:solidFill>
              <w14:schemeClr w14:val="tx1"/>
            </w14:solidFill>
          </w14:textFill>
        </w:rPr>
        <w:object>
          <v:shape id="_x0000_i1110"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110" DrawAspect="Content" ObjectID="_1468075810" r:id="rId17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计算方法如下所示：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1925320" cy="347345"/>
            <wp:effectExtent l="0" t="0" r="17780" b="14605"/>
            <wp:docPr id="27"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4"/>
                    <pic:cNvPicPr>
                      <a:picLocks noChangeAspect="1"/>
                    </pic:cNvPicPr>
                  </pic:nvPicPr>
                  <pic:blipFill>
                    <a:blip r:embed="rId173"/>
                    <a:stretch>
                      <a:fillRect/>
                    </a:stretch>
                  </pic:blipFill>
                  <pic:spPr>
                    <a:xfrm>
                      <a:off x="0" y="0"/>
                      <a:ext cx="1925320" cy="347345"/>
                    </a:xfrm>
                    <a:prstGeom prst="rect">
                      <a:avLst/>
                    </a:prstGeom>
                    <a:noFill/>
                    <a:ln>
                      <a:noFill/>
                    </a:ln>
                  </pic:spPr>
                </pic:pic>
              </a:graphicData>
            </a:graphic>
          </wp:inline>
        </w:drawing>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风险组</w:t>
      </w:r>
      <w:r>
        <w:rPr>
          <w:color w:val="0D0D0D" w:themeColor="text1" w:themeTint="F2"/>
          <w14:textFill>
            <w14:solidFill>
              <w14:schemeClr w14:val="tx1">
                <w14:lumMod w14:val="95000"/>
                <w14:lumOff w14:val="5000"/>
              </w14:schemeClr>
            </w14:solidFill>
          </w14:textFill>
        </w:rPr>
        <w:t xml:space="preserve">1 </w:t>
      </w:r>
      <w:r>
        <w:rPr>
          <w:rFonts w:hint="eastAsia"/>
          <w:color w:val="0D0D0D" w:themeColor="text1" w:themeTint="F2"/>
          <w14:textFill>
            <w14:solidFill>
              <w14:schemeClr w14:val="tx1">
                <w14:lumMod w14:val="95000"/>
                <w14:lumOff w14:val="5000"/>
              </w14:schemeClr>
            </w14:solidFill>
          </w14:textFill>
        </w:rPr>
        <w:t>至风险组</w:t>
      </w:r>
      <w:r>
        <w:rPr>
          <w:color w:val="0D0D0D" w:themeColor="text1" w:themeTint="F2"/>
          <w14:textFill>
            <w14:solidFill>
              <w14:schemeClr w14:val="tx1">
                <w14:lumMod w14:val="95000"/>
                <w14:lumOff w14:val="5000"/>
              </w14:schemeClr>
            </w14:solidFill>
          </w14:textFill>
        </w:rPr>
        <w:t>15</w:t>
      </w:r>
      <w:r>
        <w:rPr>
          <w:rFonts w:hint="eastAsia"/>
          <w:color w:val="0D0D0D" w:themeColor="text1" w:themeTint="F2"/>
          <w14:textFill>
            <w14:solidFill>
              <w14:schemeClr w14:val="tx1">
                <w14:lumMod w14:val="95000"/>
                <w14:lumOff w14:val="5000"/>
              </w14:schemeClr>
            </w14:solidFill>
          </w14:textFill>
        </w:rPr>
        <w:t>，若发行人相同，则</w:t>
      </w:r>
      <w:r>
        <w:rPr>
          <w:color w:val="000000" w:themeColor="text1"/>
          <w14:textFill>
            <w14:solidFill>
              <w14:schemeClr w14:val="tx1"/>
            </w14:solidFill>
          </w14:textFill>
        </w:rPr>
        <w:object>
          <v:shape id="_x0000_i1111" o:spt="75" type="#_x0000_t75" style="height:19.8pt;width:39pt;" o:ole="t" filled="f" o:preferrelative="t" stroked="f" coordsize="21600,21600">
            <v:path/>
            <v:fill on="f" focussize="0,0"/>
            <v:stroke on="f" joinstyle="miter"/>
            <v:imagedata r:id="rId175" o:title=""/>
            <o:lock v:ext="edit" aspectratio="t"/>
            <w10:wrap type="none"/>
            <w10:anchorlock/>
          </v:shape>
          <o:OLEObject Type="Embed" ProgID="Equation.DSMT4" ShapeID="_x0000_i1111" DrawAspect="Content" ObjectID="_1468075811" r:id="rId174">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35%</w:t>
      </w:r>
      <w:r>
        <w:rPr>
          <w:rFonts w:hint="eastAsia"/>
          <w:color w:val="0D0D0D" w:themeColor="text1" w:themeTint="F2"/>
          <w14:textFill>
            <w14:solidFill>
              <w14:schemeClr w14:val="tx1">
                <w14:lumMod w14:val="95000"/>
                <w14:lumOff w14:val="5000"/>
              </w14:schemeClr>
            </w14:solidFill>
          </w14:textFill>
        </w:rPr>
        <w:t>；若期限维度相同，则</w:t>
      </w:r>
      <w:r>
        <w:rPr>
          <w:color w:val="000000" w:themeColor="text1"/>
          <w14:textFill>
            <w14:solidFill>
              <w14:schemeClr w14:val="tx1"/>
            </w14:solidFill>
          </w14:textFill>
        </w:rPr>
        <w:object>
          <v:shape id="_x0000_i1112" o:spt="75" type="#_x0000_t75" style="height:19.8pt;width:33pt;" o:ole="t" filled="f" o:preferrelative="t" stroked="f" coordsize="21600,21600">
            <v:path/>
            <v:fill on="f" focussize="0,0"/>
            <v:stroke on="f" joinstyle="miter"/>
            <v:imagedata r:id="rId177" o:title=""/>
            <o:lock v:ext="edit" aspectratio="t"/>
            <w10:wrap type="none"/>
            <w10:anchorlock/>
          </v:shape>
          <o:OLEObject Type="Embed" ProgID="Equation.DSMT4" ShapeID="_x0000_i1112" DrawAspect="Content" ObjectID="_1468075812" r:id="rId176">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65%</w:t>
      </w:r>
      <w:r>
        <w:rPr>
          <w:rFonts w:hint="eastAsia"/>
          <w:color w:val="0D0D0D" w:themeColor="text1" w:themeTint="F2"/>
          <w14:textFill>
            <w14:solidFill>
              <w14:schemeClr w14:val="tx1">
                <w14:lumMod w14:val="95000"/>
                <w14:lumOff w14:val="5000"/>
              </w14:schemeClr>
            </w14:solidFill>
          </w14:textFill>
        </w:rPr>
        <w:t>；若同为债券信用利差曲线或同为</w:t>
      </w:r>
      <w:r>
        <w:rPr>
          <w:color w:val="0D0D0D" w:themeColor="text1" w:themeTint="F2"/>
          <w14:textFill>
            <w14:solidFill>
              <w14:schemeClr w14:val="tx1">
                <w14:lumMod w14:val="95000"/>
                <w14:lumOff w14:val="5000"/>
              </w14:schemeClr>
            </w14:solidFill>
          </w14:textFill>
        </w:rPr>
        <w:t>CDS</w:t>
      </w:r>
      <w:r>
        <w:rPr>
          <w:rFonts w:hint="eastAsia"/>
          <w:color w:val="0D0D0D" w:themeColor="text1" w:themeTint="F2"/>
          <w14:textFill>
            <w14:solidFill>
              <w14:schemeClr w14:val="tx1">
                <w14:lumMod w14:val="95000"/>
                <w14:lumOff w14:val="5000"/>
              </w14:schemeClr>
            </w14:solidFill>
          </w14:textFill>
        </w:rPr>
        <w:t>信用利差曲线，则</w:t>
      </w:r>
      <w:r>
        <w:rPr>
          <w:color w:val="000000" w:themeColor="text1"/>
          <w14:textFill>
            <w14:solidFill>
              <w14:schemeClr w14:val="tx1"/>
            </w14:solidFill>
          </w14:textFill>
        </w:rPr>
        <w:object>
          <v:shape id="_x0000_i1113" o:spt="75" type="#_x0000_t75" style="height:19.8pt;width:33pt;" o:ole="t" filled="f" o:preferrelative="t" stroked="f" coordsize="21600,21600">
            <v:path/>
            <v:fill on="f" focussize="0,0"/>
            <v:stroke on="f" joinstyle="miter"/>
            <v:imagedata r:id="rId179" o:title=""/>
            <o:lock v:ext="edit" aspectratio="t"/>
            <w10:wrap type="none"/>
            <w10:anchorlock/>
          </v:shape>
          <o:OLEObject Type="Embed" ProgID="Equation.DSMT4" ShapeID="_x0000_i1113" DrawAspect="Content" ObjectID="_1468075813" r:id="rId178">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99.90%</w:t>
      </w:r>
      <w:r>
        <w:rPr>
          <w:rFonts w:hint="eastAsia"/>
          <w:color w:val="0D0D0D" w:themeColor="text1" w:themeTint="F2"/>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2.</w:t>
      </w:r>
      <w:r>
        <w:rPr>
          <w:rFonts w:hint="eastAsia"/>
          <w:color w:val="0D0D0D" w:themeColor="text1" w:themeTint="F2"/>
          <w14:textFill>
            <w14:solidFill>
              <w14:schemeClr w14:val="tx1">
                <w14:lumMod w14:val="95000"/>
                <w14:lumOff w14:val="5000"/>
              </w14:schemeClr>
            </w14:solidFill>
          </w14:textFill>
        </w:rPr>
        <w:t>风险组</w:t>
      </w:r>
      <w:r>
        <w:rPr>
          <w:color w:val="0D0D0D" w:themeColor="text1" w:themeTint="F2"/>
          <w14:textFill>
            <w14:solidFill>
              <w14:schemeClr w14:val="tx1">
                <w14:lumMod w14:val="95000"/>
                <w14:lumOff w14:val="5000"/>
              </w14:schemeClr>
            </w14:solidFill>
          </w14:textFill>
        </w:rPr>
        <w:t>17</w:t>
      </w:r>
      <w:r>
        <w:rPr>
          <w:rFonts w:hint="eastAsia"/>
          <w:color w:val="0D0D0D" w:themeColor="text1" w:themeTint="F2"/>
          <w14:textFill>
            <w14:solidFill>
              <w14:schemeClr w14:val="tx1">
                <w14:lumMod w14:val="95000"/>
                <w14:lumOff w14:val="5000"/>
              </w14:schemeClr>
            </w14:solidFill>
          </w14:textFill>
        </w:rPr>
        <w:t>和</w:t>
      </w:r>
      <w:r>
        <w:rPr>
          <w:color w:val="0D0D0D" w:themeColor="text1" w:themeTint="F2"/>
          <w14:textFill>
            <w14:solidFill>
              <w14:schemeClr w14:val="tx1">
                <w14:lumMod w14:val="95000"/>
                <w14:lumOff w14:val="5000"/>
              </w14:schemeClr>
            </w14:solidFill>
          </w14:textFill>
        </w:rPr>
        <w:t>18</w:t>
      </w:r>
      <w:r>
        <w:rPr>
          <w:rFonts w:hint="eastAsia"/>
          <w:color w:val="0D0D0D" w:themeColor="text1" w:themeTint="F2"/>
          <w14:textFill>
            <w14:solidFill>
              <w14:schemeClr w14:val="tx1">
                <w14:lumMod w14:val="95000"/>
                <w14:lumOff w14:val="5000"/>
              </w14:schemeClr>
            </w14:solidFill>
          </w14:textFill>
        </w:rPr>
        <w:t>，若发行人相同，则</w:t>
      </w:r>
      <w:r>
        <w:rPr>
          <w:color w:val="000000" w:themeColor="text1"/>
          <w14:textFill>
            <w14:solidFill>
              <w14:schemeClr w14:val="tx1"/>
            </w14:solidFill>
          </w14:textFill>
        </w:rPr>
        <w:object>
          <v:shape id="_x0000_i1114" o:spt="75" type="#_x0000_t75" style="height:19.8pt;width:39pt;" o:ole="t" filled="f" o:preferrelative="t" stroked="f" coordsize="21600,21600">
            <v:path/>
            <v:fill on="f" focussize="0,0"/>
            <v:stroke on="f" joinstyle="miter"/>
            <v:imagedata r:id="rId175" o:title=""/>
            <o:lock v:ext="edit" aspectratio="t"/>
            <w10:wrap type="none"/>
            <w10:anchorlock/>
          </v:shape>
          <o:OLEObject Type="Embed" ProgID="Equation.DSMT4" ShapeID="_x0000_i1114" DrawAspect="Content" ObjectID="_1468075814" r:id="rId180">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80%</w:t>
      </w:r>
      <w:r>
        <w:rPr>
          <w:rFonts w:hint="eastAsia"/>
          <w:color w:val="0D0D0D" w:themeColor="text1" w:themeTint="F2"/>
          <w14:textFill>
            <w14:solidFill>
              <w14:schemeClr w14:val="tx1">
                <w14:lumMod w14:val="95000"/>
                <w14:lumOff w14:val="5000"/>
              </w14:schemeClr>
            </w14:solidFill>
          </w14:textFill>
        </w:rPr>
        <w:t>；若期限维度相同，则</w:t>
      </w:r>
      <w:r>
        <w:rPr>
          <w:color w:val="000000" w:themeColor="text1"/>
          <w14:textFill>
            <w14:solidFill>
              <w14:schemeClr w14:val="tx1"/>
            </w14:solidFill>
          </w14:textFill>
        </w:rPr>
        <w:object>
          <v:shape id="_x0000_i1115" o:spt="75" type="#_x0000_t75" style="height:19.8pt;width:33pt;" o:ole="t" filled="f" o:preferrelative="t" stroked="f" coordsize="21600,21600">
            <v:path/>
            <v:fill on="f" focussize="0,0"/>
            <v:stroke on="f" joinstyle="miter"/>
            <v:imagedata r:id="rId177" o:title=""/>
            <o:lock v:ext="edit" aspectratio="t"/>
            <w10:wrap type="none"/>
            <w10:anchorlock/>
          </v:shape>
          <o:OLEObject Type="Embed" ProgID="Equation.DSMT4" ShapeID="_x0000_i1115" DrawAspect="Content" ObjectID="_1468075815" r:id="rId181">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65%</w:t>
      </w:r>
      <w:r>
        <w:rPr>
          <w:rFonts w:hint="eastAsia"/>
          <w:color w:val="0D0D0D" w:themeColor="text1" w:themeTint="F2"/>
          <w14:textFill>
            <w14:solidFill>
              <w14:schemeClr w14:val="tx1">
                <w14:lumMod w14:val="95000"/>
                <w14:lumOff w14:val="5000"/>
              </w14:schemeClr>
            </w14:solidFill>
          </w14:textFill>
        </w:rPr>
        <w:t>；若同为债券信用利差曲线或同为</w:t>
      </w:r>
      <w:r>
        <w:rPr>
          <w:color w:val="0D0D0D" w:themeColor="text1" w:themeTint="F2"/>
          <w14:textFill>
            <w14:solidFill>
              <w14:schemeClr w14:val="tx1">
                <w14:lumMod w14:val="95000"/>
                <w14:lumOff w14:val="5000"/>
              </w14:schemeClr>
            </w14:solidFill>
          </w14:textFill>
        </w:rPr>
        <w:t>CDS</w:t>
      </w:r>
      <w:r>
        <w:rPr>
          <w:rFonts w:hint="eastAsia"/>
          <w:color w:val="0D0D0D" w:themeColor="text1" w:themeTint="F2"/>
          <w14:textFill>
            <w14:solidFill>
              <w14:schemeClr w14:val="tx1">
                <w14:lumMod w14:val="95000"/>
                <w14:lumOff w14:val="5000"/>
              </w14:schemeClr>
            </w14:solidFill>
          </w14:textFill>
        </w:rPr>
        <w:t>信用利差曲线，则</w:t>
      </w:r>
      <w:r>
        <w:rPr>
          <w:color w:val="000000" w:themeColor="text1"/>
          <w14:textFill>
            <w14:solidFill>
              <w14:schemeClr w14:val="tx1"/>
            </w14:solidFill>
          </w14:textFill>
        </w:rPr>
        <w:object>
          <v:shape id="_x0000_i1116" o:spt="75" type="#_x0000_t75" style="height:19.8pt;width:33pt;" o:ole="t" filled="f" o:preferrelative="t" stroked="f" coordsize="21600,21600">
            <v:path/>
            <v:fill on="f" focussize="0,0"/>
            <v:stroke on="f" joinstyle="miter"/>
            <v:imagedata r:id="rId179" o:title=""/>
            <o:lock v:ext="edit" aspectratio="t"/>
            <w10:wrap type="none"/>
            <w10:anchorlock/>
          </v:shape>
          <o:OLEObject Type="Embed" ProgID="Equation.DSMT4" ShapeID="_x0000_i1116" DrawAspect="Content" ObjectID="_1468075816" r:id="rId182">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99.90%</w:t>
      </w:r>
      <w:r>
        <w:rPr>
          <w:rFonts w:hint="eastAsia"/>
          <w:color w:val="0D0D0D" w:themeColor="text1" w:themeTint="F2"/>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风险组</w:t>
      </w:r>
      <w:r>
        <w:rPr>
          <w:color w:val="0D0D0D" w:themeColor="text1" w:themeTint="F2"/>
          <w14:textFill>
            <w14:solidFill>
              <w14:schemeClr w14:val="tx1">
                <w14:lumMod w14:val="95000"/>
                <w14:lumOff w14:val="5000"/>
              </w14:schemeClr>
            </w14:solidFill>
          </w14:textFill>
        </w:rPr>
        <w:t>16</w:t>
      </w:r>
      <w:r>
        <w:rPr>
          <w:rFonts w:hint="eastAsia"/>
          <w:color w:val="0D0D0D" w:themeColor="text1" w:themeTint="F2"/>
          <w14:textFill>
            <w14:solidFill>
              <w14:schemeClr w14:val="tx1">
                <w14:lumMod w14:val="95000"/>
                <w14:lumOff w14:val="5000"/>
              </w14:schemeClr>
            </w14:solidFill>
          </w14:textFill>
        </w:rPr>
        <w:t>不适用组内相关系数</w:t>
      </w:r>
      <w:r>
        <w:rPr>
          <w:color w:val="000000" w:themeColor="text1"/>
          <w14:textFill>
            <w14:solidFill>
              <w14:schemeClr w14:val="tx1"/>
            </w14:solidFill>
          </w14:textFill>
        </w:rPr>
        <w:object>
          <v:shape id="_x0000_i1117"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117" DrawAspect="Content" ObjectID="_1468075817" r:id="rId183">
            <o:LockedField>false</o:LockedField>
          </o:OLEObject>
        </w:object>
      </w:r>
      <w:r>
        <w:rPr>
          <w:rFonts w:hint="eastAsia"/>
          <w:color w:val="0D0D0D" w:themeColor="text1" w:themeTint="F2"/>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风险组</w:t>
      </w:r>
      <w:r>
        <w:rPr>
          <w:color w:val="0D0D0D" w:themeColor="text1" w:themeTint="F2"/>
          <w14:textFill>
            <w14:solidFill>
              <w14:schemeClr w14:val="tx1">
                <w14:lumMod w14:val="95000"/>
                <w14:lumOff w14:val="5000"/>
              </w14:schemeClr>
            </w14:solidFill>
          </w14:textFill>
        </w:rPr>
        <w:t>16</w:t>
      </w:r>
      <w:r>
        <w:rPr>
          <w:rFonts w:hint="eastAsia"/>
          <w:color w:val="0D0D0D" w:themeColor="text1" w:themeTint="F2"/>
          <w14:textFill>
            <w14:solidFill>
              <w14:schemeClr w14:val="tx1">
                <w14:lumMod w14:val="95000"/>
                <w14:lumOff w14:val="5000"/>
              </w14:schemeClr>
            </w14:solidFill>
          </w14:textFill>
        </w:rPr>
        <w:t>的得尔塔和维伽敏感度风险头寸等于组内各风险因子加权敏感度的绝对值之和，公式如下：</w:t>
      </w:r>
    </w:p>
    <w:p>
      <w:pPr>
        <w:widowControl/>
        <w:tabs>
          <w:tab w:val="left" w:pos="720"/>
        </w:tabs>
        <w:jc w:val="center"/>
        <w:rPr>
          <w:rFonts w:ascii="宋体" w:hAnsi="宋体"/>
          <w:color w:val="0D0D0D" w:themeColor="text1" w:themeTint="F2"/>
          <w:sz w:val="24"/>
          <w:lang w:bidi="ar"/>
          <w14:textFill>
            <w14:solidFill>
              <w14:schemeClr w14:val="tx1">
                <w14:lumMod w14:val="95000"/>
                <w14:lumOff w14:val="5000"/>
              </w14:schemeClr>
            </w14:solidFill>
          </w14:textFill>
        </w:rPr>
      </w:pPr>
      <m:oMathPara>
        <m:oMath>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b</m:t>
              </m:r>
              <m:d>
                <m:d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m:sty m:val="p"/>
                    </m:rPr>
                    <w:rPr>
                      <w:rFonts w:hint="eastAsia" w:ascii="Cambria Math" w:hAnsi="Cambria Math"/>
                      <w:color w:val="0D0D0D" w:themeColor="text1" w:themeTint="F2"/>
                      <w:sz w:val="24"/>
                      <w:lang w:bidi="ar"/>
                      <w14:textFill>
                        <w14:solidFill>
                          <w14:schemeClr w14:val="tx1">
                            <w14:lumMod w14:val="95000"/>
                            <w14:lumOff w14:val="5000"/>
                          </w14:schemeClr>
                        </w14:solidFill>
                      </w14:textFill>
                    </w:rPr>
                    <m:t>其他行业</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r>
            <m:rPr/>
            <w:rPr>
              <w:rFonts w:ascii="Cambria Math" w:hAnsi="Cambria Math"/>
              <w:color w:val="0D0D0D" w:themeColor="text1" w:themeTint="F2"/>
              <w:sz w:val="24"/>
              <w:lang w:bidi="ar"/>
              <w14:textFill>
                <w14:solidFill>
                  <w14:schemeClr w14:val="tx1">
                    <w14:lumMod w14:val="95000"/>
                    <w14:lumOff w14:val="5000"/>
                  </w14:schemeClr>
                </w14:solidFill>
              </w14:textFill>
            </w:rPr>
            <m:t>=</m:t>
          </m:r>
          <m:nary>
            <m:naryPr>
              <m:chr m:val="∑"/>
              <m:limLoc m:val="undOvr"/>
              <m:supHide m:val="1"/>
              <m:ctrlPr>
                <w:rPr>
                  <w:rFonts w:ascii="Cambria Math" w:hAnsi="Cambria Math"/>
                  <w:i/>
                  <w:color w:val="0D0D0D" w:themeColor="text1" w:themeTint="F2"/>
                  <w:sz w:val="24"/>
                  <w:lang w:bidi="ar"/>
                  <w14:textFill>
                    <w14:solidFill>
                      <w14:schemeClr w14:val="tx1">
                        <w14:lumMod w14:val="95000"/>
                        <w14:lumOff w14:val="5000"/>
                      </w14:schemeClr>
                    </w14:solidFill>
                  </w14:textFill>
                </w:rPr>
              </m:ctrlPr>
            </m:naryPr>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e>
              <m:d>
                <m:dPr>
                  <m:begChr m:val="|"/>
                  <m:endChr m:val="|"/>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w:rPr>
                      <w:rFonts w:ascii="Cambria Math" w:hAnsi="Cambria Math"/>
                      <w:color w:val="0D0D0D" w:themeColor="text1" w:themeTint="F2"/>
                      <w:sz w:val="24"/>
                      <w:lang w:bidi="ar"/>
                      <w14:textFill>
                        <w14:solidFill>
                          <w14:schemeClr w14:val="tx1">
                            <w14:lumMod w14:val="95000"/>
                            <w14:lumOff w14:val="5000"/>
                          </w14:schemeClr>
                        </w14:solidFill>
                      </w14:textFill>
                    </w:rPr>
                    <m:t>W</m:t>
                  </m:r>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S</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ctrlPr>
                    <w:rPr>
                      <w:rFonts w:hint="eastAsia"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nary>
        </m:oMath>
      </m:oMathPara>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风险组</w:t>
      </w:r>
      <w:r>
        <w:rPr>
          <w:color w:val="0D0D0D" w:themeColor="text1" w:themeTint="F2"/>
          <w14:textFill>
            <w14:solidFill>
              <w14:schemeClr w14:val="tx1">
                <w14:lumMod w14:val="95000"/>
                <w14:lumOff w14:val="5000"/>
              </w14:schemeClr>
            </w14:solidFill>
          </w14:textFill>
        </w:rPr>
        <w:t>16</w:t>
      </w:r>
      <w:r>
        <w:rPr>
          <w:rFonts w:hint="eastAsia"/>
          <w:color w:val="0D0D0D" w:themeColor="text1" w:themeTint="F2"/>
          <w14:textFill>
            <w14:solidFill>
              <w14:schemeClr w14:val="tx1">
                <w14:lumMod w14:val="95000"/>
                <w14:lumOff w14:val="5000"/>
              </w14:schemeClr>
            </w14:solidFill>
          </w14:textFill>
        </w:rPr>
        <w:t>的曲度风险头寸合计的计算公式如下：</w:t>
      </w:r>
    </w:p>
    <w:p>
      <w:pPr>
        <w:widowControl/>
        <w:tabs>
          <w:tab w:val="left" w:pos="720"/>
        </w:tabs>
        <w:ind w:firstLine="540" w:firstLineChars="225"/>
        <w:jc w:val="left"/>
        <w:rPr>
          <w:color w:val="0D0D0D" w:themeColor="text1" w:themeTint="F2"/>
          <w14:textFill>
            <w14:solidFill>
              <w14:schemeClr w14:val="tx1">
                <w14:lumMod w14:val="95000"/>
                <w14:lumOff w14:val="5000"/>
              </w14:schemeClr>
            </w14:solidFill>
          </w14:textFill>
        </w:rPr>
      </w:pPr>
      <m:oMathPara>
        <m:oMath>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b</m:t>
              </m:r>
              <m:d>
                <m:d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m:sty m:val="p"/>
                    </m:rPr>
                    <w:rPr>
                      <w:rFonts w:hint="eastAsia" w:ascii="Cambria Math" w:hAnsi="Cambria Math"/>
                      <w:color w:val="0D0D0D" w:themeColor="text1" w:themeTint="F2"/>
                      <w:sz w:val="24"/>
                      <w:lang w:bidi="ar"/>
                      <w14:textFill>
                        <w14:solidFill>
                          <w14:schemeClr w14:val="tx1">
                            <w14:lumMod w14:val="95000"/>
                            <w14:lumOff w14:val="5000"/>
                          </w14:schemeClr>
                        </w14:solidFill>
                      </w14:textFill>
                    </w:rPr>
                    <m:t>其他行业</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r>
            <m:rPr/>
            <w:rPr>
              <w:rFonts w:ascii="Cambria Math" w:hAnsi="Cambria Math"/>
              <w:color w:val="0D0D0D" w:themeColor="text1" w:themeTint="F2"/>
              <w:sz w:val="24"/>
              <w:lang w:bidi="ar"/>
              <w14:textFill>
                <w14:solidFill>
                  <w14:schemeClr w14:val="tx1">
                    <w14:lumMod w14:val="95000"/>
                    <w14:lumOff w14:val="5000"/>
                  </w14:schemeClr>
                </w14:solidFill>
              </w14:textFill>
            </w:rPr>
            <m:t>=max</m:t>
          </m:r>
          <m:d>
            <m:dPr>
              <m:begChr m:val="["/>
              <m:endChr m:val="]"/>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nary>
                <m:naryPr>
                  <m:chr m:val="∑"/>
                  <m:limLoc m:val="subSup"/>
                  <m:supHide m:val="1"/>
                  <m:ctrlPr>
                    <w:rPr>
                      <w:rFonts w:ascii="Cambria Math" w:hAnsi="Cambria Math"/>
                      <w:i/>
                      <w:color w:val="0D0D0D" w:themeColor="text1" w:themeTint="F2"/>
                      <w:sz w:val="24"/>
                      <w:lang w:bidi="ar"/>
                      <w14:textFill>
                        <w14:solidFill>
                          <w14:schemeClr w14:val="tx1">
                            <w14:lumMod w14:val="95000"/>
                            <w14:lumOff w14:val="5000"/>
                          </w14:schemeClr>
                        </w14:solidFill>
                      </w14:textFill>
                    </w:rPr>
                  </m:ctrlPr>
                </m:naryPr>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e>
                  <m:r>
                    <m:rPr/>
                    <w:rPr>
                      <w:rFonts w:ascii="Cambria Math" w:hAnsi="Cambria Math"/>
                      <w:color w:val="0D0D0D" w:themeColor="text1" w:themeTint="F2"/>
                      <w:sz w:val="24"/>
                      <w:lang w:bidi="ar"/>
                      <w14:textFill>
                        <w14:solidFill>
                          <w14:schemeClr w14:val="tx1">
                            <w14:lumMod w14:val="95000"/>
                            <w14:lumOff w14:val="5000"/>
                          </w14:schemeClr>
                        </w14:solidFill>
                      </w14:textFill>
                    </w:rPr>
                    <m:t>max</m:t>
                  </m:r>
                  <m:d>
                    <m:d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w:rPr>
                          <w:rFonts w:ascii="Cambria Math" w:hAnsi="Cambria Math"/>
                          <w:color w:val="0D0D0D" w:themeColor="text1" w:themeTint="F2"/>
                          <w:sz w:val="24"/>
                          <w:lang w:bidi="ar"/>
                          <w14:textFill>
                            <w14:solidFill>
                              <w14:schemeClr w14:val="tx1">
                                <w14:lumMod w14:val="95000"/>
                                <w14:lumOff w14:val="5000"/>
                              </w14:schemeClr>
                            </w14:solidFill>
                          </w14:textFill>
                        </w:rPr>
                        <m:t>CV</m:t>
                      </m:r>
                      <m:sSubSup>
                        <m:sSubSup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SupPr>
                        <m:e>
                          <m:r>
                            <m:rPr/>
                            <w:rPr>
                              <w:rFonts w:ascii="Cambria Math" w:hAnsi="Cambria Math"/>
                              <w:color w:val="0D0D0D" w:themeColor="text1" w:themeTint="F2"/>
                              <w:sz w:val="24"/>
                              <w:lang w:bidi="ar"/>
                              <w14:textFill>
                                <w14:solidFill>
                                  <w14:schemeClr w14:val="tx1">
                                    <w14:lumMod w14:val="95000"/>
                                    <w14:lumOff w14:val="5000"/>
                                  </w14:schemeClr>
                                </w14:solidFill>
                              </w14:textFill>
                            </w:rPr>
                            <m:t>R</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r>
                            <m:rPr/>
                            <w:rPr>
                              <w:rFonts w:ascii="Cambria Math" w:hAnsi="Cambria Math"/>
                              <w:color w:val="0D0D0D" w:themeColor="text1" w:themeTint="F2"/>
                              <w:sz w:val="24"/>
                              <w:lang w:bidi="ar"/>
                              <w14:textFill>
                                <w14:solidFill>
                                  <w14:schemeClr w14:val="tx1">
                                    <w14:lumMod w14:val="95000"/>
                                    <w14:lumOff w14:val="5000"/>
                                  </w14:schemeClr>
                                </w14:solidFill>
                              </w14:textFill>
                            </w:rPr>
                            <m:t>+</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sSubSup>
                      <m:r>
                        <m:rPr/>
                        <w:rPr>
                          <w:rFonts w:ascii="Cambria Math" w:hAnsi="Cambria Math"/>
                          <w:color w:val="0D0D0D" w:themeColor="text1" w:themeTint="F2"/>
                          <w:sz w:val="24"/>
                          <w:lang w:bidi="ar"/>
                          <w14:textFill>
                            <w14:solidFill>
                              <w14:schemeClr w14:val="tx1">
                                <w14:lumMod w14:val="95000"/>
                                <w14:lumOff w14:val="5000"/>
                              </w14:schemeClr>
                            </w14:solidFill>
                          </w14:textFill>
                        </w:rPr>
                        <m:t>,0</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r>
                    <m:rPr/>
                    <w:rPr>
                      <w:rFonts w:ascii="Cambria Math" w:hAnsi="Cambria Math"/>
                      <w:color w:val="0D0D0D" w:themeColor="text1" w:themeTint="F2"/>
                      <w:sz w:val="24"/>
                      <w:lang w:bidi="ar"/>
                      <w14:textFill>
                        <w14:solidFill>
                          <w14:schemeClr w14:val="tx1">
                            <w14:lumMod w14:val="95000"/>
                            <w14:lumOff w14:val="5000"/>
                          </w14:schemeClr>
                        </w14:solidFill>
                      </w14:textFill>
                    </w:rPr>
                    <m:t>,</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nary>
              <m:nary>
                <m:naryPr>
                  <m:chr m:val="∑"/>
                  <m:limLoc m:val="subSup"/>
                  <m:supHide m:val="1"/>
                  <m:ctrlPr>
                    <w:rPr>
                      <w:rFonts w:ascii="Cambria Math" w:hAnsi="Cambria Math"/>
                      <w:i/>
                      <w:color w:val="0D0D0D" w:themeColor="text1" w:themeTint="F2"/>
                      <w:sz w:val="24"/>
                      <w:lang w:bidi="ar"/>
                      <w14:textFill>
                        <w14:solidFill>
                          <w14:schemeClr w14:val="tx1">
                            <w14:lumMod w14:val="95000"/>
                            <w14:lumOff w14:val="5000"/>
                          </w14:schemeClr>
                        </w14:solidFill>
                      </w14:textFill>
                    </w:rPr>
                  </m:ctrlPr>
                </m:naryPr>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e>
                  <m:r>
                    <m:rPr/>
                    <w:rPr>
                      <w:rFonts w:ascii="Cambria Math" w:hAnsi="Cambria Math"/>
                      <w:color w:val="0D0D0D" w:themeColor="text1" w:themeTint="F2"/>
                      <w:sz w:val="24"/>
                      <w:lang w:bidi="ar"/>
                      <w14:textFill>
                        <w14:solidFill>
                          <w14:schemeClr w14:val="tx1">
                            <w14:lumMod w14:val="95000"/>
                            <w14:lumOff w14:val="5000"/>
                          </w14:schemeClr>
                        </w14:solidFill>
                      </w14:textFill>
                    </w:rPr>
                    <m:t>max</m:t>
                  </m:r>
                  <m:d>
                    <m:d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w:rPr>
                          <w:rFonts w:ascii="Cambria Math" w:hAnsi="Cambria Math"/>
                          <w:color w:val="0D0D0D" w:themeColor="text1" w:themeTint="F2"/>
                          <w:sz w:val="24"/>
                          <w:lang w:bidi="ar"/>
                          <w14:textFill>
                            <w14:solidFill>
                              <w14:schemeClr w14:val="tx1">
                                <w14:lumMod w14:val="95000"/>
                                <w14:lumOff w14:val="5000"/>
                              </w14:schemeClr>
                            </w14:solidFill>
                          </w14:textFill>
                        </w:rPr>
                        <m:t>CV</m:t>
                      </m:r>
                      <m:sSubSup>
                        <m:sSubSup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SupPr>
                        <m:e>
                          <m:r>
                            <m:rPr/>
                            <w:rPr>
                              <w:rFonts w:ascii="Cambria Math" w:hAnsi="Cambria Math"/>
                              <w:color w:val="0D0D0D" w:themeColor="text1" w:themeTint="F2"/>
                              <w:sz w:val="24"/>
                              <w:lang w:bidi="ar"/>
                              <w14:textFill>
                                <w14:solidFill>
                                  <w14:schemeClr w14:val="tx1">
                                    <w14:lumMod w14:val="95000"/>
                                    <w14:lumOff w14:val="5000"/>
                                  </w14:schemeClr>
                                </w14:solidFill>
                              </w14:textFill>
                            </w:rPr>
                            <m:t>R</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r>
                            <m:rPr/>
                            <w:rPr>
                              <w:rFonts w:ascii="Cambria Math" w:hAnsi="Cambria Math"/>
                              <w:color w:val="0D0D0D" w:themeColor="text1" w:themeTint="F2"/>
                              <w:sz w:val="24"/>
                              <w:lang w:bidi="ar"/>
                              <w14:textFill>
                                <w14:solidFill>
                                  <w14:schemeClr w14:val="tx1">
                                    <w14:lumMod w14:val="95000"/>
                                    <w14:lumOff w14:val="5000"/>
                                  </w14:schemeClr>
                                </w14:solidFill>
                              </w14:textFill>
                            </w:rPr>
                            <m:t>−</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sSubSup>
                      <m:r>
                        <m:rPr/>
                        <w:rPr>
                          <w:rFonts w:ascii="Cambria Math" w:hAnsi="Cambria Math"/>
                          <w:color w:val="0D0D0D" w:themeColor="text1" w:themeTint="F2"/>
                          <w:sz w:val="24"/>
                          <w:lang w:bidi="ar"/>
                          <w14:textFill>
                            <w14:solidFill>
                              <w14:schemeClr w14:val="tx1">
                                <w14:lumMod w14:val="95000"/>
                                <w14:lumOff w14:val="5000"/>
                              </w14:schemeClr>
                            </w14:solidFill>
                          </w14:textFill>
                        </w:rPr>
                        <m:t>,0</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nary>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oMath>
      </m:oMathPara>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对于风险组</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至</w:t>
      </w:r>
      <w:r>
        <w:rPr>
          <w:color w:val="0D0D0D" w:themeColor="text1" w:themeTint="F2"/>
          <w14:textFill>
            <w14:solidFill>
              <w14:schemeClr w14:val="tx1">
                <w14:lumMod w14:val="95000"/>
                <w14:lumOff w14:val="5000"/>
              </w14:schemeClr>
            </w14:solidFill>
          </w14:textFill>
        </w:rPr>
        <w:t>18</w:t>
      </w:r>
      <w:r>
        <w:rPr>
          <w:rFonts w:hint="eastAsia"/>
          <w:color w:val="0D0D0D" w:themeColor="text1" w:themeTint="F2"/>
          <w14:textFill>
            <w14:solidFill>
              <w14:schemeClr w14:val="tx1">
                <w14:lumMod w14:val="95000"/>
                <w14:lumOff w14:val="5000"/>
              </w14:schemeClr>
            </w14:solidFill>
          </w14:textFill>
        </w:rPr>
        <w:t>，计算得尔塔敏感度和维伽敏感度资本要求时，不同风险组之间相关系数</w:t>
      </w:r>
      <w:r>
        <w:rPr>
          <w:color w:val="000000" w:themeColor="text1"/>
          <w14:textFill>
            <w14:solidFill>
              <w14:schemeClr w14:val="tx1"/>
            </w14:solidFill>
          </w14:textFill>
        </w:rPr>
        <w:object>
          <v:shape id="_x0000_i1118"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18" DrawAspect="Content" ObjectID="_1468075818" r:id="rId184">
            <o:LockedField>false</o:LockedField>
          </o:OLEObject>
        </w:object>
      </w:r>
      <w:r>
        <w:rPr>
          <w:rFonts w:hint="eastAsia"/>
          <w:color w:val="0D0D0D" w:themeColor="text1" w:themeTint="F2"/>
          <w14:textFill>
            <w14:solidFill>
              <w14:schemeClr w14:val="tx1">
                <w14:lumMod w14:val="95000"/>
                <w14:lumOff w14:val="5000"/>
              </w14:schemeClr>
            </w14:solidFill>
          </w14:textFill>
        </w:rPr>
        <w:t>的计算公式如下：</w:t>
      </w:r>
      <w:r>
        <w:rPr>
          <w:color w:val="0D0D0D" w:themeColor="text1" w:themeTint="F2"/>
          <w14:textFill>
            <w14:solidFill>
              <w14:schemeClr w14:val="tx1">
                <w14:lumMod w14:val="95000"/>
                <w14:lumOff w14:val="5000"/>
              </w14:schemeClr>
            </w14:solidFill>
          </w14:textFill>
        </w:rPr>
        <w:t xml:space="preserve"> </w:t>
      </w:r>
    </w:p>
    <w:p>
      <w:pPr>
        <w:widowControl/>
        <w:spacing w:line="480" w:lineRule="exact"/>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1210310" cy="306705"/>
            <wp:effectExtent l="0" t="0" r="8890" b="17145"/>
            <wp:docPr id="28"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5"/>
                    <pic:cNvPicPr>
                      <a:picLocks noChangeAspect="1"/>
                    </pic:cNvPicPr>
                  </pic:nvPicPr>
                  <pic:blipFill>
                    <a:blip r:embed="rId185"/>
                    <a:stretch>
                      <a:fillRect/>
                    </a:stretch>
                  </pic:blipFill>
                  <pic:spPr>
                    <a:xfrm>
                      <a:off x="0" y="0"/>
                      <a:ext cx="1210310" cy="306705"/>
                    </a:xfrm>
                    <a:prstGeom prst="rect">
                      <a:avLst/>
                    </a:prstGeom>
                    <a:noFill/>
                    <a:ln>
                      <a:noFill/>
                    </a:ln>
                  </pic:spPr>
                </pic:pic>
              </a:graphicData>
            </a:graphic>
          </wp:inline>
        </w:drawing>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若风险组</w:t>
      </w:r>
      <w:r>
        <w:rPr>
          <w:color w:val="0D0D0D" w:themeColor="text1" w:themeTint="F2"/>
          <w14:textFill>
            <w14:solidFill>
              <w14:schemeClr w14:val="tx1">
                <w14:lumMod w14:val="95000"/>
                <w14:lumOff w14:val="5000"/>
              </w14:schemeClr>
            </w14:solidFill>
          </w14:textFill>
        </w:rPr>
        <w:t>b</w:t>
      </w:r>
      <w:r>
        <w:rPr>
          <w:rFonts w:hint="eastAsia"/>
          <w:color w:val="0D0D0D" w:themeColor="text1" w:themeTint="F2"/>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c</w:t>
      </w:r>
      <w:r>
        <w:rPr>
          <w:rFonts w:hint="eastAsia"/>
          <w:color w:val="0D0D0D" w:themeColor="text1" w:themeTint="F2"/>
          <w14:textFill>
            <w14:solidFill>
              <w14:schemeClr w14:val="tx1">
                <w14:lumMod w14:val="95000"/>
                <w14:lumOff w14:val="5000"/>
              </w14:schemeClr>
            </w14:solidFill>
          </w14:textFill>
        </w:rPr>
        <w:t>位于风险组</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至</w:t>
      </w:r>
      <w:r>
        <w:rPr>
          <w:color w:val="0D0D0D" w:themeColor="text1" w:themeTint="F2"/>
          <w14:textFill>
            <w14:solidFill>
              <w14:schemeClr w14:val="tx1">
                <w14:lumMod w14:val="95000"/>
                <w14:lumOff w14:val="5000"/>
              </w14:schemeClr>
            </w14:solidFill>
          </w14:textFill>
        </w:rPr>
        <w:t>15</w:t>
      </w:r>
      <w:r>
        <w:rPr>
          <w:rFonts w:hint="eastAsia"/>
          <w:color w:val="0D0D0D" w:themeColor="text1" w:themeTint="F2"/>
          <w14:textFill>
            <w14:solidFill>
              <w14:schemeClr w14:val="tx1">
                <w14:lumMod w14:val="95000"/>
                <w14:lumOff w14:val="5000"/>
              </w14:schemeClr>
            </w14:solidFill>
          </w14:textFill>
        </w:rPr>
        <w:t>，且发行主体信用水平不同（一组为投资级别，另一组为高收益</w:t>
      </w:r>
      <w:r>
        <w:rPr>
          <w:color w:val="0D0D0D" w:themeColor="text1" w:themeTint="F2"/>
          <w14:textFill>
            <w14:solidFill>
              <w14:schemeClr w14:val="tx1">
                <w14:lumMod w14:val="95000"/>
                <w14:lumOff w14:val="5000"/>
              </w14:schemeClr>
            </w14:solidFill>
          </w14:textFill>
        </w:rPr>
        <w:t>/</w:t>
      </w:r>
      <w:r>
        <w:rPr>
          <w:rFonts w:hint="eastAsia"/>
          <w:color w:val="0D0D0D" w:themeColor="text1" w:themeTint="F2"/>
          <w14:textFill>
            <w14:solidFill>
              <w14:schemeClr w14:val="tx1">
                <w14:lumMod w14:val="95000"/>
                <w14:lumOff w14:val="5000"/>
              </w14:schemeClr>
            </w14:solidFill>
          </w14:textFill>
        </w:rPr>
        <w:t>无评级），则</w:t>
      </w:r>
      <w:r>
        <w:rPr>
          <w:color w:val="000000" w:themeColor="text1"/>
          <w14:textFill>
            <w14:solidFill>
              <w14:schemeClr w14:val="tx1"/>
            </w14:solidFill>
          </w14:textFill>
        </w:rPr>
        <w:object>
          <v:shape id="_x0000_i1119" o:spt="75" type="#_x0000_t75" style="height:19.8pt;width:39pt;" o:ole="t" filled="f" o:preferrelative="t" stroked="f" coordsize="21600,21600">
            <v:path/>
            <v:fill on="f" focussize="0,0"/>
            <v:stroke on="f" joinstyle="miter"/>
            <v:imagedata r:id="rId187" o:title=""/>
            <o:lock v:ext="edit" aspectratio="t"/>
            <w10:wrap type="none"/>
            <w10:anchorlock/>
          </v:shape>
          <o:OLEObject Type="Embed" ProgID="Equation.DSMT4" ShapeID="_x0000_i1119" DrawAspect="Content" ObjectID="_1468075819" r:id="rId186">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50%</w:t>
      </w:r>
      <w:r>
        <w:rPr>
          <w:rFonts w:hint="eastAsia"/>
          <w:color w:val="0D0D0D" w:themeColor="text1" w:themeTint="F2"/>
          <w14:textFill>
            <w14:solidFill>
              <w14:schemeClr w14:val="tx1">
                <w14:lumMod w14:val="95000"/>
                <w14:lumOff w14:val="5000"/>
              </w14:schemeClr>
            </w14:solidFill>
          </w14:textFill>
        </w:rPr>
        <w:t>，其他所有情况下，</w:t>
      </w:r>
      <w:r>
        <w:rPr>
          <w:color w:val="000000" w:themeColor="text1"/>
          <w14:textFill>
            <w14:solidFill>
              <w14:schemeClr w14:val="tx1"/>
            </w14:solidFill>
          </w14:textFill>
        </w:rPr>
        <w:object>
          <v:shape id="_x0000_i1120" o:spt="75" type="#_x0000_t75" style="height:19.8pt;width:39pt;" o:ole="t" filled="f" o:preferrelative="t" stroked="f" coordsize="21600,21600">
            <v:path/>
            <v:fill on="f" focussize="0,0"/>
            <v:stroke on="f" joinstyle="miter"/>
            <v:imagedata r:id="rId187" o:title=""/>
            <o:lock v:ext="edit" aspectratio="t"/>
            <w10:wrap type="none"/>
            <w10:anchorlock/>
          </v:shape>
          <o:OLEObject Type="Embed" ProgID="Equation.DSMT4" ShapeID="_x0000_i1120" DrawAspect="Content" ObjectID="_1468075820" r:id="rId188">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对于风险组</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至</w:t>
      </w:r>
      <w:r>
        <w:rPr>
          <w:color w:val="0D0D0D" w:themeColor="text1" w:themeTint="F2"/>
          <w14:textFill>
            <w14:solidFill>
              <w14:schemeClr w14:val="tx1">
                <w14:lumMod w14:val="95000"/>
                <w14:lumOff w14:val="5000"/>
              </w14:schemeClr>
            </w14:solidFill>
          </w14:textFill>
        </w:rPr>
        <w:t>18</w:t>
      </w:r>
      <w:r>
        <w:rPr>
          <w:rFonts w:hint="eastAsia"/>
          <w:color w:val="0D0D0D" w:themeColor="text1" w:themeTint="F2"/>
          <w14:textFill>
            <w14:solidFill>
              <w14:schemeClr w14:val="tx1">
                <w14:lumMod w14:val="95000"/>
                <w14:lumOff w14:val="5000"/>
              </w14:schemeClr>
            </w14:solidFill>
          </w14:textFill>
        </w:rPr>
        <w:t>，若风险组行业相同，则</w:t>
      </w:r>
      <w:r>
        <w:rPr>
          <w:color w:val="000000" w:themeColor="text1"/>
          <w14:textFill>
            <w14:solidFill>
              <w14:schemeClr w14:val="tx1"/>
            </w14:solidFill>
          </w14:textFill>
        </w:rPr>
        <w:object>
          <v:shape id="_x0000_i1121" o:spt="75" type="#_x0000_t75" style="height:19.8pt;width:39pt;" o:ole="t" filled="f" o:preferrelative="t" stroked="f" coordsize="21600,21600">
            <v:path/>
            <v:fill on="f" focussize="0,0"/>
            <v:stroke on="f" joinstyle="miter"/>
            <v:imagedata r:id="rId190" o:title=""/>
            <o:lock v:ext="edit" aspectratio="t"/>
            <w10:wrap type="none"/>
            <w10:anchorlock/>
          </v:shape>
          <o:OLEObject Type="Embed" ProgID="Equation.DSMT4" ShapeID="_x0000_i1121" DrawAspect="Content" ObjectID="_1468075821" r:id="rId189">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，若风险组行业不同，则按下表取数。</w:t>
      </w:r>
    </w:p>
    <w:p>
      <w:pPr>
        <w:widowControl/>
        <w:spacing w:line="480" w:lineRule="exact"/>
        <w:jc w:val="center"/>
        <w:rPr>
          <w:rFonts w:ascii="宋体" w:hAnsi="宋体"/>
          <w:b/>
          <w:color w:val="0D0D0D" w:themeColor="text1" w:themeTint="F2"/>
          <w14:textFill>
            <w14:solidFill>
              <w14:schemeClr w14:val="tx1">
                <w14:lumMod w14:val="95000"/>
                <w14:lumOff w14:val="5000"/>
              </w14:schemeClr>
            </w14:solidFill>
          </w14:textFill>
        </w:rPr>
      </w:pPr>
      <w:r>
        <w:rPr>
          <w:rFonts w:hint="eastAsia" w:ascii="宋体" w:hAnsi="宋体"/>
          <w:b/>
          <w:color w:val="0D0D0D" w:themeColor="text1" w:themeTint="F2"/>
          <w14:textFill>
            <w14:solidFill>
              <w14:schemeClr w14:val="tx1">
                <w14:lumMod w14:val="95000"/>
                <w14:lumOff w14:val="5000"/>
              </w14:schemeClr>
            </w14:solidFill>
          </w14:textFill>
        </w:rPr>
        <w:t>表</w:t>
      </w:r>
      <w:r>
        <w:rPr>
          <w:rFonts w:ascii="宋体" w:hAnsi="宋体"/>
          <w:b/>
          <w:color w:val="0D0D0D" w:themeColor="text1" w:themeTint="F2"/>
          <w14:textFill>
            <w14:solidFill>
              <w14:schemeClr w14:val="tx1">
                <w14:lumMod w14:val="95000"/>
                <w14:lumOff w14:val="5000"/>
              </w14:schemeClr>
            </w14:solidFill>
          </w14:textFill>
        </w:rPr>
        <w:t xml:space="preserve">9 </w:t>
      </w:r>
      <w:r>
        <w:rPr>
          <w:rFonts w:hint="eastAsia" w:ascii="宋体" w:hAnsi="宋体"/>
          <w:b/>
          <w:color w:val="0D0D0D" w:themeColor="text1" w:themeTint="F2"/>
          <w14:textFill>
            <w14:solidFill>
              <w14:schemeClr w14:val="tx1">
                <w14:lumMod w14:val="95000"/>
                <w14:lumOff w14:val="5000"/>
              </w14:schemeClr>
            </w14:solidFill>
          </w14:textFill>
        </w:rPr>
        <w:t>若风险组间相关系数</w:t>
      </w:r>
      <w:r>
        <w:rPr>
          <w:rFonts w:ascii="宋体" w:hAnsi="宋体"/>
          <w:b/>
          <w:color w:val="000000" w:themeColor="text1"/>
          <w14:textFill>
            <w14:solidFill>
              <w14:schemeClr w14:val="tx1"/>
            </w14:solidFill>
          </w14:textFill>
        </w:rPr>
        <w:object>
          <v:shape id="_x0000_i1122" o:spt="75" type="#_x0000_t75" style="height:19.8pt;width:33pt;" o:ole="t" filled="f" o:preferrelative="t" stroked="f" coordsize="21600,21600">
            <v:path/>
            <v:fill on="f" focussize="0,0"/>
            <v:stroke on="f" joinstyle="miter"/>
            <v:imagedata r:id="rId192" o:title=""/>
            <o:lock v:ext="edit" aspectratio="t"/>
            <w10:wrap type="none"/>
            <w10:anchorlock/>
          </v:shape>
          <o:OLEObject Type="Embed" ProgID="Equation.DSMT4" ShapeID="_x0000_i1122" DrawAspect="Content" ObjectID="_1468075822" r:id="rId191">
            <o:LockedField>false</o:LockedField>
          </o:OLEObject>
        </w:object>
      </w:r>
    </w:p>
    <w:tbl>
      <w:tblPr>
        <w:tblStyle w:val="38"/>
        <w:tblW w:w="8522" w:type="dxa"/>
        <w:tblInd w:w="0" w:type="dxa"/>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6"/>
        <w:gridCol w:w="619"/>
        <w:gridCol w:w="710"/>
        <w:gridCol w:w="711"/>
        <w:gridCol w:w="711"/>
        <w:gridCol w:w="711"/>
        <w:gridCol w:w="711"/>
        <w:gridCol w:w="711"/>
        <w:gridCol w:w="711"/>
        <w:gridCol w:w="711"/>
        <w:gridCol w:w="711"/>
        <w:gridCol w:w="709"/>
      </w:tblGrid>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6" w:type="dxa"/>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b/>
                <w:bCs/>
                <w:color w:val="0D0D0D" w:themeColor="text1" w:themeTint="F2"/>
                <w:kern w:val="0"/>
                <w:sz w:val="20"/>
                <w:szCs w:val="22"/>
                <w14:textFill>
                  <w14:solidFill>
                    <w14:schemeClr w14:val="tx1">
                      <w14:lumMod w14:val="95000"/>
                      <w14:lumOff w14:val="5000"/>
                    </w14:schemeClr>
                  </w14:solidFill>
                </w14:textFill>
              </w:rPr>
              <w:t>风险组</w:t>
            </w:r>
          </w:p>
        </w:tc>
        <w:tc>
          <w:tcPr>
            <w:tcW w:w="619" w:type="dxa"/>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1/9</w:t>
            </w:r>
          </w:p>
        </w:tc>
        <w:tc>
          <w:tcPr>
            <w:tcW w:w="710" w:type="dxa"/>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2/10</w:t>
            </w:r>
          </w:p>
        </w:tc>
        <w:tc>
          <w:tcPr>
            <w:tcW w:w="711" w:type="dxa"/>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3/11</w:t>
            </w:r>
          </w:p>
        </w:tc>
        <w:tc>
          <w:tcPr>
            <w:tcW w:w="711" w:type="dxa"/>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4/12</w:t>
            </w:r>
          </w:p>
        </w:tc>
        <w:tc>
          <w:tcPr>
            <w:tcW w:w="711" w:type="dxa"/>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5/13</w:t>
            </w:r>
          </w:p>
        </w:tc>
        <w:tc>
          <w:tcPr>
            <w:tcW w:w="711" w:type="dxa"/>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6/14</w:t>
            </w:r>
          </w:p>
        </w:tc>
        <w:tc>
          <w:tcPr>
            <w:tcW w:w="711" w:type="dxa"/>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7/15</w:t>
            </w:r>
          </w:p>
        </w:tc>
        <w:tc>
          <w:tcPr>
            <w:tcW w:w="711" w:type="dxa"/>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8</w:t>
            </w:r>
          </w:p>
        </w:tc>
        <w:tc>
          <w:tcPr>
            <w:tcW w:w="711" w:type="dxa"/>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16</w:t>
            </w:r>
          </w:p>
        </w:tc>
        <w:tc>
          <w:tcPr>
            <w:tcW w:w="711" w:type="dxa"/>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17</w:t>
            </w:r>
          </w:p>
        </w:tc>
        <w:tc>
          <w:tcPr>
            <w:tcW w:w="709" w:type="dxa"/>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18</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796" w:type="dxa"/>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1/9</w:t>
            </w:r>
          </w:p>
        </w:tc>
        <w:tc>
          <w:tcPr>
            <w:tcW w:w="619"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75%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6" w:type="dxa"/>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2/10</w:t>
            </w:r>
          </w:p>
        </w:tc>
        <w:tc>
          <w:tcPr>
            <w:tcW w:w="619"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6" w:type="dxa"/>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3/11</w:t>
            </w:r>
          </w:p>
        </w:tc>
        <w:tc>
          <w:tcPr>
            <w:tcW w:w="619"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6" w:type="dxa"/>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4/12</w:t>
            </w:r>
          </w:p>
        </w:tc>
        <w:tc>
          <w:tcPr>
            <w:tcW w:w="619"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6" w:type="dxa"/>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5/13</w:t>
            </w:r>
          </w:p>
        </w:tc>
        <w:tc>
          <w:tcPr>
            <w:tcW w:w="619"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6" w:type="dxa"/>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6/14</w:t>
            </w:r>
          </w:p>
        </w:tc>
        <w:tc>
          <w:tcPr>
            <w:tcW w:w="619"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6" w:type="dxa"/>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7/15</w:t>
            </w:r>
          </w:p>
        </w:tc>
        <w:tc>
          <w:tcPr>
            <w:tcW w:w="619"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6" w:type="dxa"/>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8</w:t>
            </w:r>
          </w:p>
        </w:tc>
        <w:tc>
          <w:tcPr>
            <w:tcW w:w="619"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6" w:type="dxa"/>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16</w:t>
            </w:r>
          </w:p>
        </w:tc>
        <w:tc>
          <w:tcPr>
            <w:tcW w:w="619"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09" w:type="dxa"/>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6" w:type="dxa"/>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17</w:t>
            </w:r>
          </w:p>
        </w:tc>
        <w:tc>
          <w:tcPr>
            <w:tcW w:w="619"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09" w:type="dxa"/>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75%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6" w:type="dxa"/>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18</w:t>
            </w:r>
          </w:p>
        </w:tc>
        <w:tc>
          <w:tcPr>
            <w:tcW w:w="619"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09" w:type="dxa"/>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r>
    </w:tbl>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：指填报机构非证券化工具的信用利差维伽风险资本要求金额。维伽风险因子是基于期权剩余期限的期权隐含波动率。期权的基础资产是发行主体的债券或CDS。期限为0.5年、1年、3年、5年和10年。</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维伽敏感度的计算见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维伽敏感度的风险权重为100%。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391410" cy="350520"/>
            <wp:effectExtent l="0" t="0" r="8890" b="11430"/>
            <wp:docPr id="29"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6"/>
                    <pic:cNvPicPr>
                      <a:picLocks noChangeAspect="1"/>
                    </pic:cNvPicPr>
                  </pic:nvPicPr>
                  <pic:blipFill>
                    <a:blip r:embed="rId193"/>
                    <a:stretch>
                      <a:fillRect/>
                    </a:stretch>
                  </pic:blipFill>
                  <pic:spPr>
                    <a:xfrm>
                      <a:off x="0" y="0"/>
                      <a:ext cx="2391410" cy="350520"/>
                    </a:xfrm>
                    <a:prstGeom prst="rect">
                      <a:avLst/>
                    </a:prstGeom>
                    <a:noFill/>
                    <a:ln>
                      <a:noFill/>
                    </a:ln>
                  </pic:spPr>
                </pic:pic>
              </a:graphicData>
            </a:graphic>
          </wp:inline>
        </w:drawing>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123" o:spt="75" type="#_x0000_t75" style="height:26.4pt;width:52.2pt;" o:ole="t" filled="f" o:preferrelative="t" stroked="f" coordsize="21600,21600">
            <v:path/>
            <v:fill on="f" focussize="0,0"/>
            <v:stroke on="f" joinstyle="miter"/>
            <v:imagedata r:id="rId117" o:title=""/>
            <o:lock v:ext="edit" aspectratio="t"/>
            <w10:wrap type="none"/>
            <w10:anchorlock/>
          </v:shape>
          <o:OLEObject Type="Embed" ProgID="Equation.DSMT4" ShapeID="_x0000_i1123" DrawAspect="Content" ObjectID="_1468075823" r:id="rId19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是维伽风险因子与得尔塔风险因子的维度交集所对应的相关系数</w:t>
      </w:r>
      <w:r>
        <w:rPr>
          <w:rFonts w:ascii="宋体" w:hAnsi="宋体"/>
          <w:color w:val="000000" w:themeColor="text1"/>
          <w:szCs w:val="21"/>
          <w:lang w:bidi="ar"/>
          <w14:textFill>
            <w14:solidFill>
              <w14:schemeClr w14:val="tx1"/>
            </w14:solidFill>
          </w14:textFill>
        </w:rPr>
        <w:object>
          <v:shape id="_x0000_i1124" o:spt="75" type="#_x0000_t75" style="height:19.8pt;width:39pt;" o:ole="t" filled="f" o:preferrelative="t" stroked="f" coordsize="21600,21600">
            <v:path/>
            <v:fill on="f" focussize="0,0"/>
            <v:stroke on="f" joinstyle="miter"/>
            <v:imagedata r:id="rId175" o:title=""/>
            <o:lock v:ext="edit" aspectratio="t"/>
            <w10:wrap type="none"/>
            <w10:anchorlock/>
          </v:shape>
          <o:OLEObject Type="Embed" ProgID="Equation.DSMT4" ShapeID="_x0000_i1124" DrawAspect="Content" ObjectID="_1468075824" r:id="rId19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。其余参数选取规则见</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lang w:bidi="ar"/>
          <w14:textFill>
            <w14:solidFill>
              <w14:schemeClr w14:val="tx1">
                <w14:lumMod w14:val="95000"/>
                <w14:lumOff w14:val="5000"/>
              </w14:schemeClr>
            </w14:solidFill>
          </w14:textFill>
        </w:rPr>
        <w:t>Vega敏感度</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计算组间维伽敏感度资本要求时，不同风险组之间的相关系数</w:t>
      </w:r>
      <w:r>
        <w:rPr>
          <w:color w:val="000000" w:themeColor="text1"/>
          <w:position w:val="-12"/>
          <w:sz w:val="30"/>
          <w:szCs w:val="30"/>
          <w14:textFill>
            <w14:solidFill>
              <w14:schemeClr w14:val="tx1"/>
            </w14:solidFill>
          </w14:textFill>
        </w:rPr>
        <w:object>
          <v:shape id="_x0000_i1125"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25" DrawAspect="Content" ObjectID="_1468075825" r:id="rId19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组间相关系数一致</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：指填报机构非证券化工具信用利差风险的曲度资本要求金额。曲度风险因子是发行主体信用利差曲线。</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曲度敏感度的风险权重是给定风险因子的冲击幅度，等于对应的得尔塔风险权重。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计算曲度敏感度风险头寸时，若发行人相同，则风险组内相关系数</w:t>
      </w:r>
      <w:r>
        <w:rPr>
          <w:rFonts w:ascii="宋体" w:hAnsi="宋体"/>
          <w:color w:val="000000" w:themeColor="text1"/>
          <w:szCs w:val="21"/>
          <w:lang w:bidi="ar"/>
          <w14:textFill>
            <w14:solidFill>
              <w14:schemeClr w14:val="tx1"/>
            </w14:solidFill>
          </w14:textFill>
        </w:rPr>
        <w:object>
          <v:shape id="_x0000_i1126"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126" DrawAspect="Content" ObjectID="_1468075826" r:id="rId19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w:t>
      </w:r>
      <w:r>
        <w:rPr>
          <w:rFonts w:ascii="宋体" w:hAnsi="宋体"/>
          <w:color w:val="000000" w:themeColor="text1"/>
          <w:szCs w:val="21"/>
          <w:lang w:bidi="ar"/>
          <w14:textFill>
            <w14:solidFill>
              <w14:schemeClr w14:val="tx1"/>
            </w14:solidFill>
          </w14:textFill>
        </w:rPr>
        <w:object>
          <v:shape id="_x0000_i1127" o:spt="75" type="#_x0000_t75" style="height:19.8pt;width:39pt;" o:ole="t" filled="f" o:preferrelative="t" stroked="f" coordsize="21600,21600">
            <v:path/>
            <v:fill on="f" focussize="0,0"/>
            <v:stroke on="f" joinstyle="miter"/>
            <v:imagedata r:id="rId175" o:title=""/>
            <o:lock v:ext="edit" aspectratio="t"/>
            <w10:wrap type="none"/>
            <w10:anchorlock/>
          </v:shape>
          <o:OLEObject Type="Embed" ProgID="Equation.DSMT4" ShapeID="_x0000_i1127" DrawAspect="Content" ObjectID="_1468075827" r:id="rId19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计算曲度敏感度资本要求时，风险组间相关系数</w:t>
      </w:r>
      <w:r>
        <w:rPr>
          <w:rFonts w:ascii="宋体" w:hAnsi="宋体"/>
          <w:color w:val="000000" w:themeColor="text1"/>
          <w:szCs w:val="21"/>
          <w:lang w:bidi="ar"/>
          <w14:textFill>
            <w14:solidFill>
              <w14:schemeClr w14:val="tx1"/>
            </w14:solidFill>
          </w14:textFill>
        </w:rPr>
        <w:object>
          <v:shape id="_x0000_i1128"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28" DrawAspect="Content" ObjectID="_1468075828" r:id="rId199">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rFonts w:ascii="宋体" w:hAnsi="宋体"/>
          <w:color w:val="000000" w:themeColor="text1"/>
          <w:szCs w:val="21"/>
          <w:lang w:bidi="ar"/>
          <w14:textFill>
            <w14:solidFill>
              <w14:schemeClr w14:val="tx1"/>
            </w14:solidFill>
          </w14:textFill>
        </w:rPr>
        <w:object>
          <v:shape id="_x0000_i1129"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29" DrawAspect="Content" ObjectID="_1468075829" r:id="rId20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信用利差风险-证券化工具（非相关性交易组合）</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：指填报机构采用基于敏感度方法计量的非相关性交易组合证券化工具的信用利差风险资本要求，包括得尔塔资本要求、维伽资本要求及曲度资本要求。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非相关性交易组合证券化信用利差风险组以信用水平和资产类型维度划分，如表</w:t>
      </w:r>
      <w:r>
        <w:rPr>
          <w:rFonts w:hint="eastAsia"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lang w:bidi="ar"/>
          <w14:textFill>
            <w14:solidFill>
              <w14:schemeClr w14:val="tx1">
                <w14:lumMod w14:val="95000"/>
                <w14:lumOff w14:val="5000"/>
              </w14:schemeClr>
            </w14:solidFill>
          </w14:textFill>
        </w:rPr>
        <w:t>所示。</w:t>
      </w:r>
      <w:bookmarkStart w:id="8" w:name="_Hlk151823875"/>
      <w:r>
        <w:rPr>
          <w:rFonts w:hint="eastAsia"/>
          <w:color w:val="0D0D0D" w:themeColor="text1" w:themeTint="F2"/>
          <w:szCs w:val="21"/>
          <w14:textFill>
            <w14:solidFill>
              <w14:schemeClr w14:val="tx1">
                <w14:lumMod w14:val="95000"/>
                <w14:lumOff w14:val="5000"/>
              </w14:schemeClr>
            </w14:solidFill>
          </w14:textFill>
        </w:rPr>
        <w:t>填报机构</w:t>
      </w:r>
      <w:r>
        <w:rPr>
          <w:rFonts w:hint="eastAsia" w:ascii="宋体" w:hAnsi="宋体"/>
          <w:color w:val="0D0D0D" w:themeColor="text1" w:themeTint="F2"/>
          <w:szCs w:val="21"/>
          <w:lang w:bidi="ar"/>
          <w14:textFill>
            <w14:solidFill>
              <w14:schemeClr w14:val="tx1">
                <w14:lumMod w14:val="95000"/>
                <w14:lumOff w14:val="5000"/>
              </w14:schemeClr>
            </w14:solidFill>
          </w14:textFill>
        </w:rPr>
        <w:t>应将</w:t>
      </w:r>
      <w:r>
        <w:rPr>
          <w:rFonts w:hint="eastAsia" w:ascii="宋体" w:hAnsi="宋体"/>
          <w:color w:val="0D0D0D" w:themeColor="text1" w:themeTint="F2"/>
          <w:szCs w:val="21"/>
          <w14:textFill>
            <w14:solidFill>
              <w14:schemeClr w14:val="tx1">
                <w14:lumMod w14:val="95000"/>
                <w14:lumOff w14:val="5000"/>
              </w14:schemeClr>
            </w14:solidFill>
          </w14:textFill>
        </w:rPr>
        <w:t>非相关性交易组合证券化工具的信用利差风险暴露</w:t>
      </w:r>
      <w:r>
        <w:rPr>
          <w:rFonts w:hint="eastAsia" w:ascii="宋体" w:hAnsi="宋体"/>
          <w:color w:val="0D0D0D" w:themeColor="text1" w:themeTint="F2"/>
          <w:szCs w:val="21"/>
          <w:lang w:bidi="ar"/>
          <w14:textFill>
            <w14:solidFill>
              <w14:schemeClr w14:val="tx1">
                <w14:lumMod w14:val="95000"/>
                <w14:lumOff w14:val="5000"/>
              </w14:schemeClr>
            </w14:solidFill>
          </w14:textFill>
        </w:rPr>
        <w:t>划分到对应的风险组。</w:t>
      </w:r>
      <w:bookmarkEnd w:id="8"/>
      <w:r>
        <w:rPr>
          <w:rFonts w:hint="eastAsia" w:ascii="宋体" w:hAnsi="宋体"/>
          <w:color w:val="0D0D0D" w:themeColor="text1" w:themeTint="F2"/>
          <w:szCs w:val="21"/>
          <w:lang w:bidi="ar"/>
          <w14:textFill>
            <w14:solidFill>
              <w14:schemeClr w14:val="tx1">
                <w14:lumMod w14:val="95000"/>
                <w14:lumOff w14:val="5000"/>
              </w14:schemeClr>
            </w14:solidFill>
          </w14:textFill>
        </w:rPr>
        <w:t>其中，投资级别、高收益的认定应符合</w:t>
      </w:r>
      <w:r>
        <w:rPr>
          <w:rFonts w:hint="eastAsia" w:ascii="宋体" w:hAnsi="宋体"/>
          <w:color w:val="0D0D0D" w:themeColor="text1" w:themeTint="F2"/>
          <w:szCs w:val="21"/>
          <w14:textFill>
            <w14:solidFill>
              <w14:schemeClr w14:val="tx1">
                <w14:lumMod w14:val="95000"/>
                <w14:lumOff w14:val="5000"/>
              </w14:schemeClr>
            </w14:solidFill>
          </w14:textFill>
        </w:rPr>
        <w:t>《办法》附件25标准。在认定信用水平时，对于经国家金融监督管理总局</w:t>
      </w:r>
      <w:r>
        <w:rPr>
          <w:rFonts w:hint="eastAsia" w:ascii="宋体" w:hAnsi="宋体"/>
          <w:color w:val="0D0D0D" w:themeColor="text1" w:themeTint="F2"/>
          <w:szCs w:val="21"/>
          <w:lang w:bidi="ar"/>
          <w14:textFill>
            <w14:solidFill>
              <w14:schemeClr w14:val="tx1">
                <w14:lumMod w14:val="95000"/>
                <w14:lumOff w14:val="5000"/>
              </w14:schemeClr>
            </w14:solidFill>
          </w14:textFill>
        </w:rPr>
        <w:t>或其派出机构验收通过</w:t>
      </w:r>
      <w:r>
        <w:rPr>
          <w:rFonts w:hint="eastAsia" w:ascii="宋体" w:hAnsi="宋体"/>
          <w:color w:val="0D0D0D" w:themeColor="text1" w:themeTint="F2"/>
          <w:szCs w:val="21"/>
          <w14:textFill>
            <w14:solidFill>
              <w14:schemeClr w14:val="tx1">
                <w14:lumMod w14:val="95000"/>
                <w14:lumOff w14:val="5000"/>
              </w14:schemeClr>
            </w14:solidFill>
          </w14:textFill>
        </w:rPr>
        <w:t>实施信用风险内部评级法的银行，</w:t>
      </w:r>
      <w:bookmarkStart w:id="9" w:name="_Hlk151823896"/>
      <w:r>
        <w:rPr>
          <w:rFonts w:hint="eastAsia" w:ascii="宋体" w:hAnsi="宋体"/>
          <w:color w:val="0D0D0D" w:themeColor="text1" w:themeTint="F2"/>
          <w:szCs w:val="21"/>
          <w14:textFill>
            <w14:solidFill>
              <w14:schemeClr w14:val="tx1">
                <w14:lumMod w14:val="95000"/>
                <w14:lumOff w14:val="5000"/>
              </w14:schemeClr>
            </w14:solidFill>
          </w14:textFill>
        </w:rPr>
        <w:t>若无法取得债项的合格外部评级，可将内部评级映射到外部评级。</w:t>
      </w:r>
      <w:bookmarkEnd w:id="9"/>
      <w:r>
        <w:rPr>
          <w:rFonts w:hint="eastAsia" w:ascii="宋体" w:hAnsi="宋体"/>
          <w:color w:val="0D0D0D" w:themeColor="text1" w:themeTint="F2"/>
          <w:szCs w:val="21"/>
          <w14:textFill>
            <w14:solidFill>
              <w14:schemeClr w14:val="tx1">
                <w14:lumMod w14:val="95000"/>
                <w14:lumOff w14:val="5000"/>
              </w14:schemeClr>
            </w14:solidFill>
          </w14:textFill>
        </w:rPr>
        <w:t>填报机构应制定清晰的评级映射规则，至少每年检验一次映射规则的合理性，并留档备查。若无法取得住房贷款抵押证券的优级、中级和次级资产类型数据，可按中级进行分组。</w:t>
      </w:r>
    </w:p>
    <w:p>
      <w:pPr>
        <w:widowControl/>
        <w:spacing w:line="480" w:lineRule="exact"/>
        <w:jc w:val="center"/>
        <w:rPr>
          <w:rFonts w:ascii="宋体" w:hAnsi="宋体"/>
          <w:b/>
          <w:color w:val="0D0D0D" w:themeColor="text1" w:themeTint="F2"/>
          <w14:textFill>
            <w14:solidFill>
              <w14:schemeClr w14:val="tx1">
                <w14:lumMod w14:val="95000"/>
                <w14:lumOff w14:val="5000"/>
              </w14:schemeClr>
            </w14:solidFill>
          </w14:textFill>
        </w:rPr>
      </w:pPr>
      <w:r>
        <w:rPr>
          <w:rFonts w:hint="eastAsia" w:ascii="宋体" w:hAnsi="宋体"/>
          <w:b/>
          <w:color w:val="0D0D0D" w:themeColor="text1" w:themeTint="F2"/>
          <w14:textFill>
            <w14:solidFill>
              <w14:schemeClr w14:val="tx1">
                <w14:lumMod w14:val="95000"/>
                <w14:lumOff w14:val="5000"/>
              </w14:schemeClr>
            </w14:solidFill>
          </w14:textFill>
        </w:rPr>
        <w:t>表</w:t>
      </w:r>
      <w:r>
        <w:rPr>
          <w:rFonts w:ascii="宋体" w:hAnsi="宋体"/>
          <w:b/>
          <w:color w:val="0D0D0D" w:themeColor="text1" w:themeTint="F2"/>
          <w14:textFill>
            <w14:solidFill>
              <w14:schemeClr w14:val="tx1">
                <w14:lumMod w14:val="95000"/>
                <w14:lumOff w14:val="5000"/>
              </w14:schemeClr>
            </w14:solidFill>
          </w14:textFill>
        </w:rPr>
        <w:t xml:space="preserve">10 </w:t>
      </w:r>
      <w:r>
        <w:rPr>
          <w:rFonts w:hint="eastAsia" w:ascii="宋体" w:hAnsi="宋体"/>
          <w:b/>
          <w:color w:val="0D0D0D" w:themeColor="text1" w:themeTint="F2"/>
          <w14:textFill>
            <w14:solidFill>
              <w14:schemeClr w14:val="tx1">
                <w14:lumMod w14:val="95000"/>
                <w14:lumOff w14:val="5000"/>
              </w14:schemeClr>
            </w14:solidFill>
          </w14:textFill>
        </w:rPr>
        <w:t>非相关性交易组合证券化信用利差风险组</w:t>
      </w:r>
    </w:p>
    <w:tbl>
      <w:tblPr>
        <w:tblStyle w:val="38"/>
        <w:tblW w:w="8217" w:type="dxa"/>
        <w:jc w:val="center"/>
        <w:tblLayout w:type="fixed"/>
        <w:tblCellMar>
          <w:top w:w="0" w:type="dxa"/>
          <w:left w:w="108" w:type="dxa"/>
          <w:bottom w:w="0" w:type="dxa"/>
          <w:right w:w="108" w:type="dxa"/>
        </w:tblCellMar>
      </w:tblPr>
      <w:tblGrid>
        <w:gridCol w:w="1371"/>
        <w:gridCol w:w="1984"/>
        <w:gridCol w:w="4862"/>
      </w:tblGrid>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2"/>
                <w14:textFill>
                  <w14:solidFill>
                    <w14:schemeClr w14:val="tx1">
                      <w14:lumMod w14:val="95000"/>
                      <w14:lumOff w14:val="5000"/>
                    </w14:schemeClr>
                  </w14:solidFill>
                </w14:textFill>
              </w:rPr>
              <w:t>风险组序号</w:t>
            </w:r>
          </w:p>
        </w:tc>
        <w:tc>
          <w:tcPr>
            <w:tcW w:w="1984"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2"/>
                <w14:textFill>
                  <w14:solidFill>
                    <w14:schemeClr w14:val="tx1">
                      <w14:lumMod w14:val="95000"/>
                      <w14:lumOff w14:val="5000"/>
                    </w14:schemeClr>
                  </w14:solidFill>
                </w14:textFill>
              </w:rPr>
              <w:t>信用水平</w:t>
            </w:r>
          </w:p>
        </w:tc>
        <w:tc>
          <w:tcPr>
            <w:tcW w:w="4862"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2"/>
                <w14:textFill>
                  <w14:solidFill>
                    <w14:schemeClr w14:val="tx1">
                      <w14:lumMod w14:val="95000"/>
                      <w14:lumOff w14:val="5000"/>
                    </w14:schemeClr>
                  </w14:solidFill>
                </w14:textFill>
              </w:rPr>
              <w:t>资产类型</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w:t>
            </w:r>
          </w:p>
        </w:tc>
        <w:tc>
          <w:tcPr>
            <w:tcW w:w="1984" w:type="dxa"/>
            <w:vMerge w:val="restart"/>
            <w:tcBorders>
              <w:top w:val="nil"/>
              <w:left w:val="nil"/>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投资级别-优先级(</w:t>
            </w:r>
            <w:r>
              <w:rPr>
                <w:rFonts w:ascii="宋体" w:hAnsi="宋体" w:cs="宋体"/>
                <w:color w:val="0D0D0D" w:themeColor="text1" w:themeTint="F2"/>
                <w:kern w:val="0"/>
                <w:sz w:val="20"/>
                <w:szCs w:val="22"/>
                <w14:textFill>
                  <w14:solidFill>
                    <w14:schemeClr w14:val="tx1">
                      <w14:lumMod w14:val="95000"/>
                      <w14:lumOff w14:val="5000"/>
                    </w14:schemeClr>
                  </w14:solidFill>
                </w14:textFill>
              </w:rPr>
              <w:t>Senior IG)</w:t>
            </w: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住房贷款抵押证券—优级</w:t>
            </w:r>
            <w:r>
              <w:rPr>
                <w:rFonts w:ascii="宋体" w:hAnsi="宋体" w:cs="宋体"/>
                <w:color w:val="0D0D0D" w:themeColor="text1" w:themeTint="F2"/>
                <w:sz w:val="20"/>
                <w:szCs w:val="22"/>
                <w14:textFill>
                  <w14:solidFill>
                    <w14:schemeClr w14:val="tx1">
                      <w14:lumMod w14:val="95000"/>
                      <w14:lumOff w14:val="5000"/>
                    </w14:schemeClr>
                  </w14:solidFill>
                </w14:textFill>
              </w:rPr>
              <w:t>(RMBS-Prime)</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住房贷款抵押证券—中级</w:t>
            </w:r>
            <w:r>
              <w:rPr>
                <w:rFonts w:ascii="宋体" w:hAnsi="宋体" w:cs="宋体"/>
                <w:color w:val="0D0D0D" w:themeColor="text1" w:themeTint="F2"/>
                <w:sz w:val="20"/>
                <w:szCs w:val="22"/>
                <w14:textFill>
                  <w14:solidFill>
                    <w14:schemeClr w14:val="tx1">
                      <w14:lumMod w14:val="95000"/>
                      <w14:lumOff w14:val="5000"/>
                    </w14:schemeClr>
                  </w14:solidFill>
                </w14:textFill>
              </w:rPr>
              <w:t>(RMBS-Mid-Prime)</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3</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住房贷款抵押证券—次级</w:t>
            </w:r>
            <w:r>
              <w:rPr>
                <w:rFonts w:ascii="宋体" w:hAnsi="宋体" w:cs="宋体"/>
                <w:color w:val="0D0D0D" w:themeColor="text1" w:themeTint="F2"/>
                <w:sz w:val="20"/>
                <w:szCs w:val="22"/>
                <w14:textFill>
                  <w14:solidFill>
                    <w14:schemeClr w14:val="tx1">
                      <w14:lumMod w14:val="95000"/>
                      <w14:lumOff w14:val="5000"/>
                    </w14:schemeClr>
                  </w14:solidFill>
                </w14:textFill>
              </w:rPr>
              <w:t>(RMBS-Sub-Prime)</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4</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商业房地产抵押贷款支持证券</w:t>
            </w:r>
            <w:r>
              <w:rPr>
                <w:rFonts w:ascii="宋体" w:hAnsi="宋体" w:cs="宋体"/>
                <w:color w:val="0D0D0D" w:themeColor="text1" w:themeTint="F2"/>
                <w:sz w:val="20"/>
                <w:szCs w:val="22"/>
                <w14:textFill>
                  <w14:solidFill>
                    <w14:schemeClr w14:val="tx1">
                      <w14:lumMod w14:val="95000"/>
                      <w14:lumOff w14:val="5000"/>
                    </w14:schemeClr>
                  </w14:solidFill>
                </w14:textFill>
              </w:rPr>
              <w:t>(CMBS)</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资产支持证券—学生贷款</w:t>
            </w:r>
            <w:r>
              <w:rPr>
                <w:rFonts w:ascii="宋体" w:hAnsi="宋体" w:cs="宋体"/>
                <w:color w:val="0D0D0D" w:themeColor="text1" w:themeTint="F2"/>
                <w:sz w:val="20"/>
                <w:szCs w:val="22"/>
                <w14:textFill>
                  <w14:solidFill>
                    <w14:schemeClr w14:val="tx1">
                      <w14:lumMod w14:val="95000"/>
                      <w14:lumOff w14:val="5000"/>
                    </w14:schemeClr>
                  </w14:solidFill>
                </w14:textFill>
              </w:rPr>
              <w:t>(ABS-Student loans)</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6</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资产支持证券—信用卡</w:t>
            </w:r>
            <w:r>
              <w:rPr>
                <w:rFonts w:ascii="宋体" w:hAnsi="宋体" w:cs="宋体"/>
                <w:color w:val="0D0D0D" w:themeColor="text1" w:themeTint="F2"/>
                <w:sz w:val="20"/>
                <w:szCs w:val="22"/>
                <w14:textFill>
                  <w14:solidFill>
                    <w14:schemeClr w14:val="tx1">
                      <w14:lumMod w14:val="95000"/>
                      <w14:lumOff w14:val="5000"/>
                    </w14:schemeClr>
                  </w14:solidFill>
                </w14:textFill>
              </w:rPr>
              <w:t>(ABS-Credit cards)</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7</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资产支持证券—汽车贷款</w:t>
            </w:r>
            <w:r>
              <w:rPr>
                <w:rFonts w:ascii="宋体" w:hAnsi="宋体" w:cs="宋体"/>
                <w:color w:val="0D0D0D" w:themeColor="text1" w:themeTint="F2"/>
                <w:sz w:val="20"/>
                <w:szCs w:val="22"/>
                <w14:textFill>
                  <w14:solidFill>
                    <w14:schemeClr w14:val="tx1">
                      <w14:lumMod w14:val="95000"/>
                      <w14:lumOff w14:val="5000"/>
                    </w14:schemeClr>
                  </w14:solidFill>
                </w14:textFill>
              </w:rPr>
              <w:t>(ABS-Auto)</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8</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贷款抵押债券—非相关交易组合</w:t>
            </w:r>
            <w:r>
              <w:rPr>
                <w:rFonts w:ascii="宋体" w:hAnsi="宋体" w:cs="宋体"/>
                <w:color w:val="0D0D0D" w:themeColor="text1" w:themeTint="F2"/>
                <w:sz w:val="20"/>
                <w:szCs w:val="22"/>
                <w14:textFill>
                  <w14:solidFill>
                    <w14:schemeClr w14:val="tx1">
                      <w14:lumMod w14:val="95000"/>
                      <w14:lumOff w14:val="5000"/>
                    </w14:schemeClr>
                  </w14:solidFill>
                </w14:textFill>
              </w:rPr>
              <w:t>(CLO non-CTP)</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9</w:t>
            </w:r>
          </w:p>
        </w:tc>
        <w:tc>
          <w:tcPr>
            <w:tcW w:w="1984" w:type="dxa"/>
            <w:vMerge w:val="restart"/>
            <w:tcBorders>
              <w:top w:val="nil"/>
              <w:left w:val="nil"/>
              <w:bottom w:val="single" w:color="000000" w:sz="4" w:space="0"/>
              <w:right w:val="single" w:color="000000" w:sz="4" w:space="0"/>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投资级别-非优先级</w:t>
            </w:r>
          </w:p>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w:t>
            </w:r>
            <w:r>
              <w:rPr>
                <w:rFonts w:ascii="宋体" w:hAnsi="宋体" w:cs="宋体"/>
                <w:color w:val="0D0D0D" w:themeColor="text1" w:themeTint="F2"/>
                <w:kern w:val="0"/>
                <w:sz w:val="20"/>
                <w:szCs w:val="22"/>
                <w14:textFill>
                  <w14:solidFill>
                    <w14:schemeClr w14:val="tx1">
                      <w14:lumMod w14:val="95000"/>
                      <w14:lumOff w14:val="5000"/>
                    </w14:schemeClr>
                  </w14:solidFill>
                </w14:textFill>
              </w:rPr>
              <w:t>Non-senior IG)</w:t>
            </w: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住房贷款抵押证券—优级</w:t>
            </w:r>
            <w:r>
              <w:rPr>
                <w:rFonts w:ascii="宋体" w:hAnsi="宋体" w:cs="宋体"/>
                <w:color w:val="0D0D0D" w:themeColor="text1" w:themeTint="F2"/>
                <w:sz w:val="20"/>
                <w:szCs w:val="22"/>
                <w14:textFill>
                  <w14:solidFill>
                    <w14:schemeClr w14:val="tx1">
                      <w14:lumMod w14:val="95000"/>
                      <w14:lumOff w14:val="5000"/>
                    </w14:schemeClr>
                  </w14:solidFill>
                </w14:textFill>
              </w:rPr>
              <w:t>(RMBS-Prime)</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10</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住房贷款抵押证券—中级</w:t>
            </w:r>
            <w:r>
              <w:rPr>
                <w:rFonts w:ascii="宋体" w:hAnsi="宋体" w:cs="宋体"/>
                <w:color w:val="0D0D0D" w:themeColor="text1" w:themeTint="F2"/>
                <w:sz w:val="20"/>
                <w:szCs w:val="22"/>
                <w14:textFill>
                  <w14:solidFill>
                    <w14:schemeClr w14:val="tx1">
                      <w14:lumMod w14:val="95000"/>
                      <w14:lumOff w14:val="5000"/>
                    </w14:schemeClr>
                  </w14:solidFill>
                </w14:textFill>
              </w:rPr>
              <w:t>(RMBS-Mid-Prime)</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11</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住房贷款抵押证券—次级</w:t>
            </w:r>
            <w:r>
              <w:rPr>
                <w:rFonts w:ascii="宋体" w:hAnsi="宋体" w:cs="宋体"/>
                <w:color w:val="0D0D0D" w:themeColor="text1" w:themeTint="F2"/>
                <w:sz w:val="20"/>
                <w:szCs w:val="22"/>
                <w14:textFill>
                  <w14:solidFill>
                    <w14:schemeClr w14:val="tx1">
                      <w14:lumMod w14:val="95000"/>
                      <w14:lumOff w14:val="5000"/>
                    </w14:schemeClr>
                  </w14:solidFill>
                </w14:textFill>
              </w:rPr>
              <w:t>(RMBS-Sub-Prime)</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12</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商业房地产抵押贷款支持证券</w:t>
            </w:r>
            <w:r>
              <w:rPr>
                <w:rFonts w:ascii="宋体" w:hAnsi="宋体" w:cs="宋体"/>
                <w:color w:val="0D0D0D" w:themeColor="text1" w:themeTint="F2"/>
                <w:sz w:val="20"/>
                <w:szCs w:val="22"/>
                <w14:textFill>
                  <w14:solidFill>
                    <w14:schemeClr w14:val="tx1">
                      <w14:lumMod w14:val="95000"/>
                      <w14:lumOff w14:val="5000"/>
                    </w14:schemeClr>
                  </w14:solidFill>
                </w14:textFill>
              </w:rPr>
              <w:t>(CMBS)</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13</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资产支持证券—学生贷款</w:t>
            </w:r>
            <w:r>
              <w:rPr>
                <w:rFonts w:ascii="宋体" w:hAnsi="宋体" w:cs="宋体"/>
                <w:color w:val="0D0D0D" w:themeColor="text1" w:themeTint="F2"/>
                <w:sz w:val="20"/>
                <w:szCs w:val="22"/>
                <w14:textFill>
                  <w14:solidFill>
                    <w14:schemeClr w14:val="tx1">
                      <w14:lumMod w14:val="95000"/>
                      <w14:lumOff w14:val="5000"/>
                    </w14:schemeClr>
                  </w14:solidFill>
                </w14:textFill>
              </w:rPr>
              <w:t>(ABS-Student loans)</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14</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资产支持证券—信用卡</w:t>
            </w:r>
            <w:r>
              <w:rPr>
                <w:rFonts w:ascii="宋体" w:hAnsi="宋体" w:cs="宋体"/>
                <w:color w:val="0D0D0D" w:themeColor="text1" w:themeTint="F2"/>
                <w:sz w:val="20"/>
                <w:szCs w:val="22"/>
                <w14:textFill>
                  <w14:solidFill>
                    <w14:schemeClr w14:val="tx1">
                      <w14:lumMod w14:val="95000"/>
                      <w14:lumOff w14:val="5000"/>
                    </w14:schemeClr>
                  </w14:solidFill>
                </w14:textFill>
              </w:rPr>
              <w:t>(ABS-Credit cards)</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15</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资产支持证券—汽车贷款</w:t>
            </w:r>
            <w:r>
              <w:rPr>
                <w:rFonts w:ascii="宋体" w:hAnsi="宋体" w:cs="宋体"/>
                <w:color w:val="0D0D0D" w:themeColor="text1" w:themeTint="F2"/>
                <w:sz w:val="20"/>
                <w:szCs w:val="22"/>
                <w14:textFill>
                  <w14:solidFill>
                    <w14:schemeClr w14:val="tx1">
                      <w14:lumMod w14:val="95000"/>
                      <w14:lumOff w14:val="5000"/>
                    </w14:schemeClr>
                  </w14:solidFill>
                </w14:textFill>
              </w:rPr>
              <w:t>(ABS-Auto)</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16</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贷款抵押债券—非相关交易组合</w:t>
            </w:r>
            <w:r>
              <w:rPr>
                <w:rFonts w:ascii="宋体" w:hAnsi="宋体" w:cs="宋体"/>
                <w:color w:val="0D0D0D" w:themeColor="text1" w:themeTint="F2"/>
                <w:sz w:val="20"/>
                <w:szCs w:val="22"/>
                <w14:textFill>
                  <w14:solidFill>
                    <w14:schemeClr w14:val="tx1">
                      <w14:lumMod w14:val="95000"/>
                      <w14:lumOff w14:val="5000"/>
                    </w14:schemeClr>
                  </w14:solidFill>
                </w14:textFill>
              </w:rPr>
              <w:t>(CLO non-CTP)</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17</w:t>
            </w:r>
          </w:p>
        </w:tc>
        <w:tc>
          <w:tcPr>
            <w:tcW w:w="1984" w:type="dxa"/>
            <w:vMerge w:val="restart"/>
            <w:tcBorders>
              <w:top w:val="nil"/>
              <w:left w:val="nil"/>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高收益（</w:t>
            </w:r>
            <w:r>
              <w:rPr>
                <w:rFonts w:ascii="宋体" w:hAnsi="宋体" w:cs="宋体"/>
                <w:color w:val="0D0D0D" w:themeColor="text1" w:themeTint="F2"/>
                <w:kern w:val="0"/>
                <w:sz w:val="20"/>
                <w:szCs w:val="22"/>
                <w14:textFill>
                  <w14:solidFill>
                    <w14:schemeClr w14:val="tx1">
                      <w14:lumMod w14:val="95000"/>
                      <w14:lumOff w14:val="5000"/>
                    </w14:schemeClr>
                  </w14:solidFill>
                </w14:textFill>
              </w:rPr>
              <w:t>HY）和无评级（NR）</w:t>
            </w: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住房贷款抵押证券—优级</w:t>
            </w:r>
            <w:r>
              <w:rPr>
                <w:rFonts w:ascii="宋体" w:hAnsi="宋体" w:cs="宋体"/>
                <w:color w:val="0D0D0D" w:themeColor="text1" w:themeTint="F2"/>
                <w:sz w:val="20"/>
                <w:szCs w:val="22"/>
                <w14:textFill>
                  <w14:solidFill>
                    <w14:schemeClr w14:val="tx1">
                      <w14:lumMod w14:val="95000"/>
                      <w14:lumOff w14:val="5000"/>
                    </w14:schemeClr>
                  </w14:solidFill>
                </w14:textFill>
              </w:rPr>
              <w:t>(RMBS-Prime)</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18</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住房贷款抵押证券—中级</w:t>
            </w:r>
            <w:r>
              <w:rPr>
                <w:rFonts w:ascii="宋体" w:hAnsi="宋体" w:cs="宋体"/>
                <w:color w:val="0D0D0D" w:themeColor="text1" w:themeTint="F2"/>
                <w:sz w:val="20"/>
                <w:szCs w:val="22"/>
                <w14:textFill>
                  <w14:solidFill>
                    <w14:schemeClr w14:val="tx1">
                      <w14:lumMod w14:val="95000"/>
                      <w14:lumOff w14:val="5000"/>
                    </w14:schemeClr>
                  </w14:solidFill>
                </w14:textFill>
              </w:rPr>
              <w:t>(RMBS-Mid-Prime)</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19</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住房贷款抵押证券—次级</w:t>
            </w:r>
            <w:r>
              <w:rPr>
                <w:rFonts w:ascii="宋体" w:hAnsi="宋体" w:cs="宋体"/>
                <w:color w:val="0D0D0D" w:themeColor="text1" w:themeTint="F2"/>
                <w:sz w:val="20"/>
                <w:szCs w:val="22"/>
                <w14:textFill>
                  <w14:solidFill>
                    <w14:schemeClr w14:val="tx1">
                      <w14:lumMod w14:val="95000"/>
                      <w14:lumOff w14:val="5000"/>
                    </w14:schemeClr>
                  </w14:solidFill>
                </w14:textFill>
              </w:rPr>
              <w:t>(RMBS-Sub-Prime)</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20</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商业房地产抵押贷款支持证券</w:t>
            </w:r>
            <w:r>
              <w:rPr>
                <w:rFonts w:ascii="宋体" w:hAnsi="宋体" w:cs="宋体"/>
                <w:color w:val="0D0D0D" w:themeColor="text1" w:themeTint="F2"/>
                <w:sz w:val="20"/>
                <w:szCs w:val="22"/>
                <w14:textFill>
                  <w14:solidFill>
                    <w14:schemeClr w14:val="tx1">
                      <w14:lumMod w14:val="95000"/>
                      <w14:lumOff w14:val="5000"/>
                    </w14:schemeClr>
                  </w14:solidFill>
                </w14:textFill>
              </w:rPr>
              <w:t>(CMBS)</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21</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资产支持证券—学生贷款</w:t>
            </w:r>
            <w:r>
              <w:rPr>
                <w:rFonts w:ascii="宋体" w:hAnsi="宋体" w:cs="宋体"/>
                <w:color w:val="0D0D0D" w:themeColor="text1" w:themeTint="F2"/>
                <w:sz w:val="20"/>
                <w:szCs w:val="22"/>
                <w14:textFill>
                  <w14:solidFill>
                    <w14:schemeClr w14:val="tx1">
                      <w14:lumMod w14:val="95000"/>
                      <w14:lumOff w14:val="5000"/>
                    </w14:schemeClr>
                  </w14:solidFill>
                </w14:textFill>
              </w:rPr>
              <w:t>(ABS-Student loans)</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22</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资产支持证券—信用卡</w:t>
            </w:r>
            <w:r>
              <w:rPr>
                <w:rFonts w:ascii="宋体" w:hAnsi="宋体" w:cs="宋体"/>
                <w:color w:val="0D0D0D" w:themeColor="text1" w:themeTint="F2"/>
                <w:sz w:val="20"/>
                <w:szCs w:val="22"/>
                <w14:textFill>
                  <w14:solidFill>
                    <w14:schemeClr w14:val="tx1">
                      <w14:lumMod w14:val="95000"/>
                      <w14:lumOff w14:val="5000"/>
                    </w14:schemeClr>
                  </w14:solidFill>
                </w14:textFill>
              </w:rPr>
              <w:t>(ABS-Credit cards)</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23</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资产支持证券—汽车贷款</w:t>
            </w:r>
            <w:r>
              <w:rPr>
                <w:rFonts w:ascii="宋体" w:hAnsi="宋体" w:cs="宋体"/>
                <w:color w:val="0D0D0D" w:themeColor="text1" w:themeTint="F2"/>
                <w:sz w:val="20"/>
                <w:szCs w:val="22"/>
                <w14:textFill>
                  <w14:solidFill>
                    <w14:schemeClr w14:val="tx1">
                      <w14:lumMod w14:val="95000"/>
                      <w14:lumOff w14:val="5000"/>
                    </w14:schemeClr>
                  </w14:solidFill>
                </w14:textFill>
              </w:rPr>
              <w:t>(ABS-Auto)</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24</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贷款抵押债券—非相关交易组合</w:t>
            </w:r>
            <w:r>
              <w:rPr>
                <w:rFonts w:ascii="宋体" w:hAnsi="宋体" w:cs="宋体"/>
                <w:color w:val="0D0D0D" w:themeColor="text1" w:themeTint="F2"/>
                <w:sz w:val="20"/>
                <w:szCs w:val="22"/>
                <w14:textFill>
                  <w14:solidFill>
                    <w14:schemeClr w14:val="tx1">
                      <w14:lumMod w14:val="95000"/>
                      <w14:lumOff w14:val="5000"/>
                    </w14:schemeClr>
                  </w14:solidFill>
                </w14:textFill>
              </w:rPr>
              <w:t>(CLO non-CTP)</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25</w:t>
            </w:r>
          </w:p>
        </w:tc>
        <w:tc>
          <w:tcPr>
            <w:tcW w:w="6846" w:type="dxa"/>
            <w:gridSpan w:val="2"/>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其他资产类型</w:t>
            </w:r>
          </w:p>
        </w:tc>
      </w:tr>
    </w:tbl>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：指填报机构非相关性交易组合证券化工具信用利差风险得尔塔资本要求金额。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非相关性交易组合证券化工具信用利差风险得尔塔风险因子由证券化工具各层级的信用利差曲线（债券和CDS）和期限确定。期限为0.5年、1年、3年、5年和10年。</w:t>
      </w:r>
    </w:p>
    <w:p>
      <w:pPr>
        <w:tabs>
          <w:tab w:val="left" w:pos="720"/>
        </w:tabs>
        <w:spacing w:line="440" w:lineRule="exact"/>
        <w:ind w:firstLine="472" w:firstLineChars="225"/>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得尔塔敏感度计算方法与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一致。敏感度应基于对应证券化层级的利差，而非基础资产的利差。</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得尔塔敏感度风险权重如下表11所示：</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8</w:t>
      </w:r>
      <w:r>
        <w:rPr>
          <w:rFonts w:hint="eastAsia" w:ascii="宋体" w:hAnsi="宋体"/>
          <w:color w:val="0D0D0D" w:themeColor="text1" w:themeTint="F2"/>
          <w:szCs w:val="21"/>
          <w:lang w:bidi="ar"/>
          <w14:textFill>
            <w14:solidFill>
              <w14:schemeClr w14:val="tx1">
                <w14:lumMod w14:val="95000"/>
                <w14:lumOff w14:val="5000"/>
              </w14:schemeClr>
            </w14:solidFill>
          </w14:textFill>
        </w:rPr>
        <w:t>对应的风险权重如下表所示。</w:t>
      </w:r>
    </w:p>
    <w:p>
      <w:pPr>
        <w:widowControl/>
        <w:spacing w:line="480" w:lineRule="exact"/>
        <w:jc w:val="center"/>
        <w:rPr>
          <w:rFonts w:ascii="宋体" w:hAnsi="宋体"/>
          <w:b/>
          <w:color w:val="0D0D0D" w:themeColor="text1" w:themeTint="F2"/>
          <w14:textFill>
            <w14:solidFill>
              <w14:schemeClr w14:val="tx1">
                <w14:lumMod w14:val="95000"/>
                <w14:lumOff w14:val="5000"/>
              </w14:schemeClr>
            </w14:solidFill>
          </w14:textFill>
        </w:rPr>
      </w:pPr>
      <w:r>
        <w:rPr>
          <w:rFonts w:hint="eastAsia" w:ascii="宋体" w:hAnsi="宋体"/>
          <w:b/>
          <w:color w:val="0D0D0D" w:themeColor="text1" w:themeTint="F2"/>
          <w14:textFill>
            <w14:solidFill>
              <w14:schemeClr w14:val="tx1">
                <w14:lumMod w14:val="95000"/>
                <w14:lumOff w14:val="5000"/>
              </w14:schemeClr>
            </w14:solidFill>
          </w14:textFill>
        </w:rPr>
        <w:t>表</w:t>
      </w:r>
      <w:r>
        <w:rPr>
          <w:rFonts w:ascii="宋体" w:hAnsi="宋体"/>
          <w:b/>
          <w:color w:val="0D0D0D" w:themeColor="text1" w:themeTint="F2"/>
          <w14:textFill>
            <w14:solidFill>
              <w14:schemeClr w14:val="tx1">
                <w14:lumMod w14:val="95000"/>
                <w14:lumOff w14:val="5000"/>
              </w14:schemeClr>
            </w14:solidFill>
          </w14:textFill>
        </w:rPr>
        <w:t xml:space="preserve">11 </w:t>
      </w:r>
      <w:r>
        <w:rPr>
          <w:rFonts w:hint="eastAsia" w:ascii="宋体" w:hAnsi="宋体"/>
          <w:b/>
          <w:color w:val="0D0D0D" w:themeColor="text1" w:themeTint="F2"/>
          <w14:textFill>
            <w14:solidFill>
              <w14:schemeClr w14:val="tx1">
                <w14:lumMod w14:val="95000"/>
                <w14:lumOff w14:val="5000"/>
              </w14:schemeClr>
            </w14:solidFill>
          </w14:textFill>
        </w:rPr>
        <w:t>非相关性交易组合证券化信用利差得尔塔敏感度风险权重</w:t>
      </w:r>
    </w:p>
    <w:tbl>
      <w:tblPr>
        <w:tblStyle w:val="38"/>
        <w:tblW w:w="71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1"/>
        <w:gridCol w:w="42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4" w:hRule="atLeast"/>
          <w:jc w:val="center"/>
        </w:trPr>
        <w:tc>
          <w:tcPr>
            <w:tcW w:w="2851" w:type="dxa"/>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b/>
                <w:bCs/>
                <w:color w:val="0D0D0D" w:themeColor="text1" w:themeTint="F2"/>
                <w:kern w:val="0"/>
                <w:sz w:val="20"/>
                <w:szCs w:val="22"/>
                <w14:textFill>
                  <w14:solidFill>
                    <w14:schemeClr w14:val="tx1">
                      <w14:lumMod w14:val="95000"/>
                      <w14:lumOff w14:val="5000"/>
                    </w14:schemeClr>
                  </w14:solidFill>
                </w14:textFill>
              </w:rPr>
              <w:t>风险组序号</w:t>
            </w:r>
          </w:p>
        </w:tc>
        <w:tc>
          <w:tcPr>
            <w:tcW w:w="4279" w:type="dxa"/>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b/>
                <w:bCs/>
                <w:color w:val="0D0D0D" w:themeColor="text1" w:themeTint="F2"/>
                <w:kern w:val="0"/>
                <w:sz w:val="20"/>
                <w:szCs w:val="22"/>
                <w14:textFill>
                  <w14:solidFill>
                    <w14:schemeClr w14:val="tx1">
                      <w14:lumMod w14:val="95000"/>
                      <w14:lumOff w14:val="5000"/>
                    </w14:schemeClr>
                  </w14:solidFill>
                </w14:textFill>
              </w:rPr>
              <w:t>风险权重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4" w:hRule="atLeast"/>
          <w:jc w:val="center"/>
        </w:trPr>
        <w:tc>
          <w:tcPr>
            <w:tcW w:w="2851"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w:t>
            </w:r>
          </w:p>
        </w:tc>
        <w:tc>
          <w:tcPr>
            <w:tcW w:w="4279"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4" w:hRule="atLeast"/>
          <w:jc w:val="center"/>
        </w:trPr>
        <w:tc>
          <w:tcPr>
            <w:tcW w:w="2851"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w:t>
            </w:r>
          </w:p>
        </w:tc>
        <w:tc>
          <w:tcPr>
            <w:tcW w:w="4279"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4" w:hRule="atLeast"/>
          <w:jc w:val="center"/>
        </w:trPr>
        <w:tc>
          <w:tcPr>
            <w:tcW w:w="2851"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3</w:t>
            </w:r>
          </w:p>
        </w:tc>
        <w:tc>
          <w:tcPr>
            <w:tcW w:w="4279"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4" w:hRule="atLeast"/>
          <w:jc w:val="center"/>
        </w:trPr>
        <w:tc>
          <w:tcPr>
            <w:tcW w:w="2851"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w:t>
            </w:r>
          </w:p>
        </w:tc>
        <w:tc>
          <w:tcPr>
            <w:tcW w:w="4279"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4" w:hRule="atLeast"/>
          <w:jc w:val="center"/>
        </w:trPr>
        <w:tc>
          <w:tcPr>
            <w:tcW w:w="2851"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w:t>
            </w:r>
          </w:p>
        </w:tc>
        <w:tc>
          <w:tcPr>
            <w:tcW w:w="4279"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4" w:hRule="atLeast"/>
          <w:jc w:val="center"/>
        </w:trPr>
        <w:tc>
          <w:tcPr>
            <w:tcW w:w="2851"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6</w:t>
            </w:r>
          </w:p>
        </w:tc>
        <w:tc>
          <w:tcPr>
            <w:tcW w:w="4279"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4" w:hRule="atLeast"/>
          <w:jc w:val="center"/>
        </w:trPr>
        <w:tc>
          <w:tcPr>
            <w:tcW w:w="2851"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7</w:t>
            </w:r>
          </w:p>
        </w:tc>
        <w:tc>
          <w:tcPr>
            <w:tcW w:w="4279"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2851"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8</w:t>
            </w:r>
          </w:p>
        </w:tc>
        <w:tc>
          <w:tcPr>
            <w:tcW w:w="4279" w:type="dxa"/>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1.4%</w:t>
            </w:r>
          </w:p>
        </w:tc>
      </w:tr>
    </w:tbl>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w:t>
      </w:r>
      <w:r>
        <w:rPr>
          <w:rFonts w:ascii="宋体" w:hAnsi="宋体"/>
          <w:color w:val="0D0D0D" w:themeColor="text1" w:themeTint="F2"/>
          <w:szCs w:val="21"/>
          <w:lang w:bidi="ar"/>
          <w14:textFill>
            <w14:solidFill>
              <w14:schemeClr w14:val="tx1">
                <w14:lumMod w14:val="95000"/>
                <w14:lumOff w14:val="5000"/>
              </w14:schemeClr>
            </w14:solidFill>
          </w14:textFill>
        </w:rPr>
        <w:t>9</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16</w:t>
      </w:r>
      <w:r>
        <w:rPr>
          <w:rFonts w:hint="eastAsia" w:ascii="宋体" w:hAnsi="宋体"/>
          <w:color w:val="0D0D0D" w:themeColor="text1" w:themeTint="F2"/>
          <w:szCs w:val="21"/>
          <w:lang w:bidi="ar"/>
          <w14:textFill>
            <w14:solidFill>
              <w14:schemeClr w14:val="tx1">
                <w14:lumMod w14:val="95000"/>
                <w14:lumOff w14:val="5000"/>
              </w14:schemeClr>
            </w14:solidFill>
          </w14:textFill>
        </w:rPr>
        <w:t>对应的风险权重等于风险组</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8</w:t>
      </w:r>
      <w:r>
        <w:rPr>
          <w:rFonts w:hint="eastAsia" w:ascii="宋体" w:hAnsi="宋体"/>
          <w:color w:val="0D0D0D" w:themeColor="text1" w:themeTint="F2"/>
          <w:szCs w:val="21"/>
          <w:lang w:bidi="ar"/>
          <w14:textFill>
            <w14:solidFill>
              <w14:schemeClr w14:val="tx1">
                <w14:lumMod w14:val="95000"/>
                <w14:lumOff w14:val="5000"/>
              </w14:schemeClr>
            </w14:solidFill>
          </w14:textFill>
        </w:rPr>
        <w:t>相应风险权重的</w:t>
      </w:r>
      <w:r>
        <w:rPr>
          <w:rFonts w:ascii="宋体" w:hAnsi="宋体"/>
          <w:color w:val="0D0D0D" w:themeColor="text1" w:themeTint="F2"/>
          <w:szCs w:val="21"/>
          <w:lang w:bidi="ar"/>
          <w14:textFill>
            <w14:solidFill>
              <w14:schemeClr w14:val="tx1">
                <w14:lumMod w14:val="95000"/>
                <w14:lumOff w14:val="5000"/>
              </w14:schemeClr>
            </w14:solidFill>
          </w14:textFill>
        </w:rPr>
        <w:t>1.25</w:t>
      </w:r>
      <w:r>
        <w:rPr>
          <w:rFonts w:hint="eastAsia" w:ascii="宋体" w:hAnsi="宋体"/>
          <w:color w:val="0D0D0D" w:themeColor="text1" w:themeTint="F2"/>
          <w:szCs w:val="21"/>
          <w:lang w:bidi="ar"/>
          <w14:textFill>
            <w14:solidFill>
              <w14:schemeClr w14:val="tx1">
                <w14:lumMod w14:val="95000"/>
                <w14:lumOff w14:val="5000"/>
              </w14:schemeClr>
            </w14:solidFill>
          </w14:textFill>
        </w:rPr>
        <w:t>倍。</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w:t>
      </w:r>
      <w:r>
        <w:rPr>
          <w:rFonts w:ascii="宋体" w:hAnsi="宋体"/>
          <w:color w:val="0D0D0D" w:themeColor="text1" w:themeTint="F2"/>
          <w:szCs w:val="21"/>
          <w:lang w:bidi="ar"/>
          <w14:textFill>
            <w14:solidFill>
              <w14:schemeClr w14:val="tx1">
                <w14:lumMod w14:val="95000"/>
                <w14:lumOff w14:val="5000"/>
              </w14:schemeClr>
            </w14:solidFill>
          </w14:textFill>
        </w:rPr>
        <w:t>17</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24</w:t>
      </w:r>
      <w:r>
        <w:rPr>
          <w:rFonts w:hint="eastAsia" w:ascii="宋体" w:hAnsi="宋体"/>
          <w:color w:val="0D0D0D" w:themeColor="text1" w:themeTint="F2"/>
          <w:szCs w:val="21"/>
          <w:lang w:bidi="ar"/>
          <w14:textFill>
            <w14:solidFill>
              <w14:schemeClr w14:val="tx1">
                <w14:lumMod w14:val="95000"/>
                <w14:lumOff w14:val="5000"/>
              </w14:schemeClr>
            </w14:solidFill>
          </w14:textFill>
        </w:rPr>
        <w:t>对应的风险权重等于风险组</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8</w:t>
      </w:r>
      <w:r>
        <w:rPr>
          <w:rFonts w:hint="eastAsia" w:ascii="宋体" w:hAnsi="宋体"/>
          <w:color w:val="0D0D0D" w:themeColor="text1" w:themeTint="F2"/>
          <w:szCs w:val="21"/>
          <w:lang w:bidi="ar"/>
          <w14:textFill>
            <w14:solidFill>
              <w14:schemeClr w14:val="tx1">
                <w14:lumMod w14:val="95000"/>
                <w14:lumOff w14:val="5000"/>
              </w14:schemeClr>
            </w14:solidFill>
          </w14:textFill>
        </w:rPr>
        <w:t>相应风险权重的</w:t>
      </w:r>
      <w:r>
        <w:rPr>
          <w:rFonts w:ascii="宋体" w:hAnsi="宋体"/>
          <w:color w:val="0D0D0D" w:themeColor="text1" w:themeTint="F2"/>
          <w:szCs w:val="21"/>
          <w:lang w:bidi="ar"/>
          <w14:textFill>
            <w14:solidFill>
              <w14:schemeClr w14:val="tx1">
                <w14:lumMod w14:val="95000"/>
                <w14:lumOff w14:val="5000"/>
              </w14:schemeClr>
            </w14:solidFill>
          </w14:textFill>
        </w:rPr>
        <w:t>1.75</w:t>
      </w:r>
      <w:r>
        <w:rPr>
          <w:rFonts w:hint="eastAsia" w:ascii="宋体" w:hAnsi="宋体"/>
          <w:color w:val="0D0D0D" w:themeColor="text1" w:themeTint="F2"/>
          <w:szCs w:val="21"/>
          <w:lang w:bidi="ar"/>
          <w14:textFill>
            <w14:solidFill>
              <w14:schemeClr w14:val="tx1">
                <w14:lumMod w14:val="95000"/>
                <w14:lumOff w14:val="5000"/>
              </w14:schemeClr>
            </w14:solidFill>
          </w14:textFill>
        </w:rPr>
        <w:t>倍。</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4</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w:t>
      </w:r>
      <w:r>
        <w:rPr>
          <w:rFonts w:ascii="宋体" w:hAnsi="宋体"/>
          <w:color w:val="0D0D0D" w:themeColor="text1" w:themeTint="F2"/>
          <w:szCs w:val="21"/>
          <w:lang w:bidi="ar"/>
          <w14:textFill>
            <w14:solidFill>
              <w14:schemeClr w14:val="tx1">
                <w14:lumMod w14:val="95000"/>
                <w14:lumOff w14:val="5000"/>
              </w14:schemeClr>
            </w14:solidFill>
          </w14:textFill>
        </w:rPr>
        <w:t>25</w:t>
      </w:r>
      <w:r>
        <w:rPr>
          <w:rFonts w:hint="eastAsia" w:ascii="宋体" w:hAnsi="宋体"/>
          <w:color w:val="0D0D0D" w:themeColor="text1" w:themeTint="F2"/>
          <w:szCs w:val="21"/>
          <w:lang w:bidi="ar"/>
          <w14:textFill>
            <w14:solidFill>
              <w14:schemeClr w14:val="tx1">
                <w14:lumMod w14:val="95000"/>
                <w14:lumOff w14:val="5000"/>
              </w14:schemeClr>
            </w14:solidFill>
          </w14:textFill>
        </w:rPr>
        <w:t>的风险权重为</w:t>
      </w:r>
      <w:r>
        <w:rPr>
          <w:rFonts w:ascii="宋体" w:hAnsi="宋体"/>
          <w:color w:val="0D0D0D" w:themeColor="text1" w:themeTint="F2"/>
          <w:szCs w:val="21"/>
          <w:lang w:bidi="ar"/>
          <w14:textFill>
            <w14:solidFill>
              <w14:schemeClr w14:val="tx1">
                <w14:lumMod w14:val="95000"/>
                <w14:lumOff w14:val="5000"/>
              </w14:schemeClr>
            </w14:solidFill>
          </w14:textFill>
        </w:rPr>
        <w:t>3.5%</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对于除风险组25外的风险组，计算非相关性交易组合证券化信用利差风险得尔塔敏感度风险头寸时，同一个风险组内的相关系数</w:t>
      </w:r>
      <w:r>
        <w:rPr>
          <w:rFonts w:ascii="宋体" w:hAnsi="宋体"/>
          <w:color w:val="000000" w:themeColor="text1"/>
          <w:szCs w:val="21"/>
          <w:lang w:bidi="ar"/>
          <w14:textFill>
            <w14:solidFill>
              <w14:schemeClr w14:val="tx1"/>
            </w14:solidFill>
          </w14:textFill>
        </w:rPr>
        <w:object>
          <v:shape id="_x0000_i1130"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130" DrawAspect="Content" ObjectID="_1468075830" r:id="rId20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计算方法如下所示：</w:t>
      </w:r>
    </w:p>
    <w:p>
      <w:pPr>
        <w:widowControl/>
        <w:spacing w:line="480" w:lineRule="exact"/>
        <w:jc w:val="center"/>
        <w:rPr>
          <w:color w:val="0D0D0D" w:themeColor="text1" w:themeTint="F2"/>
          <w:position w:val="-12"/>
          <w:sz w:val="30"/>
          <w:szCs w:val="30"/>
          <w14:textFill>
            <w14:solidFill>
              <w14:schemeClr w14:val="tx1">
                <w14:lumMod w14:val="95000"/>
                <w14:lumOff w14:val="5000"/>
              </w14:schemeClr>
            </w14:solidFill>
          </w14:textFill>
        </w:rPr>
      </w:pPr>
      <w:r>
        <w:drawing>
          <wp:inline distT="0" distB="0" distL="114300" distR="114300">
            <wp:extent cx="1797050" cy="291465"/>
            <wp:effectExtent l="0" t="0" r="12700" b="13335"/>
            <wp:docPr id="30"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7"/>
                    <pic:cNvPicPr>
                      <a:picLocks noChangeAspect="1"/>
                    </pic:cNvPicPr>
                  </pic:nvPicPr>
                  <pic:blipFill>
                    <a:blip r:embed="rId202"/>
                    <a:stretch>
                      <a:fillRect/>
                    </a:stretch>
                  </pic:blipFill>
                  <pic:spPr>
                    <a:xfrm>
                      <a:off x="0" y="0"/>
                      <a:ext cx="1797050" cy="291465"/>
                    </a:xfrm>
                    <a:prstGeom prst="rect">
                      <a:avLst/>
                    </a:prstGeom>
                    <a:noFill/>
                    <a:ln>
                      <a:noFill/>
                    </a:ln>
                  </pic:spPr>
                </pic:pic>
              </a:graphicData>
            </a:graphic>
          </wp:inline>
        </w:drawing>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若证券化层级相同，则</w:t>
      </w:r>
      <w:r>
        <w:rPr>
          <w:rFonts w:ascii="宋体" w:hAnsi="宋体"/>
          <w:color w:val="000000" w:themeColor="text1"/>
          <w:szCs w:val="21"/>
          <w:lang w:bidi="ar"/>
          <w14:textFill>
            <w14:solidFill>
              <w14:schemeClr w14:val="tx1"/>
            </w14:solidFill>
          </w14:textFill>
        </w:rPr>
        <w:object>
          <v:shape id="_x0000_i1131" o:spt="75" type="#_x0000_t75" style="height:19.8pt;width:45.6pt;" o:ole="t" filled="f" o:preferrelative="t" stroked="f" coordsize="21600,21600">
            <v:path/>
            <v:fill on="f" focussize="0,0"/>
            <v:stroke on="f" joinstyle="miter"/>
            <v:imagedata r:id="rId204" o:title=""/>
            <o:lock v:ext="edit" aspectratio="t"/>
            <w10:wrap type="none"/>
            <w10:anchorlock/>
          </v:shape>
          <o:OLEObject Type="Embed" ProgID="Equation.DSMT4" ShapeID="_x0000_i1131" DrawAspect="Content" ObjectID="_1468075831" r:id="rId20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为1，否则为40%；若期限维度相同，则</w:t>
      </w:r>
      <w:r>
        <w:rPr>
          <w:rFonts w:ascii="宋体" w:hAnsi="宋体"/>
          <w:color w:val="000000" w:themeColor="text1"/>
          <w:szCs w:val="21"/>
          <w:lang w:bidi="ar"/>
          <w14:textFill>
            <w14:solidFill>
              <w14:schemeClr w14:val="tx1"/>
            </w14:solidFill>
          </w14:textFill>
        </w:rPr>
        <w:object>
          <v:shape id="_x0000_i1132" o:spt="75" type="#_x0000_t75" style="height:19.8pt;width:39pt;" o:ole="t" filled="f" o:preferrelative="t" stroked="f" coordsize="21600,21600">
            <v:path/>
            <v:fill on="f" focussize="0,0"/>
            <v:stroke on="f" joinstyle="miter"/>
            <v:imagedata r:id="rId206" o:title=""/>
            <o:lock v:ext="edit" aspectratio="t"/>
            <w10:wrap type="none"/>
            <w10:anchorlock/>
          </v:shape>
          <o:OLEObject Type="Embed" ProgID="Equation.DSMT4" ShapeID="_x0000_i1132" DrawAspect="Content" ObjectID="_1468075832" r:id="rId20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为1，否则为80%；若同为债券信用利差曲线或同为C</w:t>
      </w:r>
      <w:r>
        <w:rPr>
          <w:rFonts w:ascii="宋体" w:hAnsi="宋体"/>
          <w:color w:val="0D0D0D" w:themeColor="text1" w:themeTint="F2"/>
          <w:szCs w:val="21"/>
          <w:lang w:bidi="ar"/>
          <w14:textFill>
            <w14:solidFill>
              <w14:schemeClr w14:val="tx1">
                <w14:lumMod w14:val="95000"/>
                <w14:lumOff w14:val="5000"/>
              </w14:schemeClr>
            </w14:solidFill>
          </w14:textFill>
        </w:rPr>
        <w:t>DS</w:t>
      </w:r>
      <w:r>
        <w:rPr>
          <w:rFonts w:hint="eastAsia" w:ascii="宋体" w:hAnsi="宋体"/>
          <w:color w:val="0D0D0D" w:themeColor="text1" w:themeTint="F2"/>
          <w:szCs w:val="21"/>
          <w:lang w:bidi="ar"/>
          <w14:textFill>
            <w14:solidFill>
              <w14:schemeClr w14:val="tx1">
                <w14:lumMod w14:val="95000"/>
                <w14:lumOff w14:val="5000"/>
              </w14:schemeClr>
            </w14:solidFill>
          </w14:textFill>
        </w:rPr>
        <w:t>信用利差曲线，则</w:t>
      </w:r>
      <w:r>
        <w:rPr>
          <w:rFonts w:ascii="宋体" w:hAnsi="宋体"/>
          <w:color w:val="000000" w:themeColor="text1"/>
          <w:szCs w:val="21"/>
          <w:lang w:bidi="ar"/>
          <w14:textFill>
            <w14:solidFill>
              <w14:schemeClr w14:val="tx1"/>
            </w14:solidFill>
          </w14:textFill>
        </w:rPr>
        <w:object>
          <v:shape id="_x0000_i1133" o:spt="75" type="#_x0000_t75" style="height:19.8pt;width:33pt;" o:ole="t" filled="f" o:preferrelative="t" stroked="f" coordsize="21600,21600">
            <v:path/>
            <v:fill on="f" focussize="0,0"/>
            <v:stroke on="f" joinstyle="miter"/>
            <v:imagedata r:id="rId208" o:title=""/>
            <o:lock v:ext="edit" aspectratio="t"/>
            <w10:wrap type="none"/>
            <w10:anchorlock/>
          </v:shape>
          <o:OLEObject Type="Embed" ProgID="Equation.DSMT4" ShapeID="_x0000_i1133" DrawAspect="Content" ObjectID="_1468075833" r:id="rId20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为1，否则为99.90%。</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风险组25不适用组内相关系数</w:t>
      </w:r>
      <w:r>
        <w:rPr>
          <w:rFonts w:ascii="宋体" w:hAnsi="宋体"/>
          <w:color w:val="000000" w:themeColor="text1"/>
          <w:szCs w:val="21"/>
          <w:lang w:bidi="ar"/>
          <w14:textFill>
            <w14:solidFill>
              <w14:schemeClr w14:val="tx1"/>
            </w14:solidFill>
          </w14:textFill>
        </w:rPr>
        <w:object>
          <v:shape id="_x0000_i1134" o:spt="75" type="#_x0000_t75" style="height:20.4pt;width:20.4pt;" o:ole="t" filled="f" o:preferrelative="t" stroked="f" coordsize="21600,21600">
            <v:path/>
            <v:fill on="f" focussize="0,0"/>
            <v:stroke on="f" joinstyle="miter"/>
            <v:imagedata r:id="rId47" o:title=""/>
            <o:lock v:ext="edit" aspectratio="t"/>
            <w10:wrap type="none"/>
            <w10:anchorlock/>
          </v:shape>
          <o:OLEObject Type="Embed" ProgID="Equation.DSMT4" ShapeID="_x0000_i1134" DrawAspect="Content" ObjectID="_1468075834" r:id="rId209">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风险组25的得尔塔敏感度和维伽敏感度风险头寸等于组内各风险因子加权敏感度的绝对值之和，公式如下：</w:t>
      </w:r>
    </w:p>
    <w:p>
      <w:pPr>
        <w:widowControl/>
        <w:tabs>
          <w:tab w:val="left" w:pos="720"/>
        </w:tabs>
        <w:jc w:val="center"/>
        <w:rPr>
          <w:rFonts w:ascii="宋体" w:hAnsi="宋体"/>
          <w:color w:val="0D0D0D" w:themeColor="text1" w:themeTint="F2"/>
          <w:sz w:val="24"/>
          <w:lang w:bidi="ar"/>
          <w14:textFill>
            <w14:solidFill>
              <w14:schemeClr w14:val="tx1">
                <w14:lumMod w14:val="95000"/>
                <w14:lumOff w14:val="5000"/>
              </w14:schemeClr>
            </w14:solidFill>
          </w14:textFill>
        </w:rPr>
      </w:pPr>
      <m:oMathPara>
        <m:oMath>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b</m:t>
              </m:r>
              <m:d>
                <m:d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m:sty m:val="p"/>
                    </m:rPr>
                    <w:rPr>
                      <w:rFonts w:hint="eastAsia" w:ascii="Cambria Math" w:hAnsi="Cambria Math"/>
                      <w:color w:val="0D0D0D" w:themeColor="text1" w:themeTint="F2"/>
                      <w:sz w:val="24"/>
                      <w:lang w:bidi="ar"/>
                      <w14:textFill>
                        <w14:solidFill>
                          <w14:schemeClr w14:val="tx1">
                            <w14:lumMod w14:val="95000"/>
                            <w14:lumOff w14:val="5000"/>
                          </w14:schemeClr>
                        </w14:solidFill>
                      </w14:textFill>
                    </w:rPr>
                    <m:t>其他资产类型</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r>
            <m:rPr/>
            <w:rPr>
              <w:rFonts w:ascii="Cambria Math" w:hAnsi="Cambria Math"/>
              <w:color w:val="0D0D0D" w:themeColor="text1" w:themeTint="F2"/>
              <w:sz w:val="24"/>
              <w:lang w:bidi="ar"/>
              <w14:textFill>
                <w14:solidFill>
                  <w14:schemeClr w14:val="tx1">
                    <w14:lumMod w14:val="95000"/>
                    <w14:lumOff w14:val="5000"/>
                  </w14:schemeClr>
                </w14:solidFill>
              </w14:textFill>
            </w:rPr>
            <m:t>=</m:t>
          </m:r>
          <m:nary>
            <m:naryPr>
              <m:chr m:val="∑"/>
              <m:limLoc m:val="undOvr"/>
              <m:supHide m:val="1"/>
              <m:ctrlPr>
                <w:rPr>
                  <w:rFonts w:ascii="Cambria Math" w:hAnsi="Cambria Math"/>
                  <w:i/>
                  <w:color w:val="0D0D0D" w:themeColor="text1" w:themeTint="F2"/>
                  <w:sz w:val="24"/>
                  <w:lang w:bidi="ar"/>
                  <w14:textFill>
                    <w14:solidFill>
                      <w14:schemeClr w14:val="tx1">
                        <w14:lumMod w14:val="95000"/>
                        <w14:lumOff w14:val="5000"/>
                      </w14:schemeClr>
                    </w14:solidFill>
                  </w14:textFill>
                </w:rPr>
              </m:ctrlPr>
            </m:naryPr>
            <m:sub>
              <m:r>
                <m:rPr/>
                <w:rPr>
                  <w:rFonts w:hint="eastAsia"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e>
              <m:d>
                <m:dPr>
                  <m:begChr m:val="|"/>
                  <m:endChr m:val="|"/>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w:rPr>
                      <w:rFonts w:ascii="Cambria Math" w:hAnsi="Cambria Math"/>
                      <w:color w:val="0D0D0D" w:themeColor="text1" w:themeTint="F2"/>
                      <w:sz w:val="24"/>
                      <w:lang w:bidi="ar"/>
                      <w14:textFill>
                        <w14:solidFill>
                          <w14:schemeClr w14:val="tx1">
                            <w14:lumMod w14:val="95000"/>
                            <w14:lumOff w14:val="5000"/>
                          </w14:schemeClr>
                        </w14:solidFill>
                      </w14:textFill>
                    </w:rPr>
                    <m:t>W</m:t>
                  </m:r>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S</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ctrlPr>
                    <w:rPr>
                      <w:rFonts w:hint="eastAsia"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nary>
        </m:oMath>
      </m:oMathPara>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计算得尔塔敏感度、维伽敏感度要求时，不同风险组之间的相关系数</w:t>
      </w:r>
      <w:r>
        <w:rPr>
          <w:rFonts w:ascii="宋体" w:hAnsi="宋体"/>
          <w:color w:val="000000" w:themeColor="text1"/>
          <w:szCs w:val="21"/>
          <w:lang w:bidi="ar"/>
          <w14:textFill>
            <w14:solidFill>
              <w14:schemeClr w14:val="tx1"/>
            </w14:solidFill>
          </w14:textFill>
        </w:rPr>
        <w:object>
          <v:shape id="_x0000_i1135" o:spt="75" type="#_x0000_t75" style="height:18.6pt;width:18.6pt;" o:ole="t" filled="f" o:preferrelative="t" stroked="f" coordsize="21600,21600">
            <v:path/>
            <v:fill on="f" focussize="0,0"/>
            <v:stroke on="f" joinstyle="miter"/>
            <v:imagedata r:id="rId15" o:title=""/>
            <o:lock v:ext="edit" aspectratio="t"/>
            <w10:wrap type="none"/>
            <w10:anchorlock/>
          </v:shape>
          <o:OLEObject Type="Embed" ProgID="Equation.DSMT4" ShapeID="_x0000_i1135" DrawAspect="Content" ObjectID="_1468075835" r:id="rId21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如下所示：</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风险组1至24的相关系数</w:t>
      </w:r>
      <w:r>
        <w:rPr>
          <w:rFonts w:ascii="宋体" w:hAnsi="宋体"/>
          <w:color w:val="000000" w:themeColor="text1"/>
          <w:szCs w:val="21"/>
          <w:lang w:bidi="ar"/>
          <w14:textFill>
            <w14:solidFill>
              <w14:schemeClr w14:val="tx1"/>
            </w14:solidFill>
          </w14:textFill>
        </w:rPr>
        <w:object>
          <v:shape id="_x0000_i1136" o:spt="75" type="#_x0000_t75" style="height:18.6pt;width:18.6pt;" o:ole="t" filled="f" o:preferrelative="t" stroked="f" coordsize="21600,21600">
            <v:path/>
            <v:fill on="f" focussize="0,0"/>
            <v:stroke on="f" joinstyle="miter"/>
            <v:imagedata r:id="rId15" o:title=""/>
            <o:lock v:ext="edit" aspectratio="t"/>
            <w10:wrap type="none"/>
            <w10:anchorlock/>
          </v:shape>
          <o:OLEObject Type="Embed" ProgID="Equation.DSMT4" ShapeID="_x0000_i1136" DrawAspect="Content" ObjectID="_1468075836" r:id="rId21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为0；</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24</w:t>
      </w:r>
      <w:r>
        <w:rPr>
          <w:rFonts w:hint="eastAsia" w:ascii="宋体" w:hAnsi="宋体"/>
          <w:color w:val="0D0D0D" w:themeColor="text1" w:themeTint="F2"/>
          <w:szCs w:val="21"/>
          <w:lang w:bidi="ar"/>
          <w14:textFill>
            <w14:solidFill>
              <w14:schemeClr w14:val="tx1">
                <w14:lumMod w14:val="95000"/>
                <w14:lumOff w14:val="5000"/>
              </w14:schemeClr>
            </w14:solidFill>
          </w14:textFill>
        </w:rPr>
        <w:t>的组间加总资本要求与风险组</w:t>
      </w:r>
      <w:r>
        <w:rPr>
          <w:rFonts w:ascii="宋体" w:hAnsi="宋体"/>
          <w:color w:val="0D0D0D" w:themeColor="text1" w:themeTint="F2"/>
          <w:szCs w:val="21"/>
          <w:lang w:bidi="ar"/>
          <w14:textFill>
            <w14:solidFill>
              <w14:schemeClr w14:val="tx1">
                <w14:lumMod w14:val="95000"/>
                <w14:lumOff w14:val="5000"/>
              </w14:schemeClr>
            </w14:solidFill>
          </w14:textFill>
        </w:rPr>
        <w:t>25</w:t>
      </w:r>
      <w:r>
        <w:rPr>
          <w:rFonts w:hint="eastAsia" w:ascii="宋体" w:hAnsi="宋体"/>
          <w:color w:val="0D0D0D" w:themeColor="text1" w:themeTint="F2"/>
          <w:szCs w:val="21"/>
          <w:lang w:bidi="ar"/>
          <w14:textFill>
            <w14:solidFill>
              <w14:schemeClr w14:val="tx1">
                <w14:lumMod w14:val="95000"/>
                <w14:lumOff w14:val="5000"/>
              </w14:schemeClr>
            </w14:solidFill>
          </w14:textFill>
        </w:rPr>
        <w:t>的资本要求简单加总，得到该敏感度的总资本要求。简单加总无需考虑分散或对冲效应。</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相关性交易组合证券化工具的信用利差维伽风险资本要求金额。维伽风险因子是基于期权剩余期限的期权隐含波动率。期权的基础资产是非相关性交易组合信用利差相关的证券化工具。期限为0.5年、1年、3年、5年和10年。</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维伽敏感度的计算见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维伽敏感度的风险权重为100%。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595245" cy="339090"/>
            <wp:effectExtent l="0" t="0" r="14605" b="3810"/>
            <wp:docPr id="31"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8"/>
                    <pic:cNvPicPr>
                      <a:picLocks noChangeAspect="1"/>
                    </pic:cNvPicPr>
                  </pic:nvPicPr>
                  <pic:blipFill>
                    <a:blip r:embed="rId212"/>
                    <a:stretch>
                      <a:fillRect/>
                    </a:stretch>
                  </pic:blipFill>
                  <pic:spPr>
                    <a:xfrm>
                      <a:off x="0" y="0"/>
                      <a:ext cx="2595245" cy="339090"/>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137" o:spt="75" type="#_x0000_t75" style="height:20.4pt;width:42.6pt;" o:ole="t" filled="f" o:preferrelative="t" stroked="f" coordsize="21600,21600">
            <v:path/>
            <v:fill on="f" focussize="0,0"/>
            <v:stroke on="f" joinstyle="miter"/>
            <v:imagedata r:id="rId149" o:title=""/>
            <o:lock v:ext="edit" aspectratio="t"/>
            <w10:wrap type="none"/>
            <w10:anchorlock/>
          </v:shape>
          <o:OLEObject Type="Embed" ProgID="Equation.DSMT4" ShapeID="_x0000_i1137" DrawAspect="Content" ObjectID="_1468075837" r:id="rId21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是维伽风险因子与得尔塔风险因子的维度交集所对应的相关系数</w:t>
      </w:r>
      <w:r>
        <w:rPr>
          <w:rFonts w:ascii="宋体" w:hAnsi="宋体"/>
          <w:color w:val="000000" w:themeColor="text1"/>
          <w:szCs w:val="21"/>
          <w:lang w:bidi="ar"/>
          <w14:textFill>
            <w14:solidFill>
              <w14:schemeClr w14:val="tx1"/>
            </w14:solidFill>
          </w14:textFill>
        </w:rPr>
        <w:object>
          <v:shape id="_x0000_i1138" o:spt="75" type="#_x0000_t75" style="height:20.4pt;width:44.4pt;" o:ole="t" filled="f" o:preferrelative="t" stroked="f" coordsize="21600,21600">
            <v:path/>
            <v:fill on="f" focussize="0,0"/>
            <v:stroke on="f" joinstyle="miter"/>
            <v:imagedata r:id="rId215" o:title=""/>
            <o:lock v:ext="edit" aspectratio="t"/>
            <w10:wrap type="none"/>
            <w10:anchorlock/>
          </v:shape>
          <o:OLEObject Type="Embed" ProgID="Equation.DSMT4" ShapeID="_x0000_i1138" DrawAspect="Content" ObjectID="_1468075838" r:id="rId21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其余参数选取规则见</w:t>
      </w:r>
      <w:r>
        <w:rPr>
          <w:rFonts w:ascii="宋体" w:hAnsi="宋体"/>
          <w:color w:val="0D0D0D" w:themeColor="text1" w:themeTint="F2"/>
          <w:szCs w:val="21"/>
          <w:lang w:bidi="ar"/>
          <w14:textFill>
            <w14:solidFill>
              <w14:schemeClr w14:val="tx1">
                <w14:lumMod w14:val="95000"/>
                <w14:lumOff w14:val="5000"/>
              </w14:schemeClr>
            </w14:solidFill>
          </w14:textFill>
        </w:rPr>
        <w:t>[3.2 Vega敏感度]</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计算组间维伽敏感度资本要求时，不同风险组之间的相关系数</w:t>
      </w:r>
      <w:r>
        <w:rPr>
          <w:color w:val="000000" w:themeColor="text1"/>
          <w:position w:val="-12"/>
          <w:sz w:val="30"/>
          <w:szCs w:val="30"/>
          <w14:textFill>
            <w14:solidFill>
              <w14:schemeClr w14:val="tx1"/>
            </w14:solidFill>
          </w14:textFill>
        </w:rPr>
        <w:object>
          <v:shape id="_x0000_i1139" o:spt="75" type="#_x0000_t75" style="height:18.6pt;width:18.6pt;" o:ole="t" filled="f" o:preferrelative="t" stroked="f" coordsize="21600,21600">
            <v:path/>
            <v:fill on="f" focussize="0,0"/>
            <v:stroke on="f" joinstyle="miter"/>
            <v:imagedata r:id="rId15" o:title=""/>
            <o:lock v:ext="edit" aspectratio="t"/>
            <w10:wrap type="none"/>
            <w10:anchorlock/>
          </v:shape>
          <o:OLEObject Type="Embed" ProgID="Equation.DSMT4" ShapeID="_x0000_i1139" DrawAspect="Content" ObjectID="_1468075839" r:id="rId21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的相关系数一致</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：指填报机构非相关性交易组合证券化工具的信用利差风险资本要求金额。曲度风险因子是分层级的信用利差曲线。</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曲度敏感度的风险权重是给定风险因子的冲击幅度，等于对应的得尔塔风险权重。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计算曲度敏感度风险头寸时，若两个风险因子的证券化工具层级相同，则组内相关系数</w:t>
      </w:r>
      <w:r>
        <w:rPr>
          <w:rFonts w:ascii="宋体" w:hAnsi="宋体"/>
          <w:color w:val="000000" w:themeColor="text1"/>
          <w:szCs w:val="21"/>
          <w:lang w:bidi="ar"/>
          <w14:textFill>
            <w14:solidFill>
              <w14:schemeClr w14:val="tx1"/>
            </w14:solidFill>
          </w14:textFill>
        </w:rPr>
        <w:object>
          <v:shape id="_x0000_i1140" o:spt="75" type="#_x0000_t75" style="height:20.4pt;width:20.4pt;" o:ole="t" filled="f" o:preferrelative="t" stroked="f" coordsize="21600,21600">
            <v:path/>
            <v:fill on="f" focussize="0,0"/>
            <v:stroke on="f" joinstyle="miter"/>
            <v:imagedata r:id="rId47" o:title=""/>
            <o:lock v:ext="edit" aspectratio="t"/>
            <w10:wrap type="none"/>
            <w10:anchorlock/>
          </v:shape>
          <o:OLEObject Type="Embed" ProgID="Equation.DSMT4" ShapeID="_x0000_i1140" DrawAspect="Content" ObjectID="_1468075840" r:id="rId21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，否则为</w:t>
      </w:r>
      <w:r>
        <w:rPr>
          <w:rFonts w:ascii="宋体" w:hAnsi="宋体"/>
          <w:color w:val="000000" w:themeColor="text1"/>
          <w:szCs w:val="21"/>
          <w:lang w:bidi="ar"/>
          <w14:textFill>
            <w14:solidFill>
              <w14:schemeClr w14:val="tx1"/>
            </w14:solidFill>
          </w14:textFill>
        </w:rPr>
        <w:object>
          <v:shape id="_x0000_i1141" o:spt="75" type="#_x0000_t75" style="height:20.4pt;width:44.4pt;" o:ole="t" filled="f" o:preferrelative="t" stroked="f" coordsize="21600,21600">
            <v:path/>
            <v:fill on="f" focussize="0,0"/>
            <v:stroke on="f" joinstyle="miter"/>
            <v:imagedata r:id="rId219" o:title=""/>
            <o:lock v:ext="edit" aspectratio="t"/>
            <w10:wrap type="none"/>
            <w10:anchorlock/>
          </v:shape>
          <o:OLEObject Type="Embed" ProgID="Equation.DSMT4" ShapeID="_x0000_i1141" DrawAspect="Content" ObjectID="_1468075841" r:id="rId21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计算曲度敏感度资本要求时，不同风险组之间相关系数</w:t>
      </w:r>
      <w:r>
        <w:rPr>
          <w:rFonts w:ascii="宋体" w:hAnsi="宋体"/>
          <w:color w:val="000000" w:themeColor="text1"/>
          <w:szCs w:val="21"/>
          <w:lang w:bidi="ar"/>
          <w14:textFill>
            <w14:solidFill>
              <w14:schemeClr w14:val="tx1"/>
            </w14:solidFill>
          </w14:textFill>
        </w:rPr>
        <w:object>
          <v:shape id="_x0000_i1142" o:spt="75" type="#_x0000_t75" style="height:18.6pt;width:18.6pt;" o:ole="t" filled="f" o:preferrelative="t" stroked="f" coordsize="21600,21600">
            <v:path/>
            <v:fill on="f" focussize="0,0"/>
            <v:stroke on="f" joinstyle="miter"/>
            <v:imagedata r:id="rId15" o:title=""/>
            <o:lock v:ext="edit" aspectratio="t"/>
            <w10:wrap type="none"/>
            <w10:anchorlock/>
          </v:shape>
          <o:OLEObject Type="Embed" ProgID="Equation.DSMT4" ShapeID="_x0000_i1142" DrawAspect="Content" ObjectID="_1468075842" r:id="rId22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rFonts w:ascii="宋体" w:hAnsi="宋体"/>
          <w:color w:val="000000" w:themeColor="text1"/>
          <w:szCs w:val="21"/>
          <w:lang w:bidi="ar"/>
          <w14:textFill>
            <w14:solidFill>
              <w14:schemeClr w14:val="tx1"/>
            </w14:solidFill>
          </w14:textFill>
        </w:rPr>
        <w:object>
          <v:shape id="_x0000_i1143" o:spt="75" type="#_x0000_t75" style="height:18.6pt;width:18.6pt;" o:ole="t" filled="f" o:preferrelative="t" stroked="f" coordsize="21600,21600">
            <v:path/>
            <v:fill on="f" focussize="0,0"/>
            <v:stroke on="f" joinstyle="miter"/>
            <v:imagedata r:id="rId15" o:title=""/>
            <o:lock v:ext="edit" aspectratio="t"/>
            <w10:wrap type="none"/>
            <w10:anchorlock/>
          </v:shape>
          <o:OLEObject Type="Embed" ProgID="Equation.DSMT4" ShapeID="_x0000_i1143" DrawAspect="Content" ObjectID="_1468075843" r:id="rId22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的平方。风险组1至风险组24的组间加总资本要求与风险组25的资本要求简单加总，得到该敏感度的总资本要求。简单加总无需考虑分散或对冲效应。</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8.</w: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信用利差风</w:t>
      </w:r>
      <w:r>
        <w:rPr>
          <w:rFonts w:hint="eastAsia" w:ascii="宋体" w:hAnsi="宋体"/>
          <w:color w:val="0D0D0D" w:themeColor="text1" w:themeTint="F2"/>
          <w:szCs w:val="21"/>
          <w14:textFill>
            <w14:solidFill>
              <w14:schemeClr w14:val="tx1">
                <w14:lumMod w14:val="95000"/>
                <w14:lumOff w14:val="5000"/>
              </w14:schemeClr>
            </w14:solidFill>
          </w14:textFill>
        </w:rPr>
        <w:t>险-证券化工具（相关性交易组合）</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相关性交易组合证券化工具的信用利差风险资本要求，包括得尔塔资本要求、维伽资本要求及曲度资本要求。相关性交易组合证券化信用利差风险组以信用水平和行业分类维度划分，与非证券化信用利差风险组的风险组1至风险组16一致，详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信用利差风险-非证券化工具</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bookmarkStart w:id="10" w:name="_Hlk151823925"/>
      <w:r>
        <w:rPr>
          <w:rFonts w:hint="eastAsia" w:ascii="宋体" w:hAnsi="宋体"/>
          <w:color w:val="0D0D0D" w:themeColor="text1" w:themeTint="F2"/>
          <w:szCs w:val="21"/>
          <w14:textFill>
            <w14:solidFill>
              <w14:schemeClr w14:val="tx1">
                <w14:lumMod w14:val="95000"/>
                <w14:lumOff w14:val="5000"/>
              </w14:schemeClr>
            </w14:solidFill>
          </w14:textFill>
        </w:rPr>
        <w:t>填报机构应将</w:t>
      </w:r>
      <w:r>
        <w:rPr>
          <w:rFonts w:hint="eastAsia" w:ascii="宋体" w:hAnsi="宋体"/>
          <w:color w:val="0D0D0D" w:themeColor="text1" w:themeTint="F2"/>
          <w:szCs w:val="21"/>
          <w:highlight w:val="none"/>
          <w14:textFill>
            <w14:solidFill>
              <w14:schemeClr w14:val="tx1">
                <w14:lumMod w14:val="95000"/>
                <w14:lumOff w14:val="5000"/>
              </w14:schemeClr>
            </w14:solidFill>
          </w14:textFill>
        </w:rPr>
        <w:t>相关性交易组合证券化工具的信用利差风险暴露</w:t>
      </w:r>
      <w:r>
        <w:rPr>
          <w:rFonts w:hint="eastAsia" w:ascii="宋体" w:hAnsi="宋体"/>
          <w:color w:val="0D0D0D" w:themeColor="text1" w:themeTint="F2"/>
          <w:szCs w:val="21"/>
          <w14:textFill>
            <w14:solidFill>
              <w14:schemeClr w14:val="tx1">
                <w14:lumMod w14:val="95000"/>
                <w14:lumOff w14:val="5000"/>
              </w14:schemeClr>
            </w14:solidFill>
          </w14:textFill>
        </w:rPr>
        <w:t>划分到对应的风险组。</w:t>
      </w:r>
    </w:p>
    <w:bookmarkEnd w:id="10"/>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：指填报机构相关性交易组合证券化工具信用利差风险得尔塔资本要求金额。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相关性交易组合证券化工具信用利差风险得尔塔风险因子由基础资产的信用利差曲线（债券和CDS）和期限确定。期限为0.5年、1年、3年、5年和10年。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得尔塔敏感度计算方法与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一致。敏感度应基于证券化基础资产的利差或第N次违约工具的利差。</w:t>
      </w:r>
    </w:p>
    <w:p>
      <w:pPr>
        <w:tabs>
          <w:tab w:val="left" w:pos="720"/>
        </w:tabs>
        <w:spacing w:line="440" w:lineRule="exact"/>
        <w:ind w:firstLine="472" w:firstLineChars="225"/>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得尔塔敏感度风险权重如下表12所示：</w:t>
      </w:r>
    </w:p>
    <w:p>
      <w:pPr>
        <w:widowControl/>
        <w:spacing w:line="480" w:lineRule="exact"/>
        <w:jc w:val="center"/>
        <w:rPr>
          <w:rFonts w:ascii="宋体" w:hAnsi="宋体"/>
          <w:b/>
          <w:color w:val="0D0D0D" w:themeColor="text1" w:themeTint="F2"/>
          <w14:textFill>
            <w14:solidFill>
              <w14:schemeClr w14:val="tx1">
                <w14:lumMod w14:val="95000"/>
                <w14:lumOff w14:val="5000"/>
              </w14:schemeClr>
            </w14:solidFill>
          </w14:textFill>
        </w:rPr>
      </w:pPr>
      <w:r>
        <w:rPr>
          <w:rFonts w:hint="eastAsia" w:ascii="宋体" w:hAnsi="宋体"/>
          <w:b/>
          <w:color w:val="0D0D0D" w:themeColor="text1" w:themeTint="F2"/>
          <w14:textFill>
            <w14:solidFill>
              <w14:schemeClr w14:val="tx1">
                <w14:lumMod w14:val="95000"/>
                <w14:lumOff w14:val="5000"/>
              </w14:schemeClr>
            </w14:solidFill>
          </w14:textFill>
        </w:rPr>
        <w:t>表</w:t>
      </w:r>
      <w:r>
        <w:rPr>
          <w:rFonts w:ascii="宋体" w:hAnsi="宋体"/>
          <w:b/>
          <w:color w:val="0D0D0D" w:themeColor="text1" w:themeTint="F2"/>
          <w14:textFill>
            <w14:solidFill>
              <w14:schemeClr w14:val="tx1">
                <w14:lumMod w14:val="95000"/>
                <w14:lumOff w14:val="5000"/>
              </w14:schemeClr>
            </w14:solidFill>
          </w14:textFill>
        </w:rPr>
        <w:t xml:space="preserve">12 </w:t>
      </w:r>
      <w:r>
        <w:rPr>
          <w:rFonts w:hint="eastAsia" w:ascii="宋体" w:hAnsi="宋体"/>
          <w:b/>
          <w:color w:val="0D0D0D" w:themeColor="text1" w:themeTint="F2"/>
          <w14:textFill>
            <w14:solidFill>
              <w14:schemeClr w14:val="tx1">
                <w14:lumMod w14:val="95000"/>
                <w14:lumOff w14:val="5000"/>
              </w14:schemeClr>
            </w14:solidFill>
          </w14:textFill>
        </w:rPr>
        <w:t>相关性交易组合证券化信用利差得尔塔敏感度的风险权重</w:t>
      </w:r>
    </w:p>
    <w:tbl>
      <w:tblPr>
        <w:tblStyle w:val="38"/>
        <w:tblW w:w="56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32"/>
        <w:gridCol w:w="32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2" w:type="dxa"/>
          </w:tcPr>
          <w:p>
            <w:pPr>
              <w:jc w:val="center"/>
              <w:rPr>
                <w:rFonts w:ascii="宋体" w:hAnsi="宋体"/>
                <w:b/>
                <w:bCs/>
                <w:color w:val="0D0D0D" w:themeColor="text1" w:themeTint="F2"/>
                <w:sz w:val="20"/>
                <w:szCs w:val="22"/>
                <w14:textFill>
                  <w14:solidFill>
                    <w14:schemeClr w14:val="tx1">
                      <w14:lumMod w14:val="95000"/>
                      <w14:lumOff w14:val="5000"/>
                    </w14:schemeClr>
                  </w14:solidFill>
                </w14:textFill>
              </w:rPr>
            </w:pPr>
            <w:r>
              <w:rPr>
                <w:rFonts w:hint="eastAsia" w:ascii="宋体" w:hAnsi="宋体"/>
                <w:b/>
                <w:bCs/>
                <w:color w:val="0D0D0D" w:themeColor="text1" w:themeTint="F2"/>
                <w:sz w:val="20"/>
                <w:szCs w:val="22"/>
                <w14:textFill>
                  <w14:solidFill>
                    <w14:schemeClr w14:val="tx1">
                      <w14:lumMod w14:val="95000"/>
                      <w14:lumOff w14:val="5000"/>
                    </w14:schemeClr>
                  </w14:solidFill>
                </w14:textFill>
              </w:rPr>
              <w:t>风险组序号</w:t>
            </w:r>
          </w:p>
        </w:tc>
        <w:tc>
          <w:tcPr>
            <w:tcW w:w="3288" w:type="dxa"/>
          </w:tcPr>
          <w:p>
            <w:pPr>
              <w:jc w:val="center"/>
              <w:rPr>
                <w:rFonts w:ascii="宋体" w:hAnsi="宋体"/>
                <w:b/>
                <w:bCs/>
                <w:color w:val="0D0D0D" w:themeColor="text1" w:themeTint="F2"/>
                <w:sz w:val="20"/>
                <w:szCs w:val="22"/>
                <w14:textFill>
                  <w14:solidFill>
                    <w14:schemeClr w14:val="tx1">
                      <w14:lumMod w14:val="95000"/>
                      <w14:lumOff w14:val="5000"/>
                    </w14:schemeClr>
                  </w14:solidFill>
                </w14:textFill>
              </w:rPr>
            </w:pPr>
            <w:r>
              <w:rPr>
                <w:rFonts w:hint="eastAsia" w:ascii="宋体" w:hAnsi="宋体"/>
                <w:b/>
                <w:bCs/>
                <w:color w:val="0D0D0D" w:themeColor="text1" w:themeTint="F2"/>
                <w:sz w:val="20"/>
                <w:szCs w:val="22"/>
                <w14:textFill>
                  <w14:solidFill>
                    <w14:schemeClr w14:val="tx1">
                      <w14:lumMod w14:val="95000"/>
                      <w14:lumOff w14:val="5000"/>
                    </w14:schemeClr>
                  </w14:solidFill>
                </w14:textFill>
              </w:rPr>
              <w:t>风险权重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3</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8.0%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6</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7</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8</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9</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10</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11</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13</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14</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15</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16</w:t>
            </w:r>
          </w:p>
        </w:tc>
        <w:tc>
          <w:tcPr>
            <w:tcW w:w="3288"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13.0%</w:t>
            </w:r>
          </w:p>
        </w:tc>
      </w:tr>
    </w:tbl>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同一风险组内不同期限的风险权重相同。</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计算得尔塔敏感度风险头寸时，同一个风险组内的相关系数计算方法如下所示：</w:t>
      </w:r>
    </w:p>
    <w:p>
      <w:pPr>
        <w:widowControl/>
        <w:tabs>
          <w:tab w:val="left" w:pos="720"/>
        </w:tabs>
        <w:spacing w:line="440" w:lineRule="exact"/>
        <w:ind w:firstLine="472" w:firstLineChars="225"/>
        <w:jc w:val="center"/>
        <w:rPr>
          <w:rFonts w:ascii="仿宋_GB2312" w:hAnsi="宋体" w:eastAsia="仿宋_GB2312" w:cs="仿宋_GB2312"/>
          <w:color w:val="0D0D0D" w:themeColor="text1" w:themeTint="F2"/>
          <w:kern w:val="0"/>
          <w:szCs w:val="30"/>
          <w:shd w:val="clear" w:color="auto" w:fill="FFFFFF"/>
          <w:lang w:bidi="ar"/>
          <w14:textFill>
            <w14:solidFill>
              <w14:schemeClr w14:val="tx1">
                <w14:lumMod w14:val="95000"/>
                <w14:lumOff w14:val="5000"/>
              </w14:schemeClr>
            </w14:solidFill>
          </w14:textFill>
        </w:rPr>
      </w:pPr>
      <w:r>
        <w:drawing>
          <wp:inline distT="0" distB="0" distL="114300" distR="114300">
            <wp:extent cx="1657350" cy="210185"/>
            <wp:effectExtent l="0" t="0" r="0" b="18415"/>
            <wp:docPr id="32"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9"/>
                    <pic:cNvPicPr>
                      <a:picLocks noChangeAspect="1"/>
                    </pic:cNvPicPr>
                  </pic:nvPicPr>
                  <pic:blipFill>
                    <a:blip r:embed="rId222"/>
                    <a:stretch>
                      <a:fillRect/>
                    </a:stretch>
                  </pic:blipFill>
                  <pic:spPr>
                    <a:xfrm>
                      <a:off x="0" y="0"/>
                      <a:ext cx="1657350" cy="210185"/>
                    </a:xfrm>
                    <a:prstGeom prst="rect">
                      <a:avLst/>
                    </a:prstGeom>
                    <a:noFill/>
                    <a:ln>
                      <a:noFill/>
                    </a:ln>
                  </pic:spPr>
                </pic:pic>
              </a:graphicData>
            </a:graphic>
          </wp:inline>
        </w:drawing>
      </w:r>
      <w:r>
        <w:rPr>
          <w:rFonts w:ascii="宋体" w:hAnsi="宋体"/>
          <w:color w:val="000000" w:themeColor="text1"/>
          <w:szCs w:val="21"/>
          <w:lang w:bidi="ar"/>
          <w14:textFill>
            <w14:solidFill>
              <w14:schemeClr w14:val="tx1"/>
            </w14:solidFill>
          </w14:textFill>
        </w:rPr>
        <mc:AlternateContent>
          <mc:Choice Requires="wps">
            <w:drawing>
              <wp:inline distT="0" distB="0" distL="0" distR="0">
                <wp:extent cx="350520" cy="30852110"/>
                <wp:effectExtent l="0" t="0" r="0" b="0"/>
                <wp:docPr id="1838075996" name="AutoShap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0520" cy="3085211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162" o:spid="_x0000_s1026" o:spt="1" style="height:2429.3pt;width:27.6pt;" filled="f" stroked="f" coordsize="21600,21600" o:gfxdata="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">
                <v:fill on="f" focussize="0,0"/>
                <v:stroke on="f"/>
                <v:imagedata o:title=""/>
                <o:lock v:ext="edit" aspectratio="t"/>
                <w10:wrap type="none"/>
                <w10:anchorlock/>
              </v:rect>
            </w:pict>
          </mc:Fallback>
        </mc:AlternateConten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若发行人相同，则</w:t>
      </w:r>
      <w:r>
        <w:rPr>
          <w:color w:val="000000" w:themeColor="text1"/>
          <w14:textFill>
            <w14:solidFill>
              <w14:schemeClr w14:val="tx1"/>
            </w14:solidFill>
          </w14:textFill>
        </w:rPr>
        <w:object>
          <v:shape id="_x0000_i1144" o:spt="75" type="#_x0000_t75" style="height:20.4pt;width:36.6pt;" o:ole="t" filled="f" o:preferrelative="t" stroked="f" coordsize="21600,21600">
            <v:path/>
            <v:fill on="f" focussize="0,0"/>
            <v:stroke on="f" joinstyle="miter"/>
            <v:imagedata r:id="rId224" o:title=""/>
            <o:lock v:ext="edit" aspectratio="t"/>
            <w10:wrap type="none"/>
            <w10:anchorlock/>
          </v:shape>
          <o:OLEObject Type="Embed" ProgID="Equation.DSMT4" ShapeID="_x0000_i1144" DrawAspect="Content" ObjectID="_1468075844" r:id="rId223">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35%</w:t>
      </w:r>
      <w:r>
        <w:rPr>
          <w:rFonts w:hint="eastAsia"/>
          <w:color w:val="0D0D0D" w:themeColor="text1" w:themeTint="F2"/>
          <w14:textFill>
            <w14:solidFill>
              <w14:schemeClr w14:val="tx1">
                <w14:lumMod w14:val="95000"/>
                <w14:lumOff w14:val="5000"/>
              </w14:schemeClr>
            </w14:solidFill>
          </w14:textFill>
        </w:rPr>
        <w:t>；若期限维度相同，则</w:t>
      </w:r>
      <w:r>
        <w:rPr>
          <w:color w:val="000000" w:themeColor="text1"/>
          <w14:textFill>
            <w14:solidFill>
              <w14:schemeClr w14:val="tx1"/>
            </w14:solidFill>
          </w14:textFill>
        </w:rPr>
        <w:object>
          <v:shape id="_x0000_i1145" o:spt="75" type="#_x0000_t75" style="height:20.4pt;width:36.6pt;" o:ole="t" filled="f" o:preferrelative="t" stroked="f" coordsize="21600,21600">
            <v:path/>
            <v:fill on="f" focussize="0,0"/>
            <v:stroke on="f" joinstyle="miter"/>
            <v:imagedata r:id="rId226" o:title=""/>
            <o:lock v:ext="edit" aspectratio="t"/>
            <w10:wrap type="none"/>
            <w10:anchorlock/>
          </v:shape>
          <o:OLEObject Type="Embed" ProgID="Equation.DSMT4" ShapeID="_x0000_i1145" DrawAspect="Content" ObjectID="_1468075845" r:id="rId225">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65%</w:t>
      </w:r>
      <w:r>
        <w:rPr>
          <w:rFonts w:hint="eastAsia"/>
          <w:color w:val="0D0D0D" w:themeColor="text1" w:themeTint="F2"/>
          <w14:textFill>
            <w14:solidFill>
              <w14:schemeClr w14:val="tx1">
                <w14:lumMod w14:val="95000"/>
                <w14:lumOff w14:val="5000"/>
              </w14:schemeClr>
            </w14:solidFill>
          </w14:textFill>
        </w:rPr>
        <w:t>；若同为债券信用利差曲线或同为</w:t>
      </w:r>
      <w:r>
        <w:rPr>
          <w:color w:val="0D0D0D" w:themeColor="text1" w:themeTint="F2"/>
          <w14:textFill>
            <w14:solidFill>
              <w14:schemeClr w14:val="tx1">
                <w14:lumMod w14:val="95000"/>
                <w14:lumOff w14:val="5000"/>
              </w14:schemeClr>
            </w14:solidFill>
          </w14:textFill>
        </w:rPr>
        <w:t>CDS</w:t>
      </w:r>
      <w:r>
        <w:rPr>
          <w:rFonts w:hint="eastAsia"/>
          <w:color w:val="0D0D0D" w:themeColor="text1" w:themeTint="F2"/>
          <w14:textFill>
            <w14:solidFill>
              <w14:schemeClr w14:val="tx1">
                <w14:lumMod w14:val="95000"/>
                <w14:lumOff w14:val="5000"/>
              </w14:schemeClr>
            </w14:solidFill>
          </w14:textFill>
        </w:rPr>
        <w:t>信用利差曲线，则</w:t>
      </w:r>
      <w:r>
        <w:rPr>
          <w:color w:val="000000" w:themeColor="text1"/>
          <w14:textFill>
            <w14:solidFill>
              <w14:schemeClr w14:val="tx1"/>
            </w14:solidFill>
          </w14:textFill>
        </w:rPr>
        <w:object>
          <v:shape id="_x0000_i1146" o:spt="75" type="#_x0000_t75" style="height:20.4pt;width:33.6pt;" o:ole="t" filled="f" o:preferrelative="t" stroked="f" coordsize="21600,21600">
            <v:path/>
            <v:fill on="f" focussize="0,0"/>
            <v:stroke on="f" joinstyle="miter"/>
            <v:imagedata r:id="rId228" o:title=""/>
            <o:lock v:ext="edit" aspectratio="t"/>
            <w10:wrap type="none"/>
            <w10:anchorlock/>
          </v:shape>
          <o:OLEObject Type="Embed" ProgID="Equation.DSMT4" ShapeID="_x0000_i1146" DrawAspect="Content" ObjectID="_1468075846" r:id="rId227">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99.00%</w:t>
      </w:r>
      <w:r>
        <w:rPr>
          <w:rFonts w:hint="eastAsia"/>
          <w:color w:val="0D0D0D" w:themeColor="text1" w:themeTint="F2"/>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计算得尔塔敏感度要求时，不同风险组之间的相关系数</w:t>
      </w:r>
      <w:r>
        <w:rPr>
          <w:color w:val="000000" w:themeColor="text1"/>
          <w14:textFill>
            <w14:solidFill>
              <w14:schemeClr w14:val="tx1"/>
            </w14:solidFill>
          </w14:textFill>
        </w:rPr>
        <w:object>
          <v:shape id="_x0000_i1147" o:spt="75" type="#_x0000_t75" style="height:18.6pt;width:18.6pt;" o:ole="t" filled="f" o:preferrelative="t" stroked="f" coordsize="21600,21600">
            <v:path/>
            <v:fill on="f" focussize="0,0"/>
            <v:stroke on="f" joinstyle="miter"/>
            <v:imagedata r:id="rId15" o:title=""/>
            <o:lock v:ext="edit" aspectratio="t"/>
            <w10:wrap type="none"/>
            <w10:anchorlock/>
          </v:shape>
          <o:OLEObject Type="Embed" ProgID="Equation.DSMT4" ShapeID="_x0000_i1147" DrawAspect="Content" ObjectID="_1468075847" r:id="rId229">
            <o:LockedField>false</o:LockedField>
          </o:OLEObject>
        </w:object>
      </w:r>
      <w:r>
        <w:rPr>
          <w:rFonts w:hint="eastAsia"/>
          <w:color w:val="0D0D0D" w:themeColor="text1" w:themeTint="F2"/>
          <w14:textFill>
            <w14:solidFill>
              <w14:schemeClr w14:val="tx1">
                <w14:lumMod w14:val="95000"/>
                <w14:lumOff w14:val="5000"/>
              </w14:schemeClr>
            </w14:solidFill>
          </w14:textFill>
        </w:rPr>
        <w:t>的计算与非证券化信用利差风险一致</w:t>
      </w:r>
      <w:r>
        <w:rPr>
          <w:color w:val="0D0D0D" w:themeColor="text1" w:themeTint="F2"/>
          <w14:textFill>
            <w14:solidFill>
              <w14:schemeClr w14:val="tx1">
                <w14:lumMod w14:val="95000"/>
                <w14:lumOff w14:val="5000"/>
              </w14:schemeClr>
            </w14:solidFill>
          </w14:textFill>
        </w:rPr>
        <w:t>，详见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 w:val="30"/>
          <w:szCs w:val="21"/>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相关性交易组合证券化工具的信用利差维伽风险资本要求金额。维伽风险因子是基于期权剩余期限的期权隐含波动率。期权的基础资产是相关性交易组合信用利差相关的证券化工具。期限为0.5年、1年、3年、5年和10年。</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维伽敏感度的计算见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维伽敏感度的风险权重为100%。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435860" cy="387350"/>
            <wp:effectExtent l="0" t="0" r="2540" b="12700"/>
            <wp:docPr id="33"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0"/>
                    <pic:cNvPicPr>
                      <a:picLocks noChangeAspect="1"/>
                    </pic:cNvPicPr>
                  </pic:nvPicPr>
                  <pic:blipFill>
                    <a:blip r:embed="rId230"/>
                    <a:stretch>
                      <a:fillRect/>
                    </a:stretch>
                  </pic:blipFill>
                  <pic:spPr>
                    <a:xfrm>
                      <a:off x="0" y="0"/>
                      <a:ext cx="2435860" cy="387350"/>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148" o:spt="75" type="#_x0000_t75" style="height:20.4pt;width:42.6pt;" o:ole="t" filled="f" o:preferrelative="t" stroked="f" coordsize="21600,21600">
            <v:path/>
            <v:fill on="f" focussize="0,0"/>
            <v:stroke on="f" joinstyle="miter"/>
            <v:imagedata r:id="rId149" o:title=""/>
            <o:lock v:ext="edit" aspectratio="t"/>
            <w10:wrap type="none"/>
            <w10:anchorlock/>
          </v:shape>
          <o:OLEObject Type="Embed" ProgID="Equation.DSMT4" ShapeID="_x0000_i1148" DrawAspect="Content" ObjectID="_1468075848" r:id="rId23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是维伽风险因子与得尔塔风险因子的维度交集所对应的相关系数</w:t>
      </w:r>
      <w:r>
        <w:rPr>
          <w:rFonts w:ascii="宋体" w:hAnsi="宋体"/>
          <w:color w:val="000000" w:themeColor="text1"/>
          <w:szCs w:val="21"/>
          <w:lang w:bidi="ar"/>
          <w14:textFill>
            <w14:solidFill>
              <w14:schemeClr w14:val="tx1"/>
            </w14:solidFill>
          </w14:textFill>
        </w:rPr>
        <w:object>
          <v:shape id="_x0000_i1149" o:spt="75" type="#_x0000_t75" style="height:20.4pt;width:36.6pt;" o:ole="t" filled="f" o:preferrelative="t" stroked="f" coordsize="21600,21600">
            <v:path/>
            <v:fill on="f" focussize="0,0"/>
            <v:stroke on="f" joinstyle="miter"/>
            <v:imagedata r:id="rId224" o:title=""/>
            <o:lock v:ext="edit" aspectratio="t"/>
            <w10:wrap type="none"/>
            <w10:anchorlock/>
          </v:shape>
          <o:OLEObject Type="Embed" ProgID="Equation.DSMT4" ShapeID="_x0000_i1149" DrawAspect="Content" ObjectID="_1468075849" r:id="rId23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。其余参数选取规则见</w:t>
      </w:r>
      <w:r>
        <w:rPr>
          <w:rFonts w:ascii="宋体" w:hAnsi="宋体"/>
          <w:color w:val="0D0D0D" w:themeColor="text1" w:themeTint="F2"/>
          <w:szCs w:val="21"/>
          <w:lang w:bidi="ar"/>
          <w14:textFill>
            <w14:solidFill>
              <w14:schemeClr w14:val="tx1">
                <w14:lumMod w14:val="95000"/>
                <w14:lumOff w14:val="5000"/>
              </w14:schemeClr>
            </w14:solidFill>
          </w14:textFill>
        </w:rPr>
        <w:t>[3.2 Vega敏感度]</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计算组间维伽敏感度资本要求时，不同风险组之间的相关系数与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组间相关系数一致</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：指填报机构相关性交易组合证券化工具的信用利差风险资本要求金额。曲度风险因子是基础资产的信用利差曲线。</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曲度敏感度的风险权重是给定风险因子的冲击幅度，等于对应的得尔塔风险权重。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计算曲度敏感度风险头寸时，若发行人相同，则同一风险组内相关系数</w:t>
      </w:r>
      <w:r>
        <w:rPr>
          <w:rFonts w:ascii="宋体" w:hAnsi="宋体"/>
          <w:color w:val="000000" w:themeColor="text1"/>
          <w:szCs w:val="21"/>
          <w:lang w:bidi="ar"/>
          <w14:textFill>
            <w14:solidFill>
              <w14:schemeClr w14:val="tx1"/>
            </w14:solidFill>
          </w14:textFill>
        </w:rPr>
        <w:object>
          <v:shape id="_x0000_i1150" o:spt="75" type="#_x0000_t75" style="height:20.4pt;width:20.4pt;" o:ole="t" filled="f" o:preferrelative="t" stroked="f" coordsize="21600,21600">
            <v:path/>
            <v:fill on="f" focussize="0,0"/>
            <v:stroke on="f" joinstyle="miter"/>
            <v:imagedata r:id="rId47" o:title=""/>
            <o:lock v:ext="edit" aspectratio="t"/>
            <w10:wrap type="none"/>
            <w10:anchorlock/>
          </v:shape>
          <o:OLEObject Type="Embed" ProgID="Equation.DSMT4" ShapeID="_x0000_i1150" DrawAspect="Content" ObjectID="_1468075850" r:id="rId23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w:t>
      </w:r>
      <w:r>
        <w:rPr>
          <w:rFonts w:ascii="宋体" w:hAnsi="宋体"/>
          <w:color w:val="000000" w:themeColor="text1"/>
          <w:szCs w:val="21"/>
          <w:lang w:bidi="ar"/>
          <w14:textFill>
            <w14:solidFill>
              <w14:schemeClr w14:val="tx1"/>
            </w14:solidFill>
          </w14:textFill>
        </w:rPr>
        <w:object>
          <v:shape id="_x0000_i1151" o:spt="75" type="#_x0000_t75" style="height:20.4pt;width:36.6pt;" o:ole="t" filled="f" o:preferrelative="t" stroked="f" coordsize="21600,21600">
            <v:path/>
            <v:fill on="f" focussize="0,0"/>
            <v:stroke on="f" joinstyle="miter"/>
            <v:imagedata r:id="rId224" o:title=""/>
            <o:lock v:ext="edit" aspectratio="t"/>
            <w10:wrap type="none"/>
            <w10:anchorlock/>
          </v:shape>
          <o:OLEObject Type="Embed" ProgID="Equation.DSMT4" ShapeID="_x0000_i1151" DrawAspect="Content" ObjectID="_1468075851" r:id="rId23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计算曲度敏感度资本要求时，不同风险组之间的相关系数</w:t>
      </w:r>
      <w:r>
        <w:rPr>
          <w:rFonts w:ascii="宋体" w:hAnsi="宋体"/>
          <w:color w:val="000000" w:themeColor="text1"/>
          <w:szCs w:val="21"/>
          <w:lang w:bidi="ar"/>
          <w14:textFill>
            <w14:solidFill>
              <w14:schemeClr w14:val="tx1"/>
            </w14:solidFill>
          </w14:textFill>
        </w:rPr>
        <w:object>
          <v:shape id="_x0000_i1152" o:spt="75" type="#_x0000_t75" style="height:18.6pt;width:18.6pt;" o:ole="t" filled="f" o:preferrelative="t" stroked="f" coordsize="21600,21600">
            <v:path/>
            <v:fill on="f" focussize="0,0"/>
            <v:stroke on="f" joinstyle="miter"/>
            <v:imagedata r:id="rId15" o:title=""/>
            <o:lock v:ext="edit" aspectratio="t"/>
            <w10:wrap type="none"/>
            <w10:anchorlock/>
          </v:shape>
          <o:OLEObject Type="Embed" ProgID="Equation.DSMT4" ShapeID="_x0000_i1152" DrawAspect="Content" ObjectID="_1468075852" r:id="rId23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rFonts w:ascii="宋体" w:hAnsi="宋体"/>
          <w:color w:val="000000" w:themeColor="text1"/>
          <w:szCs w:val="21"/>
          <w:lang w:bidi="ar"/>
          <w14:textFill>
            <w14:solidFill>
              <w14:schemeClr w14:val="tx1"/>
            </w14:solidFill>
          </w14:textFill>
        </w:rPr>
        <w:object>
          <v:shape id="_x0000_i1153" o:spt="75" type="#_x0000_t75" style="height:18.6pt;width:18.6pt;" o:ole="t" filled="f" o:preferrelative="t" stroked="f" coordsize="21600,21600">
            <v:path/>
            <v:fill on="f" focussize="0,0"/>
            <v:stroke on="f" joinstyle="miter"/>
            <v:imagedata r:id="rId15" o:title=""/>
            <o:lock v:ext="edit" aspectratio="t"/>
            <w10:wrap type="none"/>
            <w10:anchorlock/>
          </v:shape>
          <o:OLEObject Type="Embed" ProgID="Equation.DSMT4" ShapeID="_x0000_i1153" DrawAspect="Content" ObjectID="_1468075853" r:id="rId23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违约风险资本要求</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：指填报机构违约风险资本要求金额。存在违约风险的以下工具应计算违约风险资本要求：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非证券化的资产组合；</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证券化资产组合（非相关性交易组合，non-CTP）；</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证券化资产组合（相关性交易组合，CTP）。</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违约风险资本要求计算步骤如下：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1.计算每个风险暴露的违约风险头寸。</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对于同一债务人或证券化工具同一层级，空头和多头的违约风险头寸在符合条件的情况下抵消，得出净多头风险头寸和净空头风险头寸。</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将净风险头寸分配到不同的风险组中。</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同一个风险组中，将净风险头寸乘以风险权重，通过对冲效益比例进行对冲处理，得出各风险组违约风险资本要求。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各风险组的违约风险资本要求汇总得到整体违约风险资本要求。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违约风险资本要求计算还应符合以下要求：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1.非证券化的资产组合、non-CTP、CTP之间的违约风险不存在分散效应。</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2.非证券化信用和股票衍生品金融工具应采用穿透法计算每个法人实体的违约风险头寸。</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3.计算非证券化违约风险时应扣除对冲相关性交易组合的非证券化金融工具，后者的资本要求在对应相关性交易组合中计算。</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4.信用风险权重法下适用于零权重的主权、开发性金融机构和政策性银行、公共部门实体和多边开发银行违约风险权重为零。</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我国地方政府、公共部门实体若无法获取主体评级，可使用债项评级作为信用等级判断依据。</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在判断信用等级时，对于经国家金融监督管理总局或其派出机构验收通过实施信用风险内部评级法的银行，</w:t>
      </w:r>
      <w:bookmarkStart w:id="11" w:name="_Hlk152056287"/>
      <w:bookmarkStart w:id="12" w:name="_Hlk151823964"/>
      <w:r>
        <w:rPr>
          <w:rFonts w:hint="eastAsia" w:ascii="宋体" w:hAnsi="宋体"/>
          <w:color w:val="0D0D0D" w:themeColor="text1" w:themeTint="F2"/>
          <w:szCs w:val="21"/>
          <w14:textFill>
            <w14:solidFill>
              <w14:schemeClr w14:val="tx1">
                <w14:lumMod w14:val="95000"/>
                <w14:lumOff w14:val="5000"/>
              </w14:schemeClr>
            </w14:solidFill>
          </w14:textFill>
        </w:rPr>
        <w:t>若无法取得发行主体的合格外部评级，可将内部评级映射到外部评级。</w:t>
      </w:r>
      <w:bookmarkEnd w:id="11"/>
    </w:p>
    <w:bookmarkEnd w:id="12"/>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违约风险-非证券化工具</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：指填报机构非证券化工具违约风险资本要求金额。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违约风险头寸计算规则如下：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1.违约风险头寸（</w:t>
      </w:r>
      <w:r>
        <w:rPr>
          <w:rFonts w:ascii="宋体" w:hAnsi="宋体"/>
          <w:color w:val="0D0D0D" w:themeColor="text1" w:themeTint="F2"/>
          <w:szCs w:val="21"/>
          <w14:textFill>
            <w14:solidFill>
              <w14:schemeClr w14:val="tx1">
                <w14:lumMod w14:val="95000"/>
                <w14:lumOff w14:val="5000"/>
              </w14:schemeClr>
            </w14:solidFill>
          </w14:textFill>
        </w:rPr>
        <w:t>JTD</w:t>
      </w:r>
      <w:r>
        <w:rPr>
          <w:rFonts w:hint="eastAsia" w:ascii="宋体" w:hAnsi="宋体"/>
          <w:color w:val="0D0D0D" w:themeColor="text1" w:themeTint="F2"/>
          <w:szCs w:val="21"/>
          <w14:textFill>
            <w14:solidFill>
              <w14:schemeClr w14:val="tx1">
                <w14:lumMod w14:val="95000"/>
                <w14:lumOff w14:val="5000"/>
              </w14:schemeClr>
            </w14:solidFill>
          </w14:textFill>
        </w:rPr>
        <w:t>）是违约损失率（L</w:t>
      </w:r>
      <w:r>
        <w:rPr>
          <w:rFonts w:ascii="宋体" w:hAnsi="宋体"/>
          <w:color w:val="0D0D0D" w:themeColor="text1" w:themeTint="F2"/>
          <w:szCs w:val="21"/>
          <w14:textFill>
            <w14:solidFill>
              <w14:schemeClr w14:val="tx1">
                <w14:lumMod w14:val="95000"/>
                <w14:lumOff w14:val="5000"/>
              </w14:schemeClr>
            </w14:solidFill>
          </w14:textFill>
        </w:rPr>
        <w:t>GD</w:t>
      </w:r>
      <w:r>
        <w:rPr>
          <w:rFonts w:hint="eastAsia" w:ascii="宋体" w:hAnsi="宋体"/>
          <w:color w:val="0D0D0D" w:themeColor="text1" w:themeTint="F2"/>
          <w:szCs w:val="21"/>
          <w14:textFill>
            <w14:solidFill>
              <w14:schemeClr w14:val="tx1">
                <w14:lumMod w14:val="95000"/>
                <w14:lumOff w14:val="5000"/>
              </w14:schemeClr>
            </w14:solidFill>
          </w14:textFill>
        </w:rPr>
        <w:t xml:space="preserve">）、名义本金和已实现的累计损益的函数，公式如下： </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JTD(多头)=max(LGD</w:t>
      </w:r>
      <w:r>
        <w:rPr>
          <w:rFonts w:hint="eastAsia"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名义本金+损益,0)</w:t>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JTD(</w:t>
      </w:r>
      <w:r>
        <w:rPr>
          <w:rFonts w:hint="eastAsia"/>
          <w:color w:val="0D0D0D" w:themeColor="text1" w:themeTint="F2"/>
          <w14:textFill>
            <w14:solidFill>
              <w14:schemeClr w14:val="tx1">
                <w14:lumMod w14:val="95000"/>
                <w14:lumOff w14:val="5000"/>
              </w14:schemeClr>
            </w14:solidFill>
          </w14:textFill>
        </w:rPr>
        <w:t>空头</w:t>
      </w:r>
      <w:r>
        <w:rPr>
          <w:color w:val="0D0D0D" w:themeColor="text1" w:themeTint="F2"/>
          <w14:textFill>
            <w14:solidFill>
              <w14:schemeClr w14:val="tx1">
                <w14:lumMod w14:val="95000"/>
                <w14:lumOff w14:val="5000"/>
              </w14:schemeClr>
            </w14:solidFill>
          </w14:textFill>
        </w:rPr>
        <w:t>)=min(LGD</w:t>
      </w:r>
      <w:r>
        <w:rPr>
          <w:rFonts w:hint="eastAsia"/>
          <w:color w:val="0D0D0D" w:themeColor="text1" w:themeTint="F2"/>
          <w14:textFill>
            <w14:solidFill>
              <w14:schemeClr w14:val="tx1">
                <w14:lumMod w14:val="95000"/>
                <w14:lumOff w14:val="5000"/>
              </w14:schemeClr>
            </w14:solidFill>
          </w14:textFill>
        </w:rPr>
        <w:t>×名义本金</w:t>
      </w:r>
      <w:r>
        <w:rPr>
          <w:color w:val="0D0D0D" w:themeColor="text1" w:themeTint="F2"/>
          <w14:textFill>
            <w14:solidFill>
              <w14:schemeClr w14:val="tx1">
                <w14:lumMod w14:val="95000"/>
                <w14:lumOff w14:val="5000"/>
              </w14:schemeClr>
            </w14:solidFill>
          </w14:textFill>
        </w:rPr>
        <w:t>+</w:t>
      </w:r>
      <w:r>
        <w:rPr>
          <w:rFonts w:hint="eastAsia"/>
          <w:color w:val="0D0D0D" w:themeColor="text1" w:themeTint="F2"/>
          <w14:textFill>
            <w14:solidFill>
              <w14:schemeClr w14:val="tx1">
                <w14:lumMod w14:val="95000"/>
                <w14:lumOff w14:val="5000"/>
              </w14:schemeClr>
            </w14:solidFill>
          </w14:textFill>
        </w:rPr>
        <w:t>损益</w:t>
      </w:r>
      <w:r>
        <w:rPr>
          <w:color w:val="0D0D0D" w:themeColor="text1" w:themeTint="F2"/>
          <w14:textFill>
            <w14:solidFill>
              <w14:schemeClr w14:val="tx1">
                <w14:lumMod w14:val="95000"/>
                <w14:lumOff w14:val="5000"/>
              </w14:schemeClr>
            </w14:solidFill>
          </w14:textFill>
        </w:rPr>
        <w:t>,0)</w:t>
      </w:r>
    </w:p>
    <w:p>
      <w:pPr>
        <w:tabs>
          <w:tab w:val="left" w:pos="720"/>
        </w:tabs>
        <w:spacing w:line="440" w:lineRule="exact"/>
        <w:ind w:firstLine="472" w:firstLineChars="225"/>
        <w:rPr>
          <w:rFonts w:ascii="仿宋_GB2312" w:hAnsi="宋体"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其中：</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（1）名义本金为金融工具等价债券的名义本金；</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（2）损益为当前市场价值减去名义本金；</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（3）多头</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空头头寸方向以违约时持有风险暴露是否会产生损失为基础。多头风险头寸是指在违约情况下会导致损失的信用风险暴露头寸；</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（4）如果衍生工具的合同或条款允许平仓而不承担违约风险</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则违约风险等于零。</w:t>
      </w:r>
    </w:p>
    <w:p>
      <w:pPr>
        <w:tabs>
          <w:tab w:val="left" w:pos="720"/>
        </w:tabs>
        <w:spacing w:line="440" w:lineRule="exact"/>
        <w:ind w:firstLine="472" w:firstLineChars="225"/>
        <w:rPr>
          <w:rFonts w:ascii="仿宋_GB2312" w:hAnsi="宋体"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违约损失率定义如下：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（1）股票投资（含视为未评级股票的资产管理产品、指数型工具）、非高级债务工具和已违约证券的</w:t>
      </w:r>
      <w:r>
        <w:rPr>
          <w:rFonts w:ascii="宋体" w:hAnsi="宋体"/>
          <w:color w:val="0D0D0D" w:themeColor="text1" w:themeTint="F2"/>
          <w:szCs w:val="21"/>
          <w14:textFill>
            <w14:solidFill>
              <w14:schemeClr w14:val="tx1">
                <w14:lumMod w14:val="95000"/>
                <w14:lumOff w14:val="5000"/>
              </w14:schemeClr>
            </w14:solidFill>
          </w14:textFill>
        </w:rPr>
        <w:t>LGD</w:t>
      </w:r>
      <w:r>
        <w:rPr>
          <w:rFonts w:hint="eastAsia" w:ascii="宋体" w:hAnsi="宋体"/>
          <w:color w:val="0D0D0D" w:themeColor="text1" w:themeTint="F2"/>
          <w:szCs w:val="21"/>
          <w14:textFill>
            <w14:solidFill>
              <w14:schemeClr w14:val="tx1">
                <w14:lumMod w14:val="95000"/>
                <w14:lumOff w14:val="5000"/>
              </w14:schemeClr>
            </w14:solidFill>
          </w14:textFill>
        </w:rPr>
        <w:t>为</w:t>
      </w:r>
      <w:r>
        <w:rPr>
          <w:rFonts w:ascii="宋体" w:hAnsi="宋体"/>
          <w:color w:val="0D0D0D" w:themeColor="text1" w:themeTint="F2"/>
          <w:szCs w:val="21"/>
          <w14:textFill>
            <w14:solidFill>
              <w14:schemeClr w14:val="tx1">
                <w14:lumMod w14:val="95000"/>
                <w14:lumOff w14:val="5000"/>
              </w14:schemeClr>
            </w14:solidFill>
          </w14:textFill>
        </w:rPr>
        <w:t>100%</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（2）高级债务工具的</w:t>
      </w:r>
      <w:r>
        <w:rPr>
          <w:rFonts w:ascii="宋体" w:hAnsi="宋体"/>
          <w:color w:val="0D0D0D" w:themeColor="text1" w:themeTint="F2"/>
          <w:szCs w:val="21"/>
          <w14:textFill>
            <w14:solidFill>
              <w14:schemeClr w14:val="tx1">
                <w14:lumMod w14:val="95000"/>
                <w14:lumOff w14:val="5000"/>
              </w14:schemeClr>
            </w14:solidFill>
          </w14:textFill>
        </w:rPr>
        <w:t>LGD</w:t>
      </w:r>
      <w:r>
        <w:rPr>
          <w:rFonts w:hint="eastAsia" w:ascii="宋体" w:hAnsi="宋体"/>
          <w:color w:val="0D0D0D" w:themeColor="text1" w:themeTint="F2"/>
          <w:szCs w:val="21"/>
          <w14:textFill>
            <w14:solidFill>
              <w14:schemeClr w14:val="tx1">
                <w14:lumMod w14:val="95000"/>
                <w14:lumOff w14:val="5000"/>
              </w14:schemeClr>
            </w14:solidFill>
          </w14:textFill>
        </w:rPr>
        <w:t>为</w:t>
      </w:r>
      <w:r>
        <w:rPr>
          <w:rFonts w:ascii="宋体" w:hAnsi="宋体"/>
          <w:color w:val="0D0D0D" w:themeColor="text1" w:themeTint="F2"/>
          <w:szCs w:val="21"/>
          <w14:textFill>
            <w14:solidFill>
              <w14:schemeClr w14:val="tx1">
                <w14:lumMod w14:val="95000"/>
                <w14:lumOff w14:val="5000"/>
              </w14:schemeClr>
            </w14:solidFill>
          </w14:textFill>
        </w:rPr>
        <w:t>75%</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（3）合格资产担保债券的</w:t>
      </w:r>
      <w:r>
        <w:rPr>
          <w:rFonts w:ascii="宋体" w:hAnsi="宋体"/>
          <w:color w:val="0D0D0D" w:themeColor="text1" w:themeTint="F2"/>
          <w:szCs w:val="21"/>
          <w14:textFill>
            <w14:solidFill>
              <w14:schemeClr w14:val="tx1">
                <w14:lumMod w14:val="95000"/>
                <w14:lumOff w14:val="5000"/>
              </w14:schemeClr>
            </w14:solidFill>
          </w14:textFill>
        </w:rPr>
        <w:t>LGD</w:t>
      </w:r>
      <w:r>
        <w:rPr>
          <w:rFonts w:hint="eastAsia" w:ascii="宋体" w:hAnsi="宋体"/>
          <w:color w:val="0D0D0D" w:themeColor="text1" w:themeTint="F2"/>
          <w:szCs w:val="21"/>
          <w14:textFill>
            <w14:solidFill>
              <w14:schemeClr w14:val="tx1">
                <w14:lumMod w14:val="95000"/>
                <w14:lumOff w14:val="5000"/>
              </w14:schemeClr>
            </w14:solidFill>
          </w14:textFill>
        </w:rPr>
        <w:t>为</w:t>
      </w:r>
      <w:r>
        <w:rPr>
          <w:rFonts w:ascii="宋体" w:hAnsi="宋体"/>
          <w:color w:val="0D0D0D" w:themeColor="text1" w:themeTint="F2"/>
          <w:szCs w:val="21"/>
          <w14:textFill>
            <w14:solidFill>
              <w14:schemeClr w14:val="tx1">
                <w14:lumMod w14:val="95000"/>
                <w14:lumOff w14:val="5000"/>
              </w14:schemeClr>
            </w14:solidFill>
          </w14:textFill>
        </w:rPr>
        <w:t>25%</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（4）当金融工具的价格与违约回收率不相关时，无需将名义本金与</w:t>
      </w:r>
      <w:r>
        <w:rPr>
          <w:rFonts w:ascii="宋体" w:hAnsi="宋体"/>
          <w:color w:val="0D0D0D" w:themeColor="text1" w:themeTint="F2"/>
          <w:szCs w:val="21"/>
          <w14:textFill>
            <w14:solidFill>
              <w14:schemeClr w14:val="tx1">
                <w14:lumMod w14:val="95000"/>
                <w14:lumOff w14:val="5000"/>
              </w14:schemeClr>
            </w14:solidFill>
          </w14:textFill>
        </w:rPr>
        <w:t xml:space="preserve">LGD </w:t>
      </w:r>
      <w:r>
        <w:rPr>
          <w:rFonts w:hint="eastAsia" w:ascii="宋体" w:hAnsi="宋体"/>
          <w:color w:val="0D0D0D" w:themeColor="text1" w:themeTint="F2"/>
          <w:szCs w:val="21"/>
          <w14:textFill>
            <w14:solidFill>
              <w14:schemeClr w14:val="tx1">
                <w14:lumMod w14:val="95000"/>
                <w14:lumOff w14:val="5000"/>
              </w14:schemeClr>
            </w14:solidFill>
          </w14:textFill>
        </w:rPr>
        <w:t>相乘，违约风险头寸为名义本金和损益之和。</w:t>
      </w:r>
    </w:p>
    <w:p>
      <w:pPr>
        <w:spacing w:line="440" w:lineRule="exact"/>
        <w:ind w:firstLine="472" w:firstLineChars="225"/>
        <w:rPr>
          <w:szCs w:val="21"/>
        </w:rPr>
      </w:pPr>
      <w:r>
        <w:rPr>
          <w:rFonts w:hint="eastAsia"/>
          <w:szCs w:val="21"/>
        </w:rPr>
        <w:t>房地美和房利美发行的未分层级住房贷款抵押证券的 LGD 为 75%，但若该证券满足合格资产担保债券的条件，应作为合格资产担保债券处理。</w:t>
      </w:r>
    </w:p>
    <w:p>
      <w:pPr>
        <w:tabs>
          <w:tab w:val="left" w:pos="720"/>
        </w:tabs>
        <w:spacing w:line="440" w:lineRule="exact"/>
        <w:ind w:firstLine="472" w:firstLineChars="225"/>
        <w:rPr>
          <w:rFonts w:ascii="仿宋_GB2312" w:hAnsi="宋体"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名义本金用于衡量违约时本金的损失，损益用于衡量净损失。下表为违约风险头寸的计算示例：</w:t>
      </w:r>
    </w:p>
    <w:p>
      <w:pPr>
        <w:widowControl/>
        <w:spacing w:line="480" w:lineRule="exact"/>
        <w:jc w:val="center"/>
        <w:rPr>
          <w:rFonts w:ascii="宋体" w:hAnsi="宋体"/>
          <w:b/>
          <w:color w:val="0D0D0D" w:themeColor="text1" w:themeTint="F2"/>
          <w14:textFill>
            <w14:solidFill>
              <w14:schemeClr w14:val="tx1">
                <w14:lumMod w14:val="95000"/>
                <w14:lumOff w14:val="5000"/>
              </w14:schemeClr>
            </w14:solidFill>
          </w14:textFill>
        </w:rPr>
      </w:pPr>
      <w:r>
        <w:rPr>
          <w:rFonts w:hint="eastAsia" w:ascii="宋体" w:hAnsi="宋体"/>
          <w:b/>
          <w:color w:val="0D0D0D" w:themeColor="text1" w:themeTint="F2"/>
          <w14:textFill>
            <w14:solidFill>
              <w14:schemeClr w14:val="tx1">
                <w14:lumMod w14:val="95000"/>
                <w14:lumOff w14:val="5000"/>
              </w14:schemeClr>
            </w14:solidFill>
          </w14:textFill>
        </w:rPr>
        <w:t>表</w:t>
      </w:r>
      <w:r>
        <w:rPr>
          <w:rFonts w:ascii="宋体" w:hAnsi="宋体"/>
          <w:b/>
          <w:color w:val="0D0D0D" w:themeColor="text1" w:themeTint="F2"/>
          <w14:textFill>
            <w14:solidFill>
              <w14:schemeClr w14:val="tx1">
                <w14:lumMod w14:val="95000"/>
                <w14:lumOff w14:val="5000"/>
              </w14:schemeClr>
            </w14:solidFill>
          </w14:textFill>
        </w:rPr>
        <w:t xml:space="preserve">13 </w:t>
      </w:r>
      <w:r>
        <w:rPr>
          <w:rFonts w:hint="eastAsia" w:ascii="宋体" w:hAnsi="宋体"/>
          <w:b/>
          <w:color w:val="0D0D0D" w:themeColor="text1" w:themeTint="F2"/>
          <w14:textFill>
            <w14:solidFill>
              <w14:schemeClr w14:val="tx1">
                <w14:lumMod w14:val="95000"/>
                <w14:lumOff w14:val="5000"/>
              </w14:schemeClr>
            </w14:solidFill>
          </w14:textFill>
        </w:rPr>
        <w:t>违约风险头寸示例</w:t>
      </w:r>
    </w:p>
    <w:tbl>
      <w:tblPr>
        <w:tblStyle w:val="38"/>
        <w:tblW w:w="864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5"/>
        <w:gridCol w:w="1855"/>
        <w:gridCol w:w="2801"/>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865"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金融工具</w:t>
            </w:r>
          </w:p>
        </w:tc>
        <w:tc>
          <w:tcPr>
            <w:tcW w:w="1855"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名义本金</w:t>
            </w:r>
          </w:p>
        </w:tc>
        <w:tc>
          <w:tcPr>
            <w:tcW w:w="2801"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等价债券市场价值</w:t>
            </w:r>
          </w:p>
        </w:tc>
        <w:tc>
          <w:tcPr>
            <w:tcW w:w="2126"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损益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债券</w:t>
            </w:r>
          </w:p>
        </w:tc>
        <w:tc>
          <w:tcPr>
            <w:tcW w:w="1855"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债券面值</w:t>
            </w:r>
          </w:p>
        </w:tc>
        <w:tc>
          <w:tcPr>
            <w:tcW w:w="2801"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债券市场价值</w:t>
            </w:r>
          </w:p>
        </w:tc>
        <w:tc>
          <w:tcPr>
            <w:tcW w:w="2126"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市场价值</w:t>
            </w:r>
            <w:r>
              <w:rPr>
                <w:rFonts w:ascii="宋体" w:hAnsi="宋体" w:cs="仿宋"/>
                <w:color w:val="0D0D0D" w:themeColor="text1" w:themeTint="F2"/>
                <w:sz w:val="20"/>
                <w:szCs w:val="22"/>
                <w14:textFill>
                  <w14:solidFill>
                    <w14:schemeClr w14:val="tx1">
                      <w14:lumMod w14:val="95000"/>
                      <w14:lumOff w14:val="5000"/>
                    </w14:schemeClr>
                  </w14:solidFill>
                </w14:textFill>
              </w:rPr>
              <w:t>-面值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信用违约互换</w:t>
            </w:r>
          </w:p>
        </w:tc>
        <w:tc>
          <w:tcPr>
            <w:tcW w:w="1855"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信用违约互换本金</w:t>
            </w:r>
          </w:p>
        </w:tc>
        <w:tc>
          <w:tcPr>
            <w:tcW w:w="2801"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信用违约互换本金</w:t>
            </w:r>
            <w:r>
              <w:rPr>
                <w:rFonts w:ascii="宋体" w:hAnsi="宋体" w:cs="仿宋"/>
                <w:color w:val="0D0D0D" w:themeColor="text1" w:themeTint="F2"/>
                <w:sz w:val="20"/>
                <w:szCs w:val="22"/>
                <w14:textFill>
                  <w14:solidFill>
                    <w14:schemeClr w14:val="tx1">
                      <w14:lumMod w14:val="95000"/>
                      <w14:lumOff w14:val="5000"/>
                    </w14:schemeClr>
                  </w14:solidFill>
                </w14:textFill>
              </w:rPr>
              <w:t>-信用违约互换</w:t>
            </w:r>
            <w:r>
              <w:rPr>
                <w:rFonts w:hint="eastAsia" w:ascii="宋体" w:hAnsi="宋体" w:cs="仿宋"/>
                <w:color w:val="0D0D0D" w:themeColor="text1" w:themeTint="F2"/>
                <w:sz w:val="20"/>
                <w:szCs w:val="22"/>
                <w14:textFill>
                  <w14:solidFill>
                    <w14:schemeClr w14:val="tx1">
                      <w14:lumMod w14:val="95000"/>
                      <w14:lumOff w14:val="5000"/>
                    </w14:schemeClr>
                  </w14:solidFill>
                </w14:textFill>
              </w:rPr>
              <w:t>市场价值的绝对值</w:t>
            </w:r>
          </w:p>
        </w:tc>
        <w:tc>
          <w:tcPr>
            <w:tcW w:w="2126"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信用违约互换市场价值的负绝对值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卖出债券看跌期权</w:t>
            </w:r>
          </w:p>
        </w:tc>
        <w:tc>
          <w:tcPr>
            <w:tcW w:w="1855"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期权本金</w:t>
            </w:r>
          </w:p>
        </w:tc>
        <w:tc>
          <w:tcPr>
            <w:tcW w:w="2801"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执行价格</w:t>
            </w:r>
            <w:r>
              <w:rPr>
                <w:rFonts w:ascii="宋体" w:hAnsi="宋体" w:cs="仿宋"/>
                <w:color w:val="0D0D0D" w:themeColor="text1" w:themeTint="F2"/>
                <w:sz w:val="20"/>
                <w:szCs w:val="22"/>
                <w14:textFill>
                  <w14:solidFill>
                    <w14:schemeClr w14:val="tx1">
                      <w14:lumMod w14:val="95000"/>
                      <w14:lumOff w14:val="5000"/>
                    </w14:schemeClr>
                  </w14:solidFill>
                </w14:textFill>
              </w:rPr>
              <w:t>-期权</w:t>
            </w:r>
            <w:r>
              <w:rPr>
                <w:rFonts w:hint="eastAsia" w:ascii="宋体" w:hAnsi="宋体" w:cs="仿宋"/>
                <w:color w:val="0D0D0D" w:themeColor="text1" w:themeTint="F2"/>
                <w:sz w:val="20"/>
                <w:szCs w:val="22"/>
                <w14:textFill>
                  <w14:solidFill>
                    <w14:schemeClr w14:val="tx1">
                      <w14:lumMod w14:val="95000"/>
                      <w14:lumOff w14:val="5000"/>
                    </w14:schemeClr>
                  </w14:solidFill>
                </w14:textFill>
              </w:rPr>
              <w:t>市场价值的绝对值</w:t>
            </w:r>
          </w:p>
        </w:tc>
        <w:tc>
          <w:tcPr>
            <w:tcW w:w="2126"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（执行价格</w:t>
            </w:r>
            <w:r>
              <w:rPr>
                <w:rFonts w:ascii="宋体" w:hAnsi="宋体" w:cs="仿宋"/>
                <w:color w:val="0D0D0D" w:themeColor="text1" w:themeTint="F2"/>
                <w:sz w:val="20"/>
                <w:szCs w:val="22"/>
                <w14:textFill>
                  <w14:solidFill>
                    <w14:schemeClr w14:val="tx1">
                      <w14:lumMod w14:val="95000"/>
                      <w14:lumOff w14:val="5000"/>
                    </w14:schemeClr>
                  </w14:solidFill>
                </w14:textFill>
              </w:rPr>
              <w:t>-期权</w:t>
            </w:r>
            <w:r>
              <w:rPr>
                <w:rFonts w:hint="eastAsia" w:ascii="宋体" w:hAnsi="宋体" w:cs="仿宋"/>
                <w:color w:val="0D0D0D" w:themeColor="text1" w:themeTint="F2"/>
                <w:sz w:val="20"/>
                <w:szCs w:val="22"/>
                <w14:textFill>
                  <w14:solidFill>
                    <w14:schemeClr w14:val="tx1">
                      <w14:lumMod w14:val="95000"/>
                      <w14:lumOff w14:val="5000"/>
                    </w14:schemeClr>
                  </w14:solidFill>
                </w14:textFill>
              </w:rPr>
              <w:t>市场价值的绝对值）</w:t>
            </w:r>
            <w:r>
              <w:rPr>
                <w:rFonts w:ascii="宋体" w:hAnsi="宋体" w:cs="仿宋"/>
                <w:color w:val="0D0D0D" w:themeColor="text1" w:themeTint="F2"/>
                <w:sz w:val="20"/>
                <w:szCs w:val="22"/>
                <w14:textFill>
                  <w14:solidFill>
                    <w14:schemeClr w14:val="tx1">
                      <w14:lumMod w14:val="95000"/>
                      <w14:lumOff w14:val="5000"/>
                    </w14:schemeClr>
                  </w14:solidFill>
                </w14:textFill>
              </w:rPr>
              <w:t>-名义本金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买入债券看涨期权</w:t>
            </w:r>
          </w:p>
        </w:tc>
        <w:tc>
          <w:tcPr>
            <w:tcW w:w="1855"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0</w:t>
            </w:r>
          </w:p>
        </w:tc>
        <w:tc>
          <w:tcPr>
            <w:tcW w:w="2801"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期权市场价值</w:t>
            </w:r>
          </w:p>
        </w:tc>
        <w:tc>
          <w:tcPr>
            <w:tcW w:w="2126"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期权市场价值</w:t>
            </w:r>
          </w:p>
        </w:tc>
      </w:tr>
    </w:tbl>
    <w:p>
      <w:pPr>
        <w:tabs>
          <w:tab w:val="left" w:pos="720"/>
        </w:tabs>
        <w:spacing w:line="440" w:lineRule="exact"/>
        <w:ind w:firstLine="472" w:firstLineChars="225"/>
        <w:rPr>
          <w:rFonts w:ascii="宋体" w:hAnsi="宋体"/>
          <w:color w:val="0D0D0D" w:themeColor="text1" w:themeTint="F2"/>
          <w:szCs w:val="21"/>
          <w:shd w:val="clear" w:color="auto" w:fill="FFFFFF"/>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剩余期限在</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1</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年以内风险暴露的违约风险，应按照</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1</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年内的时间等比例对多头</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空头风险头寸进行期限调整，调整权重下限为</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1/4</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。股票的剩余期限可为</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3</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个月或</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1</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年以上。对于衍生工具敞口，应考虑衍生工具合约本身的期限而非标的工具的期限。</w:t>
      </w:r>
    </w:p>
    <w:p>
      <w:pPr>
        <w:tabs>
          <w:tab w:val="left" w:pos="720"/>
        </w:tabs>
        <w:spacing w:line="440" w:lineRule="exact"/>
        <w:ind w:firstLine="472" w:firstLineChars="225"/>
        <w:rPr>
          <w:rFonts w:ascii="宋体" w:hAnsi="宋体"/>
          <w:color w:val="0D0D0D" w:themeColor="text1" w:themeTint="F2"/>
          <w:szCs w:val="21"/>
          <w:shd w:val="clear" w:color="auto" w:fill="FFFFFF"/>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同一债务人的风险暴露在如下情况下可以抵消：</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对于同一债务人而言，多头和空头风险头寸可以抵消。抵消仅限于空头风险头寸的优先级不高于多头风险头寸的优先级，如股票的空头头寸可以抵消债券的多头头寸，但债券的空头头寸不能抵消股票的多头头寸。</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bookmarkStart w:id="13" w:name="OLE_LINK4"/>
      <w:r>
        <w:rPr>
          <w:rFonts w:hint="eastAsia" w:ascii="宋体" w:hAnsi="宋体"/>
          <w:color w:val="0D0D0D" w:themeColor="text1" w:themeTint="F2"/>
          <w:szCs w:val="21"/>
          <w14:textFill>
            <w14:solidFill>
              <w14:schemeClr w14:val="tx1">
                <w14:lumMod w14:val="95000"/>
                <w14:lumOff w14:val="5000"/>
              </w14:schemeClr>
            </w14:solidFill>
          </w14:textFill>
        </w:rPr>
        <w:t>（2）风险暴露剩余期限</w:t>
      </w:r>
      <w:bookmarkEnd w:id="13"/>
      <w:r>
        <w:rPr>
          <w:rFonts w:hint="eastAsia" w:ascii="宋体" w:hAnsi="宋体"/>
          <w:color w:val="0D0D0D" w:themeColor="text1" w:themeTint="F2"/>
          <w:szCs w:val="21"/>
          <w14:textFill>
            <w14:solidFill>
              <w14:schemeClr w14:val="tx1">
                <w14:lumMod w14:val="95000"/>
                <w14:lumOff w14:val="5000"/>
              </w14:schemeClr>
            </w14:solidFill>
          </w14:textFill>
        </w:rPr>
        <w:t>大于</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年的可全额抵消。</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（3）风险暴露剩余期限小于</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年，应进行期限调整。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非证券化产品违约风险资本要求的计算</w:t>
      </w:r>
      <w:r>
        <w:rPr>
          <w:rFonts w:hint="eastAsia" w:ascii="宋体" w:hAnsi="宋体"/>
          <w:color w:val="0D0D0D" w:themeColor="text1" w:themeTint="F2"/>
          <w:szCs w:val="21"/>
          <w14:textFill>
            <w14:solidFill>
              <w14:schemeClr w14:val="tx1">
                <w14:lumMod w14:val="95000"/>
                <w14:lumOff w14:val="5000"/>
              </w14:schemeClr>
            </w14:solidFill>
          </w14:textFill>
        </w:rPr>
        <w:t>要求如下：</w:t>
      </w:r>
    </w:p>
    <w:p>
      <w:pPr>
        <w:tabs>
          <w:tab w:val="left" w:pos="720"/>
        </w:tabs>
        <w:spacing w:line="440" w:lineRule="exact"/>
        <w:ind w:firstLine="472" w:firstLineChars="225"/>
        <w:rPr>
          <w:rFonts w:ascii="宋体" w:hAnsi="宋体"/>
          <w:color w:val="0D0D0D" w:themeColor="text1" w:themeTint="F2"/>
          <w:szCs w:val="21"/>
          <w:shd w:val="clear" w:color="auto" w:fill="FFFFFF"/>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非证券化违约风险组分为公司、主权和地方政府。</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对冲效益比例</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(HBR)</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公式如下：</w:t>
      </w:r>
    </w:p>
    <w:p>
      <w:pPr>
        <w:tabs>
          <w:tab w:val="left" w:pos="720"/>
        </w:tabs>
        <w:ind w:firstLine="472" w:firstLineChars="225"/>
        <w:jc w:val="center"/>
        <w:rPr>
          <w:rFonts w:ascii="宋体" w:hAnsi="宋体"/>
          <w:color w:val="0D0D0D" w:themeColor="text1" w:themeTint="F2"/>
          <w:szCs w:val="21"/>
          <w14:textFill>
            <w14:solidFill>
              <w14:schemeClr w14:val="tx1">
                <w14:lumMod w14:val="95000"/>
                <w14:lumOff w14:val="5000"/>
              </w14:schemeClr>
            </w14:solidFill>
          </w14:textFill>
        </w:rPr>
      </w:pPr>
      <w:r>
        <w:drawing>
          <wp:inline distT="0" distB="0" distL="114300" distR="114300">
            <wp:extent cx="2429510" cy="523875"/>
            <wp:effectExtent l="0" t="0" r="8890" b="9525"/>
            <wp:docPr id="34"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1"/>
                    <pic:cNvPicPr>
                      <a:picLocks noChangeAspect="1"/>
                    </pic:cNvPicPr>
                  </pic:nvPicPr>
                  <pic:blipFill>
                    <a:blip r:embed="rId237"/>
                    <a:stretch>
                      <a:fillRect/>
                    </a:stretch>
                  </pic:blipFill>
                  <pic:spPr>
                    <a:xfrm>
                      <a:off x="0" y="0"/>
                      <a:ext cx="2429510" cy="523875"/>
                    </a:xfrm>
                    <a:prstGeom prst="rect">
                      <a:avLst/>
                    </a:prstGeom>
                    <a:noFill/>
                    <a:ln>
                      <a:noFill/>
                    </a:ln>
                  </pic:spPr>
                </pic:pic>
              </a:graphicData>
            </a:graphic>
          </wp:inline>
        </w:drawing>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其中，</w:t>
      </w:r>
    </w:p>
    <w:p>
      <w:pPr>
        <w:tabs>
          <w:tab w:val="left" w:pos="720"/>
        </w:tabs>
        <w:ind w:firstLine="472" w:firstLineChars="225"/>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（1）</w:t>
      </w:r>
      <w:r>
        <w:drawing>
          <wp:inline distT="0" distB="0" distL="114300" distR="114300">
            <wp:extent cx="908685" cy="286385"/>
            <wp:effectExtent l="0" t="0" r="5715" b="18415"/>
            <wp:docPr id="35"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2"/>
                    <pic:cNvPicPr>
                      <a:picLocks noChangeAspect="1"/>
                    </pic:cNvPicPr>
                  </pic:nvPicPr>
                  <pic:blipFill>
                    <a:blip r:embed="rId238"/>
                    <a:stretch>
                      <a:fillRect/>
                    </a:stretch>
                  </pic:blipFill>
                  <pic:spPr>
                    <a:xfrm>
                      <a:off x="0" y="0"/>
                      <a:ext cx="908685" cy="286385"/>
                    </a:xfrm>
                    <a:prstGeom prst="rect">
                      <a:avLst/>
                    </a:prstGeom>
                    <a:noFill/>
                    <a:ln>
                      <a:noFill/>
                    </a:ln>
                  </pic:spPr>
                </pic:pic>
              </a:graphicData>
            </a:graphic>
          </wp:inline>
        </w:drawing>
      </w:r>
      <w:r>
        <w:rPr>
          <w:rFonts w:hint="eastAsia"/>
          <w:color w:val="0D0D0D" w:themeColor="text1" w:themeTint="F2"/>
          <w14:textFill>
            <w14:solidFill>
              <w14:schemeClr w14:val="tx1">
                <w14:lumMod w14:val="95000"/>
                <w14:lumOff w14:val="5000"/>
              </w14:schemeClr>
            </w14:solidFill>
          </w14:textFill>
        </w:rPr>
        <w:t>等于同一风险组下不同信用等级的所有违约风险净多头风险头寸简单加总；</w:t>
      </w:r>
    </w:p>
    <w:p>
      <w:pPr>
        <w:tabs>
          <w:tab w:val="left" w:pos="720"/>
        </w:tabs>
        <w:ind w:firstLine="472" w:firstLineChars="225"/>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（2）</w:t>
      </w:r>
      <w:r>
        <w:drawing>
          <wp:inline distT="0" distB="0" distL="114300" distR="114300">
            <wp:extent cx="1048385" cy="278130"/>
            <wp:effectExtent l="0" t="0" r="18415" b="7620"/>
            <wp:docPr id="36"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3"/>
                    <pic:cNvPicPr>
                      <a:picLocks noChangeAspect="1"/>
                    </pic:cNvPicPr>
                  </pic:nvPicPr>
                  <pic:blipFill>
                    <a:blip r:embed="rId239"/>
                    <a:stretch>
                      <a:fillRect/>
                    </a:stretch>
                  </pic:blipFill>
                  <pic:spPr>
                    <a:xfrm>
                      <a:off x="0" y="0"/>
                      <a:ext cx="1048385" cy="278130"/>
                    </a:xfrm>
                    <a:prstGeom prst="rect">
                      <a:avLst/>
                    </a:prstGeom>
                    <a:noFill/>
                    <a:ln>
                      <a:noFill/>
                    </a:ln>
                  </pic:spPr>
                </pic:pic>
              </a:graphicData>
            </a:graphic>
          </wp:inline>
        </w:drawing>
      </w:r>
      <w:r>
        <w:rPr>
          <w:rFonts w:hint="eastAsia"/>
          <w:color w:val="0D0D0D" w:themeColor="text1" w:themeTint="F2"/>
          <w14:textFill>
            <w14:solidFill>
              <w14:schemeClr w14:val="tx1">
                <w14:lumMod w14:val="95000"/>
                <w14:lumOff w14:val="5000"/>
              </w14:schemeClr>
            </w14:solidFill>
          </w14:textFill>
        </w:rPr>
        <w:t>等于同一风险组下不同信用等级的所有违约风险净空头风险头寸绝对值的简单加总。</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违约风险权重应根据非证券化工具发行主体的信用等级确定，对应表如下：</w:t>
      </w:r>
    </w:p>
    <w:p>
      <w:pPr>
        <w:widowControl/>
        <w:spacing w:line="480" w:lineRule="exact"/>
        <w:jc w:val="center"/>
        <w:rPr>
          <w:rFonts w:ascii="宋体" w:hAnsi="宋体"/>
          <w:b/>
          <w:color w:val="0D0D0D" w:themeColor="text1" w:themeTint="F2"/>
          <w14:textFill>
            <w14:solidFill>
              <w14:schemeClr w14:val="tx1">
                <w14:lumMod w14:val="95000"/>
                <w14:lumOff w14:val="5000"/>
              </w14:schemeClr>
            </w14:solidFill>
          </w14:textFill>
        </w:rPr>
      </w:pPr>
      <w:r>
        <w:rPr>
          <w:rFonts w:hint="eastAsia" w:ascii="宋体" w:hAnsi="宋体"/>
          <w:b/>
          <w:color w:val="0D0D0D" w:themeColor="text1" w:themeTint="F2"/>
          <w14:textFill>
            <w14:solidFill>
              <w14:schemeClr w14:val="tx1">
                <w14:lumMod w14:val="95000"/>
                <w14:lumOff w14:val="5000"/>
              </w14:schemeClr>
            </w14:solidFill>
          </w14:textFill>
        </w:rPr>
        <w:t>表</w:t>
      </w:r>
      <w:r>
        <w:rPr>
          <w:rFonts w:ascii="宋体" w:hAnsi="宋体"/>
          <w:b/>
          <w:color w:val="0D0D0D" w:themeColor="text1" w:themeTint="F2"/>
          <w14:textFill>
            <w14:solidFill>
              <w14:schemeClr w14:val="tx1">
                <w14:lumMod w14:val="95000"/>
                <w14:lumOff w14:val="5000"/>
              </w14:schemeClr>
            </w14:solidFill>
          </w14:textFill>
        </w:rPr>
        <w:t xml:space="preserve">14 </w:t>
      </w:r>
      <w:r>
        <w:rPr>
          <w:rFonts w:hint="eastAsia" w:ascii="宋体" w:hAnsi="宋体"/>
          <w:b/>
          <w:color w:val="0D0D0D" w:themeColor="text1" w:themeTint="F2"/>
          <w14:textFill>
            <w14:solidFill>
              <w14:schemeClr w14:val="tx1">
                <w14:lumMod w14:val="95000"/>
                <w14:lumOff w14:val="5000"/>
              </w14:schemeClr>
            </w14:solidFill>
          </w14:textFill>
        </w:rPr>
        <w:t>非证券化工具违约风险权重</w:t>
      </w:r>
    </w:p>
    <w:tbl>
      <w:tblPr>
        <w:tblStyle w:val="38"/>
        <w:tblW w:w="7988"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27"/>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7" w:type="dxa"/>
          </w:tcPr>
          <w:p>
            <w:pPr>
              <w:jc w:val="center"/>
              <w:rPr>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信用等级</w:t>
            </w:r>
          </w:p>
        </w:tc>
        <w:tc>
          <w:tcPr>
            <w:tcW w:w="4261" w:type="dxa"/>
          </w:tcPr>
          <w:p>
            <w:pPr>
              <w:jc w:val="center"/>
              <w:rPr>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违约风险权重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7"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AAA</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27"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AA</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27"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A</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7"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BBB</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7"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BB</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27"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B</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7"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CCC</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27" w:type="dxa"/>
          </w:tcPr>
          <w:p>
            <w:pPr>
              <w:jc w:val="center"/>
              <w:rPr>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未评级</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27" w:type="dxa"/>
          </w:tcPr>
          <w:p>
            <w:pPr>
              <w:jc w:val="center"/>
              <w:rPr>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违约</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100%</w:t>
            </w:r>
          </w:p>
        </w:tc>
      </w:tr>
    </w:tbl>
    <w:p>
      <w:pPr>
        <w:tabs>
          <w:tab w:val="left" w:pos="720"/>
        </w:tabs>
        <w:spacing w:line="440" w:lineRule="exact"/>
        <w:ind w:firstLine="472" w:firstLineChars="225"/>
        <w:rPr>
          <w:rFonts w:ascii="仿宋_GB2312" w:hAnsi="宋体"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 xml:space="preserve">每个风险组的违约风险资本要求计算公式如下： </w:t>
      </w:r>
    </w:p>
    <w:p>
      <w:pPr>
        <w:tabs>
          <w:tab w:val="left" w:pos="720"/>
        </w:tabs>
        <w:jc w:val="center"/>
        <w:rPr>
          <w:color w:val="000000" w:themeColor="text1"/>
          <w:sz w:val="30"/>
          <w:szCs w:val="30"/>
          <w14:textFill>
            <w14:solidFill>
              <w14:schemeClr w14:val="tx1"/>
            </w14:solidFill>
          </w14:textFill>
        </w:rPr>
      </w:pPr>
      <w:r>
        <w:drawing>
          <wp:inline distT="0" distB="0" distL="114300" distR="114300">
            <wp:extent cx="4494530" cy="487045"/>
            <wp:effectExtent l="0" t="0" r="1270" b="8255"/>
            <wp:docPr id="37"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4"/>
                    <pic:cNvPicPr>
                      <a:picLocks noChangeAspect="1"/>
                    </pic:cNvPicPr>
                  </pic:nvPicPr>
                  <pic:blipFill>
                    <a:blip r:embed="rId240"/>
                    <a:stretch>
                      <a:fillRect/>
                    </a:stretch>
                  </pic:blipFill>
                  <pic:spPr>
                    <a:xfrm>
                      <a:off x="0" y="0"/>
                      <a:ext cx="4494530" cy="487045"/>
                    </a:xfrm>
                    <a:prstGeom prst="rect">
                      <a:avLst/>
                    </a:prstGeom>
                    <a:noFill/>
                    <a:ln>
                      <a:noFill/>
                    </a:ln>
                  </pic:spPr>
                </pic:pic>
              </a:graphicData>
            </a:graphic>
          </wp:inline>
        </w:drawing>
      </w:r>
    </w:p>
    <w:p>
      <w:pPr>
        <w:tabs>
          <w:tab w:val="left" w:pos="720"/>
        </w:tabs>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其中：i为风险组b的金融工具。</w:t>
      </w:r>
    </w:p>
    <w:p>
      <w:pPr>
        <w:tabs>
          <w:tab w:val="left" w:pos="720"/>
        </w:tabs>
        <w:spacing w:line="440" w:lineRule="exact"/>
        <w:ind w:firstLine="472" w:firstLineChars="225"/>
        <w:rPr>
          <w:rFonts w:ascii="宋体" w:hAnsi="宋体"/>
          <w:color w:val="0D0D0D" w:themeColor="text1" w:themeTint="F2"/>
          <w:szCs w:val="30"/>
          <w:shd w:val="clear" w:color="auto" w:fill="FFFFFF"/>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非证券化违约风险资本要求为各个风险组的资本要求简单加总。</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违约风险-证券化工具（非相关性交易组合）</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：指填报机构非相关性交易组合证券化工具的信用利差风险资本要求金额。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违约风险头寸计算规则如下：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违约风险头寸是证券化风险暴露的市场价值。</w:t>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非相关性交易组合证券化基础资产头寸或未分层级指数头寸可按比例分解至相应层级，同时将基础资产从非证券化违约风险资本要求中剔除。</w:t>
      </w:r>
    </w:p>
    <w:p>
      <w:pPr>
        <w:tabs>
          <w:tab w:val="left" w:pos="720"/>
        </w:tabs>
        <w:spacing w:line="440" w:lineRule="exact"/>
        <w:ind w:firstLine="472" w:firstLineChars="225"/>
        <w:rPr>
          <w:rFonts w:ascii="仿宋_GB2312" w:hAnsi="宋体"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不同基础资产的证券化风险暴露之间不允许抵消，相同证券化投资组合的不同层级的证券化风险暴露之间不允许抵消。</w:t>
      </w:r>
    </w:p>
    <w:p>
      <w:pPr>
        <w:tabs>
          <w:tab w:val="left" w:pos="720"/>
        </w:tabs>
        <w:spacing w:line="440" w:lineRule="exact"/>
        <w:ind w:firstLine="472" w:firstLineChars="225"/>
        <w:rPr>
          <w:rFonts w:ascii="仿宋_GB2312" w:hAnsi="宋体"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除剩余期限外，其他属性都相同的证券化风险头寸可以抵消。通过分解能被完全复制的证券化风险暴露可以抵消。抵消规则与非证券化一致。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bookmarkStart w:id="14" w:name="_Hlk48835575"/>
      <w:r>
        <w:rPr>
          <w:rFonts w:ascii="宋体" w:hAnsi="宋体"/>
          <w:color w:val="0D0D0D" w:themeColor="text1" w:themeTint="F2"/>
          <w:szCs w:val="21"/>
          <w14:textFill>
            <w14:solidFill>
              <w14:schemeClr w14:val="tx1">
                <w14:lumMod w14:val="95000"/>
                <w14:lumOff w14:val="5000"/>
              </w14:schemeClr>
            </w14:solidFill>
          </w14:textFill>
        </w:rPr>
        <w:t>非相关性交易组合证券化违约风险资本</w:t>
      </w:r>
      <w:bookmarkEnd w:id="14"/>
      <w:r>
        <w:rPr>
          <w:rFonts w:ascii="宋体" w:hAnsi="宋体"/>
          <w:color w:val="0D0D0D" w:themeColor="text1" w:themeTint="F2"/>
          <w:szCs w:val="21"/>
          <w14:textFill>
            <w14:solidFill>
              <w14:schemeClr w14:val="tx1">
                <w14:lumMod w14:val="95000"/>
                <w14:lumOff w14:val="5000"/>
              </w14:schemeClr>
            </w14:solidFill>
          </w14:textFill>
        </w:rPr>
        <w:t>计算</w:t>
      </w:r>
      <w:r>
        <w:rPr>
          <w:rFonts w:hint="eastAsia" w:ascii="宋体" w:hAnsi="宋体"/>
          <w:color w:val="0D0D0D" w:themeColor="text1" w:themeTint="F2"/>
          <w:szCs w:val="21"/>
          <w14:textFill>
            <w14:solidFill>
              <w14:schemeClr w14:val="tx1">
                <w14:lumMod w14:val="95000"/>
                <w14:lumOff w14:val="5000"/>
              </w14:schemeClr>
            </w14:solidFill>
          </w14:textFill>
        </w:rPr>
        <w:t>要求如下：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非相关性交易组合证券化违约风险组分为大型企业（不区分地区）和其他分组。其他分组包含按11个资产类别和4个地区划分的44个风险组。大型企业为除中小、小微企业以外的企业，</w:t>
      </w:r>
      <w:bookmarkStart w:id="15" w:name="_Hlk152056899"/>
      <w:r>
        <w:rPr>
          <w:rFonts w:hint="eastAsia" w:ascii="宋体" w:hAnsi="宋体"/>
          <w:color w:val="0D0D0D" w:themeColor="text1" w:themeTint="F2"/>
          <w:szCs w:val="21"/>
          <w14:textFill>
            <w14:solidFill>
              <w14:schemeClr w14:val="tx1">
                <w14:lumMod w14:val="95000"/>
                <w14:lumOff w14:val="5000"/>
              </w14:schemeClr>
            </w14:solidFill>
          </w14:textFill>
        </w:rPr>
        <w:t>中小、小微企业定义与信用风险权重法一致</w:t>
      </w:r>
      <w:bookmarkEnd w:id="15"/>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资产类别分为11个类，包括资产支持商业票据、汽车贷款/汽车租赁、住房抵押贷款支持证券、信用卡、商业房地产抵押贷款支持证券、对公信贷资产支持证券、担保债务凭证平方、中小企业贷款、学生贷款、其他零售贷款和其他贷款。</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地区分为4类，包括亚洲、欧洲、北美洲及其他地区。</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填报机构</w:t>
      </w:r>
      <w:r>
        <w:rPr>
          <w:rFonts w:hint="eastAsia" w:ascii="宋体" w:hAnsi="宋体"/>
          <w:color w:val="0D0D0D" w:themeColor="text1" w:themeTint="F2"/>
          <w:szCs w:val="21"/>
          <w14:textFill>
            <w14:solidFill>
              <w14:schemeClr w14:val="tx1">
                <w14:lumMod w14:val="95000"/>
                <w14:lumOff w14:val="5000"/>
              </w14:schemeClr>
            </w14:solidFill>
          </w14:textFill>
        </w:rPr>
        <w:t>应将非相关性交易组合证券化风险暴露划分到对应的风险组，每个证券化风险暴露只能划分到一个风险组。</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对冲效益比例公式和违约风险资本要求计算公式与非证券化违约风险资本要求一致。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违约风险权重取决于层级，根据《办法》附件11中对应的风险加权资产权重除以12.5确定，剩余期限设为1年。现金证券化头寸的资本要求上限为金融工具的公允价值。</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非相关性交易组合证券化违约风险资本要求为各个风险组的资本要求简单加总。</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违约风险-证券化工具（相关性交易组合）</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：指填报机构相关性交易组合证券化工具的信用利差风险资本要求金额。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违约风险头寸计算规则如下：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违约风险头寸是证券化风险暴露的市场价值。</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 xml:space="preserve">相同指数或系列的不同层级的证券化风险暴露之间不允许抵消，相同指数的不同系列的证券化风险暴露之间不允许抵消，不同指数的证券化风险暴露之间不允许抵消。 </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除剩余期限外，其他属性都相同的证券化风险头寸可以抵消。抵消规则与非证券化一致。对于指数型金融工具，若指数类型、序列和层级完全相同，证券化风险暴露可以在不同期限间抵消。通过分解能被完全复制的证券化风险暴露可以抵消。</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相关性交易组合证券化违约风险资本计算</w:t>
      </w:r>
      <w:r>
        <w:rPr>
          <w:rFonts w:hint="eastAsia" w:ascii="宋体" w:hAnsi="宋体"/>
          <w:color w:val="0D0D0D" w:themeColor="text1" w:themeTint="F2"/>
          <w:szCs w:val="21"/>
          <w14:textFill>
            <w14:solidFill>
              <w14:schemeClr w14:val="tx1">
                <w14:lumMod w14:val="95000"/>
                <w14:lumOff w14:val="5000"/>
              </w14:schemeClr>
            </w14:solidFill>
          </w14:textFill>
        </w:rPr>
        <w:t>要求如下：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bookmarkStart w:id="16" w:name="_Hlk71294899"/>
      <w:r>
        <w:rPr>
          <w:rFonts w:hint="eastAsia" w:ascii="宋体" w:hAnsi="宋体"/>
          <w:color w:val="0D0D0D" w:themeColor="text1" w:themeTint="F2"/>
          <w:szCs w:val="21"/>
          <w14:textFill>
            <w14:solidFill>
              <w14:schemeClr w14:val="tx1">
                <w14:lumMod w14:val="95000"/>
                <w14:lumOff w14:val="5000"/>
              </w14:schemeClr>
            </w14:solidFill>
          </w14:textFill>
        </w:rPr>
        <w:t>1.对于相关性交易组合证券化违约风险，每种指数为一个风险组。指数包括但不限于</w:t>
      </w:r>
      <w:r>
        <w:rPr>
          <w:rFonts w:ascii="宋体" w:hAnsi="宋体"/>
          <w:color w:val="0D0D0D" w:themeColor="text1" w:themeTint="F2"/>
          <w:szCs w:val="21"/>
          <w14:textFill>
            <w14:solidFill>
              <w14:schemeClr w14:val="tx1">
                <w14:lumMod w14:val="95000"/>
                <w14:lumOff w14:val="5000"/>
              </w14:schemeClr>
            </w14:solidFill>
          </w14:textFill>
        </w:rPr>
        <w:t xml:space="preserve">CDX </w:t>
      </w:r>
      <w:r>
        <w:rPr>
          <w:rFonts w:hint="eastAsia" w:ascii="宋体" w:hAnsi="宋体"/>
          <w:color w:val="0D0D0D" w:themeColor="text1" w:themeTint="F2"/>
          <w:szCs w:val="21"/>
          <w14:textFill>
            <w14:solidFill>
              <w14:schemeClr w14:val="tx1">
                <w14:lumMod w14:val="95000"/>
                <w14:lumOff w14:val="5000"/>
              </w14:schemeClr>
            </w14:solidFill>
          </w14:textFill>
        </w:rPr>
        <w:t>北美洲</w:t>
      </w:r>
      <w:r>
        <w:rPr>
          <w:rFonts w:ascii="宋体" w:hAnsi="宋体"/>
          <w:color w:val="0D0D0D" w:themeColor="text1" w:themeTint="F2"/>
          <w:szCs w:val="21"/>
          <w14:textFill>
            <w14:solidFill>
              <w14:schemeClr w14:val="tx1">
                <w14:lumMod w14:val="95000"/>
                <w14:lumOff w14:val="5000"/>
              </w14:schemeClr>
            </w14:solidFill>
          </w14:textFill>
        </w:rPr>
        <w:t>IG</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iTraxx</w:t>
      </w:r>
      <w:r>
        <w:rPr>
          <w:rFonts w:hint="eastAsia" w:ascii="宋体" w:hAnsi="宋体"/>
          <w:color w:val="0D0D0D" w:themeColor="text1" w:themeTint="F2"/>
          <w:szCs w:val="21"/>
          <w14:textFill>
            <w14:solidFill>
              <w14:schemeClr w14:val="tx1">
                <w14:lumMod w14:val="95000"/>
                <w14:lumOff w14:val="5000"/>
              </w14:schemeClr>
            </w14:solidFill>
          </w14:textFill>
        </w:rPr>
        <w:t>欧洲</w:t>
      </w:r>
      <w:r>
        <w:rPr>
          <w:rFonts w:ascii="宋体" w:hAnsi="宋体"/>
          <w:color w:val="0D0D0D" w:themeColor="text1" w:themeTint="F2"/>
          <w:szCs w:val="21"/>
          <w14:textFill>
            <w14:solidFill>
              <w14:schemeClr w14:val="tx1">
                <w14:lumMod w14:val="95000"/>
                <w14:lumOff w14:val="5000"/>
              </w14:schemeClr>
            </w14:solidFill>
          </w14:textFill>
        </w:rPr>
        <w:t>IG</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CDX HY</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iTraxx XO</w:t>
      </w:r>
      <w:r>
        <w:rPr>
          <w:rFonts w:hint="eastAsia" w:ascii="宋体" w:hAnsi="宋体"/>
          <w:color w:val="0D0D0D" w:themeColor="text1" w:themeTint="F2"/>
          <w:szCs w:val="21"/>
          <w14:textFill>
            <w14:solidFill>
              <w14:schemeClr w14:val="tx1">
                <w14:lumMod w14:val="95000"/>
                <w14:lumOff w14:val="5000"/>
              </w14:schemeClr>
            </w14:solidFill>
          </w14:textFill>
        </w:rPr>
        <w:t>、LCDX、iTraxx</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LevX、亚洲指数、拉美指数、其他地区指数、主要主权实体指数(G7和西欧)、其他主权实体指数等。</w:t>
      </w:r>
      <w:bookmarkEnd w:id="16"/>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填报机构</w:t>
      </w:r>
      <w:r>
        <w:rPr>
          <w:color w:val="0D0D0D" w:themeColor="text1" w:themeTint="F2"/>
          <w14:textFill>
            <w14:solidFill>
              <w14:schemeClr w14:val="tx1">
                <w14:lumMod w14:val="95000"/>
                <w14:lumOff w14:val="5000"/>
              </w14:schemeClr>
            </w14:solidFill>
          </w14:textFill>
        </w:rPr>
        <w:t>应将相关性交易组合证券化风险暴露划分到对应的风险组。定制化的证券化</w:t>
      </w:r>
      <w:r>
        <w:rPr>
          <w:rFonts w:hint="eastAsia" w:ascii="宋体" w:hAnsi="宋体"/>
          <w:color w:val="0D0D0D" w:themeColor="text1" w:themeTint="F2"/>
          <w:szCs w:val="21"/>
          <w14:textFill>
            <w14:solidFill>
              <w14:schemeClr w14:val="tx1">
                <w14:lumMod w14:val="95000"/>
                <w14:lumOff w14:val="5000"/>
              </w14:schemeClr>
            </w14:solidFill>
          </w14:textFill>
        </w:rPr>
        <w:t>风险暴露划入定制层级所在的指数风险组。</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分层级的证券化违约风险权重根据《办法》附件11中对应的风险加权资产权重除以12.5确定，剩余期限设为1年。无层级的证券化违约风险权重与非证券化的计算方法一致。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对冲效益比例(HBRctp)计算公式如下：</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534285" cy="546735"/>
            <wp:effectExtent l="0" t="0" r="18415" b="5715"/>
            <wp:docPr id="38"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05"/>
                    <pic:cNvPicPr>
                      <a:picLocks noChangeAspect="1"/>
                    </pic:cNvPicPr>
                  </pic:nvPicPr>
                  <pic:blipFill>
                    <a:blip r:embed="rId241"/>
                    <a:stretch>
                      <a:fillRect/>
                    </a:stretch>
                  </pic:blipFill>
                  <pic:spPr>
                    <a:xfrm>
                      <a:off x="0" y="0"/>
                      <a:ext cx="2534285" cy="546735"/>
                    </a:xfrm>
                    <a:prstGeom prst="rect">
                      <a:avLst/>
                    </a:prstGeom>
                    <a:noFill/>
                    <a:ln>
                      <a:noFill/>
                    </a:ln>
                  </pic:spPr>
                </pic:pic>
              </a:graphicData>
            </a:graphic>
          </wp:inline>
        </w:drawing>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其中：</w:t>
      </w:r>
    </w:p>
    <w:p>
      <w:pPr>
        <w:tabs>
          <w:tab w:val="left" w:pos="720"/>
        </w:tabs>
        <w:ind w:firstLine="472" w:firstLineChars="225"/>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（1）</w:t>
      </w:r>
      <w:r>
        <w:drawing>
          <wp:inline distT="0" distB="0" distL="114300" distR="114300">
            <wp:extent cx="949325" cy="277495"/>
            <wp:effectExtent l="0" t="0" r="3175" b="8255"/>
            <wp:docPr id="39"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6"/>
                    <pic:cNvPicPr>
                      <a:picLocks noChangeAspect="1"/>
                    </pic:cNvPicPr>
                  </pic:nvPicPr>
                  <pic:blipFill>
                    <a:blip r:embed="rId242"/>
                    <a:stretch>
                      <a:fillRect/>
                    </a:stretch>
                  </pic:blipFill>
                  <pic:spPr>
                    <a:xfrm>
                      <a:off x="0" y="0"/>
                      <a:ext cx="949325" cy="277495"/>
                    </a:xfrm>
                    <a:prstGeom prst="rect">
                      <a:avLst/>
                    </a:prstGeom>
                    <a:noFill/>
                    <a:ln>
                      <a:noFill/>
                    </a:ln>
                  </pic:spPr>
                </pic:pic>
              </a:graphicData>
            </a:graphic>
          </wp:inline>
        </w:drawing>
      </w:r>
      <w:r>
        <w:rPr>
          <w:rFonts w:hint="eastAsia"/>
          <w:color w:val="0D0D0D" w:themeColor="text1" w:themeTint="F2"/>
          <w14:textFill>
            <w14:solidFill>
              <w14:schemeClr w14:val="tx1">
                <w14:lumMod w14:val="95000"/>
                <w14:lumOff w14:val="5000"/>
              </w14:schemeClr>
            </w14:solidFill>
          </w14:textFill>
        </w:rPr>
        <w:t>为所有风险组下不同信用等级的所有违约风险净多头风险头寸简单加总。</w:t>
      </w:r>
    </w:p>
    <w:p>
      <w:pPr>
        <w:tabs>
          <w:tab w:val="left" w:pos="720"/>
        </w:tabs>
        <w:ind w:firstLine="472" w:firstLineChars="225"/>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（2）</w:t>
      </w:r>
      <w:r>
        <w:drawing>
          <wp:inline distT="0" distB="0" distL="114300" distR="114300">
            <wp:extent cx="975995" cy="257175"/>
            <wp:effectExtent l="0" t="0" r="14605" b="9525"/>
            <wp:docPr id="40"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7"/>
                    <pic:cNvPicPr>
                      <a:picLocks noChangeAspect="1"/>
                    </pic:cNvPicPr>
                  </pic:nvPicPr>
                  <pic:blipFill>
                    <a:blip r:embed="rId243"/>
                    <a:stretch>
                      <a:fillRect/>
                    </a:stretch>
                  </pic:blipFill>
                  <pic:spPr>
                    <a:xfrm>
                      <a:off x="0" y="0"/>
                      <a:ext cx="975995" cy="257175"/>
                    </a:xfrm>
                    <a:prstGeom prst="rect">
                      <a:avLst/>
                    </a:prstGeom>
                    <a:noFill/>
                    <a:ln>
                      <a:noFill/>
                    </a:ln>
                  </pic:spPr>
                </pic:pic>
              </a:graphicData>
            </a:graphic>
          </wp:inline>
        </w:drawing>
      </w:r>
      <w:r>
        <w:rPr>
          <w:rFonts w:hint="eastAsia"/>
          <w:color w:val="0D0D0D" w:themeColor="text1" w:themeTint="F2"/>
          <w14:textFill>
            <w14:solidFill>
              <w14:schemeClr w14:val="tx1">
                <w14:lumMod w14:val="95000"/>
                <w14:lumOff w14:val="5000"/>
              </w14:schemeClr>
            </w14:solidFill>
          </w14:textFill>
        </w:rPr>
        <w:t>为所有风险组下不同信用等级的所有违约风险净空头风险头寸绝对值的简单加总。</w:t>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w:t>
      </w:r>
      <w:r>
        <w:rPr>
          <w:color w:val="0D0D0D" w:themeColor="text1" w:themeTint="F2"/>
          <w14:textFill>
            <w14:solidFill>
              <w14:schemeClr w14:val="tx1">
                <w14:lumMod w14:val="95000"/>
                <w14:lumOff w14:val="5000"/>
              </w14:schemeClr>
            </w14:solidFill>
          </w14:textFill>
        </w:rPr>
        <w:t>每个风险组的违约风险资本要求计算公式如下：</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4246880" cy="328295"/>
            <wp:effectExtent l="0" t="0" r="1270" b="14605"/>
            <wp:docPr id="9"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0"/>
                    <pic:cNvPicPr>
                      <a:picLocks noChangeAspect="1"/>
                    </pic:cNvPicPr>
                  </pic:nvPicPr>
                  <pic:blipFill>
                    <a:blip r:embed="rId244"/>
                    <a:stretch>
                      <a:fillRect/>
                    </a:stretch>
                  </pic:blipFill>
                  <pic:spPr>
                    <a:xfrm>
                      <a:off x="0" y="0"/>
                      <a:ext cx="4246880" cy="328295"/>
                    </a:xfrm>
                    <a:prstGeom prst="rect">
                      <a:avLst/>
                    </a:prstGeom>
                    <a:noFill/>
                    <a:ln>
                      <a:noFill/>
                    </a:ln>
                  </pic:spPr>
                </pic:pic>
              </a:graphicData>
            </a:graphic>
          </wp:inline>
        </w:drawing>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其中：i为风险组b的金融工具。</w:t>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相关性交易组合证券化违约风险资本要求等于各个风险组的资本要求的汇总，公式如下：</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4278630" cy="388620"/>
            <wp:effectExtent l="0" t="0" r="7620" b="11430"/>
            <wp:docPr id="42"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9"/>
                    <pic:cNvPicPr>
                      <a:picLocks noChangeAspect="1"/>
                    </pic:cNvPicPr>
                  </pic:nvPicPr>
                  <pic:blipFill>
                    <a:blip r:embed="rId245"/>
                    <a:stretch>
                      <a:fillRect/>
                    </a:stretch>
                  </pic:blipFill>
                  <pic:spPr>
                    <a:xfrm>
                      <a:off x="0" y="0"/>
                      <a:ext cx="4278630" cy="388620"/>
                    </a:xfrm>
                    <a:prstGeom prst="rect">
                      <a:avLst/>
                    </a:prstGeom>
                    <a:noFill/>
                    <a:ln>
                      <a:noFill/>
                    </a:ln>
                  </pic:spPr>
                </pic:pic>
              </a:graphicData>
            </a:graphic>
          </wp:inline>
        </w:drawing>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 xml:space="preserve"> 违约风险资本要求合计</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 xml:space="preserve">：指填报机构违约风险资本要求合计金额。 </w:t>
      </w:r>
    </w:p>
    <w:p>
      <w:pPr>
        <w:tabs>
          <w:tab w:val="left" w:pos="720"/>
        </w:tabs>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剩余风险附加资本要求</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剩余风险附加资本要求金额。具有剩余风险的工具包括标的为奇异性资产的工具和承担其他剩余风险的工具，应单独计算剩余风险附加资本要求。如果与第三方的交易可完全对冲原交易的剩余风险，则无需计量此两笔交易的剩余风险附加资本。例如，与原交易方向相反但其他要素相同的完全匹配的背对背平盘交易。如果与第三方的多笔交易可完全对冲原交易的剩余风险，无需计量第三方的多笔交易和原交易的剩余风险附加资本。如果与单个或多个第三方的交易为方向相反、名义本金不完全相同，但其他要素相同的完全匹配的对冲交易，可以仅就名义本金剩余部分计量剩余风险附加资本。</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标的为奇异性资产</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标的为奇异性资产的剩余风险资本要求金额。标的为奇异性资产的工具是指基础资产的风险暴露不在附件14得尔塔、维伽、曲度敏感度资本要求和违约风险资本要求范围内的交易账簿工具，包括但不限于长寿风险、</w:t>
      </w:r>
      <w:bookmarkStart w:id="17" w:name="_Hlk150622129"/>
      <w:r>
        <w:rPr>
          <w:rFonts w:hint="eastAsia" w:ascii="宋体" w:hAnsi="宋体"/>
          <w:color w:val="0D0D0D" w:themeColor="text1" w:themeTint="F2"/>
          <w:szCs w:val="21"/>
          <w14:textFill>
            <w14:solidFill>
              <w14:schemeClr w14:val="tx1">
                <w14:lumMod w14:val="95000"/>
                <w14:lumOff w14:val="5000"/>
              </w14:schemeClr>
            </w14:solidFill>
          </w14:textFill>
        </w:rPr>
        <w:t>气候风</w:t>
      </w:r>
      <w:bookmarkEnd w:id="17"/>
      <w:r>
        <w:rPr>
          <w:rFonts w:hint="eastAsia" w:ascii="宋体" w:hAnsi="宋体"/>
          <w:color w:val="0D0D0D" w:themeColor="text1" w:themeTint="F2"/>
          <w:szCs w:val="21"/>
          <w14:textFill>
            <w14:solidFill>
              <w14:schemeClr w14:val="tx1">
                <w14:lumMod w14:val="95000"/>
                <w14:lumOff w14:val="5000"/>
              </w14:schemeClr>
            </w14:solidFill>
          </w14:textFill>
        </w:rPr>
        <w:t>险、自然灾害、未来的实际波动率等。</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标的为奇异性资产的金融工具的剩余风险附加资本要求为名义本金乘以1.0%。</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其他剩余风险</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：指填报机构其他剩余风险资本要求金额。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承担其他剩余风险的工具至少符合下列要求之一：</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（1）需计提维伽或曲度敏感度风险资本要求的工具，且其到期日回报无法由基础资产为单一股票价格、商品价格、汇率、债券价格、信用违约互换价格或利率互换的普通欧式或美式期权通过有限线性组合复制。</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（2）相关性交易组合，但市场风险框架中认定为相关性交易组合合格风险对冲的金融工具除外。</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承担其他剩余风险的工具包括但不限于：受缺口风险影响的工具（如障碍期权、亚式期权、数字期权等），受相关性风险影响的工具（如一篮子期权、最优期权、利差期权、基差期权、百慕大期权和双币种(Quanto)期权等），受行为风险影响的工具。</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承担其他剩余风险的金融工具的剩余风险附加资本要求为名义本金乘以0.1%。</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szCs w:val="21"/>
        </w:rPr>
        <w:t>对于填报机构发行的含权资本工具以及交易账簿下投资的含权工具，若填报机构</w:t>
      </w:r>
      <w:r>
        <w:rPr>
          <w:rFonts w:hint="eastAsia" w:ascii="宋体" w:hAnsi="宋体"/>
          <w:color w:val="0D0D0D" w:themeColor="text1" w:themeTint="F2"/>
          <w:szCs w:val="21"/>
          <w:lang w:bidi="ar"/>
          <w14:textFill>
            <w14:solidFill>
              <w14:schemeClr w14:val="tx1">
                <w14:lumMod w14:val="95000"/>
                <w14:lumOff w14:val="5000"/>
              </w14:schemeClr>
            </w14:solidFill>
          </w14:textFill>
        </w:rPr>
        <w:t>无法计量其嵌入期权的敏感度资本要求</w:t>
      </w:r>
      <w:r>
        <w:rPr>
          <w:rFonts w:hint="eastAsia" w:ascii="宋体" w:hAnsi="宋体"/>
          <w:szCs w:val="21"/>
        </w:rPr>
        <w:t>，可用剩余风险附加资本要求进行替代。如该类工具承担其他剩余风险，还需同时计量剩余风险附加资本要求。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该部分资本要求计入</w:t>
      </w:r>
      <w:r>
        <w:rPr>
          <w:rFonts w:ascii="宋体" w:hAnsi="宋体"/>
          <w:color w:val="0D0D0D" w:themeColor="text1" w:themeTint="F2"/>
          <w:szCs w:val="21"/>
          <w14:textFill>
            <w14:solidFill>
              <w14:schemeClr w14:val="tx1">
                <w14:lumMod w14:val="95000"/>
                <w14:lumOff w14:val="5000"/>
              </w14:schemeClr>
            </w14:solidFill>
          </w14:textFill>
        </w:rPr>
        <w:t xml:space="preserve">[10.2 </w:t>
      </w:r>
      <w:r>
        <w:rPr>
          <w:rFonts w:hint="eastAsia" w:ascii="宋体" w:hAnsi="宋体"/>
          <w:color w:val="0D0D0D" w:themeColor="text1" w:themeTint="F2"/>
          <w:szCs w:val="21"/>
          <w14:textFill>
            <w14:solidFill>
              <w14:schemeClr w14:val="tx1">
                <w14:lumMod w14:val="95000"/>
                <w14:lumOff w14:val="5000"/>
              </w14:schemeClr>
            </w14:solidFill>
          </w14:textFill>
        </w:rPr>
        <w:t>其他剩余风险</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4.当一个工具受到以下一种或多种风险类型的影响时，这种影响本身不会导致该工具具有剩余风险：</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（1）最便宜可交割期权的风险；</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（2）微笑风险：当通过其他标的和期限相同的含权工具的隐含波动率来推断一项含权工具的隐含波动率时，因期权不同的价值状态而导致的隐含波动率参数变化的风险；</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（3）多个标的欧式或美式期权产生的相关性风险，以及可作为这类期权线性组合的任何期权产生的相关性风险，该豁免尤其适用于指数期权；</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（4）衍生工具产生的股息风险，该衍生工具的标的资产不仅仅包括股息支付。</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剩余风险附加资本要求合计</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：指填报机构剩余风险附加资本要求合计金额。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1.内部风险转移交易台资本要求</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：指填报机构内部风险转移交易台资本要求金额。内部风险转移台资本要求应单独计量，不考虑与其他交易台之间的分散和抵消效应，高中低相关性情景的选取与1至</w:t>
      </w: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相关栏位及1</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栏位保持独立。</w:t>
      </w:r>
      <w:bookmarkStart w:id="18" w:name="_Hlk150159972"/>
      <w:r>
        <w:rPr>
          <w:rFonts w:hint="eastAsia" w:ascii="宋体" w:hAnsi="宋体"/>
          <w:color w:val="0D0D0D" w:themeColor="text1" w:themeTint="F2"/>
          <w:szCs w:val="21"/>
          <w14:textFill>
            <w14:solidFill>
              <w14:schemeClr w14:val="tx1">
                <w14:lumMod w14:val="95000"/>
                <w14:lumOff w14:val="5000"/>
              </w14:schemeClr>
            </w14:solidFill>
          </w14:textFill>
        </w:rPr>
        <w:t>对于在本栏位计提的相关工具，不纳入前述1至</w:t>
      </w: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相关栏位的计量范围。</w:t>
      </w:r>
    </w:p>
    <w:bookmarkEnd w:id="18"/>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2.非穿透法计量的资产管理产品资本要求</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：指填报机构按照附件1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“第二部分（十一）2（2）a”计量的资本要求。按此方法计量的资产管理产品资本要求应逐产品单独计量</w:t>
      </w:r>
      <w:bookmarkStart w:id="19" w:name="_Hlk150159966"/>
      <w:r>
        <w:rPr>
          <w:rFonts w:hint="eastAsia" w:ascii="宋体" w:hAnsi="宋体"/>
          <w:color w:val="0D0D0D" w:themeColor="text1" w:themeTint="F2"/>
          <w:szCs w:val="21"/>
          <w14:textFill>
            <w14:solidFill>
              <w14:schemeClr w14:val="tx1">
                <w14:lumMod w14:val="95000"/>
                <w14:lumOff w14:val="5000"/>
              </w14:schemeClr>
            </w14:solidFill>
          </w14:textFill>
        </w:rPr>
        <w:t>，不考虑与其他工具（含其他以非穿透法计量的资产管理产品）之间的分散和抵消效应，高中低相关性情景的选取与1至</w:t>
      </w: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相关栏位及1</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栏位保持独立。对于在本栏位计提的相关工具，不纳入前述1至</w:t>
      </w: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相关栏位的计量范围。该栏位仅包含交易账簿下非穿透法计量的资产管理产品，银行账簿下非穿透法计量的资产管理产品不在本栏位下填写。</w:t>
      </w:r>
      <w:bookmarkEnd w:id="19"/>
      <w:r>
        <w:rPr>
          <w:rFonts w:hint="eastAsia" w:ascii="宋体" w:hAnsi="宋体"/>
          <w:color w:val="0D0D0D" w:themeColor="text1" w:themeTint="F2"/>
          <w:szCs w:val="21"/>
          <w14:textFill>
            <w14:solidFill>
              <w14:schemeClr w14:val="tx1">
                <w14:lumMod w14:val="95000"/>
                <w14:lumOff w14:val="5000"/>
              </w14:schemeClr>
            </w14:solidFill>
          </w14:textFill>
        </w:rPr>
        <w:t>对于交易账簿下非穿透法计量的</w:t>
      </w:r>
      <w:r>
        <w:rPr>
          <w:rFonts w:hint="eastAsia" w:ascii="宋体" w:hAnsi="宋体"/>
          <w:color w:val="0D0D0D" w:themeColor="text1" w:themeTint="F2"/>
          <w:szCs w:val="21"/>
          <w:highlight w:val="none"/>
          <w14:textFill>
            <w14:solidFill>
              <w14:schemeClr w14:val="tx1">
                <w14:lumMod w14:val="95000"/>
                <w14:lumOff w14:val="5000"/>
              </w14:schemeClr>
            </w14:solidFill>
          </w14:textFill>
        </w:rPr>
        <w:t>资产管理产品</w:t>
      </w:r>
      <w:r>
        <w:rPr>
          <w:rFonts w:hint="eastAsia" w:ascii="宋体" w:hAnsi="宋体"/>
          <w:color w:val="0D0D0D" w:themeColor="text1" w:themeTint="F2"/>
          <w:szCs w:val="21"/>
          <w14:textFill>
            <w14:solidFill>
              <w14:schemeClr w14:val="tx1">
                <w14:lumMod w14:val="95000"/>
                <w14:lumOff w14:val="5000"/>
              </w14:schemeClr>
            </w14:solidFill>
          </w14:textFill>
        </w:rPr>
        <w:t>，如资产组合包含银行账簿类工具，应根据其风险类别分别纳入相应的风险框架计量。如现金、存款、货币拆借等工具的信用风险，应纳入信用风险框架计量风险加权资产，其对应外汇头寸的汇率风险仍应在市场风险框架下计量。</w:t>
      </w:r>
      <w:bookmarkStart w:id="20" w:name="_Hlk151824018"/>
    </w:p>
    <w:bookmarkEnd w:id="20"/>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3.市场风险资本要求总额</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：指填报机构全部市场风险资本要求金额。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4.市场风险的风险加权资产总额</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：指填报机构市场风险资本要求对应的风险加权资产总额，等于市场风险资本要求总额乘以12.5。</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 xml:space="preserve">[A </w:t>
      </w:r>
      <w:r>
        <w:rPr>
          <w:rFonts w:hint="eastAsia" w:ascii="宋体" w:hAnsi="宋体"/>
          <w:color w:val="0D0D0D" w:themeColor="text1" w:themeTint="F2"/>
          <w:szCs w:val="21"/>
          <w14:textFill>
            <w14:solidFill>
              <w14:schemeClr w14:val="tx1">
                <w14:lumMod w14:val="95000"/>
                <w14:lumOff w14:val="5000"/>
              </w14:schemeClr>
            </w14:solidFill>
          </w14:textFill>
        </w:rPr>
        <w:t>高相关性</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：指填报机构在金融压力时期高相关性情景下市场风险资本要求金额。高相关系数为中相关系数乘以1.25，上限为100%。</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 xml:space="preserve">[B </w:t>
      </w:r>
      <w:r>
        <w:rPr>
          <w:rFonts w:hint="eastAsia" w:ascii="宋体" w:hAnsi="宋体"/>
          <w:color w:val="0D0D0D" w:themeColor="text1" w:themeTint="F2"/>
          <w:szCs w:val="21"/>
          <w14:textFill>
            <w14:solidFill>
              <w14:schemeClr w14:val="tx1">
                <w14:lumMod w14:val="95000"/>
                <w14:lumOff w14:val="5000"/>
              </w14:schemeClr>
            </w14:solidFill>
          </w14:textFill>
        </w:rPr>
        <w:t>中相关性</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：指填报机构在金融压力时期中相关性情景下市场风险资本要求金额。中相关系数即前述填报说明中的相关系数。</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 xml:space="preserve">[C </w:t>
      </w:r>
      <w:r>
        <w:rPr>
          <w:rFonts w:hint="eastAsia" w:ascii="宋体" w:hAnsi="宋体"/>
          <w:color w:val="0D0D0D" w:themeColor="text1" w:themeTint="F2"/>
          <w:szCs w:val="21"/>
          <w14:textFill>
            <w14:solidFill>
              <w14:schemeClr w14:val="tx1">
                <w14:lumMod w14:val="95000"/>
                <w14:lumOff w14:val="5000"/>
              </w14:schemeClr>
            </w14:solidFill>
          </w14:textFill>
        </w:rPr>
        <w:t>低相关性</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：指填报机构在金融压力时期低相关性情景下市场风险资本要求金额。低相关系数应按照下列公式计算得出：</w:t>
      </w:r>
    </w:p>
    <w:p>
      <w:pPr>
        <w:tabs>
          <w:tab w:val="left" w:pos="720"/>
        </w:tabs>
        <w:ind w:firstLine="472" w:firstLineChars="225"/>
        <w:jc w:val="center"/>
        <w:rPr>
          <w:rFonts w:ascii="宋体" w:hAnsi="宋体"/>
          <w:color w:val="0D0D0D" w:themeColor="text1" w:themeTint="F2"/>
          <w:szCs w:val="21"/>
          <w14:textFill>
            <w14:solidFill>
              <w14:schemeClr w14:val="tx1">
                <w14:lumMod w14:val="95000"/>
                <w14:lumOff w14:val="5000"/>
              </w14:schemeClr>
            </w14:solidFill>
          </w14:textFill>
        </w:rPr>
      </w:pPr>
      <w:r>
        <w:drawing>
          <wp:inline distT="0" distB="0" distL="114300" distR="114300">
            <wp:extent cx="2239010" cy="516890"/>
            <wp:effectExtent l="0" t="0" r="8890" b="16510"/>
            <wp:docPr id="43"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10"/>
                    <pic:cNvPicPr>
                      <a:picLocks noChangeAspect="1"/>
                    </pic:cNvPicPr>
                  </pic:nvPicPr>
                  <pic:blipFill>
                    <a:blip r:embed="rId246"/>
                    <a:stretch>
                      <a:fillRect/>
                    </a:stretch>
                  </pic:blipFill>
                  <pic:spPr>
                    <a:xfrm>
                      <a:off x="0" y="0"/>
                      <a:ext cx="2239010" cy="516890"/>
                    </a:xfrm>
                    <a:prstGeom prst="rect">
                      <a:avLst/>
                    </a:prstGeom>
                    <a:noFill/>
                    <a:ln>
                      <a:noFill/>
                    </a:ln>
                  </pic:spPr>
                </pic:pic>
              </a:graphicData>
            </a:graphic>
          </wp:inline>
        </w:drawing>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 xml:space="preserve">[D </w:t>
      </w:r>
      <w:r>
        <w:rPr>
          <w:rFonts w:hint="eastAsia" w:ascii="宋体" w:hAnsi="宋体"/>
          <w:color w:val="0D0D0D" w:themeColor="text1" w:themeTint="F2"/>
          <w:szCs w:val="21"/>
          <w14:textFill>
            <w14:solidFill>
              <w14:schemeClr w14:val="tx1">
                <w14:lumMod w14:val="95000"/>
                <w14:lumOff w14:val="5000"/>
              </w14:schemeClr>
            </w14:solidFill>
          </w14:textFill>
        </w:rPr>
        <w:t>资本要求</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：指填报机构全部市场风险资本要求金额。同一时点法人口径资本计算选取相关性情景与集团口径资本计算选取相关性情景不一致的情况下，填报机构分别按照各自口径下资本占用最高的情景进行报送。</w:t>
      </w:r>
    </w:p>
    <w:p>
      <w:pPr>
        <w:spacing w:line="440" w:lineRule="exact"/>
        <w:rPr>
          <w:rFonts w:ascii="宋体"/>
          <w:b/>
          <w:color w:val="0D0D0D" w:themeColor="text1" w:themeTint="F2"/>
          <w:szCs w:val="21"/>
          <w14:textFill>
            <w14:solidFill>
              <w14:schemeClr w14:val="tx1">
                <w14:lumMod w14:val="95000"/>
                <w14:lumOff w14:val="5000"/>
              </w14:schemeClr>
            </w14:solidFill>
          </w14:textFill>
        </w:rPr>
      </w:pPr>
      <w:r>
        <w:rPr>
          <w:rFonts w:hint="eastAsia"/>
          <w:b/>
          <w:color w:val="0D0D0D" w:themeColor="text1" w:themeTint="F2"/>
          <w:szCs w:val="21"/>
          <w14:textFill>
            <w14:solidFill>
              <w14:schemeClr w14:val="tx1">
                <w14:lumMod w14:val="95000"/>
                <w14:lumOff w14:val="5000"/>
              </w14:schemeClr>
            </w14:solidFill>
          </w14:textFill>
        </w:rPr>
        <w:t>第四部分：其他说明</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1．指数型工具和多标的期权的计量</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对于指数型工具和多标的期权，计算得尔塔敏感度和曲度敏感度时应使用穿透法。除相关性交易组合以外的指数型工具和多标的期权的成份风险因子的敏感度，可与单名工具的风险因子敏感度净额轧差计算。相关性交易组合不能被拆解，也不适用上述净额轧差计算方法。</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（2）若工具与市场广泛认可的股票或信用指数挂钩，填报机构在计算得尔塔敏感度和曲度敏感度时可以采用非穿透法，但应同时满足以下条件：</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a.指数具备穿透的条件(例如可获取成份和权重)；</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b.指数至少包含20个成份；</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c.单一成份的权重不超过指数的25%；</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d.按大小排序前10%的成份权重之和小于指数的60%；</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e.该指数所有成份的总市场价值不低于2600 亿元人民币。</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挂钩同一指数的相同工具计量方法应一致。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（3）若采用非穿透法，工具挂钩的每个指数均应单独计算敏感度风险。当指数中75%以上的成份可映射至特定的风险组时，指数工具应同样映射至此风险组，否则应映射到指数组。</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对于除挂钩股票或信用指数外的其他指数工具，商业银行应该优先采用穿透法进行计量，在无法穿透时，可将指数型工具视作未评级的股票风险暴露，映射至其他组（风险组</w:t>
      </w:r>
      <w:r>
        <w:rPr>
          <w:rFonts w:ascii="宋体" w:hAnsi="宋体"/>
          <w:color w:val="0D0D0D" w:themeColor="text1" w:themeTint="F2"/>
          <w:szCs w:val="21"/>
          <w14:textFill>
            <w14:solidFill>
              <w14:schemeClr w14:val="tx1">
                <w14:lumMod w14:val="95000"/>
                <w14:lumOff w14:val="5000"/>
              </w14:schemeClr>
            </w14:solidFill>
          </w14:textFill>
        </w:rPr>
        <w:t>11），并根据指数型工具信息，判断是否需要计提违约风险资本要求和剩余风险附加资本要求。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（4）多标的期权计量维伽敏感度时采用非穿透法。</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（5）对于给定工具，不论是否采用穿透法，计算得尔塔和曲度风险的敏感度口径应保持一致。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（6）</w:t>
      </w:r>
      <w:bookmarkStart w:id="21" w:name="_Hlk152147905"/>
      <w:r>
        <w:rPr>
          <w:rFonts w:hint="eastAsia" w:ascii="宋体" w:hAnsi="宋体"/>
          <w:color w:val="0D0D0D" w:themeColor="text1" w:themeTint="F2"/>
          <w:szCs w:val="21"/>
          <w14:textFill>
            <w14:solidFill>
              <w14:schemeClr w14:val="tx1">
                <w14:lumMod w14:val="95000"/>
                <w14:lumOff w14:val="5000"/>
              </w14:schemeClr>
            </w14:solidFill>
          </w14:textFill>
        </w:rPr>
        <w:t>对于同一资产管理产品，</w:t>
      </w:r>
      <w:bookmarkEnd w:id="21"/>
      <w:r>
        <w:rPr>
          <w:rFonts w:hint="eastAsia" w:ascii="宋体" w:hAnsi="宋体"/>
          <w:color w:val="0D0D0D" w:themeColor="text1" w:themeTint="F2"/>
          <w:szCs w:val="21"/>
          <w14:textFill>
            <w14:solidFill>
              <w14:schemeClr w14:val="tx1">
                <w14:lumMod w14:val="95000"/>
                <w14:lumOff w14:val="5000"/>
              </w14:schemeClr>
            </w14:solidFill>
          </w14:textFill>
        </w:rPr>
        <w:t>已采用穿透法的填报机构，未经国家金融监督管理总局或其派出机构认可不得转为非穿透法。</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2．资产管理产品的计量</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对于满足《办法》附件12第二部分要求的资产管理产品，填报机构应采用穿透法计量资本要求。对于穿透后底层资产，若其为银行账簿类工具，应根据其风险类别分别纳入相应的风险框架计量。如现金、存款、货币拆借等工具的信用风险，应纳入信用风险框架计量风险加权资产，其对应外汇头寸（若有）的汇率风险仍应在市场风险框架下计量。</w:t>
      </w:r>
      <w:bookmarkStart w:id="22" w:name="_Hlk152147927"/>
      <w:r>
        <w:rPr>
          <w:rFonts w:hint="eastAsia" w:ascii="宋体" w:hAnsi="宋体"/>
          <w:color w:val="0D0D0D" w:themeColor="text1" w:themeTint="F2"/>
          <w:szCs w:val="21"/>
          <w14:textFill>
            <w14:solidFill>
              <w14:schemeClr w14:val="tx1">
                <w14:lumMod w14:val="95000"/>
                <w14:lumOff w14:val="5000"/>
              </w14:schemeClr>
            </w14:solidFill>
          </w14:textFill>
        </w:rPr>
        <w:t>对于银行账簿下的资产管理产品，如果采用穿透法，对于应纳入市场风险资本计量范围的基础资产，应按照本办法附件1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市场风险相关规则计量市场风险资本要求，并填入G</w:t>
      </w:r>
      <w:r>
        <w:rPr>
          <w:rFonts w:ascii="宋体" w:hAnsi="宋体"/>
          <w:color w:val="0D0D0D" w:themeColor="text1" w:themeTint="F2"/>
          <w:szCs w:val="21"/>
          <w14:textFill>
            <w14:solidFill>
              <w14:schemeClr w14:val="tx1">
                <w14:lumMod w14:val="95000"/>
                <w14:lumOff w14:val="5000"/>
              </w14:schemeClr>
            </w14:solidFill>
          </w14:textFill>
        </w:rPr>
        <w:t>4C-2</w:t>
      </w:r>
      <w:r>
        <w:rPr>
          <w:rFonts w:hint="eastAsia" w:ascii="宋体" w:hAnsi="宋体"/>
          <w:color w:val="0D0D0D" w:themeColor="text1" w:themeTint="F2"/>
          <w:szCs w:val="21"/>
          <w14:textFill>
            <w14:solidFill>
              <w14:schemeClr w14:val="tx1">
                <w14:lumMod w14:val="95000"/>
                <w14:lumOff w14:val="5000"/>
              </w14:schemeClr>
            </w14:solidFill>
          </w14:textFill>
        </w:rPr>
        <w:t>和G</w:t>
      </w:r>
      <w:r>
        <w:rPr>
          <w:rFonts w:ascii="宋体" w:hAnsi="宋体"/>
          <w:color w:val="0D0D0D" w:themeColor="text1" w:themeTint="F2"/>
          <w:szCs w:val="21"/>
          <w14:textFill>
            <w14:solidFill>
              <w14:schemeClr w14:val="tx1">
                <w14:lumMod w14:val="95000"/>
                <w14:lumOff w14:val="5000"/>
              </w14:schemeClr>
            </w14:solidFill>
          </w14:textFill>
        </w:rPr>
        <w:t>4C-2</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a)</w:t>
      </w:r>
      <w:r>
        <w:rPr>
          <w:rFonts w:hint="eastAsia" w:ascii="宋体" w:hAnsi="宋体"/>
          <w:color w:val="0D0D0D" w:themeColor="text1" w:themeTint="F2"/>
          <w:szCs w:val="21"/>
          <w14:textFill>
            <w14:solidFill>
              <w14:schemeClr w14:val="tx1">
                <w14:lumMod w14:val="95000"/>
                <w14:lumOff w14:val="5000"/>
              </w14:schemeClr>
            </w14:solidFill>
          </w14:textFill>
        </w:rPr>
        <w:t>的相关栏位。</w:t>
      </w:r>
      <w:bookmarkEnd w:id="22"/>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（2）对于不能穿透的资产管理产品，填报机构可选用以下方法计算资产管理产品的资本要求：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a.银行可以利用资产管理产品募集说明书、定期报告、管理此类资产管理产品的国家法律法规或资产管理产品披露的其他信息作为计量依据。银行应假设将资产管理产品在授权投资范围内最大限度地投资于基于敏感度方法下资本要求最高的资产，并相应逐级投资其他资本要求较低的资产，授权范围应考虑杠杆放大效应。如果资产对应风险权重不止一个，则应采用最高的风险权重。资产管理产品应逐产品单独计提市场风险资本。</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b.银行可以将资产管理产品视作未评级的股票风险暴露，映射至其他组（风险组11），并根据资产管理产品信息，判断是否需要计提违约风险资本要求和剩余风险附加资本要求。如果该资产管理产品主要投资高收益或不良资产，银行需使用资产管理产品投资范围内的最高风险权重计量违约风险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（3）对于跟踪指数基准的资产管理产品，填报机构应采用穿透法计量。仅在满足下列条件下，填报机构可以按照指数型工具的要求采用非穿透法计量资本要求：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a.资产管理产品的跟踪误差绝对值小于1% (不计佣金和手续费)；</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b.填报机构应至少每年评估一次跟踪误差。跟踪误差为过去12个月的资产管理产品收益率与跟踪基准收益率之差。在相关数据可获得的情况下，商业银行应在资产管理产品首次纳入市场风险资本计量时评估一次跟踪误差。</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）对于可以部分穿透的资产管理产品，填报机构可采用混合方法计量资本。对于可以穿透的部分，按照穿透法计量资本要求；对于不可穿透的部分，按照相关方法计量资本要求，并填入相应栏位。</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5</w:t>
      </w:r>
      <w:r>
        <w:rPr>
          <w:rFonts w:hint="eastAsia" w:ascii="宋体" w:hAnsi="宋体"/>
          <w:color w:val="0D0D0D" w:themeColor="text1" w:themeTint="F2"/>
          <w:szCs w:val="21"/>
          <w14:textFill>
            <w14:solidFill>
              <w14:schemeClr w14:val="tx1">
                <w14:lumMod w14:val="95000"/>
                <w14:lumOff w14:val="5000"/>
              </w14:schemeClr>
            </w14:solidFill>
          </w14:textFill>
        </w:rPr>
        <w:t>）填报机构应采用最新一期数据计量资产管理产品的资本要求。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划入交易账簿的回购、债券借贷和拆借</w:t>
      </w:r>
    </w:p>
    <w:p>
      <w:pPr>
        <w:spacing w:line="44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填报机构应计提上述工具的一般利率风险、汇率风险（若有）、商品风险（若有）的敏感度资本要求，无需计提信用利差风险的敏感度资本要求和违约风险资本要求。同时，应参照附件9交易对手信用风险框架下交易账簿证券融资交易的计量方法，对交易对手的信用风险计量RWA，并填入交易对手信用风险模块相关报表。</w:t>
      </w:r>
    </w:p>
    <w:p>
      <w:pPr>
        <w:spacing w:line="440" w:lineRule="exact"/>
        <w:ind w:firstLine="420" w:firstLineChars="200"/>
        <w:rPr>
          <w:b/>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4.除第二部分规定的折算汇率计算方法外，填报机构也可选取报告期末某一固定时点的市场实际交易价格作为折算汇率。</w:t>
      </w:r>
    </w:p>
    <w:p>
      <w:pPr>
        <w:spacing w:line="440" w:lineRule="exact"/>
        <w:rPr>
          <w:rFonts w:ascii="宋体"/>
          <w:b/>
          <w:color w:val="0D0D0D" w:themeColor="text1" w:themeTint="F2"/>
          <w:szCs w:val="21"/>
          <w14:textFill>
            <w14:solidFill>
              <w14:schemeClr w14:val="tx1">
                <w14:lumMod w14:val="95000"/>
                <w14:lumOff w14:val="5000"/>
              </w14:schemeClr>
            </w14:solidFill>
          </w14:textFill>
        </w:rPr>
      </w:pPr>
      <w:r>
        <w:rPr>
          <w:rFonts w:hint="eastAsia"/>
          <w:b/>
          <w:color w:val="0D0D0D" w:themeColor="text1" w:themeTint="F2"/>
          <w:szCs w:val="21"/>
          <w14:textFill>
            <w14:solidFill>
              <w14:schemeClr w14:val="tx1">
                <w14:lumMod w14:val="95000"/>
                <w14:lumOff w14:val="5000"/>
              </w14:schemeClr>
            </w14:solidFill>
          </w14:textFill>
        </w:rPr>
        <w:t>第五部分：核对关系</w:t>
      </w:r>
    </w:p>
    <w:p>
      <w:pPr>
        <w:spacing w:line="440" w:lineRule="exact"/>
        <w:ind w:firstLine="541" w:firstLineChars="257"/>
        <w:rPr>
          <w:rFonts w:ascii="宋体"/>
          <w:b/>
          <w:bCs/>
          <w:color w:val="0D0D0D" w:themeColor="text1" w:themeTint="F2"/>
          <w:szCs w:val="21"/>
          <w14:textFill>
            <w14:solidFill>
              <w14:schemeClr w14:val="tx1">
                <w14:lumMod w14:val="95000"/>
                <w14:lumOff w14:val="5000"/>
              </w14:schemeClr>
            </w14:solidFill>
          </w14:textFill>
        </w:rPr>
      </w:pPr>
      <w:r>
        <w:rPr>
          <w:rFonts w:hint="eastAsia" w:ascii="宋体"/>
          <w:b/>
          <w:bCs/>
          <w:color w:val="0D0D0D" w:themeColor="text1" w:themeTint="F2"/>
          <w:szCs w:val="21"/>
          <w14:textFill>
            <w14:solidFill>
              <w14:schemeClr w14:val="tx1">
                <w14:lumMod w14:val="95000"/>
                <w14:lumOff w14:val="5000"/>
              </w14:schemeClr>
            </w14:solidFill>
          </w14:textFill>
        </w:rPr>
        <w:t>表内核对关系</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1.1A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2.1A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3.1A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4.1A]+</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5.1A]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6.1A]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7.1A]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8.1A]</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1.1B</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2.1B</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3.1B</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4.1B]+</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5.1B]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6.1B]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7.1B]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8.1B]</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1.1C</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2.1C</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3.1C</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4.1</w:t>
      </w:r>
      <w:r>
        <w:rPr>
          <w:rFonts w:ascii="宋体" w:hAnsi="宋体"/>
          <w:color w:val="0D0D0D" w:themeColor="text1" w:themeTint="F2"/>
          <w:szCs w:val="21"/>
          <w14:textFill>
            <w14:solidFill>
              <w14:schemeClr w14:val="tx1">
                <w14:lumMod w14:val="95000"/>
                <w14:lumOff w14:val="5000"/>
              </w14:schemeClr>
            </w14:solidFill>
          </w14:textFill>
        </w:rPr>
        <w:t>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5.1</w:t>
      </w:r>
      <w:r>
        <w:rPr>
          <w:rFonts w:ascii="宋体" w:hAnsi="宋体"/>
          <w:color w:val="0D0D0D" w:themeColor="text1" w:themeTint="F2"/>
          <w:szCs w:val="21"/>
          <w14:textFill>
            <w14:solidFill>
              <w14:schemeClr w14:val="tx1">
                <w14:lumMod w14:val="95000"/>
                <w14:lumOff w14:val="5000"/>
              </w14:schemeClr>
            </w14:solidFill>
          </w14:textFill>
        </w:rPr>
        <w:t>C</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6.1</w:t>
      </w:r>
      <w:r>
        <w:rPr>
          <w:rFonts w:ascii="宋体" w:hAnsi="宋体"/>
          <w:color w:val="0D0D0D" w:themeColor="text1" w:themeTint="F2"/>
          <w:szCs w:val="21"/>
          <w14:textFill>
            <w14:solidFill>
              <w14:schemeClr w14:val="tx1">
                <w14:lumMod w14:val="95000"/>
                <w14:lumOff w14:val="5000"/>
              </w14:schemeClr>
            </w14:solidFill>
          </w14:textFill>
        </w:rPr>
        <w:t>C</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7.1</w:t>
      </w:r>
      <w:r>
        <w:rPr>
          <w:rFonts w:ascii="宋体" w:hAnsi="宋体"/>
          <w:color w:val="0D0D0D" w:themeColor="text1" w:themeTint="F2"/>
          <w:szCs w:val="21"/>
          <w14:textFill>
            <w14:solidFill>
              <w14:schemeClr w14:val="tx1">
                <w14:lumMod w14:val="95000"/>
                <w14:lumOff w14:val="5000"/>
              </w14:schemeClr>
            </w14:solidFill>
          </w14:textFill>
        </w:rPr>
        <w:t>C</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8.1</w:t>
      </w:r>
      <w:r>
        <w:rPr>
          <w:rFonts w:ascii="宋体" w:hAnsi="宋体"/>
          <w:color w:val="0D0D0D" w:themeColor="text1" w:themeTint="F2"/>
          <w:szCs w:val="21"/>
          <w14:textFill>
            <w14:solidFill>
              <w14:schemeClr w14:val="tx1">
                <w14:lumMod w14:val="95000"/>
                <w14:lumOff w14:val="5000"/>
              </w14:schemeClr>
            </w14:solidFill>
          </w14:textFill>
        </w:rPr>
        <w:t>C</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 +</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B</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4C]</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 xml:space="preserve">4D]= </w:t>
      </w:r>
      <w:r>
        <w:rPr>
          <w:rFonts w:ascii="宋体" w:hAnsi="Arial"/>
          <w:color w:val="0D0D0D" w:themeColor="text1" w:themeTint="F2"/>
          <w:szCs w:val="21"/>
          <w14:textFill>
            <w14:solidFill>
              <w14:schemeClr w14:val="tx1">
                <w14:lumMod w14:val="95000"/>
                <w14:lumOff w14:val="5000"/>
              </w14:schemeClr>
            </w14:solidFill>
          </w14:textFill>
        </w:rPr>
        <w:t>MAX(</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Arial"/>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 xml:space="preserve"> 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B</w:t>
      </w:r>
      <w:r>
        <w:rPr>
          <w:rFonts w:ascii="宋体" w:hAnsi="Arial"/>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 xml:space="preserve"> 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C</w:t>
      </w:r>
      <w:r>
        <w:rPr>
          <w:rFonts w:ascii="宋体" w:hAnsi="Arial"/>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4D]</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2D]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3D</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3D]</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2D]</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D]</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4D]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4D]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D</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.D]</w:t>
      </w:r>
      <w:r>
        <w:rPr>
          <w:rFonts w:hint="eastAsia" w:ascii="宋体" w:hAnsi="宋体"/>
          <w:color w:val="0D0D0D" w:themeColor="text1" w:themeTint="F2"/>
          <w:szCs w:val="21"/>
          <w14:textFill>
            <w14:solidFill>
              <w14:schemeClr w14:val="tx1">
                <w14:lumMod w14:val="95000"/>
                <w14:lumOff w14:val="5000"/>
              </w14:schemeClr>
            </w14:solidFill>
          </w14:textFill>
        </w:rPr>
        <w:t>*12.5</w:t>
      </w:r>
    </w:p>
    <w:p>
      <w:pPr>
        <w:rPr>
          <w:color w:val="0D0D0D" w:themeColor="text1" w:themeTint="F2"/>
          <w:szCs w:val="21"/>
          <w14:textFill>
            <w14:solidFill>
              <w14:schemeClr w14:val="tx1">
                <w14:lumMod w14:val="95000"/>
                <w14:lumOff w14:val="5000"/>
              </w14:schemeClr>
            </w14:solidFill>
          </w14:textFill>
        </w:rPr>
      </w:pPr>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Consolas">
    <w:altName w:val="Noto Sans Mono"/>
    <w:panose1 w:val="020B0609020204030204"/>
    <w:charset w:val="00"/>
    <w:family w:val="modern"/>
    <w:pitch w:val="default"/>
    <w:sig w:usb0="00000000" w:usb1="00000000" w:usb2="00000001" w:usb3="00000000" w:csb0="0000019F" w:csb1="00000000"/>
  </w:font>
  <w:font w:name="Noto Sans Mono">
    <w:panose1 w:val="020B0509040504020204"/>
    <w:charset w:val="00"/>
    <w:family w:val="auto"/>
    <w:pitch w:val="default"/>
    <w:sig w:usb0="E00002FF" w:usb1="4200FCFF" w:usb2="08000039" w:usb3="00100000" w:csb0="0000019F" w:csb1="DFD70000"/>
  </w:font>
  <w:font w:name="Tahoma">
    <w:altName w:val="DejaVu Sans"/>
    <w:panose1 w:val="020B0604030504040204"/>
    <w:charset w:val="00"/>
    <w:family w:val="swiss"/>
    <w:pitch w:val="default"/>
    <w:sig w:usb0="00000000" w:usb1="00000000" w:usb2="00000029" w:usb3="00000000" w:csb0="000101FF" w:csb1="00000000"/>
  </w:font>
  <w:font w:name="MS Mincho">
    <w:altName w:val="宋体"/>
    <w:panose1 w:val="02020609040205080304"/>
    <w:charset w:val="80"/>
    <w:family w:val="modern"/>
    <w:pitch w:val="default"/>
    <w:sig w:usb0="00000000" w:usb1="00000000" w:usb2="08000012" w:usb3="00000000" w:csb0="0002009F" w:csb1="00000000"/>
  </w:font>
  <w:font w:name="”“Times New Roman”“">
    <w:altName w:val="宋体"/>
    <w:panose1 w:val="00000000000000000000"/>
    <w:charset w:val="86"/>
    <w:family w:val="roman"/>
    <w:pitch w:val="default"/>
    <w:sig w:usb0="00000000" w:usb1="00000000" w:usb2="00000010" w:usb3="00000000" w:csb0="00040000" w:csb1="00000000"/>
  </w:font>
  <w:font w:name="华文中宋">
    <w:altName w:val="汉仪中宋简"/>
    <w:panose1 w:val="02010600040101010101"/>
    <w:charset w:val="86"/>
    <w:family w:val="auto"/>
    <w:pitch w:val="default"/>
    <w:sig w:usb0="00000000" w:usb1="00000000" w:usb2="00000010" w:usb3="00000000" w:csb0="0004009F" w:csb1="00000000"/>
  </w:font>
  <w:font w:name="汉仪中宋简">
    <w:panose1 w:val="02010600000101010101"/>
    <w:charset w:val="86"/>
    <w:family w:val="auto"/>
    <w:pitch w:val="default"/>
    <w:sig w:usb0="00000001" w:usb1="080E0800" w:usb2="00000002" w:usb3="00000000" w:csb0="00040000" w:csb1="00000000"/>
  </w:font>
  <w:font w:name="Arial Narrow">
    <w:altName w:val="DejaVu Sans"/>
    <w:panose1 w:val="020B0606020202030204"/>
    <w:charset w:val="00"/>
    <w:family w:val="swiss"/>
    <w:pitch w:val="default"/>
    <w:sig w:usb0="00000000" w:usb1="00000000" w:usb2="00000000" w:usb3="00000000" w:csb0="0000009F" w:csb1="00000000"/>
  </w:font>
  <w:font w:name="Verdana">
    <w:altName w:val="DejaVu Sans"/>
    <w:panose1 w:val="020B0604030504040204"/>
    <w:charset w:val="00"/>
    <w:family w:val="swiss"/>
    <w:pitch w:val="default"/>
    <w:sig w:usb0="00000000" w:usb1="00000000" w:usb2="00000010" w:usb3="00000000" w:csb0="0000019F" w:csb1="00000000"/>
  </w:font>
  <w:font w:name="DejaVu Math TeX Gyre">
    <w:panose1 w:val="02000503000000000000"/>
    <w:charset w:val="00"/>
    <w:family w:val="auto"/>
    <w:pitch w:val="default"/>
    <w:sig w:usb0="A10000EF" w:usb1="4201F9EE" w:usb2="02000000" w:usb3="00000000" w:csb0="60000193" w:csb1="0DD40000"/>
  </w:font>
  <w:font w:name="Cambria Math">
    <w:altName w:val="DejaVu Math TeX Gyre"/>
    <w:panose1 w:val="02040503050406030204"/>
    <w:charset w:val="00"/>
    <w:family w:val="roman"/>
    <w:pitch w:val="default"/>
    <w:sig w:usb0="00000000" w:usb1="00000000" w:usb2="02000000" w:usb3="00000000" w:csb0="0000019F" w:csb1="00000000"/>
  </w:font>
  <w:font w:name="微软雅黑">
    <w:altName w:val="黑体"/>
    <w:panose1 w:val="020B0503020204020204"/>
    <w:charset w:val="86"/>
    <w:family w:val="swiss"/>
    <w:pitch w:val="default"/>
    <w:sig w:usb0="00000000" w:usb1="0000000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altName w:val="黑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43"/>
      </w:rPr>
    </w:pPr>
    <w:r>
      <w:fldChar w:fldCharType="begin"/>
    </w:r>
    <w:r>
      <w:rPr>
        <w:rStyle w:val="43"/>
      </w:rPr>
      <w:instrText xml:space="preserve">PAGE  </w:instrText>
    </w:r>
    <w:r>
      <w:fldChar w:fldCharType="separate"/>
    </w:r>
    <w:r>
      <w:rPr>
        <w:rStyle w:val="43"/>
      </w:rPr>
      <w:t>33</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43"/>
      </w:rPr>
    </w:pPr>
    <w:r>
      <w:fldChar w:fldCharType="begin"/>
    </w:r>
    <w:r>
      <w:rPr>
        <w:rStyle w:val="43"/>
      </w:rPr>
      <w:instrText xml:space="preserve">PAGE  </w:instrText>
    </w:r>
    <w:r>
      <w:fldChar w:fldCharType="end"/>
    </w:r>
  </w:p>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静">
    <w15:presenceInfo w15:providerId="None" w15:userId="陈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93213E"/>
    <w:rsid w:val="000013BA"/>
    <w:rsid w:val="0000150C"/>
    <w:rsid w:val="00001DF8"/>
    <w:rsid w:val="000047B7"/>
    <w:rsid w:val="000074A3"/>
    <w:rsid w:val="00007C1F"/>
    <w:rsid w:val="00007C3E"/>
    <w:rsid w:val="000142AB"/>
    <w:rsid w:val="00020C22"/>
    <w:rsid w:val="00021026"/>
    <w:rsid w:val="00022471"/>
    <w:rsid w:val="0002499C"/>
    <w:rsid w:val="00036F63"/>
    <w:rsid w:val="00037419"/>
    <w:rsid w:val="00040983"/>
    <w:rsid w:val="00042641"/>
    <w:rsid w:val="000442BE"/>
    <w:rsid w:val="00044924"/>
    <w:rsid w:val="000460A1"/>
    <w:rsid w:val="000566C4"/>
    <w:rsid w:val="00057B9A"/>
    <w:rsid w:val="0006057B"/>
    <w:rsid w:val="00064262"/>
    <w:rsid w:val="000676D8"/>
    <w:rsid w:val="00073C5E"/>
    <w:rsid w:val="0007630A"/>
    <w:rsid w:val="000825C2"/>
    <w:rsid w:val="0008342B"/>
    <w:rsid w:val="000834D7"/>
    <w:rsid w:val="000855E9"/>
    <w:rsid w:val="00087405"/>
    <w:rsid w:val="000912EC"/>
    <w:rsid w:val="00091983"/>
    <w:rsid w:val="00091BBF"/>
    <w:rsid w:val="000936E5"/>
    <w:rsid w:val="0009371A"/>
    <w:rsid w:val="00093FC7"/>
    <w:rsid w:val="00095278"/>
    <w:rsid w:val="000976AD"/>
    <w:rsid w:val="000A1F39"/>
    <w:rsid w:val="000A4C63"/>
    <w:rsid w:val="000A5381"/>
    <w:rsid w:val="000A561A"/>
    <w:rsid w:val="000B087A"/>
    <w:rsid w:val="000B0F97"/>
    <w:rsid w:val="000B11D8"/>
    <w:rsid w:val="000B1F46"/>
    <w:rsid w:val="000B2904"/>
    <w:rsid w:val="000B4494"/>
    <w:rsid w:val="000B5737"/>
    <w:rsid w:val="000B6534"/>
    <w:rsid w:val="000B7F74"/>
    <w:rsid w:val="000C0CF9"/>
    <w:rsid w:val="000C2C8B"/>
    <w:rsid w:val="000C3315"/>
    <w:rsid w:val="000C335C"/>
    <w:rsid w:val="000C6378"/>
    <w:rsid w:val="000D2946"/>
    <w:rsid w:val="000D58FD"/>
    <w:rsid w:val="000D6E1D"/>
    <w:rsid w:val="000D7ED0"/>
    <w:rsid w:val="000E03EA"/>
    <w:rsid w:val="000E09A9"/>
    <w:rsid w:val="000E4373"/>
    <w:rsid w:val="000E5F99"/>
    <w:rsid w:val="000F134B"/>
    <w:rsid w:val="000F3879"/>
    <w:rsid w:val="000F45AB"/>
    <w:rsid w:val="0010003D"/>
    <w:rsid w:val="001005F0"/>
    <w:rsid w:val="001028C0"/>
    <w:rsid w:val="00102ABF"/>
    <w:rsid w:val="0010463B"/>
    <w:rsid w:val="00104FDE"/>
    <w:rsid w:val="00105509"/>
    <w:rsid w:val="00107D8A"/>
    <w:rsid w:val="00110965"/>
    <w:rsid w:val="00111541"/>
    <w:rsid w:val="00112E81"/>
    <w:rsid w:val="00116AF6"/>
    <w:rsid w:val="001215BF"/>
    <w:rsid w:val="00123B27"/>
    <w:rsid w:val="00125CE8"/>
    <w:rsid w:val="00133D2B"/>
    <w:rsid w:val="001341AC"/>
    <w:rsid w:val="00137038"/>
    <w:rsid w:val="0013751E"/>
    <w:rsid w:val="001452CD"/>
    <w:rsid w:val="00146E8C"/>
    <w:rsid w:val="0015780A"/>
    <w:rsid w:val="00157B48"/>
    <w:rsid w:val="00163F49"/>
    <w:rsid w:val="00163F66"/>
    <w:rsid w:val="00170BA8"/>
    <w:rsid w:val="00170D56"/>
    <w:rsid w:val="00171022"/>
    <w:rsid w:val="00171357"/>
    <w:rsid w:val="00171E48"/>
    <w:rsid w:val="00176DD2"/>
    <w:rsid w:val="0018100E"/>
    <w:rsid w:val="00183596"/>
    <w:rsid w:val="001844B5"/>
    <w:rsid w:val="00184535"/>
    <w:rsid w:val="00185D17"/>
    <w:rsid w:val="00190488"/>
    <w:rsid w:val="00191E78"/>
    <w:rsid w:val="001955DE"/>
    <w:rsid w:val="00197DBF"/>
    <w:rsid w:val="001A02ED"/>
    <w:rsid w:val="001A0365"/>
    <w:rsid w:val="001A176D"/>
    <w:rsid w:val="001A25C0"/>
    <w:rsid w:val="001A323B"/>
    <w:rsid w:val="001A33E8"/>
    <w:rsid w:val="001A419F"/>
    <w:rsid w:val="001B0C5E"/>
    <w:rsid w:val="001B16F7"/>
    <w:rsid w:val="001B17F6"/>
    <w:rsid w:val="001B2B33"/>
    <w:rsid w:val="001B3DCF"/>
    <w:rsid w:val="001B4756"/>
    <w:rsid w:val="001B65CC"/>
    <w:rsid w:val="001C3A13"/>
    <w:rsid w:val="001C5294"/>
    <w:rsid w:val="001C6876"/>
    <w:rsid w:val="001C7671"/>
    <w:rsid w:val="001D1111"/>
    <w:rsid w:val="001D529B"/>
    <w:rsid w:val="001D5CAD"/>
    <w:rsid w:val="001E2899"/>
    <w:rsid w:val="001E3607"/>
    <w:rsid w:val="001E3CE9"/>
    <w:rsid w:val="001E6056"/>
    <w:rsid w:val="001F208B"/>
    <w:rsid w:val="001F31ED"/>
    <w:rsid w:val="001F326D"/>
    <w:rsid w:val="001F7FB0"/>
    <w:rsid w:val="00201433"/>
    <w:rsid w:val="00203C2B"/>
    <w:rsid w:val="00204BA7"/>
    <w:rsid w:val="00207C83"/>
    <w:rsid w:val="00211C55"/>
    <w:rsid w:val="00215ECD"/>
    <w:rsid w:val="00220370"/>
    <w:rsid w:val="00223908"/>
    <w:rsid w:val="0022431D"/>
    <w:rsid w:val="00224906"/>
    <w:rsid w:val="002301C8"/>
    <w:rsid w:val="002312AB"/>
    <w:rsid w:val="00231F08"/>
    <w:rsid w:val="00234678"/>
    <w:rsid w:val="00234E76"/>
    <w:rsid w:val="00235FF4"/>
    <w:rsid w:val="00240EA1"/>
    <w:rsid w:val="00240ED5"/>
    <w:rsid w:val="00244C63"/>
    <w:rsid w:val="00253B8F"/>
    <w:rsid w:val="002540DB"/>
    <w:rsid w:val="00256C2F"/>
    <w:rsid w:val="00256EAE"/>
    <w:rsid w:val="00260FF1"/>
    <w:rsid w:val="00261415"/>
    <w:rsid w:val="00261CE2"/>
    <w:rsid w:val="00264E92"/>
    <w:rsid w:val="00267CDC"/>
    <w:rsid w:val="00270B4F"/>
    <w:rsid w:val="00272EFD"/>
    <w:rsid w:val="00276AA7"/>
    <w:rsid w:val="0027788F"/>
    <w:rsid w:val="00283D40"/>
    <w:rsid w:val="0028537B"/>
    <w:rsid w:val="00285499"/>
    <w:rsid w:val="00290A04"/>
    <w:rsid w:val="0029116D"/>
    <w:rsid w:val="00291171"/>
    <w:rsid w:val="00292A92"/>
    <w:rsid w:val="00294C80"/>
    <w:rsid w:val="00297556"/>
    <w:rsid w:val="002A1006"/>
    <w:rsid w:val="002A3669"/>
    <w:rsid w:val="002A669E"/>
    <w:rsid w:val="002A6CFF"/>
    <w:rsid w:val="002B0D7B"/>
    <w:rsid w:val="002B1F6A"/>
    <w:rsid w:val="002B4D7D"/>
    <w:rsid w:val="002B51D7"/>
    <w:rsid w:val="002B57E0"/>
    <w:rsid w:val="002B6DD0"/>
    <w:rsid w:val="002B6F35"/>
    <w:rsid w:val="002B71D3"/>
    <w:rsid w:val="002B7D68"/>
    <w:rsid w:val="002C09B3"/>
    <w:rsid w:val="002C5CA2"/>
    <w:rsid w:val="002C6443"/>
    <w:rsid w:val="002C7F99"/>
    <w:rsid w:val="002C7FB1"/>
    <w:rsid w:val="002D200A"/>
    <w:rsid w:val="002D2249"/>
    <w:rsid w:val="002D38B2"/>
    <w:rsid w:val="002D4581"/>
    <w:rsid w:val="002D570F"/>
    <w:rsid w:val="002E1F91"/>
    <w:rsid w:val="002E3705"/>
    <w:rsid w:val="002E540A"/>
    <w:rsid w:val="002E5425"/>
    <w:rsid w:val="002E54E9"/>
    <w:rsid w:val="002E60CA"/>
    <w:rsid w:val="002E6EA4"/>
    <w:rsid w:val="002F053A"/>
    <w:rsid w:val="002F17F7"/>
    <w:rsid w:val="002F2FAE"/>
    <w:rsid w:val="002F5C51"/>
    <w:rsid w:val="00300DFF"/>
    <w:rsid w:val="003030A8"/>
    <w:rsid w:val="0030444E"/>
    <w:rsid w:val="0030475B"/>
    <w:rsid w:val="0031280E"/>
    <w:rsid w:val="00314AA2"/>
    <w:rsid w:val="00320D2C"/>
    <w:rsid w:val="003252D2"/>
    <w:rsid w:val="00325E1C"/>
    <w:rsid w:val="003266AB"/>
    <w:rsid w:val="00327406"/>
    <w:rsid w:val="003277FE"/>
    <w:rsid w:val="00330027"/>
    <w:rsid w:val="00333DF7"/>
    <w:rsid w:val="003374F8"/>
    <w:rsid w:val="0034051F"/>
    <w:rsid w:val="00341FDF"/>
    <w:rsid w:val="00343454"/>
    <w:rsid w:val="0034367A"/>
    <w:rsid w:val="00346F8C"/>
    <w:rsid w:val="003470A3"/>
    <w:rsid w:val="003513D6"/>
    <w:rsid w:val="0035271E"/>
    <w:rsid w:val="0035419C"/>
    <w:rsid w:val="00355661"/>
    <w:rsid w:val="0036213C"/>
    <w:rsid w:val="003635DB"/>
    <w:rsid w:val="003636C3"/>
    <w:rsid w:val="00363E30"/>
    <w:rsid w:val="00367115"/>
    <w:rsid w:val="0036750B"/>
    <w:rsid w:val="00367704"/>
    <w:rsid w:val="00371B16"/>
    <w:rsid w:val="00374D4C"/>
    <w:rsid w:val="00377CD7"/>
    <w:rsid w:val="00380EF3"/>
    <w:rsid w:val="00382541"/>
    <w:rsid w:val="00382718"/>
    <w:rsid w:val="003836BC"/>
    <w:rsid w:val="00383F3D"/>
    <w:rsid w:val="00386879"/>
    <w:rsid w:val="003873B6"/>
    <w:rsid w:val="00390162"/>
    <w:rsid w:val="003935C5"/>
    <w:rsid w:val="0039542C"/>
    <w:rsid w:val="003964C5"/>
    <w:rsid w:val="00397AF8"/>
    <w:rsid w:val="00397B26"/>
    <w:rsid w:val="003A0213"/>
    <w:rsid w:val="003A220B"/>
    <w:rsid w:val="003A7D0F"/>
    <w:rsid w:val="003B0675"/>
    <w:rsid w:val="003B0C76"/>
    <w:rsid w:val="003B16E1"/>
    <w:rsid w:val="003B20AA"/>
    <w:rsid w:val="003B2580"/>
    <w:rsid w:val="003B26D5"/>
    <w:rsid w:val="003B5F01"/>
    <w:rsid w:val="003B648D"/>
    <w:rsid w:val="003C04DA"/>
    <w:rsid w:val="003C4F08"/>
    <w:rsid w:val="003C52B5"/>
    <w:rsid w:val="003C7B34"/>
    <w:rsid w:val="003D441D"/>
    <w:rsid w:val="003D5C1B"/>
    <w:rsid w:val="003D6DEC"/>
    <w:rsid w:val="003E4440"/>
    <w:rsid w:val="003E64A7"/>
    <w:rsid w:val="003F17B8"/>
    <w:rsid w:val="003F1BB0"/>
    <w:rsid w:val="003F6942"/>
    <w:rsid w:val="00404FCE"/>
    <w:rsid w:val="00406494"/>
    <w:rsid w:val="0040664E"/>
    <w:rsid w:val="004117C2"/>
    <w:rsid w:val="00415CF4"/>
    <w:rsid w:val="00416241"/>
    <w:rsid w:val="00420296"/>
    <w:rsid w:val="0042230D"/>
    <w:rsid w:val="00423067"/>
    <w:rsid w:val="00423FDF"/>
    <w:rsid w:val="00424BE7"/>
    <w:rsid w:val="00426BDD"/>
    <w:rsid w:val="00426D68"/>
    <w:rsid w:val="00430C1E"/>
    <w:rsid w:val="00430D6B"/>
    <w:rsid w:val="00431176"/>
    <w:rsid w:val="00432369"/>
    <w:rsid w:val="00432925"/>
    <w:rsid w:val="00434C9E"/>
    <w:rsid w:val="00441D9D"/>
    <w:rsid w:val="00442584"/>
    <w:rsid w:val="004426FF"/>
    <w:rsid w:val="004460D0"/>
    <w:rsid w:val="00446306"/>
    <w:rsid w:val="00453423"/>
    <w:rsid w:val="00454415"/>
    <w:rsid w:val="00455489"/>
    <w:rsid w:val="004618AC"/>
    <w:rsid w:val="004622EF"/>
    <w:rsid w:val="00462DEF"/>
    <w:rsid w:val="004649AC"/>
    <w:rsid w:val="00467472"/>
    <w:rsid w:val="00473994"/>
    <w:rsid w:val="00473B1F"/>
    <w:rsid w:val="00475BAD"/>
    <w:rsid w:val="00476304"/>
    <w:rsid w:val="00477971"/>
    <w:rsid w:val="0048031B"/>
    <w:rsid w:val="00483A2D"/>
    <w:rsid w:val="00490BB2"/>
    <w:rsid w:val="00492B7E"/>
    <w:rsid w:val="00497844"/>
    <w:rsid w:val="004978D5"/>
    <w:rsid w:val="004A277A"/>
    <w:rsid w:val="004A2B39"/>
    <w:rsid w:val="004A5099"/>
    <w:rsid w:val="004A51EF"/>
    <w:rsid w:val="004B057A"/>
    <w:rsid w:val="004B13CE"/>
    <w:rsid w:val="004C07ED"/>
    <w:rsid w:val="004C4DA6"/>
    <w:rsid w:val="004D0487"/>
    <w:rsid w:val="004D1FA0"/>
    <w:rsid w:val="004D286A"/>
    <w:rsid w:val="004D3529"/>
    <w:rsid w:val="004E35E6"/>
    <w:rsid w:val="004E4CF4"/>
    <w:rsid w:val="004E57F7"/>
    <w:rsid w:val="004E67CA"/>
    <w:rsid w:val="004E6F44"/>
    <w:rsid w:val="004F018C"/>
    <w:rsid w:val="004F12F0"/>
    <w:rsid w:val="004F6401"/>
    <w:rsid w:val="005021B9"/>
    <w:rsid w:val="0050313C"/>
    <w:rsid w:val="005047BD"/>
    <w:rsid w:val="00506614"/>
    <w:rsid w:val="00507A56"/>
    <w:rsid w:val="005128DD"/>
    <w:rsid w:val="00512B33"/>
    <w:rsid w:val="005177BE"/>
    <w:rsid w:val="00517DA2"/>
    <w:rsid w:val="00521B2C"/>
    <w:rsid w:val="00522055"/>
    <w:rsid w:val="00523D05"/>
    <w:rsid w:val="00530159"/>
    <w:rsid w:val="00532BEB"/>
    <w:rsid w:val="00541674"/>
    <w:rsid w:val="005452AF"/>
    <w:rsid w:val="00547862"/>
    <w:rsid w:val="00547A5D"/>
    <w:rsid w:val="00551420"/>
    <w:rsid w:val="00551B96"/>
    <w:rsid w:val="00552B34"/>
    <w:rsid w:val="005567AE"/>
    <w:rsid w:val="005639F2"/>
    <w:rsid w:val="005679AC"/>
    <w:rsid w:val="00571341"/>
    <w:rsid w:val="00572F00"/>
    <w:rsid w:val="00577DD0"/>
    <w:rsid w:val="00582032"/>
    <w:rsid w:val="0058447C"/>
    <w:rsid w:val="00586D29"/>
    <w:rsid w:val="00590A8A"/>
    <w:rsid w:val="005919C7"/>
    <w:rsid w:val="005962DD"/>
    <w:rsid w:val="00597047"/>
    <w:rsid w:val="005A2A4A"/>
    <w:rsid w:val="005A338B"/>
    <w:rsid w:val="005A54F7"/>
    <w:rsid w:val="005A5CFE"/>
    <w:rsid w:val="005A6F47"/>
    <w:rsid w:val="005A77FE"/>
    <w:rsid w:val="005B1852"/>
    <w:rsid w:val="005B2872"/>
    <w:rsid w:val="005B5DF4"/>
    <w:rsid w:val="005B6A9A"/>
    <w:rsid w:val="005C36BB"/>
    <w:rsid w:val="005C396C"/>
    <w:rsid w:val="005C585E"/>
    <w:rsid w:val="005C67EB"/>
    <w:rsid w:val="005D029D"/>
    <w:rsid w:val="005D0A4C"/>
    <w:rsid w:val="005D20A7"/>
    <w:rsid w:val="005D3426"/>
    <w:rsid w:val="005D347B"/>
    <w:rsid w:val="005D5A05"/>
    <w:rsid w:val="005E1569"/>
    <w:rsid w:val="005E3607"/>
    <w:rsid w:val="005E4D39"/>
    <w:rsid w:val="005E501F"/>
    <w:rsid w:val="005F34BF"/>
    <w:rsid w:val="005F4CAA"/>
    <w:rsid w:val="005F6D57"/>
    <w:rsid w:val="005F7E91"/>
    <w:rsid w:val="0060472E"/>
    <w:rsid w:val="006047EA"/>
    <w:rsid w:val="00605C2D"/>
    <w:rsid w:val="0060633D"/>
    <w:rsid w:val="0060651C"/>
    <w:rsid w:val="006115B5"/>
    <w:rsid w:val="00611D93"/>
    <w:rsid w:val="006135BA"/>
    <w:rsid w:val="006136C2"/>
    <w:rsid w:val="0061538C"/>
    <w:rsid w:val="00615DC4"/>
    <w:rsid w:val="00617407"/>
    <w:rsid w:val="006176F0"/>
    <w:rsid w:val="0062328F"/>
    <w:rsid w:val="00625B66"/>
    <w:rsid w:val="00626B9B"/>
    <w:rsid w:val="00633E3C"/>
    <w:rsid w:val="00637DA4"/>
    <w:rsid w:val="00637E93"/>
    <w:rsid w:val="00641A8C"/>
    <w:rsid w:val="0064200F"/>
    <w:rsid w:val="00642DBD"/>
    <w:rsid w:val="006434C6"/>
    <w:rsid w:val="00644C96"/>
    <w:rsid w:val="00652CE4"/>
    <w:rsid w:val="0066264D"/>
    <w:rsid w:val="00666D66"/>
    <w:rsid w:val="00671116"/>
    <w:rsid w:val="00672843"/>
    <w:rsid w:val="00676112"/>
    <w:rsid w:val="006765C4"/>
    <w:rsid w:val="00677510"/>
    <w:rsid w:val="00677C37"/>
    <w:rsid w:val="00681FC8"/>
    <w:rsid w:val="0069398D"/>
    <w:rsid w:val="00694214"/>
    <w:rsid w:val="00696487"/>
    <w:rsid w:val="006A2985"/>
    <w:rsid w:val="006A58AC"/>
    <w:rsid w:val="006A632C"/>
    <w:rsid w:val="006B0A4B"/>
    <w:rsid w:val="006B0D0F"/>
    <w:rsid w:val="006B24C0"/>
    <w:rsid w:val="006B5618"/>
    <w:rsid w:val="006B777E"/>
    <w:rsid w:val="006B7BE3"/>
    <w:rsid w:val="006C21E3"/>
    <w:rsid w:val="006C2585"/>
    <w:rsid w:val="006C433C"/>
    <w:rsid w:val="006D0D47"/>
    <w:rsid w:val="006D57BA"/>
    <w:rsid w:val="006D5F2E"/>
    <w:rsid w:val="006E1088"/>
    <w:rsid w:val="006E28FB"/>
    <w:rsid w:val="006E2AC6"/>
    <w:rsid w:val="006E38EF"/>
    <w:rsid w:val="006E412A"/>
    <w:rsid w:val="006E5706"/>
    <w:rsid w:val="006F04CB"/>
    <w:rsid w:val="006F2A8A"/>
    <w:rsid w:val="007010E2"/>
    <w:rsid w:val="00705BF3"/>
    <w:rsid w:val="007104FC"/>
    <w:rsid w:val="00714093"/>
    <w:rsid w:val="007149E9"/>
    <w:rsid w:val="0072193D"/>
    <w:rsid w:val="00722ABA"/>
    <w:rsid w:val="00724B0B"/>
    <w:rsid w:val="00725E58"/>
    <w:rsid w:val="00727D65"/>
    <w:rsid w:val="007325D6"/>
    <w:rsid w:val="007331A8"/>
    <w:rsid w:val="0073333E"/>
    <w:rsid w:val="00735FAC"/>
    <w:rsid w:val="00737977"/>
    <w:rsid w:val="007400A7"/>
    <w:rsid w:val="00740656"/>
    <w:rsid w:val="00741926"/>
    <w:rsid w:val="007452C0"/>
    <w:rsid w:val="00745B8E"/>
    <w:rsid w:val="00745BE3"/>
    <w:rsid w:val="00747DE6"/>
    <w:rsid w:val="00751078"/>
    <w:rsid w:val="00752527"/>
    <w:rsid w:val="0075277F"/>
    <w:rsid w:val="00754068"/>
    <w:rsid w:val="007545DA"/>
    <w:rsid w:val="00755226"/>
    <w:rsid w:val="00757363"/>
    <w:rsid w:val="007573A7"/>
    <w:rsid w:val="00763788"/>
    <w:rsid w:val="00767F7A"/>
    <w:rsid w:val="00773C06"/>
    <w:rsid w:val="00773E4F"/>
    <w:rsid w:val="0077665E"/>
    <w:rsid w:val="00777B51"/>
    <w:rsid w:val="007822E5"/>
    <w:rsid w:val="00782D54"/>
    <w:rsid w:val="00784D55"/>
    <w:rsid w:val="007855E6"/>
    <w:rsid w:val="00785D7D"/>
    <w:rsid w:val="00786DB5"/>
    <w:rsid w:val="0079329C"/>
    <w:rsid w:val="00793C0C"/>
    <w:rsid w:val="007B0CF4"/>
    <w:rsid w:val="007B1CE6"/>
    <w:rsid w:val="007B55AF"/>
    <w:rsid w:val="007B62D9"/>
    <w:rsid w:val="007C1311"/>
    <w:rsid w:val="007C13CD"/>
    <w:rsid w:val="007C2188"/>
    <w:rsid w:val="007D177B"/>
    <w:rsid w:val="007D2483"/>
    <w:rsid w:val="007D2CDA"/>
    <w:rsid w:val="007D3666"/>
    <w:rsid w:val="007D7940"/>
    <w:rsid w:val="007E37B6"/>
    <w:rsid w:val="007E72B0"/>
    <w:rsid w:val="007E72C4"/>
    <w:rsid w:val="007E7F8E"/>
    <w:rsid w:val="007F0856"/>
    <w:rsid w:val="007F20AB"/>
    <w:rsid w:val="007F2282"/>
    <w:rsid w:val="007F2AB0"/>
    <w:rsid w:val="007F42AD"/>
    <w:rsid w:val="007F55ED"/>
    <w:rsid w:val="007F565D"/>
    <w:rsid w:val="0080011E"/>
    <w:rsid w:val="00802AC5"/>
    <w:rsid w:val="00803825"/>
    <w:rsid w:val="00804A84"/>
    <w:rsid w:val="00806AFC"/>
    <w:rsid w:val="008105DC"/>
    <w:rsid w:val="00811C67"/>
    <w:rsid w:val="00812045"/>
    <w:rsid w:val="0081220D"/>
    <w:rsid w:val="008156E1"/>
    <w:rsid w:val="00817595"/>
    <w:rsid w:val="0082579E"/>
    <w:rsid w:val="008264EE"/>
    <w:rsid w:val="0083006F"/>
    <w:rsid w:val="008302C3"/>
    <w:rsid w:val="0083114D"/>
    <w:rsid w:val="00843475"/>
    <w:rsid w:val="00843551"/>
    <w:rsid w:val="008465EA"/>
    <w:rsid w:val="0084746F"/>
    <w:rsid w:val="008514B1"/>
    <w:rsid w:val="00851E5B"/>
    <w:rsid w:val="00854A3A"/>
    <w:rsid w:val="008606C0"/>
    <w:rsid w:val="008609B9"/>
    <w:rsid w:val="0086178C"/>
    <w:rsid w:val="00861CC3"/>
    <w:rsid w:val="00867399"/>
    <w:rsid w:val="0087008B"/>
    <w:rsid w:val="00870140"/>
    <w:rsid w:val="00870516"/>
    <w:rsid w:val="00874E9C"/>
    <w:rsid w:val="00876E30"/>
    <w:rsid w:val="00877B5E"/>
    <w:rsid w:val="008802E5"/>
    <w:rsid w:val="00880A15"/>
    <w:rsid w:val="00880F08"/>
    <w:rsid w:val="00882D9F"/>
    <w:rsid w:val="00884ECE"/>
    <w:rsid w:val="00885BD4"/>
    <w:rsid w:val="00890560"/>
    <w:rsid w:val="00891212"/>
    <w:rsid w:val="0089317E"/>
    <w:rsid w:val="008945E8"/>
    <w:rsid w:val="00895000"/>
    <w:rsid w:val="00895D83"/>
    <w:rsid w:val="00896A93"/>
    <w:rsid w:val="00896AED"/>
    <w:rsid w:val="00896EF1"/>
    <w:rsid w:val="008973A9"/>
    <w:rsid w:val="008974BB"/>
    <w:rsid w:val="008A12F3"/>
    <w:rsid w:val="008A3D14"/>
    <w:rsid w:val="008B4EED"/>
    <w:rsid w:val="008B4F4B"/>
    <w:rsid w:val="008C155D"/>
    <w:rsid w:val="008C1B89"/>
    <w:rsid w:val="008C3511"/>
    <w:rsid w:val="008C4CB0"/>
    <w:rsid w:val="008C5066"/>
    <w:rsid w:val="008C660C"/>
    <w:rsid w:val="008D0563"/>
    <w:rsid w:val="008D1084"/>
    <w:rsid w:val="008D2860"/>
    <w:rsid w:val="008D4FF5"/>
    <w:rsid w:val="008D6654"/>
    <w:rsid w:val="008E0457"/>
    <w:rsid w:val="008E368B"/>
    <w:rsid w:val="008E48B5"/>
    <w:rsid w:val="008F13EB"/>
    <w:rsid w:val="008F1C48"/>
    <w:rsid w:val="008F5683"/>
    <w:rsid w:val="008F6291"/>
    <w:rsid w:val="009015DC"/>
    <w:rsid w:val="0090284C"/>
    <w:rsid w:val="009055BB"/>
    <w:rsid w:val="00905B5A"/>
    <w:rsid w:val="00906CF9"/>
    <w:rsid w:val="00911F0C"/>
    <w:rsid w:val="009166F3"/>
    <w:rsid w:val="009206C1"/>
    <w:rsid w:val="00921E4C"/>
    <w:rsid w:val="00922D30"/>
    <w:rsid w:val="00925022"/>
    <w:rsid w:val="0093009A"/>
    <w:rsid w:val="0093213E"/>
    <w:rsid w:val="00933E66"/>
    <w:rsid w:val="009344A6"/>
    <w:rsid w:val="0094210F"/>
    <w:rsid w:val="00942231"/>
    <w:rsid w:val="00943531"/>
    <w:rsid w:val="00944C63"/>
    <w:rsid w:val="00945201"/>
    <w:rsid w:val="00945526"/>
    <w:rsid w:val="009538AC"/>
    <w:rsid w:val="0095599F"/>
    <w:rsid w:val="00955CBA"/>
    <w:rsid w:val="00955CC3"/>
    <w:rsid w:val="00956A5F"/>
    <w:rsid w:val="009619F6"/>
    <w:rsid w:val="00961FA7"/>
    <w:rsid w:val="00961FEA"/>
    <w:rsid w:val="009626DF"/>
    <w:rsid w:val="00965C0F"/>
    <w:rsid w:val="009662D4"/>
    <w:rsid w:val="009752DF"/>
    <w:rsid w:val="00975F29"/>
    <w:rsid w:val="00976C3A"/>
    <w:rsid w:val="00980BC6"/>
    <w:rsid w:val="00980C53"/>
    <w:rsid w:val="00982356"/>
    <w:rsid w:val="00982749"/>
    <w:rsid w:val="009843C2"/>
    <w:rsid w:val="00984E85"/>
    <w:rsid w:val="00991BFA"/>
    <w:rsid w:val="00994E3E"/>
    <w:rsid w:val="0099697E"/>
    <w:rsid w:val="009A0021"/>
    <w:rsid w:val="009A0CF8"/>
    <w:rsid w:val="009A161C"/>
    <w:rsid w:val="009A243B"/>
    <w:rsid w:val="009A33AC"/>
    <w:rsid w:val="009A3471"/>
    <w:rsid w:val="009A35F3"/>
    <w:rsid w:val="009A4828"/>
    <w:rsid w:val="009A7981"/>
    <w:rsid w:val="009B17EC"/>
    <w:rsid w:val="009B5A9C"/>
    <w:rsid w:val="009B641A"/>
    <w:rsid w:val="009B759F"/>
    <w:rsid w:val="009C1B4B"/>
    <w:rsid w:val="009C1F6C"/>
    <w:rsid w:val="009C2AE8"/>
    <w:rsid w:val="009D0075"/>
    <w:rsid w:val="009D0410"/>
    <w:rsid w:val="009D0532"/>
    <w:rsid w:val="009D736C"/>
    <w:rsid w:val="009E2FC3"/>
    <w:rsid w:val="009E3299"/>
    <w:rsid w:val="009E455E"/>
    <w:rsid w:val="009E6054"/>
    <w:rsid w:val="009F4457"/>
    <w:rsid w:val="009F53BF"/>
    <w:rsid w:val="009F6817"/>
    <w:rsid w:val="009F7423"/>
    <w:rsid w:val="009F7E0C"/>
    <w:rsid w:val="00A016C9"/>
    <w:rsid w:val="00A051CA"/>
    <w:rsid w:val="00A06DB6"/>
    <w:rsid w:val="00A07CCD"/>
    <w:rsid w:val="00A13D95"/>
    <w:rsid w:val="00A16B68"/>
    <w:rsid w:val="00A24C21"/>
    <w:rsid w:val="00A25940"/>
    <w:rsid w:val="00A26155"/>
    <w:rsid w:val="00A27994"/>
    <w:rsid w:val="00A3224B"/>
    <w:rsid w:val="00A3420D"/>
    <w:rsid w:val="00A348C6"/>
    <w:rsid w:val="00A36B79"/>
    <w:rsid w:val="00A40B42"/>
    <w:rsid w:val="00A41B4C"/>
    <w:rsid w:val="00A4204C"/>
    <w:rsid w:val="00A4410E"/>
    <w:rsid w:val="00A515CC"/>
    <w:rsid w:val="00A605A8"/>
    <w:rsid w:val="00A64C1F"/>
    <w:rsid w:val="00A66879"/>
    <w:rsid w:val="00A70900"/>
    <w:rsid w:val="00A7659D"/>
    <w:rsid w:val="00A77E40"/>
    <w:rsid w:val="00A83A81"/>
    <w:rsid w:val="00A90044"/>
    <w:rsid w:val="00A911FC"/>
    <w:rsid w:val="00A9269D"/>
    <w:rsid w:val="00AA077D"/>
    <w:rsid w:val="00AA1530"/>
    <w:rsid w:val="00AA1585"/>
    <w:rsid w:val="00AA3DA3"/>
    <w:rsid w:val="00AA447C"/>
    <w:rsid w:val="00AA6D28"/>
    <w:rsid w:val="00AA77DE"/>
    <w:rsid w:val="00AB0664"/>
    <w:rsid w:val="00AB22F6"/>
    <w:rsid w:val="00AB4426"/>
    <w:rsid w:val="00AB5D6C"/>
    <w:rsid w:val="00AB62B2"/>
    <w:rsid w:val="00AB78EA"/>
    <w:rsid w:val="00AC0EEC"/>
    <w:rsid w:val="00AC3CE9"/>
    <w:rsid w:val="00AC61AE"/>
    <w:rsid w:val="00AC7A68"/>
    <w:rsid w:val="00AD05A3"/>
    <w:rsid w:val="00AD174F"/>
    <w:rsid w:val="00AD4237"/>
    <w:rsid w:val="00AD49FD"/>
    <w:rsid w:val="00AD643E"/>
    <w:rsid w:val="00AD78C0"/>
    <w:rsid w:val="00AE2AA5"/>
    <w:rsid w:val="00AE2DF1"/>
    <w:rsid w:val="00AE6794"/>
    <w:rsid w:val="00AF05E8"/>
    <w:rsid w:val="00AF103F"/>
    <w:rsid w:val="00AF5356"/>
    <w:rsid w:val="00AF58A6"/>
    <w:rsid w:val="00AF5C9D"/>
    <w:rsid w:val="00AF7557"/>
    <w:rsid w:val="00AF78A1"/>
    <w:rsid w:val="00B0238B"/>
    <w:rsid w:val="00B03DCD"/>
    <w:rsid w:val="00B045B0"/>
    <w:rsid w:val="00B053C1"/>
    <w:rsid w:val="00B0566C"/>
    <w:rsid w:val="00B05A2F"/>
    <w:rsid w:val="00B05BA2"/>
    <w:rsid w:val="00B06E56"/>
    <w:rsid w:val="00B12348"/>
    <w:rsid w:val="00B140D1"/>
    <w:rsid w:val="00B158EC"/>
    <w:rsid w:val="00B16C8D"/>
    <w:rsid w:val="00B27371"/>
    <w:rsid w:val="00B336D1"/>
    <w:rsid w:val="00B34783"/>
    <w:rsid w:val="00B35805"/>
    <w:rsid w:val="00B35820"/>
    <w:rsid w:val="00B37D17"/>
    <w:rsid w:val="00B41221"/>
    <w:rsid w:val="00B41B9D"/>
    <w:rsid w:val="00B428FD"/>
    <w:rsid w:val="00B459EC"/>
    <w:rsid w:val="00B466E5"/>
    <w:rsid w:val="00B4742D"/>
    <w:rsid w:val="00B50B60"/>
    <w:rsid w:val="00B538B1"/>
    <w:rsid w:val="00B538D9"/>
    <w:rsid w:val="00B57A93"/>
    <w:rsid w:val="00B6218C"/>
    <w:rsid w:val="00B62F6F"/>
    <w:rsid w:val="00B647DD"/>
    <w:rsid w:val="00B676F9"/>
    <w:rsid w:val="00B74EE4"/>
    <w:rsid w:val="00B80599"/>
    <w:rsid w:val="00B8167B"/>
    <w:rsid w:val="00B84202"/>
    <w:rsid w:val="00B85552"/>
    <w:rsid w:val="00B85FF7"/>
    <w:rsid w:val="00B9132B"/>
    <w:rsid w:val="00B934BE"/>
    <w:rsid w:val="00B95779"/>
    <w:rsid w:val="00B95946"/>
    <w:rsid w:val="00B9779C"/>
    <w:rsid w:val="00BA15CC"/>
    <w:rsid w:val="00BA1986"/>
    <w:rsid w:val="00BA3143"/>
    <w:rsid w:val="00BA3416"/>
    <w:rsid w:val="00BA4609"/>
    <w:rsid w:val="00BA4A19"/>
    <w:rsid w:val="00BA4A9A"/>
    <w:rsid w:val="00BA4E1C"/>
    <w:rsid w:val="00BB021E"/>
    <w:rsid w:val="00BB1330"/>
    <w:rsid w:val="00BB6A75"/>
    <w:rsid w:val="00BB7479"/>
    <w:rsid w:val="00BC5755"/>
    <w:rsid w:val="00BC5A63"/>
    <w:rsid w:val="00BC6462"/>
    <w:rsid w:val="00BD1390"/>
    <w:rsid w:val="00BD31B2"/>
    <w:rsid w:val="00BD31F5"/>
    <w:rsid w:val="00BD3692"/>
    <w:rsid w:val="00BD66D4"/>
    <w:rsid w:val="00BD7EE4"/>
    <w:rsid w:val="00BE084F"/>
    <w:rsid w:val="00BE2D64"/>
    <w:rsid w:val="00BE2DF5"/>
    <w:rsid w:val="00BE2F71"/>
    <w:rsid w:val="00BE41D1"/>
    <w:rsid w:val="00BE5598"/>
    <w:rsid w:val="00BE6163"/>
    <w:rsid w:val="00BE6DEF"/>
    <w:rsid w:val="00BE7E04"/>
    <w:rsid w:val="00BF0CD9"/>
    <w:rsid w:val="00BF0DBF"/>
    <w:rsid w:val="00BF59EB"/>
    <w:rsid w:val="00BF6004"/>
    <w:rsid w:val="00C00476"/>
    <w:rsid w:val="00C0048E"/>
    <w:rsid w:val="00C01D39"/>
    <w:rsid w:val="00C01ED8"/>
    <w:rsid w:val="00C01F89"/>
    <w:rsid w:val="00C1021D"/>
    <w:rsid w:val="00C10FCA"/>
    <w:rsid w:val="00C10FDD"/>
    <w:rsid w:val="00C12337"/>
    <w:rsid w:val="00C138A8"/>
    <w:rsid w:val="00C23A77"/>
    <w:rsid w:val="00C25C9C"/>
    <w:rsid w:val="00C31943"/>
    <w:rsid w:val="00C31F6C"/>
    <w:rsid w:val="00C3398B"/>
    <w:rsid w:val="00C33D71"/>
    <w:rsid w:val="00C37ABC"/>
    <w:rsid w:val="00C407F7"/>
    <w:rsid w:val="00C4293A"/>
    <w:rsid w:val="00C4400C"/>
    <w:rsid w:val="00C4575C"/>
    <w:rsid w:val="00C45909"/>
    <w:rsid w:val="00C45C85"/>
    <w:rsid w:val="00C5118C"/>
    <w:rsid w:val="00C516D7"/>
    <w:rsid w:val="00C54AAA"/>
    <w:rsid w:val="00C55321"/>
    <w:rsid w:val="00C61128"/>
    <w:rsid w:val="00C664E8"/>
    <w:rsid w:val="00C66D9A"/>
    <w:rsid w:val="00C72B14"/>
    <w:rsid w:val="00C74271"/>
    <w:rsid w:val="00C7472E"/>
    <w:rsid w:val="00C85802"/>
    <w:rsid w:val="00C85DAB"/>
    <w:rsid w:val="00C9188B"/>
    <w:rsid w:val="00C91B4F"/>
    <w:rsid w:val="00C92196"/>
    <w:rsid w:val="00C92694"/>
    <w:rsid w:val="00C9284F"/>
    <w:rsid w:val="00C935DC"/>
    <w:rsid w:val="00C94496"/>
    <w:rsid w:val="00C972CE"/>
    <w:rsid w:val="00C976CB"/>
    <w:rsid w:val="00CA07C0"/>
    <w:rsid w:val="00CA0B86"/>
    <w:rsid w:val="00CA1B57"/>
    <w:rsid w:val="00CA6BEB"/>
    <w:rsid w:val="00CA7DDA"/>
    <w:rsid w:val="00CB0C2C"/>
    <w:rsid w:val="00CB4970"/>
    <w:rsid w:val="00CC5876"/>
    <w:rsid w:val="00CC61C5"/>
    <w:rsid w:val="00CC6747"/>
    <w:rsid w:val="00CC6A26"/>
    <w:rsid w:val="00CC6A74"/>
    <w:rsid w:val="00CD2D64"/>
    <w:rsid w:val="00CD3908"/>
    <w:rsid w:val="00CD4890"/>
    <w:rsid w:val="00CD4B02"/>
    <w:rsid w:val="00CD77CD"/>
    <w:rsid w:val="00CE1E54"/>
    <w:rsid w:val="00CE5251"/>
    <w:rsid w:val="00CE69BD"/>
    <w:rsid w:val="00CE6DCA"/>
    <w:rsid w:val="00CF136D"/>
    <w:rsid w:val="00CF27FE"/>
    <w:rsid w:val="00CF3ECF"/>
    <w:rsid w:val="00CF48B4"/>
    <w:rsid w:val="00CF54B8"/>
    <w:rsid w:val="00CF60AC"/>
    <w:rsid w:val="00D0053B"/>
    <w:rsid w:val="00D00D5D"/>
    <w:rsid w:val="00D0116C"/>
    <w:rsid w:val="00D01C78"/>
    <w:rsid w:val="00D0495B"/>
    <w:rsid w:val="00D05725"/>
    <w:rsid w:val="00D06B6A"/>
    <w:rsid w:val="00D078DE"/>
    <w:rsid w:val="00D11037"/>
    <w:rsid w:val="00D12DD7"/>
    <w:rsid w:val="00D14B26"/>
    <w:rsid w:val="00D161E8"/>
    <w:rsid w:val="00D202EA"/>
    <w:rsid w:val="00D2398C"/>
    <w:rsid w:val="00D23EFA"/>
    <w:rsid w:val="00D265AA"/>
    <w:rsid w:val="00D268AB"/>
    <w:rsid w:val="00D3226B"/>
    <w:rsid w:val="00D32D61"/>
    <w:rsid w:val="00D33681"/>
    <w:rsid w:val="00D34ACD"/>
    <w:rsid w:val="00D362A6"/>
    <w:rsid w:val="00D406AC"/>
    <w:rsid w:val="00D429A1"/>
    <w:rsid w:val="00D4328C"/>
    <w:rsid w:val="00D451C1"/>
    <w:rsid w:val="00D468E8"/>
    <w:rsid w:val="00D50646"/>
    <w:rsid w:val="00D52831"/>
    <w:rsid w:val="00D543E8"/>
    <w:rsid w:val="00D5450D"/>
    <w:rsid w:val="00D559DE"/>
    <w:rsid w:val="00D57B17"/>
    <w:rsid w:val="00D665D2"/>
    <w:rsid w:val="00D66C73"/>
    <w:rsid w:val="00D708C8"/>
    <w:rsid w:val="00D719AE"/>
    <w:rsid w:val="00D74D12"/>
    <w:rsid w:val="00D77E9E"/>
    <w:rsid w:val="00D821DB"/>
    <w:rsid w:val="00D90074"/>
    <w:rsid w:val="00D90F07"/>
    <w:rsid w:val="00D93B1F"/>
    <w:rsid w:val="00D95CC0"/>
    <w:rsid w:val="00D96D71"/>
    <w:rsid w:val="00D976E2"/>
    <w:rsid w:val="00DA1483"/>
    <w:rsid w:val="00DA3D31"/>
    <w:rsid w:val="00DB55FB"/>
    <w:rsid w:val="00DB5D73"/>
    <w:rsid w:val="00DB7017"/>
    <w:rsid w:val="00DC11C5"/>
    <w:rsid w:val="00DC2BE2"/>
    <w:rsid w:val="00DC38A4"/>
    <w:rsid w:val="00DC6A30"/>
    <w:rsid w:val="00DC75EE"/>
    <w:rsid w:val="00DC7BEA"/>
    <w:rsid w:val="00DD4697"/>
    <w:rsid w:val="00DD6344"/>
    <w:rsid w:val="00DE0838"/>
    <w:rsid w:val="00DE13D3"/>
    <w:rsid w:val="00DE3CF3"/>
    <w:rsid w:val="00DE437F"/>
    <w:rsid w:val="00DE7040"/>
    <w:rsid w:val="00DF2BF1"/>
    <w:rsid w:val="00DF4640"/>
    <w:rsid w:val="00DF4E45"/>
    <w:rsid w:val="00DF682F"/>
    <w:rsid w:val="00DF725F"/>
    <w:rsid w:val="00E003A6"/>
    <w:rsid w:val="00E00889"/>
    <w:rsid w:val="00E00B6D"/>
    <w:rsid w:val="00E0365C"/>
    <w:rsid w:val="00E040EB"/>
    <w:rsid w:val="00E14AEA"/>
    <w:rsid w:val="00E155C7"/>
    <w:rsid w:val="00E1762B"/>
    <w:rsid w:val="00E224C6"/>
    <w:rsid w:val="00E22A5B"/>
    <w:rsid w:val="00E237D9"/>
    <w:rsid w:val="00E302F1"/>
    <w:rsid w:val="00E31770"/>
    <w:rsid w:val="00E3350E"/>
    <w:rsid w:val="00E3353D"/>
    <w:rsid w:val="00E373DA"/>
    <w:rsid w:val="00E45CDC"/>
    <w:rsid w:val="00E46D0C"/>
    <w:rsid w:val="00E52F73"/>
    <w:rsid w:val="00E53322"/>
    <w:rsid w:val="00E545C7"/>
    <w:rsid w:val="00E5481E"/>
    <w:rsid w:val="00E554F5"/>
    <w:rsid w:val="00E55C44"/>
    <w:rsid w:val="00E56A52"/>
    <w:rsid w:val="00E57106"/>
    <w:rsid w:val="00E57519"/>
    <w:rsid w:val="00E64C97"/>
    <w:rsid w:val="00E66803"/>
    <w:rsid w:val="00E67FD6"/>
    <w:rsid w:val="00E70550"/>
    <w:rsid w:val="00E72766"/>
    <w:rsid w:val="00E74AF0"/>
    <w:rsid w:val="00E811B3"/>
    <w:rsid w:val="00E8308B"/>
    <w:rsid w:val="00E84CBF"/>
    <w:rsid w:val="00E9016B"/>
    <w:rsid w:val="00E90BB9"/>
    <w:rsid w:val="00E91B66"/>
    <w:rsid w:val="00E92623"/>
    <w:rsid w:val="00E93A1B"/>
    <w:rsid w:val="00E96CA1"/>
    <w:rsid w:val="00E96F2D"/>
    <w:rsid w:val="00E97EBA"/>
    <w:rsid w:val="00EA3C76"/>
    <w:rsid w:val="00EA4AE0"/>
    <w:rsid w:val="00EA5014"/>
    <w:rsid w:val="00EA712D"/>
    <w:rsid w:val="00EB1134"/>
    <w:rsid w:val="00EB169E"/>
    <w:rsid w:val="00EB1E2E"/>
    <w:rsid w:val="00EB49A2"/>
    <w:rsid w:val="00EB7496"/>
    <w:rsid w:val="00EC0476"/>
    <w:rsid w:val="00EC0CD7"/>
    <w:rsid w:val="00EC119A"/>
    <w:rsid w:val="00EC2041"/>
    <w:rsid w:val="00EC5439"/>
    <w:rsid w:val="00ED12E2"/>
    <w:rsid w:val="00ED5E0C"/>
    <w:rsid w:val="00ED6AFD"/>
    <w:rsid w:val="00ED72A7"/>
    <w:rsid w:val="00EE266A"/>
    <w:rsid w:val="00EE4E32"/>
    <w:rsid w:val="00EE6D64"/>
    <w:rsid w:val="00EE7C80"/>
    <w:rsid w:val="00EF304C"/>
    <w:rsid w:val="00EF617A"/>
    <w:rsid w:val="00EF6A7D"/>
    <w:rsid w:val="00EF74C5"/>
    <w:rsid w:val="00EF774C"/>
    <w:rsid w:val="00F003FB"/>
    <w:rsid w:val="00F0149E"/>
    <w:rsid w:val="00F01546"/>
    <w:rsid w:val="00F037CB"/>
    <w:rsid w:val="00F0766A"/>
    <w:rsid w:val="00F07C9A"/>
    <w:rsid w:val="00F14577"/>
    <w:rsid w:val="00F169B6"/>
    <w:rsid w:val="00F2137B"/>
    <w:rsid w:val="00F304AD"/>
    <w:rsid w:val="00F30B3B"/>
    <w:rsid w:val="00F314F9"/>
    <w:rsid w:val="00F33AE9"/>
    <w:rsid w:val="00F36344"/>
    <w:rsid w:val="00F42CE3"/>
    <w:rsid w:val="00F430B3"/>
    <w:rsid w:val="00F44B81"/>
    <w:rsid w:val="00F4623F"/>
    <w:rsid w:val="00F4776D"/>
    <w:rsid w:val="00F47B22"/>
    <w:rsid w:val="00F5072D"/>
    <w:rsid w:val="00F55F0E"/>
    <w:rsid w:val="00F56BA9"/>
    <w:rsid w:val="00F57097"/>
    <w:rsid w:val="00F60B45"/>
    <w:rsid w:val="00F60E73"/>
    <w:rsid w:val="00F61420"/>
    <w:rsid w:val="00F66FB6"/>
    <w:rsid w:val="00F744C8"/>
    <w:rsid w:val="00F75D5C"/>
    <w:rsid w:val="00F8328E"/>
    <w:rsid w:val="00F845E3"/>
    <w:rsid w:val="00F860D0"/>
    <w:rsid w:val="00F87404"/>
    <w:rsid w:val="00F87818"/>
    <w:rsid w:val="00F91278"/>
    <w:rsid w:val="00F91CD1"/>
    <w:rsid w:val="00FA0724"/>
    <w:rsid w:val="00FA2FF3"/>
    <w:rsid w:val="00FA310C"/>
    <w:rsid w:val="00FA3DD7"/>
    <w:rsid w:val="00FA42F7"/>
    <w:rsid w:val="00FA7131"/>
    <w:rsid w:val="00FA73F6"/>
    <w:rsid w:val="00FB549B"/>
    <w:rsid w:val="00FB763B"/>
    <w:rsid w:val="00FC0FC2"/>
    <w:rsid w:val="00FC33BB"/>
    <w:rsid w:val="00FC390C"/>
    <w:rsid w:val="00FD2EC9"/>
    <w:rsid w:val="00FD404A"/>
    <w:rsid w:val="00FD5804"/>
    <w:rsid w:val="00FE0D16"/>
    <w:rsid w:val="00FE0F67"/>
    <w:rsid w:val="00FE27DE"/>
    <w:rsid w:val="00FE4B4B"/>
    <w:rsid w:val="00FE54F8"/>
    <w:rsid w:val="00FE5CC5"/>
    <w:rsid w:val="00FF0091"/>
    <w:rsid w:val="00FF2F96"/>
    <w:rsid w:val="00FF499F"/>
    <w:rsid w:val="00FF6550"/>
    <w:rsid w:val="013D6D24"/>
    <w:rsid w:val="024E71FD"/>
    <w:rsid w:val="04E707F0"/>
    <w:rsid w:val="05E24847"/>
    <w:rsid w:val="095C5895"/>
    <w:rsid w:val="13D46A4B"/>
    <w:rsid w:val="16D1002F"/>
    <w:rsid w:val="19282B3A"/>
    <w:rsid w:val="1CFE4E8B"/>
    <w:rsid w:val="1D677048"/>
    <w:rsid w:val="1F327270"/>
    <w:rsid w:val="203D29B6"/>
    <w:rsid w:val="25E84445"/>
    <w:rsid w:val="26D2461F"/>
    <w:rsid w:val="2B0A562B"/>
    <w:rsid w:val="2B724B05"/>
    <w:rsid w:val="2D280BE3"/>
    <w:rsid w:val="345E2F42"/>
    <w:rsid w:val="36716CA5"/>
    <w:rsid w:val="375D36E0"/>
    <w:rsid w:val="3C6552C3"/>
    <w:rsid w:val="3D445FBA"/>
    <w:rsid w:val="3DAB4A9C"/>
    <w:rsid w:val="3DAC630A"/>
    <w:rsid w:val="3E5E2407"/>
    <w:rsid w:val="3E956BC8"/>
    <w:rsid w:val="42E30DF7"/>
    <w:rsid w:val="4383345D"/>
    <w:rsid w:val="47EA71CC"/>
    <w:rsid w:val="4CE33A13"/>
    <w:rsid w:val="4ED37A8F"/>
    <w:rsid w:val="54FF3A85"/>
    <w:rsid w:val="57DA43C2"/>
    <w:rsid w:val="5B7EE0D1"/>
    <w:rsid w:val="5C9353CB"/>
    <w:rsid w:val="5DBEE0EE"/>
    <w:rsid w:val="5DDF64E1"/>
    <w:rsid w:val="5EA255A5"/>
    <w:rsid w:val="5FEB5BBD"/>
    <w:rsid w:val="618E58CF"/>
    <w:rsid w:val="63C1432D"/>
    <w:rsid w:val="67113973"/>
    <w:rsid w:val="6BA941F8"/>
    <w:rsid w:val="6BDC24DD"/>
    <w:rsid w:val="6D5C394C"/>
    <w:rsid w:val="6EBA6DFA"/>
    <w:rsid w:val="705A4FCA"/>
    <w:rsid w:val="71781F1E"/>
    <w:rsid w:val="723E95A4"/>
    <w:rsid w:val="742B6497"/>
    <w:rsid w:val="79FD0CC0"/>
    <w:rsid w:val="7A162DBA"/>
    <w:rsid w:val="7A3D7C35"/>
    <w:rsid w:val="7B25A75D"/>
    <w:rsid w:val="7E6BB7DD"/>
    <w:rsid w:val="7F7E9255"/>
    <w:rsid w:val="7FDBC583"/>
    <w:rsid w:val="7FDD3AF1"/>
    <w:rsid w:val="9FE67A54"/>
    <w:rsid w:val="D1DEC8DA"/>
    <w:rsid w:val="ED198E50"/>
    <w:rsid w:val="F9BF2405"/>
    <w:rsid w:val="FA6FFA36"/>
    <w:rsid w:val="FEE96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9"/>
    <w:qFormat/>
    <w:uiPriority w:val="0"/>
    <w:pPr>
      <w:keepNext/>
      <w:jc w:val="center"/>
      <w:outlineLvl w:val="0"/>
    </w:pPr>
    <w:rPr>
      <w:rFonts w:eastAsia="黑体"/>
      <w:b/>
      <w:sz w:val="30"/>
      <w:szCs w:val="20"/>
    </w:rPr>
  </w:style>
  <w:style w:type="paragraph" w:styleId="3">
    <w:name w:val="heading 2"/>
    <w:basedOn w:val="1"/>
    <w:next w:val="1"/>
    <w:link w:val="50"/>
    <w:qFormat/>
    <w:uiPriority w:val="0"/>
    <w:pPr>
      <w:keepNext/>
      <w:keepLines/>
      <w:spacing w:before="260" w:after="260" w:line="416" w:lineRule="auto"/>
      <w:jc w:val="center"/>
      <w:outlineLvl w:val="1"/>
    </w:pPr>
    <w:rPr>
      <w:rFonts w:ascii="Arial" w:hAnsi="Arial" w:eastAsia="黑体"/>
      <w:b/>
      <w:bCs/>
      <w:sz w:val="24"/>
      <w:szCs w:val="32"/>
    </w:rPr>
  </w:style>
  <w:style w:type="paragraph" w:styleId="4">
    <w:name w:val="heading 3"/>
    <w:basedOn w:val="3"/>
    <w:next w:val="5"/>
    <w:link w:val="51"/>
    <w:qFormat/>
    <w:uiPriority w:val="0"/>
    <w:pPr>
      <w:keepLines w:val="0"/>
      <w:widowControl/>
      <w:spacing w:before="240" w:after="120" w:line="240" w:lineRule="auto"/>
      <w:jc w:val="left"/>
      <w:outlineLvl w:val="2"/>
    </w:pPr>
    <w:rPr>
      <w:rFonts w:eastAsia="宋体"/>
      <w:bCs w:val="0"/>
      <w:i/>
      <w:sz w:val="22"/>
      <w:szCs w:val="20"/>
      <w:lang w:val="en-GB" w:eastAsia="en-US"/>
    </w:rPr>
  </w:style>
  <w:style w:type="paragraph" w:styleId="6">
    <w:name w:val="heading 4"/>
    <w:basedOn w:val="4"/>
    <w:next w:val="5"/>
    <w:link w:val="53"/>
    <w:qFormat/>
    <w:uiPriority w:val="0"/>
    <w:pPr>
      <w:spacing w:before="120"/>
      <w:outlineLvl w:val="3"/>
    </w:pPr>
  </w:style>
  <w:style w:type="paragraph" w:styleId="7">
    <w:name w:val="heading 5"/>
    <w:basedOn w:val="6"/>
    <w:next w:val="5"/>
    <w:link w:val="54"/>
    <w:qFormat/>
    <w:uiPriority w:val="0"/>
    <w:pPr>
      <w:outlineLvl w:val="4"/>
    </w:pPr>
  </w:style>
  <w:style w:type="paragraph" w:styleId="8">
    <w:name w:val="heading 6"/>
    <w:basedOn w:val="7"/>
    <w:next w:val="5"/>
    <w:link w:val="55"/>
    <w:qFormat/>
    <w:uiPriority w:val="0"/>
    <w:pPr>
      <w:outlineLvl w:val="5"/>
    </w:pPr>
  </w:style>
  <w:style w:type="paragraph" w:styleId="9">
    <w:name w:val="heading 7"/>
    <w:basedOn w:val="8"/>
    <w:next w:val="5"/>
    <w:link w:val="56"/>
    <w:qFormat/>
    <w:uiPriority w:val="0"/>
    <w:pPr>
      <w:outlineLvl w:val="6"/>
    </w:pPr>
  </w:style>
  <w:style w:type="paragraph" w:styleId="10">
    <w:name w:val="heading 8"/>
    <w:basedOn w:val="9"/>
    <w:next w:val="5"/>
    <w:link w:val="57"/>
    <w:qFormat/>
    <w:uiPriority w:val="0"/>
    <w:pPr>
      <w:outlineLvl w:val="7"/>
    </w:pPr>
  </w:style>
  <w:style w:type="paragraph" w:styleId="11">
    <w:name w:val="heading 9"/>
    <w:basedOn w:val="10"/>
    <w:next w:val="5"/>
    <w:link w:val="58"/>
    <w:qFormat/>
    <w:uiPriority w:val="0"/>
    <w:pPr>
      <w:outlineLvl w:val="8"/>
    </w:p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customStyle="1" w:styleId="5">
    <w:name w:val="Paragraph"/>
    <w:basedOn w:val="1"/>
    <w:link w:val="52"/>
    <w:qFormat/>
    <w:uiPriority w:val="0"/>
    <w:pPr>
      <w:widowControl/>
      <w:spacing w:after="240"/>
    </w:pPr>
    <w:rPr>
      <w:rFonts w:ascii="Arial" w:hAnsi="Arial"/>
      <w:kern w:val="0"/>
      <w:sz w:val="22"/>
      <w:szCs w:val="20"/>
      <w:lang w:val="en-GB" w:eastAsia="en-US"/>
    </w:rPr>
  </w:style>
  <w:style w:type="paragraph" w:styleId="12">
    <w:name w:val="toc 7"/>
    <w:basedOn w:val="1"/>
    <w:next w:val="1"/>
    <w:qFormat/>
    <w:uiPriority w:val="0"/>
    <w:pPr>
      <w:ind w:left="1260"/>
      <w:jc w:val="left"/>
    </w:pPr>
    <w:rPr>
      <w:sz w:val="18"/>
      <w:szCs w:val="18"/>
    </w:rPr>
  </w:style>
  <w:style w:type="paragraph" w:styleId="13">
    <w:name w:val="caption"/>
    <w:basedOn w:val="1"/>
    <w:next w:val="1"/>
    <w:qFormat/>
    <w:uiPriority w:val="0"/>
    <w:pPr>
      <w:widowControl/>
      <w:spacing w:before="120" w:after="120" w:line="360" w:lineRule="auto"/>
      <w:ind w:left="1276" w:hanging="1276"/>
    </w:pPr>
    <w:rPr>
      <w:rFonts w:ascii="Arial" w:hAnsi="Arial"/>
      <w:b/>
      <w:i/>
      <w:kern w:val="0"/>
      <w:sz w:val="20"/>
      <w:szCs w:val="20"/>
      <w:lang w:val="de-DE" w:eastAsia="en-GB"/>
    </w:rPr>
  </w:style>
  <w:style w:type="paragraph" w:styleId="14">
    <w:name w:val="Document Map"/>
    <w:basedOn w:val="1"/>
    <w:semiHidden/>
    <w:qFormat/>
    <w:uiPriority w:val="0"/>
    <w:pPr>
      <w:shd w:val="clear" w:color="auto" w:fill="000080"/>
    </w:pPr>
  </w:style>
  <w:style w:type="paragraph" w:styleId="15">
    <w:name w:val="annotation text"/>
    <w:basedOn w:val="1"/>
    <w:link w:val="59"/>
    <w:qFormat/>
    <w:uiPriority w:val="0"/>
    <w:pPr>
      <w:jc w:val="left"/>
    </w:pPr>
    <w:rPr>
      <w:szCs w:val="20"/>
    </w:rPr>
  </w:style>
  <w:style w:type="paragraph" w:styleId="16">
    <w:name w:val="Body Text"/>
    <w:basedOn w:val="1"/>
    <w:link w:val="60"/>
    <w:qFormat/>
    <w:uiPriority w:val="0"/>
    <w:rPr>
      <w:rFonts w:ascii="仿宋_GB2312" w:hAnsi="宋体" w:eastAsia="仿宋_GB2312"/>
      <w:sz w:val="30"/>
      <w:szCs w:val="20"/>
    </w:rPr>
  </w:style>
  <w:style w:type="paragraph" w:styleId="17">
    <w:name w:val="Body Text Indent"/>
    <w:basedOn w:val="1"/>
    <w:qFormat/>
    <w:uiPriority w:val="0"/>
    <w:pPr>
      <w:tabs>
        <w:tab w:val="left" w:pos="3240"/>
      </w:tabs>
      <w:ind w:firstLine="600" w:firstLineChars="200"/>
    </w:pPr>
    <w:rPr>
      <w:rFonts w:ascii="仿宋_GB2312" w:hAnsi="宋体" w:eastAsia="仿宋_GB2312"/>
      <w:sz w:val="30"/>
      <w:szCs w:val="20"/>
    </w:rPr>
  </w:style>
  <w:style w:type="paragraph" w:styleId="18">
    <w:name w:val="toc 5"/>
    <w:basedOn w:val="1"/>
    <w:next w:val="1"/>
    <w:qFormat/>
    <w:uiPriority w:val="0"/>
    <w:pPr>
      <w:ind w:left="840"/>
      <w:jc w:val="left"/>
    </w:pPr>
    <w:rPr>
      <w:sz w:val="18"/>
      <w:szCs w:val="18"/>
    </w:rPr>
  </w:style>
  <w:style w:type="paragraph" w:styleId="19">
    <w:name w:val="toc 3"/>
    <w:basedOn w:val="1"/>
    <w:next w:val="1"/>
    <w:qFormat/>
    <w:uiPriority w:val="0"/>
    <w:pPr>
      <w:ind w:left="420"/>
      <w:jc w:val="left"/>
    </w:pPr>
    <w:rPr>
      <w:i/>
      <w:iCs/>
      <w:sz w:val="20"/>
      <w:szCs w:val="20"/>
    </w:rPr>
  </w:style>
  <w:style w:type="paragraph" w:styleId="20">
    <w:name w:val="Plain Text"/>
    <w:basedOn w:val="1"/>
    <w:link w:val="61"/>
    <w:qFormat/>
    <w:uiPriority w:val="0"/>
    <w:pPr>
      <w:widowControl/>
      <w:jc w:val="left"/>
    </w:pPr>
    <w:rPr>
      <w:rFonts w:ascii="Consolas" w:hAnsi="Consolas"/>
      <w:kern w:val="0"/>
      <w:szCs w:val="21"/>
      <w:lang w:eastAsia="en-US"/>
    </w:rPr>
  </w:style>
  <w:style w:type="paragraph" w:styleId="21">
    <w:name w:val="toc 8"/>
    <w:basedOn w:val="1"/>
    <w:next w:val="1"/>
    <w:qFormat/>
    <w:uiPriority w:val="0"/>
    <w:pPr>
      <w:ind w:left="1470"/>
      <w:jc w:val="left"/>
    </w:pPr>
    <w:rPr>
      <w:sz w:val="18"/>
      <w:szCs w:val="18"/>
    </w:rPr>
  </w:style>
  <w:style w:type="paragraph" w:styleId="22">
    <w:name w:val="Date"/>
    <w:basedOn w:val="1"/>
    <w:next w:val="1"/>
    <w:qFormat/>
    <w:uiPriority w:val="0"/>
    <w:pPr>
      <w:ind w:left="100" w:leftChars="2500"/>
    </w:pPr>
  </w:style>
  <w:style w:type="paragraph" w:styleId="23">
    <w:name w:val="Body Text Indent 2"/>
    <w:basedOn w:val="1"/>
    <w:qFormat/>
    <w:uiPriority w:val="0"/>
    <w:pPr>
      <w:spacing w:after="100" w:line="360" w:lineRule="auto"/>
      <w:ind w:firstLine="600" w:firstLineChars="200"/>
    </w:pPr>
    <w:rPr>
      <w:rFonts w:ascii="仿宋_GB2312" w:eastAsia="仿宋_GB2312"/>
      <w:sz w:val="30"/>
    </w:rPr>
  </w:style>
  <w:style w:type="paragraph" w:styleId="24">
    <w:name w:val="endnote text"/>
    <w:basedOn w:val="1"/>
    <w:qFormat/>
    <w:uiPriority w:val="0"/>
    <w:pPr>
      <w:snapToGrid w:val="0"/>
      <w:jc w:val="left"/>
    </w:pPr>
  </w:style>
  <w:style w:type="paragraph" w:styleId="25">
    <w:name w:val="Balloon Text"/>
    <w:basedOn w:val="1"/>
    <w:semiHidden/>
    <w:qFormat/>
    <w:uiPriority w:val="0"/>
    <w:rPr>
      <w:sz w:val="18"/>
      <w:szCs w:val="18"/>
    </w:rPr>
  </w:style>
  <w:style w:type="paragraph" w:styleId="26">
    <w:name w:val="footer"/>
    <w:basedOn w:val="1"/>
    <w:link w:val="62"/>
    <w:qFormat/>
    <w:uiPriority w:val="0"/>
    <w:pPr>
      <w:tabs>
        <w:tab w:val="center" w:pos="4153"/>
        <w:tab w:val="right" w:pos="8306"/>
      </w:tabs>
      <w:snapToGrid w:val="0"/>
      <w:jc w:val="left"/>
    </w:pPr>
    <w:rPr>
      <w:sz w:val="18"/>
      <w:szCs w:val="18"/>
    </w:rPr>
  </w:style>
  <w:style w:type="paragraph" w:styleId="27">
    <w:name w:val="header"/>
    <w:basedOn w:val="1"/>
    <w:link w:val="63"/>
    <w:qFormat/>
    <w:uiPriority w:val="0"/>
    <w:pPr>
      <w:pBdr>
        <w:bottom w:val="single" w:color="auto" w:sz="6" w:space="1"/>
      </w:pBdr>
      <w:tabs>
        <w:tab w:val="center" w:pos="4153"/>
        <w:tab w:val="right" w:pos="8306"/>
      </w:tabs>
      <w:snapToGrid w:val="0"/>
      <w:jc w:val="center"/>
    </w:pPr>
    <w:rPr>
      <w:rFonts w:eastAsia="黑体"/>
      <w:b/>
      <w:sz w:val="30"/>
      <w:szCs w:val="20"/>
    </w:rPr>
  </w:style>
  <w:style w:type="paragraph" w:styleId="28">
    <w:name w:val="toc 1"/>
    <w:basedOn w:val="1"/>
    <w:next w:val="1"/>
    <w:semiHidden/>
    <w:qFormat/>
    <w:uiPriority w:val="0"/>
    <w:pPr>
      <w:spacing w:before="120" w:after="120"/>
      <w:jc w:val="left"/>
    </w:pPr>
    <w:rPr>
      <w:b/>
      <w:bCs/>
      <w:caps/>
      <w:sz w:val="20"/>
      <w:szCs w:val="20"/>
    </w:rPr>
  </w:style>
  <w:style w:type="paragraph" w:styleId="29">
    <w:name w:val="toc 4"/>
    <w:basedOn w:val="1"/>
    <w:next w:val="1"/>
    <w:qFormat/>
    <w:uiPriority w:val="0"/>
    <w:pPr>
      <w:ind w:left="630"/>
      <w:jc w:val="left"/>
    </w:pPr>
    <w:rPr>
      <w:sz w:val="18"/>
      <w:szCs w:val="18"/>
    </w:rPr>
  </w:style>
  <w:style w:type="paragraph" w:styleId="30">
    <w:name w:val="footnote text"/>
    <w:basedOn w:val="1"/>
    <w:link w:val="64"/>
    <w:semiHidden/>
    <w:qFormat/>
    <w:uiPriority w:val="0"/>
    <w:pPr>
      <w:snapToGrid w:val="0"/>
      <w:jc w:val="left"/>
    </w:pPr>
    <w:rPr>
      <w:sz w:val="18"/>
      <w:szCs w:val="18"/>
    </w:rPr>
  </w:style>
  <w:style w:type="paragraph" w:styleId="31">
    <w:name w:val="toc 6"/>
    <w:basedOn w:val="1"/>
    <w:next w:val="1"/>
    <w:qFormat/>
    <w:uiPriority w:val="0"/>
    <w:pPr>
      <w:ind w:left="1050"/>
      <w:jc w:val="left"/>
    </w:pPr>
    <w:rPr>
      <w:sz w:val="18"/>
      <w:szCs w:val="18"/>
    </w:rPr>
  </w:style>
  <w:style w:type="paragraph" w:styleId="32">
    <w:name w:val="Body Text Indent 3"/>
    <w:basedOn w:val="1"/>
    <w:qFormat/>
    <w:uiPriority w:val="0"/>
    <w:pPr>
      <w:tabs>
        <w:tab w:val="left" w:pos="3240"/>
      </w:tabs>
      <w:spacing w:line="360" w:lineRule="auto"/>
      <w:ind w:firstLine="540"/>
    </w:pPr>
    <w:rPr>
      <w:rFonts w:ascii="仿宋_GB2312" w:eastAsia="仿宋_GB2312"/>
      <w:sz w:val="24"/>
      <w:szCs w:val="20"/>
    </w:rPr>
  </w:style>
  <w:style w:type="paragraph" w:styleId="33">
    <w:name w:val="toc 2"/>
    <w:basedOn w:val="1"/>
    <w:next w:val="1"/>
    <w:qFormat/>
    <w:uiPriority w:val="0"/>
    <w:pPr>
      <w:ind w:left="210"/>
      <w:jc w:val="left"/>
    </w:pPr>
    <w:rPr>
      <w:smallCaps/>
      <w:sz w:val="20"/>
      <w:szCs w:val="20"/>
    </w:rPr>
  </w:style>
  <w:style w:type="paragraph" w:styleId="34">
    <w:name w:val="toc 9"/>
    <w:basedOn w:val="1"/>
    <w:next w:val="1"/>
    <w:qFormat/>
    <w:uiPriority w:val="0"/>
    <w:pPr>
      <w:ind w:left="1680"/>
      <w:jc w:val="left"/>
    </w:pPr>
    <w:rPr>
      <w:sz w:val="18"/>
      <w:szCs w:val="18"/>
    </w:rPr>
  </w:style>
  <w:style w:type="paragraph" w:styleId="35">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36">
    <w:name w:val="Title"/>
    <w:basedOn w:val="1"/>
    <w:link w:val="65"/>
    <w:qFormat/>
    <w:uiPriority w:val="0"/>
    <w:pPr>
      <w:widowControl/>
      <w:spacing w:line="360" w:lineRule="auto"/>
      <w:jc w:val="center"/>
    </w:pPr>
    <w:rPr>
      <w:rFonts w:ascii="Arial" w:hAnsi="Arial"/>
      <w:b/>
      <w:kern w:val="0"/>
      <w:sz w:val="28"/>
      <w:szCs w:val="20"/>
      <w:lang w:val="de-DE" w:eastAsia="en-GB"/>
    </w:rPr>
  </w:style>
  <w:style w:type="paragraph" w:styleId="37">
    <w:name w:val="annotation subject"/>
    <w:basedOn w:val="15"/>
    <w:next w:val="15"/>
    <w:link w:val="145"/>
    <w:semiHidden/>
    <w:unhideWhenUsed/>
    <w:qFormat/>
    <w:uiPriority w:val="0"/>
    <w:rPr>
      <w:b/>
      <w:bCs/>
      <w:szCs w:val="24"/>
    </w:rPr>
  </w:style>
  <w:style w:type="table" w:styleId="39">
    <w:name w:val="Table Grid"/>
    <w:basedOn w:val="3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0"/>
    <w:rPr>
      <w:b/>
      <w:bCs/>
    </w:rPr>
  </w:style>
  <w:style w:type="character" w:styleId="42">
    <w:name w:val="endnote reference"/>
    <w:qFormat/>
    <w:uiPriority w:val="0"/>
    <w:rPr>
      <w:vertAlign w:val="superscript"/>
    </w:rPr>
  </w:style>
  <w:style w:type="character" w:styleId="43">
    <w:name w:val="page number"/>
    <w:qFormat/>
    <w:uiPriority w:val="0"/>
  </w:style>
  <w:style w:type="character" w:styleId="44">
    <w:name w:val="FollowedHyperlink"/>
    <w:qFormat/>
    <w:uiPriority w:val="0"/>
    <w:rPr>
      <w:rFonts w:ascii="Arial" w:hAnsi="Arial"/>
      <w:color w:val="auto"/>
      <w:sz w:val="20"/>
      <w:u w:val="none"/>
    </w:rPr>
  </w:style>
  <w:style w:type="character" w:styleId="45">
    <w:name w:val="Hyperlink"/>
    <w:qFormat/>
    <w:uiPriority w:val="0"/>
    <w:rPr>
      <w:color w:val="3366CC"/>
      <w:u w:val="single"/>
    </w:rPr>
  </w:style>
  <w:style w:type="character" w:styleId="46">
    <w:name w:val="annotation reference"/>
    <w:semiHidden/>
    <w:qFormat/>
    <w:uiPriority w:val="0"/>
    <w:rPr>
      <w:sz w:val="21"/>
      <w:szCs w:val="21"/>
    </w:rPr>
  </w:style>
  <w:style w:type="character" w:styleId="47">
    <w:name w:val="footnote reference"/>
    <w:semiHidden/>
    <w:qFormat/>
    <w:uiPriority w:val="0"/>
    <w:rPr>
      <w:vertAlign w:val="superscript"/>
    </w:rPr>
  </w:style>
  <w:style w:type="paragraph" w:customStyle="1" w:styleId="48">
    <w:name w:val="_Style 10"/>
    <w:basedOn w:val="14"/>
    <w:qFormat/>
    <w:uiPriority w:val="0"/>
    <w:pPr>
      <w:jc w:val="left"/>
    </w:pPr>
    <w:rPr>
      <w:rFonts w:ascii="Tahoma" w:hAnsi="Tahoma"/>
      <w:sz w:val="24"/>
      <w:szCs w:val="28"/>
    </w:rPr>
  </w:style>
  <w:style w:type="character" w:customStyle="1" w:styleId="49">
    <w:name w:val="标题 1 字符"/>
    <w:link w:val="2"/>
    <w:qFormat/>
    <w:uiPriority w:val="0"/>
    <w:rPr>
      <w:rFonts w:eastAsia="黑体"/>
      <w:b/>
      <w:kern w:val="2"/>
      <w:sz w:val="30"/>
      <w:lang w:val="en-US" w:eastAsia="zh-CN" w:bidi="ar-SA"/>
    </w:rPr>
  </w:style>
  <w:style w:type="character" w:customStyle="1" w:styleId="50">
    <w:name w:val="标题 2 字符"/>
    <w:link w:val="3"/>
    <w:qFormat/>
    <w:uiPriority w:val="0"/>
    <w:rPr>
      <w:rFonts w:ascii="Arial" w:hAnsi="Arial" w:eastAsia="黑体"/>
      <w:b/>
      <w:bCs/>
      <w:kern w:val="2"/>
      <w:sz w:val="24"/>
      <w:szCs w:val="32"/>
      <w:lang w:val="en-US" w:eastAsia="zh-CN" w:bidi="ar-SA"/>
    </w:rPr>
  </w:style>
  <w:style w:type="character" w:customStyle="1" w:styleId="51">
    <w:name w:val="标题 3 字符"/>
    <w:link w:val="4"/>
    <w:qFormat/>
    <w:uiPriority w:val="0"/>
    <w:rPr>
      <w:rFonts w:ascii="Arial" w:hAnsi="Arial" w:eastAsia="宋体"/>
      <w:b/>
      <w:i/>
      <w:kern w:val="2"/>
      <w:sz w:val="22"/>
      <w:lang w:val="en-GB" w:eastAsia="en-US" w:bidi="ar-SA"/>
    </w:rPr>
  </w:style>
  <w:style w:type="character" w:customStyle="1" w:styleId="52">
    <w:name w:val="Paragraph Char"/>
    <w:link w:val="5"/>
    <w:qFormat/>
    <w:uiPriority w:val="0"/>
    <w:rPr>
      <w:rFonts w:ascii="Arial" w:hAnsi="Arial" w:eastAsia="宋体"/>
      <w:sz w:val="22"/>
      <w:lang w:val="en-GB" w:eastAsia="en-US" w:bidi="ar-SA"/>
    </w:rPr>
  </w:style>
  <w:style w:type="character" w:customStyle="1" w:styleId="53">
    <w:name w:val="标题 4 字符"/>
    <w:link w:val="6"/>
    <w:qFormat/>
    <w:uiPriority w:val="0"/>
    <w:rPr>
      <w:rFonts w:ascii="Arial" w:hAnsi="Arial" w:eastAsia="宋体"/>
      <w:b/>
      <w:i/>
      <w:kern w:val="2"/>
      <w:sz w:val="22"/>
      <w:lang w:val="en-GB" w:eastAsia="en-US" w:bidi="ar-SA"/>
    </w:rPr>
  </w:style>
  <w:style w:type="character" w:customStyle="1" w:styleId="54">
    <w:name w:val="标题 5 字符"/>
    <w:link w:val="7"/>
    <w:qFormat/>
    <w:uiPriority w:val="0"/>
    <w:rPr>
      <w:rFonts w:ascii="Arial" w:hAnsi="Arial" w:eastAsia="宋体"/>
      <w:b/>
      <w:i/>
      <w:kern w:val="2"/>
      <w:sz w:val="22"/>
      <w:lang w:val="en-GB" w:eastAsia="en-US" w:bidi="ar-SA"/>
    </w:rPr>
  </w:style>
  <w:style w:type="character" w:customStyle="1" w:styleId="55">
    <w:name w:val="标题 6 字符"/>
    <w:link w:val="8"/>
    <w:qFormat/>
    <w:uiPriority w:val="0"/>
    <w:rPr>
      <w:rFonts w:ascii="Arial" w:hAnsi="Arial" w:eastAsia="宋体"/>
      <w:b/>
      <w:i/>
      <w:kern w:val="2"/>
      <w:sz w:val="22"/>
      <w:lang w:val="en-GB" w:eastAsia="en-US" w:bidi="ar-SA"/>
    </w:rPr>
  </w:style>
  <w:style w:type="character" w:customStyle="1" w:styleId="56">
    <w:name w:val="标题 7 字符"/>
    <w:link w:val="9"/>
    <w:qFormat/>
    <w:uiPriority w:val="0"/>
    <w:rPr>
      <w:rFonts w:ascii="Arial" w:hAnsi="Arial" w:eastAsia="宋体"/>
      <w:b/>
      <w:i/>
      <w:kern w:val="2"/>
      <w:sz w:val="22"/>
      <w:lang w:val="en-GB" w:eastAsia="en-US" w:bidi="ar-SA"/>
    </w:rPr>
  </w:style>
  <w:style w:type="character" w:customStyle="1" w:styleId="57">
    <w:name w:val="标题 8 字符"/>
    <w:link w:val="10"/>
    <w:qFormat/>
    <w:uiPriority w:val="0"/>
    <w:rPr>
      <w:rFonts w:ascii="Arial" w:hAnsi="Arial" w:eastAsia="宋体"/>
      <w:b/>
      <w:i/>
      <w:kern w:val="2"/>
      <w:sz w:val="22"/>
      <w:lang w:val="en-GB" w:eastAsia="en-US" w:bidi="ar-SA"/>
    </w:rPr>
  </w:style>
  <w:style w:type="character" w:customStyle="1" w:styleId="58">
    <w:name w:val="标题 9 字符"/>
    <w:link w:val="11"/>
    <w:qFormat/>
    <w:uiPriority w:val="0"/>
    <w:rPr>
      <w:rFonts w:ascii="Arial" w:hAnsi="Arial" w:eastAsia="宋体"/>
      <w:b/>
      <w:i/>
      <w:kern w:val="2"/>
      <w:sz w:val="22"/>
      <w:lang w:val="en-GB" w:eastAsia="en-US" w:bidi="ar-SA"/>
    </w:rPr>
  </w:style>
  <w:style w:type="character" w:customStyle="1" w:styleId="59">
    <w:name w:val="批注文字 字符"/>
    <w:link w:val="15"/>
    <w:qFormat/>
    <w:uiPriority w:val="0"/>
    <w:rPr>
      <w:rFonts w:eastAsia="宋体"/>
      <w:kern w:val="2"/>
      <w:sz w:val="21"/>
      <w:lang w:val="en-US" w:eastAsia="zh-CN" w:bidi="ar-SA"/>
    </w:rPr>
  </w:style>
  <w:style w:type="character" w:customStyle="1" w:styleId="60">
    <w:name w:val="正文文本 字符"/>
    <w:link w:val="16"/>
    <w:qFormat/>
    <w:uiPriority w:val="0"/>
    <w:rPr>
      <w:rFonts w:ascii="仿宋_GB2312" w:hAnsi="宋体" w:eastAsia="仿宋_GB2312"/>
      <w:kern w:val="2"/>
      <w:sz w:val="30"/>
      <w:lang w:val="en-US" w:eastAsia="zh-CN" w:bidi="ar-SA"/>
    </w:rPr>
  </w:style>
  <w:style w:type="character" w:customStyle="1" w:styleId="61">
    <w:name w:val="纯文本 字符"/>
    <w:link w:val="20"/>
    <w:qFormat/>
    <w:uiPriority w:val="0"/>
    <w:rPr>
      <w:rFonts w:ascii="Consolas" w:hAnsi="Consolas" w:eastAsia="宋体"/>
      <w:sz w:val="21"/>
      <w:szCs w:val="21"/>
      <w:lang w:val="en-US" w:eastAsia="en-US" w:bidi="ar-SA"/>
    </w:rPr>
  </w:style>
  <w:style w:type="character" w:customStyle="1" w:styleId="62">
    <w:name w:val="页脚 字符"/>
    <w:link w:val="26"/>
    <w:qFormat/>
    <w:uiPriority w:val="0"/>
    <w:rPr>
      <w:rFonts w:eastAsia="宋体"/>
      <w:kern w:val="2"/>
      <w:sz w:val="18"/>
      <w:szCs w:val="18"/>
      <w:lang w:val="en-US" w:eastAsia="zh-CN" w:bidi="ar-SA"/>
    </w:rPr>
  </w:style>
  <w:style w:type="character" w:customStyle="1" w:styleId="63">
    <w:name w:val="页眉 字符"/>
    <w:link w:val="27"/>
    <w:qFormat/>
    <w:uiPriority w:val="0"/>
    <w:rPr>
      <w:rFonts w:eastAsia="黑体"/>
      <w:b/>
      <w:kern w:val="2"/>
      <w:sz w:val="30"/>
      <w:lang w:val="en-US" w:eastAsia="zh-CN" w:bidi="ar-SA"/>
    </w:rPr>
  </w:style>
  <w:style w:type="character" w:customStyle="1" w:styleId="64">
    <w:name w:val="脚注文本 字符"/>
    <w:link w:val="30"/>
    <w:qFormat/>
    <w:uiPriority w:val="0"/>
    <w:rPr>
      <w:rFonts w:eastAsia="宋体"/>
      <w:kern w:val="2"/>
      <w:sz w:val="18"/>
      <w:szCs w:val="18"/>
      <w:lang w:val="en-US" w:eastAsia="zh-CN" w:bidi="ar-SA"/>
    </w:rPr>
  </w:style>
  <w:style w:type="character" w:customStyle="1" w:styleId="65">
    <w:name w:val="标题 字符"/>
    <w:link w:val="36"/>
    <w:qFormat/>
    <w:uiPriority w:val="0"/>
    <w:rPr>
      <w:rFonts w:ascii="Arial" w:hAnsi="Arial" w:eastAsia="宋体"/>
      <w:b/>
      <w:sz w:val="28"/>
      <w:lang w:val="de-DE" w:eastAsia="en-GB" w:bidi="ar-SA"/>
    </w:rPr>
  </w:style>
  <w:style w:type="character" w:customStyle="1" w:styleId="66">
    <w:name w:val="style21"/>
    <w:qFormat/>
    <w:uiPriority w:val="0"/>
    <w:rPr>
      <w:color w:val="0000A0"/>
      <w:sz w:val="33"/>
      <w:szCs w:val="33"/>
    </w:rPr>
  </w:style>
  <w:style w:type="character" w:customStyle="1" w:styleId="67">
    <w:name w:val="Bullets Char"/>
    <w:link w:val="68"/>
    <w:qFormat/>
    <w:uiPriority w:val="0"/>
    <w:rPr>
      <w:rFonts w:ascii="Arial" w:hAnsi="Arial" w:eastAsia="MS Mincho"/>
      <w:sz w:val="22"/>
      <w:lang w:val="en-GB" w:eastAsia="ja-JP" w:bidi="ar-SA"/>
    </w:rPr>
  </w:style>
  <w:style w:type="paragraph" w:customStyle="1" w:styleId="68">
    <w:name w:val="Bullets"/>
    <w:basedOn w:val="1"/>
    <w:link w:val="67"/>
    <w:qFormat/>
    <w:uiPriority w:val="0"/>
    <w:pPr>
      <w:widowControl/>
      <w:spacing w:after="120"/>
      <w:ind w:left="720" w:hanging="360"/>
    </w:pPr>
    <w:rPr>
      <w:rFonts w:ascii="Arial" w:hAnsi="Arial" w:eastAsia="MS Mincho"/>
      <w:kern w:val="0"/>
      <w:sz w:val="22"/>
      <w:szCs w:val="20"/>
      <w:lang w:val="en-GB" w:eastAsia="ja-JP"/>
    </w:rPr>
  </w:style>
  <w:style w:type="character" w:customStyle="1" w:styleId="69">
    <w:name w:val="Section Char"/>
    <w:qFormat/>
    <w:uiPriority w:val="0"/>
    <w:rPr>
      <w:rFonts w:ascii="Arial" w:hAnsi="Arial" w:eastAsia="宋体"/>
      <w:b/>
      <w:sz w:val="22"/>
      <w:lang w:val="en-GB" w:eastAsia="en-US" w:bidi="ar-SA"/>
    </w:rPr>
  </w:style>
  <w:style w:type="character" w:customStyle="1" w:styleId="70">
    <w:name w:val="Paragraph Char Char Char Char Char1"/>
    <w:link w:val="71"/>
    <w:qFormat/>
    <w:uiPriority w:val="0"/>
    <w:rPr>
      <w:rFonts w:ascii="Arial" w:hAnsi="Arial" w:eastAsia="宋体"/>
      <w:sz w:val="22"/>
      <w:lang w:val="en-GB" w:eastAsia="en-US" w:bidi="ar-SA"/>
    </w:rPr>
  </w:style>
  <w:style w:type="paragraph" w:customStyle="1" w:styleId="71">
    <w:name w:val="Paragraph Char Char Char Char"/>
    <w:basedOn w:val="1"/>
    <w:link w:val="70"/>
    <w:qFormat/>
    <w:uiPriority w:val="0"/>
    <w:pPr>
      <w:widowControl/>
      <w:spacing w:after="240"/>
    </w:pPr>
    <w:rPr>
      <w:rFonts w:ascii="Arial" w:hAnsi="Arial"/>
      <w:kern w:val="0"/>
      <w:sz w:val="22"/>
      <w:szCs w:val="20"/>
      <w:lang w:val="en-GB" w:eastAsia="en-US"/>
    </w:rPr>
  </w:style>
  <w:style w:type="character" w:customStyle="1" w:styleId="72">
    <w:name w:val="long_text1"/>
    <w:qFormat/>
    <w:uiPriority w:val="0"/>
    <w:rPr>
      <w:sz w:val="20"/>
      <w:szCs w:val="20"/>
    </w:rPr>
  </w:style>
  <w:style w:type="character" w:customStyle="1" w:styleId="73">
    <w:name w:val="short_text1"/>
    <w:qFormat/>
    <w:uiPriority w:val="0"/>
    <w:rPr>
      <w:sz w:val="29"/>
      <w:szCs w:val="29"/>
    </w:rPr>
  </w:style>
  <w:style w:type="character" w:customStyle="1" w:styleId="74">
    <w:name w:val="Fußnote Char Char"/>
    <w:qFormat/>
    <w:uiPriority w:val="0"/>
    <w:rPr>
      <w:rFonts w:ascii="Arial" w:hAnsi="Arial" w:eastAsia="宋体"/>
      <w:sz w:val="18"/>
      <w:lang w:val="en-GB" w:eastAsia="en-US" w:bidi="ar-SA"/>
    </w:rPr>
  </w:style>
  <w:style w:type="paragraph" w:customStyle="1" w:styleId="75">
    <w:name w:val="TableSubtitle"/>
    <w:basedOn w:val="5"/>
    <w:qFormat/>
    <w:uiPriority w:val="0"/>
    <w:pPr>
      <w:jc w:val="center"/>
    </w:pPr>
    <w:rPr>
      <w:sz w:val="20"/>
    </w:rPr>
  </w:style>
  <w:style w:type="paragraph" w:customStyle="1" w:styleId="76">
    <w:name w:val="FootertextOdd"/>
    <w:basedOn w:val="1"/>
    <w:qFormat/>
    <w:uiPriority w:val="0"/>
    <w:pPr>
      <w:widowControl/>
      <w:jc w:val="left"/>
    </w:pPr>
    <w:rPr>
      <w:rFonts w:ascii="Arial" w:hAnsi="Arial"/>
      <w:kern w:val="0"/>
      <w:sz w:val="16"/>
      <w:szCs w:val="20"/>
      <w:lang w:val="en-GB" w:eastAsia="en-US"/>
    </w:rPr>
  </w:style>
  <w:style w:type="paragraph" w:customStyle="1" w:styleId="77">
    <w:name w:val="NTHeading 4"/>
    <w:basedOn w:val="6"/>
    <w:next w:val="5"/>
    <w:qFormat/>
    <w:uiPriority w:val="0"/>
  </w:style>
  <w:style w:type="paragraph" w:customStyle="1" w:styleId="78">
    <w:name w:val="NTIndented Heading 1"/>
    <w:basedOn w:val="79"/>
    <w:next w:val="5"/>
    <w:qFormat/>
    <w:uiPriority w:val="0"/>
  </w:style>
  <w:style w:type="paragraph" w:customStyle="1" w:styleId="79">
    <w:name w:val="Indented Heading 1"/>
    <w:basedOn w:val="2"/>
    <w:next w:val="5"/>
    <w:qFormat/>
    <w:uiPriority w:val="0"/>
    <w:pPr>
      <w:widowControl/>
      <w:spacing w:before="600" w:after="240"/>
      <w:ind w:left="851" w:hanging="851"/>
      <w:jc w:val="left"/>
    </w:pPr>
    <w:rPr>
      <w:rFonts w:ascii="Arial" w:hAnsi="Arial" w:eastAsia="宋体"/>
      <w:kern w:val="0"/>
      <w:sz w:val="26"/>
      <w:lang w:val="en-GB" w:eastAsia="en-US"/>
    </w:rPr>
  </w:style>
  <w:style w:type="paragraph" w:customStyle="1" w:styleId="80">
    <w:name w:val="NTIndented Heading 3"/>
    <w:basedOn w:val="81"/>
    <w:next w:val="5"/>
    <w:qFormat/>
    <w:uiPriority w:val="0"/>
  </w:style>
  <w:style w:type="paragraph" w:customStyle="1" w:styleId="81">
    <w:name w:val="Indented Heading 3"/>
    <w:basedOn w:val="4"/>
    <w:next w:val="5"/>
    <w:qFormat/>
    <w:uiPriority w:val="0"/>
    <w:pPr>
      <w:ind w:left="851" w:hanging="851"/>
    </w:pPr>
  </w:style>
  <w:style w:type="paragraph" w:customStyle="1" w:styleId="82">
    <w:name w:val="Footnote"/>
    <w:basedOn w:val="30"/>
    <w:qFormat/>
    <w:uiPriority w:val="0"/>
    <w:pPr>
      <w:widowControl/>
      <w:snapToGrid/>
      <w:spacing w:after="120"/>
      <w:ind w:left="284" w:hanging="284"/>
      <w:jc w:val="both"/>
    </w:pPr>
    <w:rPr>
      <w:rFonts w:ascii="Arial" w:hAnsi="Arial"/>
      <w:kern w:val="0"/>
      <w:szCs w:val="20"/>
      <w:lang w:val="en-GB" w:eastAsia="en-US"/>
    </w:rPr>
  </w:style>
  <w:style w:type="paragraph" w:customStyle="1" w:styleId="83">
    <w:name w:val="AnnexIndentedHeading 3"/>
    <w:basedOn w:val="81"/>
    <w:next w:val="6"/>
    <w:qFormat/>
    <w:uiPriority w:val="0"/>
  </w:style>
  <w:style w:type="paragraph" w:customStyle="1" w:styleId="84">
    <w:name w:val="NTHeading 1"/>
    <w:basedOn w:val="2"/>
    <w:next w:val="5"/>
    <w:qFormat/>
    <w:uiPriority w:val="0"/>
    <w:pPr>
      <w:widowControl/>
      <w:spacing w:before="600" w:after="240"/>
      <w:jc w:val="left"/>
    </w:pPr>
    <w:rPr>
      <w:rFonts w:ascii="Arial" w:hAnsi="Arial" w:eastAsia="宋体"/>
      <w:kern w:val="0"/>
      <w:sz w:val="26"/>
      <w:lang w:val="en-GB" w:eastAsia="en-US"/>
    </w:rPr>
  </w:style>
  <w:style w:type="paragraph" w:customStyle="1" w:styleId="85">
    <w:name w:val="FootnoteSeparator"/>
    <w:basedOn w:val="1"/>
    <w:qFormat/>
    <w:uiPriority w:val="0"/>
    <w:pPr>
      <w:widowControl/>
      <w:spacing w:before="240" w:after="120"/>
      <w:jc w:val="left"/>
    </w:pPr>
    <w:rPr>
      <w:rFonts w:ascii="Arial" w:hAnsi="Arial"/>
      <w:kern w:val="0"/>
      <w:sz w:val="22"/>
      <w:szCs w:val="20"/>
      <w:lang w:val="en-GB" w:eastAsia="en-US"/>
    </w:rPr>
  </w:style>
  <w:style w:type="paragraph" w:customStyle="1" w:styleId="86">
    <w:name w:val="PubliTitle"/>
    <w:basedOn w:val="5"/>
    <w:next w:val="5"/>
    <w:qFormat/>
    <w:uiPriority w:val="0"/>
    <w:pPr>
      <w:keepNext/>
      <w:spacing w:after="600"/>
      <w:jc w:val="center"/>
    </w:pPr>
    <w:rPr>
      <w:b/>
      <w:sz w:val="30"/>
    </w:rPr>
  </w:style>
  <w:style w:type="paragraph" w:customStyle="1" w:styleId="87">
    <w:name w:val="empty"/>
    <w:basedOn w:val="1"/>
    <w:qFormat/>
    <w:uiPriority w:val="0"/>
    <w:pPr>
      <w:widowControl/>
      <w:jc w:val="left"/>
    </w:pPr>
    <w:rPr>
      <w:rFonts w:ascii="Arial" w:hAnsi="Arial"/>
      <w:color w:val="FFFFFF"/>
      <w:kern w:val="0"/>
      <w:sz w:val="22"/>
      <w:szCs w:val="20"/>
      <w:lang w:val="en-GB" w:eastAsia="en-US"/>
    </w:rPr>
  </w:style>
  <w:style w:type="paragraph" w:customStyle="1" w:styleId="88">
    <w:name w:val="AnnexIndentedHeading 4"/>
    <w:basedOn w:val="89"/>
    <w:next w:val="6"/>
    <w:qFormat/>
    <w:uiPriority w:val="0"/>
  </w:style>
  <w:style w:type="paragraph" w:customStyle="1" w:styleId="89">
    <w:name w:val="Indented Heading 4"/>
    <w:basedOn w:val="6"/>
    <w:next w:val="5"/>
    <w:qFormat/>
    <w:uiPriority w:val="0"/>
    <w:pPr>
      <w:ind w:left="851" w:hanging="851"/>
    </w:pPr>
  </w:style>
  <w:style w:type="paragraph" w:customStyle="1" w:styleId="90">
    <w:name w:val="列出段落1"/>
    <w:basedOn w:val="1"/>
    <w:qFormat/>
    <w:uiPriority w:val="0"/>
    <w:pPr>
      <w:widowControl/>
      <w:spacing w:after="200" w:line="276" w:lineRule="auto"/>
      <w:ind w:left="720"/>
      <w:jc w:val="left"/>
    </w:pPr>
    <w:rPr>
      <w:rFonts w:ascii="Calibri" w:hAnsi="Calibri" w:eastAsia="Calibri" w:cs="Calibri"/>
      <w:kern w:val="0"/>
      <w:sz w:val="22"/>
      <w:szCs w:val="22"/>
      <w:lang w:val="en-CA" w:eastAsia="en-US"/>
    </w:rPr>
  </w:style>
  <w:style w:type="paragraph" w:customStyle="1" w:styleId="91">
    <w:name w:val="AnnexHeading 4"/>
    <w:basedOn w:val="4"/>
    <w:qFormat/>
    <w:uiPriority w:val="0"/>
    <w:pPr>
      <w:spacing w:before="0"/>
      <w:outlineLvl w:val="3"/>
    </w:pPr>
    <w:rPr>
      <w:b w:val="0"/>
    </w:rPr>
  </w:style>
  <w:style w:type="paragraph" w:customStyle="1" w:styleId="92">
    <w:name w:val="Indented Heading 2"/>
    <w:basedOn w:val="3"/>
    <w:next w:val="5"/>
    <w:qFormat/>
    <w:uiPriority w:val="0"/>
    <w:pPr>
      <w:keepLines w:val="0"/>
      <w:widowControl/>
      <w:spacing w:before="360" w:after="120" w:line="240" w:lineRule="auto"/>
      <w:ind w:left="851" w:hanging="851"/>
      <w:jc w:val="left"/>
    </w:pPr>
    <w:rPr>
      <w:rFonts w:eastAsia="宋体"/>
      <w:bCs w:val="0"/>
      <w:sz w:val="22"/>
      <w:szCs w:val="20"/>
      <w:lang w:val="en-GB" w:eastAsia="en-US"/>
    </w:rPr>
  </w:style>
  <w:style w:type="paragraph" w:customStyle="1" w:styleId="93">
    <w:name w:val="AnnexPubliSubtitle"/>
    <w:basedOn w:val="1"/>
    <w:next w:val="6"/>
    <w:qFormat/>
    <w:uiPriority w:val="0"/>
    <w:pPr>
      <w:keepNext/>
      <w:widowControl/>
      <w:spacing w:after="600"/>
      <w:jc w:val="center"/>
    </w:pPr>
    <w:rPr>
      <w:rFonts w:ascii="Arial" w:hAnsi="Arial"/>
      <w:b/>
      <w:kern w:val="0"/>
      <w:sz w:val="26"/>
      <w:szCs w:val="20"/>
      <w:lang w:val="en-GB" w:eastAsia="en-US"/>
    </w:rPr>
  </w:style>
  <w:style w:type="paragraph" w:customStyle="1" w:styleId="94">
    <w:name w:val="char"/>
    <w:basedOn w:val="1"/>
    <w:qFormat/>
    <w:uiPriority w:val="0"/>
    <w:pPr>
      <w:widowControl/>
      <w:spacing w:after="160"/>
      <w:jc w:val="left"/>
    </w:pPr>
    <w:rPr>
      <w:rFonts w:ascii="宋体" w:hAnsi="宋体" w:cs="”“Times New Roman”“"/>
      <w:kern w:val="0"/>
      <w:szCs w:val="21"/>
      <w:lang w:eastAsia="en-US"/>
    </w:rPr>
  </w:style>
  <w:style w:type="paragraph" w:customStyle="1" w:styleId="95">
    <w:name w:val="Default"/>
    <w:qFormat/>
    <w:uiPriority w:val="0"/>
    <w:pPr>
      <w:widowControl w:val="0"/>
      <w:autoSpaceDE w:val="0"/>
      <w:autoSpaceDN w:val="0"/>
      <w:adjustRightInd w:val="0"/>
    </w:pPr>
    <w:rPr>
      <w:rFonts w:ascii="华文中宋" w:hAnsi="Times New Roman" w:eastAsia="华文中宋" w:cs="华文中宋"/>
      <w:color w:val="000000"/>
      <w:sz w:val="24"/>
      <w:szCs w:val="24"/>
      <w:lang w:val="en-US" w:eastAsia="zh-CN" w:bidi="ar-SA"/>
    </w:rPr>
  </w:style>
  <w:style w:type="paragraph" w:customStyle="1" w:styleId="96">
    <w:name w:val="TableColumnHeading"/>
    <w:basedOn w:val="95"/>
    <w:next w:val="95"/>
    <w:qFormat/>
    <w:uiPriority w:val="0"/>
    <w:rPr>
      <w:rFonts w:ascii="Arial" w:hAnsi="Arial" w:eastAsia="宋体" w:cs="Arial"/>
      <w:color w:val="auto"/>
    </w:rPr>
  </w:style>
  <w:style w:type="paragraph" w:customStyle="1" w:styleId="97">
    <w:name w:val="AnnexHeading 3"/>
    <w:basedOn w:val="4"/>
    <w:next w:val="6"/>
    <w:qFormat/>
    <w:uiPriority w:val="0"/>
    <w:pPr>
      <w:tabs>
        <w:tab w:val="left" w:pos="360"/>
      </w:tabs>
      <w:ind w:left="360" w:hanging="360"/>
    </w:pPr>
  </w:style>
  <w:style w:type="paragraph" w:customStyle="1" w:styleId="98">
    <w:name w:val="普通(网站)1"/>
    <w:basedOn w:val="1"/>
    <w:qFormat/>
    <w:uiPriority w:val="0"/>
    <w:pPr>
      <w:widowControl/>
      <w:spacing w:line="440" w:lineRule="exact"/>
      <w:ind w:firstLine="480" w:firstLineChars="200"/>
      <w:jc w:val="left"/>
    </w:pPr>
    <w:rPr>
      <w:rFonts w:hint="eastAsia" w:eastAsia="仿宋_GB2312"/>
      <w:color w:val="000000"/>
      <w:sz w:val="24"/>
      <w:szCs w:val="20"/>
    </w:rPr>
  </w:style>
  <w:style w:type="paragraph" w:customStyle="1" w:styleId="99">
    <w:name w:val="Char"/>
    <w:basedOn w:val="1"/>
    <w:qFormat/>
    <w:uiPriority w:val="0"/>
    <w:pPr>
      <w:widowControl/>
      <w:spacing w:after="160" w:line="240" w:lineRule="exact"/>
      <w:jc w:val="left"/>
    </w:pPr>
  </w:style>
  <w:style w:type="paragraph" w:customStyle="1" w:styleId="100">
    <w:name w:val="AnnexIndentedHeading 2"/>
    <w:basedOn w:val="92"/>
    <w:next w:val="6"/>
    <w:qFormat/>
    <w:uiPriority w:val="0"/>
  </w:style>
  <w:style w:type="paragraph" w:customStyle="1" w:styleId="101">
    <w:name w:val="PubliSubtitle"/>
    <w:basedOn w:val="5"/>
    <w:next w:val="5"/>
    <w:qFormat/>
    <w:uiPriority w:val="0"/>
    <w:pPr>
      <w:keepNext/>
      <w:spacing w:after="600"/>
      <w:jc w:val="center"/>
    </w:pPr>
    <w:rPr>
      <w:b/>
      <w:sz w:val="26"/>
    </w:rPr>
  </w:style>
  <w:style w:type="paragraph" w:customStyle="1" w:styleId="102">
    <w:name w:val="AnnexHeading 1"/>
    <w:basedOn w:val="2"/>
    <w:next w:val="6"/>
    <w:qFormat/>
    <w:uiPriority w:val="0"/>
    <w:pPr>
      <w:widowControl/>
      <w:spacing w:before="600" w:after="240"/>
      <w:jc w:val="left"/>
    </w:pPr>
    <w:rPr>
      <w:rFonts w:ascii="Arial" w:hAnsi="Arial" w:eastAsia="宋体"/>
      <w:kern w:val="0"/>
      <w:sz w:val="26"/>
      <w:lang w:val="en-GB" w:eastAsia="en-US"/>
    </w:rPr>
  </w:style>
  <w:style w:type="paragraph" w:customStyle="1" w:styleId="103">
    <w:name w:val="NTIndented Heading 2"/>
    <w:basedOn w:val="92"/>
    <w:next w:val="5"/>
    <w:qFormat/>
    <w:uiPriority w:val="0"/>
  </w:style>
  <w:style w:type="paragraph" w:customStyle="1" w:styleId="104">
    <w:name w:val="AnnexHeading 2"/>
    <w:basedOn w:val="3"/>
    <w:next w:val="6"/>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105">
    <w:name w:val="BoxText"/>
    <w:basedOn w:val="5"/>
    <w:qFormat/>
    <w:uiPriority w:val="0"/>
    <w:rPr>
      <w:sz w:val="20"/>
    </w:rPr>
  </w:style>
  <w:style w:type="paragraph" w:customStyle="1" w:styleId="106">
    <w:name w:val="Char Char Char Char"/>
    <w:basedOn w:val="1"/>
    <w:qFormat/>
    <w:uiPriority w:val="0"/>
    <w:rPr>
      <w:szCs w:val="20"/>
    </w:rPr>
  </w:style>
  <w:style w:type="paragraph" w:customStyle="1" w:styleId="107">
    <w:name w:val="TableText"/>
    <w:basedOn w:val="5"/>
    <w:qFormat/>
    <w:uiPriority w:val="0"/>
    <w:pPr>
      <w:keepNext/>
      <w:spacing w:before="60" w:after="60"/>
      <w:jc w:val="left"/>
    </w:pPr>
    <w:rPr>
      <w:sz w:val="20"/>
    </w:rPr>
  </w:style>
  <w:style w:type="paragraph" w:customStyle="1" w:styleId="108">
    <w:name w:val="NTHeading 3"/>
    <w:basedOn w:val="4"/>
    <w:next w:val="5"/>
    <w:qFormat/>
    <w:uiPriority w:val="0"/>
  </w:style>
  <w:style w:type="paragraph" w:customStyle="1" w:styleId="109">
    <w:name w:val="Footerempty"/>
    <w:basedOn w:val="26"/>
    <w:qFormat/>
    <w:uiPriority w:val="0"/>
    <w:pPr>
      <w:widowControl/>
      <w:tabs>
        <w:tab w:val="center" w:pos="4536"/>
        <w:tab w:val="right" w:pos="9072"/>
        <w:tab w:val="clear" w:pos="4153"/>
        <w:tab w:val="clear" w:pos="8306"/>
      </w:tabs>
      <w:snapToGrid/>
    </w:pPr>
    <w:rPr>
      <w:rFonts w:ascii="Arial" w:hAnsi="Arial"/>
      <w:color w:val="FFFFFF"/>
      <w:kern w:val="0"/>
      <w:sz w:val="2"/>
      <w:szCs w:val="20"/>
      <w:lang w:val="en-GB" w:eastAsia="en-US"/>
    </w:rPr>
  </w:style>
  <w:style w:type="paragraph" w:customStyle="1" w:styleId="110">
    <w:name w:val="TableNote"/>
    <w:basedOn w:val="5"/>
    <w:qFormat/>
    <w:uiPriority w:val="0"/>
    <w:pPr>
      <w:spacing w:before="120"/>
    </w:pPr>
    <w:rPr>
      <w:sz w:val="18"/>
    </w:rPr>
  </w:style>
  <w:style w:type="paragraph" w:customStyle="1" w:styleId="111">
    <w:name w:val="Emptyfooter"/>
    <w:basedOn w:val="87"/>
    <w:qFormat/>
    <w:uiPriority w:val="0"/>
    <w:rPr>
      <w:sz w:val="2"/>
    </w:rPr>
  </w:style>
  <w:style w:type="paragraph" w:customStyle="1" w:styleId="112">
    <w:name w:val="CoverTitle"/>
    <w:basedOn w:val="1"/>
    <w:next w:val="113"/>
    <w:qFormat/>
    <w:uiPriority w:val="0"/>
    <w:pPr>
      <w:widowControl/>
      <w:spacing w:before="120" w:after="120" w:line="480" w:lineRule="exact"/>
      <w:ind w:right="113"/>
      <w:jc w:val="left"/>
    </w:pPr>
    <w:rPr>
      <w:rFonts w:ascii="Arial Narrow" w:hAnsi="Arial Narrow"/>
      <w:b/>
      <w:kern w:val="0"/>
      <w:sz w:val="48"/>
      <w:szCs w:val="20"/>
      <w:lang w:val="en-GB" w:eastAsia="en-US"/>
    </w:rPr>
  </w:style>
  <w:style w:type="paragraph" w:customStyle="1" w:styleId="113">
    <w:name w:val="CoverDate"/>
    <w:basedOn w:val="1"/>
    <w:qFormat/>
    <w:uiPriority w:val="0"/>
    <w:pPr>
      <w:widowControl/>
      <w:spacing w:after="240"/>
      <w:ind w:right="113"/>
    </w:pPr>
    <w:rPr>
      <w:rFonts w:ascii="Arial Narrow" w:hAnsi="Arial Narrow"/>
      <w:kern w:val="0"/>
      <w:sz w:val="20"/>
      <w:szCs w:val="20"/>
      <w:lang w:val="en-GB" w:eastAsia="en-US"/>
    </w:rPr>
  </w:style>
  <w:style w:type="paragraph" w:customStyle="1" w:styleId="114">
    <w:name w:val="CoverCommitteeName"/>
    <w:basedOn w:val="1"/>
    <w:qFormat/>
    <w:uiPriority w:val="0"/>
    <w:pPr>
      <w:widowControl/>
      <w:spacing w:after="120" w:line="480" w:lineRule="exact"/>
    </w:pPr>
    <w:rPr>
      <w:rFonts w:ascii="Arial Narrow" w:hAnsi="Arial Narrow"/>
      <w:kern w:val="0"/>
      <w:sz w:val="48"/>
      <w:szCs w:val="20"/>
      <w:lang w:val="en-GB" w:eastAsia="en-US"/>
    </w:rPr>
  </w:style>
  <w:style w:type="paragraph" w:customStyle="1" w:styleId="115">
    <w:name w:val="TableTitle"/>
    <w:basedOn w:val="5"/>
    <w:qFormat/>
    <w:uiPriority w:val="0"/>
    <w:pPr>
      <w:keepNext/>
      <w:spacing w:before="120"/>
      <w:jc w:val="center"/>
    </w:pPr>
    <w:rPr>
      <w:b/>
    </w:rPr>
  </w:style>
  <w:style w:type="paragraph" w:customStyle="1" w:styleId="116">
    <w:name w:val="AnnexPubliTitle"/>
    <w:basedOn w:val="1"/>
    <w:next w:val="1"/>
    <w:qFormat/>
    <w:uiPriority w:val="0"/>
    <w:pPr>
      <w:keepNext/>
      <w:widowControl/>
      <w:spacing w:after="600"/>
      <w:jc w:val="center"/>
    </w:pPr>
    <w:rPr>
      <w:rFonts w:ascii="Arial" w:hAnsi="Arial"/>
      <w:b/>
      <w:kern w:val="0"/>
      <w:sz w:val="30"/>
      <w:szCs w:val="20"/>
      <w:lang w:val="en-GB" w:eastAsia="en-US"/>
    </w:rPr>
  </w:style>
  <w:style w:type="paragraph" w:customStyle="1" w:styleId="117">
    <w:name w:val="Char1"/>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118">
    <w:name w:val="BoxTitle"/>
    <w:basedOn w:val="5"/>
    <w:qFormat/>
    <w:uiPriority w:val="0"/>
    <w:pPr>
      <w:spacing w:before="120"/>
      <w:jc w:val="center"/>
    </w:pPr>
    <w:rPr>
      <w:b/>
      <w:bCs/>
      <w:sz w:val="20"/>
    </w:rPr>
  </w:style>
  <w:style w:type="paragraph" w:customStyle="1" w:styleId="119">
    <w:name w:val="Page Numbereven"/>
    <w:basedOn w:val="120"/>
    <w:qFormat/>
    <w:uiPriority w:val="0"/>
    <w:pPr>
      <w:jc w:val="left"/>
    </w:pPr>
  </w:style>
  <w:style w:type="paragraph" w:customStyle="1" w:styleId="120">
    <w:name w:val="FooterPageNumber"/>
    <w:basedOn w:val="76"/>
    <w:qFormat/>
    <w:uiPriority w:val="0"/>
    <w:pPr>
      <w:jc w:val="right"/>
    </w:pPr>
    <w:rPr>
      <w:sz w:val="20"/>
    </w:rPr>
  </w:style>
  <w:style w:type="paragraph" w:customStyle="1" w:styleId="121">
    <w:name w:val="Confidentiality"/>
    <w:basedOn w:val="27"/>
    <w:next w:val="27"/>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lang w:val="en-GB" w:eastAsia="en-US"/>
    </w:rPr>
  </w:style>
  <w:style w:type="paragraph" w:customStyle="1" w:styleId="122">
    <w:name w:val="Copyright"/>
    <w:basedOn w:val="5"/>
    <w:next w:val="5"/>
    <w:qFormat/>
    <w:uiPriority w:val="0"/>
    <w:pPr>
      <w:spacing w:after="120"/>
      <w:ind w:left="284" w:hanging="284"/>
      <w:jc w:val="left"/>
    </w:pPr>
    <w:rPr>
      <w:i/>
      <w:sz w:val="20"/>
    </w:rPr>
  </w:style>
  <w:style w:type="paragraph" w:customStyle="1" w:styleId="123">
    <w:name w:val="ColumnHeading"/>
    <w:basedOn w:val="1"/>
    <w:qFormat/>
    <w:uiPriority w:val="0"/>
    <w:pPr>
      <w:widowControl/>
      <w:jc w:val="center"/>
    </w:pPr>
    <w:rPr>
      <w:rFonts w:ascii="Arial" w:hAnsi="Arial"/>
      <w:b/>
      <w:kern w:val="0"/>
      <w:sz w:val="20"/>
      <w:szCs w:val="20"/>
      <w:lang w:val="en-GB" w:eastAsia="en-US"/>
    </w:rPr>
  </w:style>
  <w:style w:type="paragraph" w:customStyle="1" w:styleId="124">
    <w:name w:val="aa"/>
    <w:basedOn w:val="1"/>
    <w:qFormat/>
    <w:uiPriority w:val="0"/>
    <w:pPr>
      <w:autoSpaceDE w:val="0"/>
      <w:autoSpaceDN w:val="0"/>
      <w:adjustRightInd w:val="0"/>
      <w:spacing w:line="360" w:lineRule="auto"/>
      <w:ind w:firstLine="640" w:firstLineChars="200"/>
      <w:jc w:val="left"/>
    </w:pPr>
    <w:rPr>
      <w:rFonts w:ascii="仿宋_GB2312" w:eastAsia="仿宋_GB2312"/>
      <w:sz w:val="32"/>
      <w:szCs w:val="32"/>
    </w:rPr>
  </w:style>
  <w:style w:type="paragraph" w:customStyle="1" w:styleId="125">
    <w:name w:val="Logo"/>
    <w:basedOn w:val="1"/>
    <w:qFormat/>
    <w:uiPriority w:val="0"/>
    <w:pPr>
      <w:widowControl/>
      <w:jc w:val="left"/>
    </w:pPr>
    <w:rPr>
      <w:rFonts w:ascii="Arial" w:hAnsi="Arial"/>
      <w:kern w:val="0"/>
      <w:sz w:val="22"/>
      <w:szCs w:val="20"/>
      <w:lang w:val="en-GB" w:eastAsia="en-US"/>
    </w:rPr>
  </w:style>
  <w:style w:type="paragraph" w:customStyle="1" w:styleId="126">
    <w:name w:val="NTIndented Heading 4"/>
    <w:basedOn w:val="89"/>
    <w:next w:val="5"/>
    <w:qFormat/>
    <w:uiPriority w:val="0"/>
  </w:style>
  <w:style w:type="paragraph" w:customStyle="1" w:styleId="127">
    <w:name w:val="ConfidentialityOdd"/>
    <w:basedOn w:val="27"/>
    <w:next w:val="27"/>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sz w:val="20"/>
      <w:lang w:val="en-GB" w:eastAsia="en-US"/>
    </w:rPr>
  </w:style>
  <w:style w:type="paragraph" w:customStyle="1" w:styleId="128">
    <w:name w:val="CoverSubtitle"/>
    <w:basedOn w:val="1"/>
    <w:next w:val="112"/>
    <w:qFormat/>
    <w:uiPriority w:val="0"/>
    <w:pPr>
      <w:widowControl/>
      <w:spacing w:before="120" w:after="360"/>
      <w:jc w:val="left"/>
    </w:pPr>
    <w:rPr>
      <w:rFonts w:ascii="Arial Narrow" w:hAnsi="Arial Narrow"/>
      <w:kern w:val="0"/>
      <w:sz w:val="48"/>
      <w:szCs w:val="20"/>
      <w:lang w:val="en-GB" w:eastAsia="en-US"/>
    </w:rPr>
  </w:style>
  <w:style w:type="paragraph" w:customStyle="1" w:styleId="129">
    <w:name w:val="TableOfContentsTitle"/>
    <w:basedOn w:val="5"/>
    <w:qFormat/>
    <w:uiPriority w:val="0"/>
    <w:pPr>
      <w:spacing w:after="600"/>
      <w:jc w:val="center"/>
    </w:pPr>
    <w:rPr>
      <w:b/>
      <w:sz w:val="26"/>
    </w:rPr>
  </w:style>
  <w:style w:type="paragraph" w:customStyle="1" w:styleId="130">
    <w:name w:val="Author"/>
    <w:basedOn w:val="5"/>
    <w:qFormat/>
    <w:uiPriority w:val="0"/>
    <w:pPr>
      <w:spacing w:after="600"/>
      <w:jc w:val="center"/>
    </w:pPr>
  </w:style>
  <w:style w:type="paragraph" w:customStyle="1" w:styleId="131">
    <w:name w:val="TableRowHeading"/>
    <w:basedOn w:val="5"/>
    <w:qFormat/>
    <w:uiPriority w:val="0"/>
    <w:pPr>
      <w:spacing w:before="60" w:after="60"/>
      <w:jc w:val="left"/>
    </w:pPr>
    <w:rPr>
      <w:sz w:val="20"/>
    </w:rPr>
  </w:style>
  <w:style w:type="paragraph" w:customStyle="1" w:styleId="132">
    <w:name w:val="ConfidentialityEven"/>
    <w:basedOn w:val="127"/>
    <w:next w:val="27"/>
    <w:qFormat/>
    <w:uiPriority w:val="0"/>
    <w:pPr>
      <w:jc w:val="left"/>
    </w:pPr>
  </w:style>
  <w:style w:type="paragraph" w:customStyle="1" w:styleId="133">
    <w:name w:val="FootertextEven"/>
    <w:basedOn w:val="76"/>
    <w:qFormat/>
    <w:uiPriority w:val="0"/>
    <w:pPr>
      <w:jc w:val="right"/>
    </w:pPr>
  </w:style>
  <w:style w:type="paragraph" w:customStyle="1" w:styleId="134">
    <w:name w:val="IndentedParagraph"/>
    <w:basedOn w:val="5"/>
    <w:qFormat/>
    <w:uiPriority w:val="0"/>
    <w:pPr>
      <w:ind w:left="851" w:hanging="851"/>
    </w:pPr>
  </w:style>
  <w:style w:type="paragraph" w:customStyle="1" w:styleId="135">
    <w:name w:val="TableNumber"/>
    <w:basedOn w:val="5"/>
    <w:qFormat/>
    <w:uiPriority w:val="0"/>
    <w:pPr>
      <w:keepNext/>
      <w:spacing w:before="120" w:after="0"/>
      <w:jc w:val="center"/>
    </w:pPr>
  </w:style>
  <w:style w:type="paragraph" w:customStyle="1" w:styleId="136">
    <w:name w:val="NTHeading 2"/>
    <w:basedOn w:val="3"/>
    <w:next w:val="5"/>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137">
    <w:name w:val="BoxNumber"/>
    <w:basedOn w:val="5"/>
    <w:qFormat/>
    <w:uiPriority w:val="0"/>
    <w:pPr>
      <w:spacing w:before="120" w:after="0"/>
      <w:jc w:val="center"/>
    </w:pPr>
    <w:rPr>
      <w:sz w:val="20"/>
    </w:rPr>
  </w:style>
  <w:style w:type="paragraph" w:customStyle="1" w:styleId="138">
    <w:name w:val="AnnexIndentedHeading 1"/>
    <w:basedOn w:val="1"/>
    <w:next w:val="6"/>
    <w:qFormat/>
    <w:uiPriority w:val="0"/>
    <w:pPr>
      <w:keepNext/>
      <w:widowControl/>
      <w:spacing w:before="600" w:after="240"/>
      <w:ind w:left="851" w:hanging="851"/>
      <w:jc w:val="left"/>
      <w:outlineLvl w:val="0"/>
    </w:pPr>
    <w:rPr>
      <w:rFonts w:ascii="Arial" w:hAnsi="Arial"/>
      <w:b/>
      <w:kern w:val="0"/>
      <w:sz w:val="26"/>
      <w:szCs w:val="20"/>
      <w:lang w:val="en-GB" w:eastAsia="en-US"/>
    </w:rPr>
  </w:style>
  <w:style w:type="paragraph" w:customStyle="1" w:styleId="139">
    <w:name w:val="列表段落1"/>
    <w:basedOn w:val="1"/>
    <w:qFormat/>
    <w:uiPriority w:val="0"/>
    <w:pPr>
      <w:ind w:firstLine="420" w:firstLineChars="200"/>
    </w:pPr>
    <w:rPr>
      <w:rFonts w:ascii="Calibri" w:hAnsi="Calibri"/>
      <w:szCs w:val="22"/>
    </w:rPr>
  </w:style>
  <w:style w:type="paragraph" w:customStyle="1" w:styleId="140">
    <w:name w:val="Footertext"/>
    <w:basedOn w:val="1"/>
    <w:qFormat/>
    <w:uiPriority w:val="0"/>
    <w:pPr>
      <w:widowControl/>
      <w:jc w:val="left"/>
    </w:pPr>
    <w:rPr>
      <w:rFonts w:ascii="Arial" w:hAnsi="Arial"/>
      <w:kern w:val="0"/>
      <w:sz w:val="16"/>
      <w:szCs w:val="20"/>
      <w:lang w:val="en-GB" w:eastAsia="en-US"/>
    </w:rPr>
  </w:style>
  <w:style w:type="paragraph" w:customStyle="1" w:styleId="141">
    <w:name w:val="_Style 139"/>
    <w:unhideWhenUsed/>
    <w:qFormat/>
    <w:uiPriority w:val="99"/>
    <w:rPr>
      <w:rFonts w:ascii="Times New Roman" w:hAnsi="Times New Roman" w:eastAsia="宋体" w:cs="Times New Roman"/>
      <w:kern w:val="2"/>
      <w:sz w:val="21"/>
      <w:szCs w:val="24"/>
      <w:lang w:val="en-US" w:eastAsia="zh-CN" w:bidi="ar-SA"/>
    </w:rPr>
  </w:style>
  <w:style w:type="paragraph" w:customStyle="1" w:styleId="142">
    <w:name w:val="默认段落字体 Para Char Char Char Char Char Char Char Char Char1 Char Char Char Char Char Char Char Char Char Char Char Char Char Char Char Char Char Char Char Char Char Char Char Char Char Char Char Char Char Char Char"/>
    <w:basedOn w:val="14"/>
    <w:qFormat/>
    <w:uiPriority w:val="0"/>
    <w:pPr>
      <w:jc w:val="left"/>
    </w:pPr>
    <w:rPr>
      <w:rFonts w:ascii="Tahoma" w:hAnsi="Tahoma"/>
      <w:sz w:val="24"/>
      <w:szCs w:val="28"/>
    </w:rPr>
  </w:style>
  <w:style w:type="paragraph" w:customStyle="1" w:styleId="143">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144">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145">
    <w:name w:val="批注主题 字符"/>
    <w:basedOn w:val="59"/>
    <w:link w:val="37"/>
    <w:semiHidden/>
    <w:qFormat/>
    <w:uiPriority w:val="0"/>
    <w:rPr>
      <w:rFonts w:eastAsia="宋体"/>
      <w:b/>
      <w:bCs/>
      <w:kern w:val="2"/>
      <w:sz w:val="21"/>
      <w:szCs w:val="24"/>
      <w:lang w:val="en-US" w:eastAsia="zh-CN" w:bidi="ar-SA"/>
    </w:rPr>
  </w:style>
  <w:style w:type="character" w:styleId="146">
    <w:name w:val="Placeholder Text"/>
    <w:basedOn w:val="40"/>
    <w:semiHidden/>
    <w:qFormat/>
    <w:uiPriority w:val="99"/>
    <w:rPr>
      <w:color w:val="808080"/>
    </w:rPr>
  </w:style>
  <w:style w:type="paragraph" w:customStyle="1" w:styleId="147">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148">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4.wmf"/><Relationship Id="rId98" Type="http://schemas.openxmlformats.org/officeDocument/2006/relationships/image" Target="media/image53.wmf"/><Relationship Id="rId97" Type="http://schemas.openxmlformats.org/officeDocument/2006/relationships/image" Target="media/image52.png"/><Relationship Id="rId96" Type="http://schemas.openxmlformats.org/officeDocument/2006/relationships/image" Target="media/image51.wmf"/><Relationship Id="rId95" Type="http://schemas.openxmlformats.org/officeDocument/2006/relationships/image" Target="media/image50.wmf"/><Relationship Id="rId94" Type="http://schemas.openxmlformats.org/officeDocument/2006/relationships/image" Target="media/image49.wmf"/><Relationship Id="rId93" Type="http://schemas.openxmlformats.org/officeDocument/2006/relationships/image" Target="media/image48.wmf"/><Relationship Id="rId92" Type="http://schemas.openxmlformats.org/officeDocument/2006/relationships/image" Target="media/image47.wmf"/><Relationship Id="rId91" Type="http://schemas.openxmlformats.org/officeDocument/2006/relationships/oleObject" Target="embeddings/oleObject40.bin"/><Relationship Id="rId90" Type="http://schemas.openxmlformats.org/officeDocument/2006/relationships/image" Target="media/image46.wmf"/><Relationship Id="rId9" Type="http://schemas.openxmlformats.org/officeDocument/2006/relationships/oleObject" Target="embeddings/oleObject2.bin"/><Relationship Id="rId89" Type="http://schemas.openxmlformats.org/officeDocument/2006/relationships/oleObject" Target="embeddings/oleObject39.bin"/><Relationship Id="rId88" Type="http://schemas.openxmlformats.org/officeDocument/2006/relationships/image" Target="media/image45.png"/><Relationship Id="rId87" Type="http://schemas.openxmlformats.org/officeDocument/2006/relationships/oleObject" Target="embeddings/oleObject38.bin"/><Relationship Id="rId86" Type="http://schemas.openxmlformats.org/officeDocument/2006/relationships/image" Target="media/image44.wmf"/><Relationship Id="rId85" Type="http://schemas.openxmlformats.org/officeDocument/2006/relationships/oleObject" Target="embeddings/oleObject37.bin"/><Relationship Id="rId84" Type="http://schemas.openxmlformats.org/officeDocument/2006/relationships/image" Target="media/image43.wmf"/><Relationship Id="rId83" Type="http://schemas.openxmlformats.org/officeDocument/2006/relationships/oleObject" Target="embeddings/oleObject36.bin"/><Relationship Id="rId82" Type="http://schemas.openxmlformats.org/officeDocument/2006/relationships/oleObject" Target="embeddings/oleObject35.bin"/><Relationship Id="rId81" Type="http://schemas.openxmlformats.org/officeDocument/2006/relationships/oleObject" Target="embeddings/oleObject34.bin"/><Relationship Id="rId80" Type="http://schemas.openxmlformats.org/officeDocument/2006/relationships/oleObject" Target="embeddings/oleObject33.bin"/><Relationship Id="rId8" Type="http://schemas.openxmlformats.org/officeDocument/2006/relationships/image" Target="media/image2.wmf"/><Relationship Id="rId79" Type="http://schemas.openxmlformats.org/officeDocument/2006/relationships/oleObject" Target="embeddings/oleObject32.bin"/><Relationship Id="rId78" Type="http://schemas.openxmlformats.org/officeDocument/2006/relationships/oleObject" Target="embeddings/oleObject31.bin"/><Relationship Id="rId77" Type="http://schemas.openxmlformats.org/officeDocument/2006/relationships/oleObject" Target="embeddings/oleObject30.bin"/><Relationship Id="rId76" Type="http://schemas.openxmlformats.org/officeDocument/2006/relationships/oleObject" Target="embeddings/oleObject29.bin"/><Relationship Id="rId75" Type="http://schemas.openxmlformats.org/officeDocument/2006/relationships/image" Target="media/image42.wmf"/><Relationship Id="rId74" Type="http://schemas.openxmlformats.org/officeDocument/2006/relationships/oleObject" Target="embeddings/oleObject28.bin"/><Relationship Id="rId73" Type="http://schemas.openxmlformats.org/officeDocument/2006/relationships/image" Target="media/image41.wmf"/><Relationship Id="rId72" Type="http://schemas.openxmlformats.org/officeDocument/2006/relationships/oleObject" Target="embeddings/oleObject27.bin"/><Relationship Id="rId71" Type="http://schemas.openxmlformats.org/officeDocument/2006/relationships/image" Target="media/image40.wmf"/><Relationship Id="rId70" Type="http://schemas.openxmlformats.org/officeDocument/2006/relationships/oleObject" Target="embeddings/oleObject26.bin"/><Relationship Id="rId7" Type="http://schemas.openxmlformats.org/officeDocument/2006/relationships/oleObject" Target="embeddings/oleObject1.bin"/><Relationship Id="rId69" Type="http://schemas.openxmlformats.org/officeDocument/2006/relationships/image" Target="media/image39.wmf"/><Relationship Id="rId68" Type="http://schemas.openxmlformats.org/officeDocument/2006/relationships/oleObject" Target="embeddings/oleObject25.bin"/><Relationship Id="rId67" Type="http://schemas.openxmlformats.org/officeDocument/2006/relationships/image" Target="media/image38.wmf"/><Relationship Id="rId66" Type="http://schemas.openxmlformats.org/officeDocument/2006/relationships/oleObject" Target="embeddings/oleObject24.bin"/><Relationship Id="rId65" Type="http://schemas.openxmlformats.org/officeDocument/2006/relationships/image" Target="media/image37.png"/><Relationship Id="rId64" Type="http://schemas.openxmlformats.org/officeDocument/2006/relationships/image" Target="media/image36.png"/><Relationship Id="rId63" Type="http://schemas.openxmlformats.org/officeDocument/2006/relationships/image" Target="media/image35.png"/><Relationship Id="rId62" Type="http://schemas.openxmlformats.org/officeDocument/2006/relationships/oleObject" Target="embeddings/oleObject23.bin"/><Relationship Id="rId61" Type="http://schemas.openxmlformats.org/officeDocument/2006/relationships/image" Target="media/image34.png"/><Relationship Id="rId60" Type="http://schemas.openxmlformats.org/officeDocument/2006/relationships/image" Target="media/image33.wmf"/><Relationship Id="rId6" Type="http://schemas.openxmlformats.org/officeDocument/2006/relationships/image" Target="media/image1.png"/><Relationship Id="rId59" Type="http://schemas.openxmlformats.org/officeDocument/2006/relationships/oleObject" Target="embeddings/oleObject22.bin"/><Relationship Id="rId58" Type="http://schemas.openxmlformats.org/officeDocument/2006/relationships/image" Target="media/image32.wmf"/><Relationship Id="rId57" Type="http://schemas.openxmlformats.org/officeDocument/2006/relationships/oleObject" Target="embeddings/oleObject21.bin"/><Relationship Id="rId56" Type="http://schemas.openxmlformats.org/officeDocument/2006/relationships/image" Target="media/image31.wmf"/><Relationship Id="rId55" Type="http://schemas.openxmlformats.org/officeDocument/2006/relationships/oleObject" Target="embeddings/oleObject20.bin"/><Relationship Id="rId54" Type="http://schemas.openxmlformats.org/officeDocument/2006/relationships/image" Target="media/image30.png"/><Relationship Id="rId53" Type="http://schemas.openxmlformats.org/officeDocument/2006/relationships/image" Target="media/image29.wmf"/><Relationship Id="rId52" Type="http://schemas.openxmlformats.org/officeDocument/2006/relationships/oleObject" Target="embeddings/oleObject19.bin"/><Relationship Id="rId51" Type="http://schemas.openxmlformats.org/officeDocument/2006/relationships/image" Target="media/image28.wmf"/><Relationship Id="rId50" Type="http://schemas.openxmlformats.org/officeDocument/2006/relationships/oleObject" Target="embeddings/oleObject18.bin"/><Relationship Id="rId5" Type="http://schemas.openxmlformats.org/officeDocument/2006/relationships/theme" Target="theme/theme1.xml"/><Relationship Id="rId49" Type="http://schemas.openxmlformats.org/officeDocument/2006/relationships/image" Target="media/image27.wmf"/><Relationship Id="rId48" Type="http://schemas.openxmlformats.org/officeDocument/2006/relationships/oleObject" Target="embeddings/oleObject17.bin"/><Relationship Id="rId47" Type="http://schemas.openxmlformats.org/officeDocument/2006/relationships/image" Target="media/image26.wmf"/><Relationship Id="rId46" Type="http://schemas.openxmlformats.org/officeDocument/2006/relationships/oleObject" Target="embeddings/oleObject16.bin"/><Relationship Id="rId45" Type="http://schemas.openxmlformats.org/officeDocument/2006/relationships/image" Target="media/image25.png"/><Relationship Id="rId44" Type="http://schemas.openxmlformats.org/officeDocument/2006/relationships/image" Target="media/image24.wmf"/><Relationship Id="rId43"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image" Target="media/image23.wmf"/><Relationship Id="rId40" Type="http://schemas.openxmlformats.org/officeDocument/2006/relationships/oleObject" Target="embeddings/oleObject13.bin"/><Relationship Id="rId4" Type="http://schemas.openxmlformats.org/officeDocument/2006/relationships/footer" Target="foot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wmf"/><Relationship Id="rId35" Type="http://schemas.openxmlformats.org/officeDocument/2006/relationships/oleObject" Target="embeddings/oleObject12.bin"/><Relationship Id="rId34" Type="http://schemas.openxmlformats.org/officeDocument/2006/relationships/image" Target="media/image18.wmf"/><Relationship Id="rId33" Type="http://schemas.openxmlformats.org/officeDocument/2006/relationships/oleObject" Target="embeddings/oleObject11.bin"/><Relationship Id="rId32" Type="http://schemas.openxmlformats.org/officeDocument/2006/relationships/image" Target="media/image17.png"/><Relationship Id="rId31" Type="http://schemas.openxmlformats.org/officeDocument/2006/relationships/image" Target="media/image16.wmf"/><Relationship Id="rId30" Type="http://schemas.openxmlformats.org/officeDocument/2006/relationships/oleObject" Target="embeddings/oleObject10.bin"/><Relationship Id="rId3" Type="http://schemas.openxmlformats.org/officeDocument/2006/relationships/footer" Target="footer1.xml"/><Relationship Id="rId29" Type="http://schemas.openxmlformats.org/officeDocument/2006/relationships/image" Target="media/image15.png"/><Relationship Id="rId28" Type="http://schemas.openxmlformats.org/officeDocument/2006/relationships/image" Target="media/image14.wmf"/><Relationship Id="rId27" Type="http://schemas.openxmlformats.org/officeDocument/2006/relationships/oleObject" Target="embeddings/oleObject9.bin"/><Relationship Id="rId26" Type="http://schemas.openxmlformats.org/officeDocument/2006/relationships/image" Target="media/image13.png"/><Relationship Id="rId25" Type="http://schemas.openxmlformats.org/officeDocument/2006/relationships/image" Target="media/image12.wmf"/><Relationship Id="rId249" Type="http://schemas.microsoft.com/office/2011/relationships/people" Target="people.xml"/><Relationship Id="rId248" Type="http://schemas.openxmlformats.org/officeDocument/2006/relationships/fontTable" Target="fontTable.xml"/><Relationship Id="rId247" Type="http://schemas.openxmlformats.org/officeDocument/2006/relationships/customXml" Target="../customXml/item1.xml"/><Relationship Id="rId246" Type="http://schemas.openxmlformats.org/officeDocument/2006/relationships/image" Target="media/image112.png"/><Relationship Id="rId245" Type="http://schemas.openxmlformats.org/officeDocument/2006/relationships/image" Target="media/image111.png"/><Relationship Id="rId244" Type="http://schemas.openxmlformats.org/officeDocument/2006/relationships/image" Target="media/image110.png"/><Relationship Id="rId243" Type="http://schemas.openxmlformats.org/officeDocument/2006/relationships/image" Target="media/image109.png"/><Relationship Id="rId242" Type="http://schemas.openxmlformats.org/officeDocument/2006/relationships/image" Target="media/image108.png"/><Relationship Id="rId241" Type="http://schemas.openxmlformats.org/officeDocument/2006/relationships/image" Target="media/image107.png"/><Relationship Id="rId240" Type="http://schemas.openxmlformats.org/officeDocument/2006/relationships/image" Target="media/image106.png"/><Relationship Id="rId24" Type="http://schemas.openxmlformats.org/officeDocument/2006/relationships/oleObject" Target="embeddings/oleObject8.bin"/><Relationship Id="rId239" Type="http://schemas.openxmlformats.org/officeDocument/2006/relationships/image" Target="media/image105.png"/><Relationship Id="rId238" Type="http://schemas.openxmlformats.org/officeDocument/2006/relationships/image" Target="media/image104.png"/><Relationship Id="rId237" Type="http://schemas.openxmlformats.org/officeDocument/2006/relationships/image" Target="media/image103.png"/><Relationship Id="rId236" Type="http://schemas.openxmlformats.org/officeDocument/2006/relationships/oleObject" Target="embeddings/oleObject129.bin"/><Relationship Id="rId235" Type="http://schemas.openxmlformats.org/officeDocument/2006/relationships/oleObject" Target="embeddings/oleObject128.bin"/><Relationship Id="rId234" Type="http://schemas.openxmlformats.org/officeDocument/2006/relationships/oleObject" Target="embeddings/oleObject127.bin"/><Relationship Id="rId233" Type="http://schemas.openxmlformats.org/officeDocument/2006/relationships/oleObject" Target="embeddings/oleObject126.bin"/><Relationship Id="rId232" Type="http://schemas.openxmlformats.org/officeDocument/2006/relationships/oleObject" Target="embeddings/oleObject125.bin"/><Relationship Id="rId231" Type="http://schemas.openxmlformats.org/officeDocument/2006/relationships/oleObject" Target="embeddings/oleObject124.bin"/><Relationship Id="rId230" Type="http://schemas.openxmlformats.org/officeDocument/2006/relationships/image" Target="media/image102.png"/><Relationship Id="rId23" Type="http://schemas.openxmlformats.org/officeDocument/2006/relationships/image" Target="media/image11.wmf"/><Relationship Id="rId229" Type="http://schemas.openxmlformats.org/officeDocument/2006/relationships/oleObject" Target="embeddings/oleObject123.bin"/><Relationship Id="rId228" Type="http://schemas.openxmlformats.org/officeDocument/2006/relationships/image" Target="media/image101.wmf"/><Relationship Id="rId227" Type="http://schemas.openxmlformats.org/officeDocument/2006/relationships/oleObject" Target="embeddings/oleObject122.bin"/><Relationship Id="rId226" Type="http://schemas.openxmlformats.org/officeDocument/2006/relationships/image" Target="media/image100.wmf"/><Relationship Id="rId225" Type="http://schemas.openxmlformats.org/officeDocument/2006/relationships/oleObject" Target="embeddings/oleObject121.bin"/><Relationship Id="rId224" Type="http://schemas.openxmlformats.org/officeDocument/2006/relationships/image" Target="media/image99.wmf"/><Relationship Id="rId223" Type="http://schemas.openxmlformats.org/officeDocument/2006/relationships/oleObject" Target="embeddings/oleObject120.bin"/><Relationship Id="rId222" Type="http://schemas.openxmlformats.org/officeDocument/2006/relationships/image" Target="media/image98.png"/><Relationship Id="rId221" Type="http://schemas.openxmlformats.org/officeDocument/2006/relationships/oleObject" Target="embeddings/oleObject119.bin"/><Relationship Id="rId220" Type="http://schemas.openxmlformats.org/officeDocument/2006/relationships/oleObject" Target="embeddings/oleObject118.bin"/><Relationship Id="rId22" Type="http://schemas.openxmlformats.org/officeDocument/2006/relationships/oleObject" Target="embeddings/oleObject7.bin"/><Relationship Id="rId219" Type="http://schemas.openxmlformats.org/officeDocument/2006/relationships/image" Target="media/image97.wmf"/><Relationship Id="rId218" Type="http://schemas.openxmlformats.org/officeDocument/2006/relationships/oleObject" Target="embeddings/oleObject117.bin"/><Relationship Id="rId217" Type="http://schemas.openxmlformats.org/officeDocument/2006/relationships/oleObject" Target="embeddings/oleObject116.bin"/><Relationship Id="rId216" Type="http://schemas.openxmlformats.org/officeDocument/2006/relationships/oleObject" Target="embeddings/oleObject115.bin"/><Relationship Id="rId215" Type="http://schemas.openxmlformats.org/officeDocument/2006/relationships/image" Target="media/image96.wmf"/><Relationship Id="rId214" Type="http://schemas.openxmlformats.org/officeDocument/2006/relationships/oleObject" Target="embeddings/oleObject114.bin"/><Relationship Id="rId213" Type="http://schemas.openxmlformats.org/officeDocument/2006/relationships/oleObject" Target="embeddings/oleObject113.bin"/><Relationship Id="rId212" Type="http://schemas.openxmlformats.org/officeDocument/2006/relationships/image" Target="media/image95.png"/><Relationship Id="rId211" Type="http://schemas.openxmlformats.org/officeDocument/2006/relationships/oleObject" Target="embeddings/oleObject112.bin"/><Relationship Id="rId210" Type="http://schemas.openxmlformats.org/officeDocument/2006/relationships/oleObject" Target="embeddings/oleObject111.bin"/><Relationship Id="rId21" Type="http://schemas.openxmlformats.org/officeDocument/2006/relationships/image" Target="media/image10.png"/><Relationship Id="rId209" Type="http://schemas.openxmlformats.org/officeDocument/2006/relationships/oleObject" Target="embeddings/oleObject110.bin"/><Relationship Id="rId208" Type="http://schemas.openxmlformats.org/officeDocument/2006/relationships/image" Target="media/image94.wmf"/><Relationship Id="rId207" Type="http://schemas.openxmlformats.org/officeDocument/2006/relationships/oleObject" Target="embeddings/oleObject109.bin"/><Relationship Id="rId206" Type="http://schemas.openxmlformats.org/officeDocument/2006/relationships/image" Target="media/image93.wmf"/><Relationship Id="rId205" Type="http://schemas.openxmlformats.org/officeDocument/2006/relationships/oleObject" Target="embeddings/oleObject108.bin"/><Relationship Id="rId204" Type="http://schemas.openxmlformats.org/officeDocument/2006/relationships/image" Target="media/image92.wmf"/><Relationship Id="rId203" Type="http://schemas.openxmlformats.org/officeDocument/2006/relationships/oleObject" Target="embeddings/oleObject107.bin"/><Relationship Id="rId202" Type="http://schemas.openxmlformats.org/officeDocument/2006/relationships/image" Target="media/image91.png"/><Relationship Id="rId201" Type="http://schemas.openxmlformats.org/officeDocument/2006/relationships/oleObject" Target="embeddings/oleObject106.bin"/><Relationship Id="rId200" Type="http://schemas.openxmlformats.org/officeDocument/2006/relationships/oleObject" Target="embeddings/oleObject105.bin"/><Relationship Id="rId20" Type="http://schemas.openxmlformats.org/officeDocument/2006/relationships/image" Target="media/image9.png"/><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oleObject" Target="embeddings/oleObject103.bin"/><Relationship Id="rId197" Type="http://schemas.openxmlformats.org/officeDocument/2006/relationships/oleObject" Target="embeddings/oleObject102.bin"/><Relationship Id="rId196" Type="http://schemas.openxmlformats.org/officeDocument/2006/relationships/oleObject" Target="embeddings/oleObject101.bin"/><Relationship Id="rId195" Type="http://schemas.openxmlformats.org/officeDocument/2006/relationships/oleObject" Target="embeddings/oleObject100.bin"/><Relationship Id="rId194" Type="http://schemas.openxmlformats.org/officeDocument/2006/relationships/oleObject" Target="embeddings/oleObject99.bin"/><Relationship Id="rId193" Type="http://schemas.openxmlformats.org/officeDocument/2006/relationships/image" Target="media/image90.png"/><Relationship Id="rId192" Type="http://schemas.openxmlformats.org/officeDocument/2006/relationships/image" Target="media/image89.wmf"/><Relationship Id="rId191" Type="http://schemas.openxmlformats.org/officeDocument/2006/relationships/oleObject" Target="embeddings/oleObject98.bin"/><Relationship Id="rId190" Type="http://schemas.openxmlformats.org/officeDocument/2006/relationships/image" Target="media/image88.wmf"/><Relationship Id="rId19" Type="http://schemas.openxmlformats.org/officeDocument/2006/relationships/image" Target="media/image8.wmf"/><Relationship Id="rId189" Type="http://schemas.openxmlformats.org/officeDocument/2006/relationships/oleObject" Target="embeddings/oleObject97.bin"/><Relationship Id="rId188" Type="http://schemas.openxmlformats.org/officeDocument/2006/relationships/oleObject" Target="embeddings/oleObject96.bin"/><Relationship Id="rId187" Type="http://schemas.openxmlformats.org/officeDocument/2006/relationships/image" Target="media/image87.wmf"/><Relationship Id="rId186" Type="http://schemas.openxmlformats.org/officeDocument/2006/relationships/oleObject" Target="embeddings/oleObject95.bin"/><Relationship Id="rId185" Type="http://schemas.openxmlformats.org/officeDocument/2006/relationships/image" Target="media/image86.png"/><Relationship Id="rId184" Type="http://schemas.openxmlformats.org/officeDocument/2006/relationships/oleObject" Target="embeddings/oleObject94.bin"/><Relationship Id="rId183" Type="http://schemas.openxmlformats.org/officeDocument/2006/relationships/oleObject" Target="embeddings/oleObject93.bin"/><Relationship Id="rId182" Type="http://schemas.openxmlformats.org/officeDocument/2006/relationships/oleObject" Target="embeddings/oleObject92.bin"/><Relationship Id="rId181" Type="http://schemas.openxmlformats.org/officeDocument/2006/relationships/oleObject" Target="embeddings/oleObject91.bin"/><Relationship Id="rId180" Type="http://schemas.openxmlformats.org/officeDocument/2006/relationships/oleObject" Target="embeddings/oleObject90.bin"/><Relationship Id="rId18" Type="http://schemas.openxmlformats.org/officeDocument/2006/relationships/oleObject" Target="embeddings/oleObject6.bin"/><Relationship Id="rId179" Type="http://schemas.openxmlformats.org/officeDocument/2006/relationships/image" Target="media/image85.wmf"/><Relationship Id="rId178" Type="http://schemas.openxmlformats.org/officeDocument/2006/relationships/oleObject" Target="embeddings/oleObject89.bin"/><Relationship Id="rId177" Type="http://schemas.openxmlformats.org/officeDocument/2006/relationships/image" Target="media/image84.wmf"/><Relationship Id="rId176" Type="http://schemas.openxmlformats.org/officeDocument/2006/relationships/oleObject" Target="embeddings/oleObject88.bin"/><Relationship Id="rId175" Type="http://schemas.openxmlformats.org/officeDocument/2006/relationships/image" Target="media/image83.wmf"/><Relationship Id="rId174" Type="http://schemas.openxmlformats.org/officeDocument/2006/relationships/oleObject" Target="embeddings/oleObject87.bin"/><Relationship Id="rId173" Type="http://schemas.openxmlformats.org/officeDocument/2006/relationships/image" Target="media/image82.png"/><Relationship Id="rId172" Type="http://schemas.openxmlformats.org/officeDocument/2006/relationships/oleObject" Target="embeddings/oleObject86.bin"/><Relationship Id="rId171" Type="http://schemas.openxmlformats.org/officeDocument/2006/relationships/image" Target="media/image81.wmf"/><Relationship Id="rId170" Type="http://schemas.openxmlformats.org/officeDocument/2006/relationships/oleObject" Target="embeddings/oleObject85.bin"/><Relationship Id="rId17" Type="http://schemas.openxmlformats.org/officeDocument/2006/relationships/image" Target="media/image7.wmf"/><Relationship Id="rId169" Type="http://schemas.openxmlformats.org/officeDocument/2006/relationships/oleObject" Target="embeddings/oleObject84.bin"/><Relationship Id="rId168" Type="http://schemas.openxmlformats.org/officeDocument/2006/relationships/oleObject" Target="embeddings/oleObject83.bin"/><Relationship Id="rId167" Type="http://schemas.openxmlformats.org/officeDocument/2006/relationships/oleObject" Target="embeddings/oleObject82.bin"/><Relationship Id="rId166" Type="http://schemas.openxmlformats.org/officeDocument/2006/relationships/image" Target="media/image80.wmf"/><Relationship Id="rId165" Type="http://schemas.openxmlformats.org/officeDocument/2006/relationships/oleObject" Target="embeddings/oleObject81.bin"/><Relationship Id="rId164" Type="http://schemas.openxmlformats.org/officeDocument/2006/relationships/image" Target="media/image79.png"/><Relationship Id="rId163" Type="http://schemas.openxmlformats.org/officeDocument/2006/relationships/oleObject" Target="embeddings/oleObject80.bin"/><Relationship Id="rId162" Type="http://schemas.openxmlformats.org/officeDocument/2006/relationships/image" Target="media/image78.wmf"/><Relationship Id="rId161" Type="http://schemas.openxmlformats.org/officeDocument/2006/relationships/oleObject" Target="embeddings/oleObject79.bin"/><Relationship Id="rId160" Type="http://schemas.openxmlformats.org/officeDocument/2006/relationships/image" Target="media/image77.wmf"/><Relationship Id="rId16" Type="http://schemas.openxmlformats.org/officeDocument/2006/relationships/oleObject" Target="embeddings/oleObject5.bin"/><Relationship Id="rId159" Type="http://schemas.openxmlformats.org/officeDocument/2006/relationships/oleObject" Target="embeddings/oleObject78.bin"/><Relationship Id="rId158" Type="http://schemas.openxmlformats.org/officeDocument/2006/relationships/image" Target="media/image76.wmf"/><Relationship Id="rId157" Type="http://schemas.openxmlformats.org/officeDocument/2006/relationships/oleObject" Target="embeddings/oleObject77.bin"/><Relationship Id="rId156" Type="http://schemas.openxmlformats.org/officeDocument/2006/relationships/oleObject" Target="embeddings/oleObject76.bin"/><Relationship Id="rId155" Type="http://schemas.openxmlformats.org/officeDocument/2006/relationships/oleObject" Target="embeddings/oleObject75.bin"/><Relationship Id="rId154" Type="http://schemas.openxmlformats.org/officeDocument/2006/relationships/oleObject" Target="embeddings/oleObject74.bin"/><Relationship Id="rId153" Type="http://schemas.openxmlformats.org/officeDocument/2006/relationships/oleObject" Target="embeddings/oleObject73.bin"/><Relationship Id="rId152" Type="http://schemas.openxmlformats.org/officeDocument/2006/relationships/oleObject" Target="embeddings/oleObject72.bin"/><Relationship Id="rId151" Type="http://schemas.openxmlformats.org/officeDocument/2006/relationships/image" Target="media/image75.wmf"/><Relationship Id="rId150" Type="http://schemas.openxmlformats.org/officeDocument/2006/relationships/oleObject" Target="embeddings/oleObject71.bin"/><Relationship Id="rId15" Type="http://schemas.openxmlformats.org/officeDocument/2006/relationships/image" Target="media/image6.wmf"/><Relationship Id="rId149" Type="http://schemas.openxmlformats.org/officeDocument/2006/relationships/image" Target="media/image74.wmf"/><Relationship Id="rId148" Type="http://schemas.openxmlformats.org/officeDocument/2006/relationships/oleObject" Target="embeddings/oleObject70.bin"/><Relationship Id="rId147" Type="http://schemas.openxmlformats.org/officeDocument/2006/relationships/image" Target="media/image73.png"/><Relationship Id="rId146" Type="http://schemas.openxmlformats.org/officeDocument/2006/relationships/oleObject" Target="embeddings/oleObject69.bin"/><Relationship Id="rId145" Type="http://schemas.openxmlformats.org/officeDocument/2006/relationships/oleObject" Target="embeddings/oleObject68.bin"/><Relationship Id="rId144" Type="http://schemas.openxmlformats.org/officeDocument/2006/relationships/oleObject" Target="embeddings/oleObject67.bin"/><Relationship Id="rId143" Type="http://schemas.openxmlformats.org/officeDocument/2006/relationships/image" Target="media/image72.wmf"/><Relationship Id="rId142" Type="http://schemas.openxmlformats.org/officeDocument/2006/relationships/oleObject" Target="embeddings/oleObject66.bin"/><Relationship Id="rId141" Type="http://schemas.openxmlformats.org/officeDocument/2006/relationships/image" Target="media/image71.wmf"/><Relationship Id="rId140" Type="http://schemas.openxmlformats.org/officeDocument/2006/relationships/oleObject" Target="embeddings/oleObject65.bin"/><Relationship Id="rId14" Type="http://schemas.openxmlformats.org/officeDocument/2006/relationships/oleObject" Target="embeddings/oleObject4.bin"/><Relationship Id="rId139" Type="http://schemas.openxmlformats.org/officeDocument/2006/relationships/image" Target="media/image70.wmf"/><Relationship Id="rId138" Type="http://schemas.openxmlformats.org/officeDocument/2006/relationships/oleObject" Target="embeddings/oleObject64.bin"/><Relationship Id="rId137" Type="http://schemas.openxmlformats.org/officeDocument/2006/relationships/image" Target="media/image69.wmf"/><Relationship Id="rId136" Type="http://schemas.openxmlformats.org/officeDocument/2006/relationships/oleObject" Target="embeddings/oleObject63.bin"/><Relationship Id="rId135" Type="http://schemas.openxmlformats.org/officeDocument/2006/relationships/image" Target="media/image68.png"/><Relationship Id="rId134" Type="http://schemas.openxmlformats.org/officeDocument/2006/relationships/image" Target="media/image67.wmf"/><Relationship Id="rId133" Type="http://schemas.openxmlformats.org/officeDocument/2006/relationships/oleObject" Target="embeddings/oleObject62.bin"/><Relationship Id="rId132" Type="http://schemas.openxmlformats.org/officeDocument/2006/relationships/image" Target="media/image66.png"/><Relationship Id="rId131" Type="http://schemas.openxmlformats.org/officeDocument/2006/relationships/image" Target="media/image65.wmf"/><Relationship Id="rId130" Type="http://schemas.openxmlformats.org/officeDocument/2006/relationships/oleObject" Target="embeddings/oleObject61.bin"/><Relationship Id="rId13" Type="http://schemas.openxmlformats.org/officeDocument/2006/relationships/image" Target="media/image5.png"/><Relationship Id="rId129" Type="http://schemas.openxmlformats.org/officeDocument/2006/relationships/image" Target="media/image64.wmf"/><Relationship Id="rId128" Type="http://schemas.openxmlformats.org/officeDocument/2006/relationships/oleObject" Target="embeddings/oleObject60.bin"/><Relationship Id="rId127" Type="http://schemas.openxmlformats.org/officeDocument/2006/relationships/oleObject" Target="embeddings/oleObject59.bin"/><Relationship Id="rId126" Type="http://schemas.openxmlformats.org/officeDocument/2006/relationships/oleObject" Target="embeddings/oleObject58.bin"/><Relationship Id="rId125" Type="http://schemas.openxmlformats.org/officeDocument/2006/relationships/oleObject" Target="embeddings/oleObject57.bin"/><Relationship Id="rId124" Type="http://schemas.openxmlformats.org/officeDocument/2006/relationships/oleObject" Target="embeddings/oleObject56.bin"/><Relationship Id="rId123" Type="http://schemas.openxmlformats.org/officeDocument/2006/relationships/oleObject" Target="embeddings/oleObject55.bin"/><Relationship Id="rId122" Type="http://schemas.openxmlformats.org/officeDocument/2006/relationships/oleObject" Target="embeddings/oleObject54.bin"/><Relationship Id="rId121" Type="http://schemas.openxmlformats.org/officeDocument/2006/relationships/image" Target="media/image63.wmf"/><Relationship Id="rId120" Type="http://schemas.openxmlformats.org/officeDocument/2006/relationships/oleObject" Target="embeddings/oleObject53.bin"/><Relationship Id="rId12" Type="http://schemas.openxmlformats.org/officeDocument/2006/relationships/image" Target="media/image4.wmf"/><Relationship Id="rId119" Type="http://schemas.openxmlformats.org/officeDocument/2006/relationships/image" Target="media/image62.wmf"/><Relationship Id="rId118" Type="http://schemas.openxmlformats.org/officeDocument/2006/relationships/oleObject" Target="embeddings/oleObject52.bin"/><Relationship Id="rId117" Type="http://schemas.openxmlformats.org/officeDocument/2006/relationships/image" Target="media/image61.wmf"/><Relationship Id="rId116" Type="http://schemas.openxmlformats.org/officeDocument/2006/relationships/oleObject" Target="embeddings/oleObject51.bin"/><Relationship Id="rId115" Type="http://schemas.openxmlformats.org/officeDocument/2006/relationships/image" Target="media/image60.png"/><Relationship Id="rId114" Type="http://schemas.openxmlformats.org/officeDocument/2006/relationships/oleObject" Target="embeddings/oleObject50.bin"/><Relationship Id="rId113" Type="http://schemas.openxmlformats.org/officeDocument/2006/relationships/oleObject" Target="embeddings/oleObject49.bin"/><Relationship Id="rId112" Type="http://schemas.openxmlformats.org/officeDocument/2006/relationships/oleObject" Target="embeddings/oleObject48.bin"/><Relationship Id="rId111" Type="http://schemas.openxmlformats.org/officeDocument/2006/relationships/oleObject" Target="embeddings/oleObject47.bin"/><Relationship Id="rId110" Type="http://schemas.openxmlformats.org/officeDocument/2006/relationships/oleObject" Target="embeddings/oleObject46.bin"/><Relationship Id="rId11" Type="http://schemas.openxmlformats.org/officeDocument/2006/relationships/oleObject" Target="embeddings/oleObject3.bin"/><Relationship Id="rId109" Type="http://schemas.openxmlformats.org/officeDocument/2006/relationships/image" Target="media/image59.wmf"/><Relationship Id="rId108" Type="http://schemas.openxmlformats.org/officeDocument/2006/relationships/oleObject" Target="embeddings/oleObject45.bin"/><Relationship Id="rId107" Type="http://schemas.openxmlformats.org/officeDocument/2006/relationships/image" Target="media/image58.wmf"/><Relationship Id="rId106" Type="http://schemas.openxmlformats.org/officeDocument/2006/relationships/oleObject" Target="embeddings/oleObject44.bin"/><Relationship Id="rId105" Type="http://schemas.openxmlformats.org/officeDocument/2006/relationships/image" Target="media/image57.wmf"/><Relationship Id="rId104" Type="http://schemas.openxmlformats.org/officeDocument/2006/relationships/oleObject" Target="embeddings/oleObject43.bin"/><Relationship Id="rId103" Type="http://schemas.openxmlformats.org/officeDocument/2006/relationships/image" Target="media/image56.wmf"/><Relationship Id="rId102" Type="http://schemas.openxmlformats.org/officeDocument/2006/relationships/oleObject" Target="embeddings/oleObject42.bin"/><Relationship Id="rId101" Type="http://schemas.openxmlformats.org/officeDocument/2006/relationships/image" Target="media/image55.wmf"/><Relationship Id="rId100" Type="http://schemas.openxmlformats.org/officeDocument/2006/relationships/oleObject" Target="embeddings/oleObject41.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4958</Words>
  <Characters>28263</Characters>
  <Lines>235</Lines>
  <Paragraphs>66</Paragraphs>
  <TotalTime>0</TotalTime>
  <ScaleCrop>false</ScaleCrop>
  <LinksUpToDate>false</LinksUpToDate>
  <CharactersWithSpaces>33155</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2023-11-30T08:53:00Z</dcterms:created>
  <dc:creator>CBRC</dc:creator>
  <cp:lastModifiedBy>陈静</cp:lastModifiedBy>
  <cp:lastPrinted>2013-03-31T07:41:00Z</cp:lastPrinted>
  <dcterms:modified xsi:type="dcterms:W3CDTF">2024-12-12T17:42:12Z</dcterms:modified>
  <dc:title>目录</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08D913B8EFEF48CD9134131887BF6D08_13</vt:lpwstr>
  </property>
</Properties>
</file>