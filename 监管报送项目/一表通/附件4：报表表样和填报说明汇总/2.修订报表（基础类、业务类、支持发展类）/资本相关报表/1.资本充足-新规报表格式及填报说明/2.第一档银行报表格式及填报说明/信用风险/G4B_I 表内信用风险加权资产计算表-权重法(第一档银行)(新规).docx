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ins w:id="0" w:author="陈静" w:date="2024-12-12T17:09:37Z"/>
          <w:rFonts w:hint="eastAsia"/>
        </w:rPr>
      </w:pPr>
      <w:bookmarkStart w:id="0" w:name="_Toc349055215"/>
      <w:bookmarkStart w:id="1" w:name="_Toc379555450"/>
      <w:bookmarkStart w:id="2" w:name="_Toc352575128"/>
      <w:bookmarkStart w:id="3" w:name="_Toc349141679"/>
      <w:r>
        <w:rPr>
          <w:rFonts w:hint="eastAsia"/>
        </w:rPr>
        <w:t>G4B_I 表内信用风险加权资产计算表-权重法</w:t>
      </w:r>
    </w:p>
    <w:p>
      <w:pPr>
        <w:pStyle w:val="2"/>
      </w:pPr>
      <w:r>
        <w:rPr>
          <w:rFonts w:hint="eastAsia"/>
        </w:rPr>
        <w:t>(第一档银行)(新规)</w:t>
      </w:r>
      <w:r>
        <w:t>填报说明</w:t>
      </w:r>
      <w:bookmarkEnd w:id="0"/>
      <w:bookmarkEnd w:id="1"/>
      <w:bookmarkEnd w:id="2"/>
      <w:bookmarkEnd w:id="3"/>
    </w:p>
    <w:p>
      <w:pPr>
        <w:pStyle w:val="35"/>
        <w:ind w:firstLine="0" w:firstLineChars="0"/>
        <w:jc w:val="both"/>
        <w:rPr>
          <w:rFonts w:ascii="宋体" w:hAnsi="宋体" w:eastAsia="宋体"/>
          <w:b/>
          <w:bCs/>
          <w:color w:val="auto"/>
          <w:sz w:val="21"/>
          <w:szCs w:val="21"/>
        </w:rPr>
      </w:pPr>
    </w:p>
    <w:p>
      <w:pPr>
        <w:pStyle w:val="35"/>
        <w:ind w:firstLine="0" w:firstLineChars="0"/>
        <w:jc w:val="both"/>
        <w:rPr>
          <w:rFonts w:ascii="宋体" w:hAnsi="宋体" w:eastAsia="宋体"/>
          <w:b/>
          <w:bCs/>
          <w:color w:val="auto"/>
          <w:sz w:val="21"/>
          <w:szCs w:val="21"/>
        </w:rPr>
      </w:pPr>
      <w:r>
        <w:rPr>
          <w:rFonts w:ascii="宋体" w:hAnsi="宋体" w:eastAsia="宋体"/>
          <w:b/>
          <w:bCs/>
          <w:color w:val="auto"/>
          <w:sz w:val="21"/>
          <w:szCs w:val="21"/>
        </w:rPr>
        <w:t>第一部分：引言</w:t>
      </w:r>
    </w:p>
    <w:p>
      <w:pPr>
        <w:pStyle w:val="35"/>
        <w:ind w:firstLine="420"/>
        <w:jc w:val="both"/>
        <w:rPr>
          <w:rFonts w:ascii="宋体" w:hAnsi="宋体" w:eastAsia="宋体"/>
          <w:color w:val="auto"/>
          <w:sz w:val="21"/>
          <w:szCs w:val="21"/>
          <w:u w:val="single"/>
        </w:rPr>
      </w:pPr>
      <w:r>
        <w:rPr>
          <w:rFonts w:ascii="宋体" w:hAnsi="宋体" w:eastAsia="宋体"/>
          <w:color w:val="auto"/>
          <w:sz w:val="21"/>
          <w:szCs w:val="21"/>
        </w:rPr>
        <w:t>本表根据《商业银行资本管理办法》</w:t>
      </w:r>
      <w:r>
        <w:rPr>
          <w:rFonts w:hint="eastAsia" w:ascii="宋体" w:hAnsi="宋体" w:eastAsia="宋体"/>
          <w:color w:val="auto"/>
          <w:sz w:val="21"/>
          <w:szCs w:val="21"/>
        </w:rPr>
        <w:t>（以下简称《办法》）的</w:t>
      </w:r>
      <w:r>
        <w:rPr>
          <w:rFonts w:ascii="宋体" w:hAnsi="宋体" w:eastAsia="宋体"/>
          <w:color w:val="auto"/>
          <w:sz w:val="21"/>
          <w:szCs w:val="21"/>
        </w:rPr>
        <w:t>相关要求，对表内风险资产进行</w:t>
      </w:r>
      <w:r>
        <w:rPr>
          <w:rFonts w:hint="eastAsia" w:ascii="宋体" w:hAnsi="宋体" w:eastAsia="宋体"/>
          <w:color w:val="auto"/>
          <w:sz w:val="21"/>
          <w:szCs w:val="21"/>
        </w:rPr>
        <w:t>风险暴露</w:t>
      </w:r>
      <w:r>
        <w:rPr>
          <w:rFonts w:ascii="宋体" w:hAnsi="宋体" w:eastAsia="宋体"/>
          <w:color w:val="auto"/>
          <w:sz w:val="21"/>
          <w:szCs w:val="21"/>
        </w:rPr>
        <w:t>分类</w:t>
      </w:r>
      <w:r>
        <w:rPr>
          <w:rFonts w:hint="eastAsia" w:ascii="宋体" w:hAnsi="宋体" w:eastAsia="宋体"/>
          <w:color w:val="auto"/>
          <w:sz w:val="21"/>
          <w:szCs w:val="21"/>
        </w:rPr>
        <w:t>，</w:t>
      </w:r>
      <w:r>
        <w:rPr>
          <w:rFonts w:ascii="宋体" w:hAnsi="宋体" w:eastAsia="宋体"/>
          <w:color w:val="auto"/>
          <w:sz w:val="21"/>
          <w:szCs w:val="21"/>
        </w:rPr>
        <w:t>并列出可进行风险缓释的各</w:t>
      </w:r>
      <w:r>
        <w:rPr>
          <w:rFonts w:hint="eastAsia" w:ascii="宋体" w:hAnsi="宋体" w:eastAsia="宋体"/>
          <w:color w:val="auto"/>
          <w:sz w:val="21"/>
          <w:szCs w:val="21"/>
        </w:rPr>
        <w:t>项</w:t>
      </w:r>
      <w:r>
        <w:rPr>
          <w:rFonts w:ascii="宋体" w:hAnsi="宋体" w:eastAsia="宋体"/>
          <w:color w:val="auto"/>
          <w:sz w:val="21"/>
          <w:szCs w:val="21"/>
        </w:rPr>
        <w:t>因素。通过表内计算，获得加权后表内风险资产总额。具体的表内风险资产计算的相关规定可参见</w:t>
      </w:r>
      <w:r>
        <w:rPr>
          <w:rFonts w:hint="eastAsia" w:ascii="宋体" w:hAnsi="宋体" w:eastAsia="宋体"/>
          <w:color w:val="auto"/>
          <w:sz w:val="21"/>
          <w:szCs w:val="21"/>
        </w:rPr>
        <w:t>《办法》</w:t>
      </w:r>
      <w:r>
        <w:rPr>
          <w:rFonts w:ascii="宋体" w:hAnsi="宋体" w:eastAsia="宋体"/>
          <w:color w:val="auto"/>
          <w:sz w:val="21"/>
          <w:szCs w:val="21"/>
        </w:rPr>
        <w:t>。</w:t>
      </w:r>
    </w:p>
    <w:p>
      <w:pPr>
        <w:pStyle w:val="35"/>
        <w:ind w:firstLine="0" w:firstLineChars="0"/>
        <w:jc w:val="both"/>
        <w:rPr>
          <w:rFonts w:ascii="宋体" w:hAnsi="宋体" w:eastAsia="宋体"/>
          <w:b/>
          <w:bCs/>
          <w:color w:val="auto"/>
          <w:sz w:val="21"/>
          <w:szCs w:val="21"/>
        </w:rPr>
      </w:pPr>
      <w:r>
        <w:rPr>
          <w:rFonts w:ascii="宋体" w:hAnsi="宋体" w:eastAsia="宋体"/>
          <w:b/>
          <w:bCs/>
          <w:color w:val="auto"/>
          <w:sz w:val="21"/>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报表名称：表内</w:t>
      </w:r>
      <w:r>
        <w:rPr>
          <w:rFonts w:hint="eastAsia" w:ascii="宋体" w:hAnsi="宋体"/>
          <w:szCs w:val="21"/>
        </w:rPr>
        <w:t>信用风险</w:t>
      </w:r>
      <w:r>
        <w:rPr>
          <w:rFonts w:ascii="宋体" w:hAnsi="宋体"/>
          <w:szCs w:val="21"/>
        </w:rPr>
        <w:t>加权资产计算表</w:t>
      </w:r>
      <w:r>
        <w:rPr>
          <w:rFonts w:hint="eastAsia" w:ascii="宋体" w:hAnsi="宋体"/>
          <w:szCs w:val="21"/>
        </w:rPr>
        <w:t>（权重法）。</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del w:id="1" w:author="陈静" w:date="2024-12-12T15:44:02Z">
        <w:r>
          <w:rPr>
            <w:rFonts w:ascii="宋体" w:hAnsi="宋体"/>
            <w:szCs w:val="21"/>
          </w:rPr>
          <w:delText>银</w:delText>
        </w:r>
      </w:del>
      <w:ins w:id="2" w:author="陈静" w:date="2024-12-12T15:44:02Z">
        <w:r>
          <w:rPr>
            <w:rFonts w:hint="eastAsia" w:ascii="宋体" w:hAnsi="宋体"/>
            <w:szCs w:val="21"/>
            <w:lang w:eastAsia="zh-CN"/>
          </w:rPr>
          <w:t>金</w:t>
        </w:r>
      </w:ins>
      <w:r>
        <w:rPr>
          <w:rFonts w:ascii="宋体" w:hAnsi="宋体"/>
          <w:szCs w:val="21"/>
        </w:rPr>
        <w:t>监</w:t>
      </w:r>
      <w:r>
        <w:rPr>
          <w:rFonts w:hint="eastAsia" w:ascii="宋体" w:hAnsi="宋体"/>
          <w:szCs w:val="21"/>
        </w:rPr>
        <w:t>统</w:t>
      </w:r>
      <w:r>
        <w:rPr>
          <w:rFonts w:ascii="宋体" w:hAnsi="宋体"/>
          <w:szCs w:val="21"/>
        </w:rPr>
        <w:t>0042号</w:t>
      </w:r>
      <w:r>
        <w:rPr>
          <w:rFonts w:hint="eastAsia" w:ascii="宋体" w:hAnsi="宋体"/>
          <w:szCs w:val="21"/>
        </w:rPr>
        <w:t>。</w:t>
      </w:r>
      <w:bookmarkStart w:id="10" w:name="_GoBack"/>
      <w:bookmarkEnd w:id="10"/>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符合《办法》第一档商业银行标准的开发性金融机构和政策性银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420" w:firstLineChars="200"/>
        <w:rPr>
          <w:rFonts w:ascii="宋体" w:hAnsi="宋体"/>
          <w:bCs/>
          <w:szCs w:val="21"/>
        </w:rPr>
      </w:pPr>
      <w:r>
        <w:rPr>
          <w:rFonts w:hint="eastAsia" w:ascii="宋体" w:hAnsi="宋体"/>
          <w:bCs/>
          <w:szCs w:val="21"/>
        </w:rPr>
        <w:t>农村资金互助社、贷款公司将该表作为计算资本充足率的工作底稿，无需正式报送。</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报送方式：以电子报表形式报送</w:t>
      </w:r>
      <w:r>
        <w:rPr>
          <w:rFonts w:hint="eastAsia" w:ascii="宋体" w:hAnsi="宋体"/>
          <w:szCs w:val="21"/>
        </w:rPr>
        <w:t>国家金融监督管理总局</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eastAsia="宋体"/>
          <w:color w:val="auto"/>
          <w:sz w:val="21"/>
          <w:szCs w:val="21"/>
        </w:rPr>
        <w:t>美元、</w:t>
      </w:r>
      <w:r>
        <w:rPr>
          <w:rFonts w:hint="eastAsia" w:ascii="宋体" w:hAnsi="宋体" w:eastAsia="宋体"/>
          <w:color w:val="auto"/>
          <w:sz w:val="21"/>
          <w:szCs w:val="21"/>
        </w:rPr>
        <w:t>欧元、</w:t>
      </w:r>
      <w:r>
        <w:rPr>
          <w:rFonts w:ascii="宋体" w:hAnsi="宋体" w:eastAsia="宋体"/>
          <w:color w:val="auto"/>
          <w:sz w:val="21"/>
          <w:szCs w:val="21"/>
        </w:rPr>
        <w:t>日元</w:t>
      </w:r>
      <w:r>
        <w:rPr>
          <w:rFonts w:hint="eastAsia" w:ascii="宋体" w:hAnsi="宋体" w:eastAsia="宋体"/>
          <w:color w:val="auto"/>
          <w:sz w:val="21"/>
          <w:szCs w:val="21"/>
        </w:rPr>
        <w:t>和</w:t>
      </w:r>
      <w:r>
        <w:rPr>
          <w:rFonts w:ascii="宋体" w:hAnsi="宋体" w:eastAsia="宋体"/>
          <w:color w:val="auto"/>
          <w:sz w:val="21"/>
          <w:szCs w:val="21"/>
        </w:rPr>
        <w:t>港币等</w:t>
      </w:r>
      <w:r>
        <w:rPr>
          <w:rFonts w:hint="eastAsia" w:ascii="宋体" w:hAnsi="宋体" w:eastAsia="宋体"/>
          <w:color w:val="auto"/>
          <w:sz w:val="21"/>
          <w:szCs w:val="21"/>
        </w:rPr>
        <w:t>四种主要货币</w:t>
      </w:r>
      <w:r>
        <w:rPr>
          <w:rFonts w:ascii="宋体" w:hAnsi="宋体" w:eastAsia="宋体"/>
          <w:color w:val="auto"/>
          <w:sz w:val="21"/>
          <w:szCs w:val="21"/>
        </w:rPr>
        <w:t>以外的其他货币对人民币的</w:t>
      </w:r>
      <w:r>
        <w:rPr>
          <w:rFonts w:hint="eastAsia" w:ascii="宋体" w:hAnsi="宋体" w:eastAsia="宋体"/>
          <w:color w:val="auto"/>
          <w:sz w:val="21"/>
          <w:szCs w:val="21"/>
        </w:rPr>
        <w:t>折算</w:t>
      </w:r>
      <w:r>
        <w:rPr>
          <w:rFonts w:ascii="宋体" w:hAnsi="宋体" w:eastAsia="宋体"/>
          <w:color w:val="auto"/>
          <w:sz w:val="21"/>
          <w:szCs w:val="21"/>
        </w:rPr>
        <w:t>汇率，</w:t>
      </w:r>
      <w:r>
        <w:rPr>
          <w:rFonts w:hint="eastAsia" w:ascii="宋体" w:hAnsi="宋体" w:eastAsia="宋体"/>
          <w:color w:val="auto"/>
          <w:sz w:val="21"/>
          <w:szCs w:val="21"/>
        </w:rPr>
        <w:t>以报告期末最后一天</w:t>
      </w:r>
      <w:r>
        <w:rPr>
          <w:rFonts w:ascii="宋体" w:hAnsi="宋体" w:eastAsia="宋体"/>
          <w:color w:val="auto"/>
          <w:sz w:val="21"/>
          <w:szCs w:val="21"/>
        </w:rPr>
        <w:t>美元对人民币的基准汇率与</w:t>
      </w:r>
      <w:r>
        <w:rPr>
          <w:rFonts w:hint="eastAsia" w:ascii="宋体" w:hAnsi="宋体" w:eastAsia="宋体"/>
          <w:color w:val="auto"/>
          <w:sz w:val="21"/>
          <w:szCs w:val="21"/>
        </w:rPr>
        <w:t>同一天</w:t>
      </w:r>
      <w:r>
        <w:rPr>
          <w:rFonts w:ascii="宋体" w:hAnsi="宋体" w:eastAsia="宋体"/>
          <w:color w:val="auto"/>
          <w:sz w:val="21"/>
          <w:szCs w:val="21"/>
        </w:rPr>
        <w:t>上午9时国际外汇市场</w:t>
      </w:r>
      <w:r>
        <w:rPr>
          <w:rFonts w:hint="eastAsia" w:ascii="宋体" w:hAnsi="宋体" w:eastAsia="宋体"/>
          <w:color w:val="auto"/>
          <w:sz w:val="21"/>
          <w:szCs w:val="21"/>
        </w:rPr>
        <w:t>其他货币</w:t>
      </w:r>
      <w:r>
        <w:rPr>
          <w:rFonts w:ascii="宋体" w:hAnsi="宋体" w:eastAsia="宋体"/>
          <w:color w:val="auto"/>
          <w:sz w:val="21"/>
          <w:szCs w:val="21"/>
        </w:rPr>
        <w:t>兑美元汇率套算确定</w:t>
      </w:r>
      <w:r>
        <w:rPr>
          <w:rFonts w:hint="eastAsia" w:ascii="宋体" w:hAnsi="宋体" w:eastAsia="宋体"/>
          <w:color w:val="auto"/>
          <w:sz w:val="21"/>
          <w:szCs w:val="21"/>
        </w:rPr>
        <w:t>。</w:t>
      </w:r>
    </w:p>
    <w:p>
      <w:pPr>
        <w:pStyle w:val="35"/>
        <w:ind w:firstLine="0" w:firstLineChars="0"/>
        <w:jc w:val="both"/>
        <w:rPr>
          <w:rFonts w:ascii="宋体" w:hAnsi="宋体" w:eastAsia="宋体"/>
          <w:b/>
          <w:color w:val="auto"/>
          <w:sz w:val="21"/>
          <w:szCs w:val="21"/>
        </w:rPr>
      </w:pPr>
      <w:r>
        <w:rPr>
          <w:rFonts w:ascii="宋体" w:hAnsi="宋体" w:eastAsia="宋体"/>
          <w:b/>
          <w:color w:val="auto"/>
          <w:sz w:val="21"/>
          <w:szCs w:val="21"/>
        </w:rPr>
        <w:t>第三部分：具体说明</w:t>
      </w:r>
    </w:p>
    <w:p>
      <w:pPr>
        <w:pStyle w:val="35"/>
        <w:ind w:firstLine="420"/>
        <w:jc w:val="both"/>
        <w:rPr>
          <w:rFonts w:ascii="宋体" w:hAnsi="宋体" w:eastAsia="宋体"/>
          <w:color w:val="auto"/>
          <w:sz w:val="21"/>
          <w:szCs w:val="21"/>
        </w:rPr>
      </w:pPr>
      <w:r>
        <w:rPr>
          <w:rFonts w:ascii="宋体" w:hAnsi="宋体" w:eastAsia="宋体"/>
          <w:color w:val="auto"/>
          <w:sz w:val="21"/>
          <w:szCs w:val="21"/>
        </w:rPr>
        <w:t>[1.现金类资产]：是指填报机构所拥有的现钞、</w:t>
      </w:r>
      <w:r>
        <w:rPr>
          <w:rFonts w:hint="eastAsia" w:ascii="宋体" w:hAnsi="宋体" w:eastAsia="宋体"/>
          <w:color w:val="auto"/>
          <w:sz w:val="21"/>
          <w:szCs w:val="21"/>
        </w:rPr>
        <w:t>黄金</w:t>
      </w:r>
      <w:r>
        <w:rPr>
          <w:rFonts w:ascii="宋体" w:hAnsi="宋体" w:eastAsia="宋体"/>
          <w:color w:val="auto"/>
          <w:sz w:val="21"/>
          <w:szCs w:val="21"/>
        </w:rPr>
        <w:t>和存款，包括库存现金、黄金及存放人民银行款项。</w:t>
      </w:r>
    </w:p>
    <w:p>
      <w:pPr>
        <w:pStyle w:val="35"/>
        <w:ind w:firstLine="420"/>
        <w:jc w:val="both"/>
        <w:rPr>
          <w:rFonts w:ascii="宋体" w:hAnsi="宋体" w:eastAsia="宋体"/>
          <w:color w:val="auto"/>
          <w:sz w:val="21"/>
          <w:szCs w:val="21"/>
        </w:rPr>
      </w:pPr>
      <w:r>
        <w:rPr>
          <w:rFonts w:ascii="宋体" w:hAnsi="宋体" w:eastAsia="宋体"/>
          <w:color w:val="auto"/>
          <w:sz w:val="21"/>
          <w:szCs w:val="21"/>
        </w:rPr>
        <w:t>[1.1现金]：是指填报机构库存以及运送中的人民币和外币现金。</w:t>
      </w:r>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2黄</w:t>
      </w:r>
      <w:r>
        <w:rPr>
          <w:rFonts w:ascii="宋体" w:hAnsi="宋体" w:eastAsia="宋体"/>
          <w:color w:val="auto"/>
          <w:sz w:val="21"/>
          <w:szCs w:val="21"/>
        </w:rPr>
        <w:t>金]：</w:t>
      </w:r>
      <w:r>
        <w:rPr>
          <w:rFonts w:hint="eastAsia" w:ascii="宋体" w:hAnsi="宋体" w:eastAsia="宋体"/>
          <w:color w:val="auto"/>
          <w:sz w:val="21"/>
          <w:szCs w:val="21"/>
        </w:rPr>
        <w:t>是指填报机构库存以及运送中的黄金。</w:t>
      </w:r>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3</w:t>
      </w:r>
      <w:r>
        <w:rPr>
          <w:rFonts w:ascii="宋体" w:hAnsi="宋体" w:eastAsia="宋体"/>
          <w:color w:val="auto"/>
          <w:sz w:val="21"/>
          <w:szCs w:val="21"/>
        </w:rPr>
        <w:t>存放中国人民银行款项]：是指填报机构存入中国人民银行的各种存款。</w:t>
      </w:r>
    </w:p>
    <w:p>
      <w:pPr>
        <w:pStyle w:val="35"/>
        <w:widowControl w:val="0"/>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对</w:t>
      </w:r>
      <w:r>
        <w:rPr>
          <w:rFonts w:hint="eastAsia" w:ascii="宋体" w:hAnsi="宋体" w:eastAsia="宋体"/>
          <w:color w:val="auto"/>
          <w:sz w:val="21"/>
          <w:szCs w:val="21"/>
        </w:rPr>
        <w:t>主权的风险暴露</w:t>
      </w:r>
      <w:r>
        <w:rPr>
          <w:rFonts w:ascii="宋体" w:hAnsi="宋体" w:eastAsia="宋体"/>
          <w:color w:val="auto"/>
          <w:sz w:val="21"/>
          <w:szCs w:val="21"/>
        </w:rPr>
        <w:t>]：是指</w:t>
      </w:r>
      <w:r>
        <w:rPr>
          <w:rFonts w:hint="eastAsia" w:ascii="宋体" w:hAnsi="宋体" w:eastAsia="宋体"/>
          <w:color w:val="auto"/>
          <w:sz w:val="21"/>
          <w:szCs w:val="21"/>
        </w:rPr>
        <w:t>填报机构对主权国家或经济实体区域及其中央银行，以及国际清算银行、国际货币基金组织、欧洲中央银行、欧盟、欧洲稳定机制和欧洲金融稳定机制等</w:t>
      </w:r>
      <w:r>
        <w:rPr>
          <w:rFonts w:ascii="宋体" w:hAnsi="宋体" w:eastAsia="宋体"/>
          <w:color w:val="auto"/>
          <w:sz w:val="21"/>
          <w:szCs w:val="21"/>
        </w:rPr>
        <w:t>所拥有的各种</w:t>
      </w:r>
      <w:r>
        <w:rPr>
          <w:rFonts w:hint="eastAsia" w:ascii="宋体" w:hAnsi="宋体" w:eastAsia="宋体"/>
          <w:color w:val="auto"/>
          <w:sz w:val="21"/>
          <w:szCs w:val="21"/>
        </w:rPr>
        <w:t>债权</w:t>
      </w:r>
      <w:r>
        <w:rPr>
          <w:rFonts w:ascii="宋体" w:hAnsi="宋体" w:eastAsia="宋体"/>
          <w:color w:val="auto"/>
          <w:sz w:val="21"/>
          <w:szCs w:val="21"/>
        </w:rPr>
        <w:t>的总和。</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2.1</w:t>
      </w:r>
      <w:r>
        <w:rPr>
          <w:rFonts w:ascii="宋体" w:hAnsi="宋体" w:eastAsia="宋体"/>
          <w:color w:val="auto"/>
          <w:sz w:val="21"/>
          <w:szCs w:val="21"/>
        </w:rPr>
        <w:t>对</w:t>
      </w:r>
      <w:r>
        <w:rPr>
          <w:rFonts w:hint="eastAsia" w:ascii="宋体" w:hAnsi="宋体" w:eastAsia="宋体"/>
          <w:color w:val="auto"/>
          <w:sz w:val="21"/>
          <w:szCs w:val="21"/>
        </w:rPr>
        <w:t>我国</w:t>
      </w:r>
      <w:r>
        <w:rPr>
          <w:rFonts w:ascii="宋体" w:hAnsi="宋体" w:eastAsia="宋体"/>
          <w:color w:val="auto"/>
          <w:sz w:val="21"/>
          <w:szCs w:val="21"/>
        </w:rPr>
        <w:t>中央政府的</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rPr>
        <w:t>：是指填报机构</w:t>
      </w:r>
      <w:r>
        <w:rPr>
          <w:rFonts w:ascii="宋体" w:hAnsi="宋体" w:eastAsia="宋体"/>
          <w:color w:val="auto"/>
          <w:sz w:val="21"/>
          <w:szCs w:val="21"/>
        </w:rPr>
        <w:t>购买的由</w:t>
      </w:r>
      <w:r>
        <w:rPr>
          <w:rFonts w:hint="eastAsia" w:ascii="宋体" w:hAnsi="宋体" w:eastAsia="宋体"/>
          <w:color w:val="auto"/>
          <w:sz w:val="21"/>
          <w:szCs w:val="21"/>
        </w:rPr>
        <w:t>我国</w:t>
      </w:r>
      <w:r>
        <w:rPr>
          <w:rFonts w:ascii="宋体" w:hAnsi="宋体" w:eastAsia="宋体"/>
          <w:color w:val="auto"/>
          <w:sz w:val="21"/>
          <w:szCs w:val="21"/>
        </w:rPr>
        <w:t>中央政府及其部门发行的国库券或其他债券</w:t>
      </w:r>
      <w:r>
        <w:rPr>
          <w:rFonts w:hint="eastAsia" w:ascii="宋体" w:hAnsi="宋体" w:eastAsia="宋体"/>
          <w:color w:val="auto"/>
          <w:sz w:val="21"/>
          <w:szCs w:val="21"/>
        </w:rPr>
        <w:t>。但不包括原铁道部发行的债券。</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2.2</w:t>
      </w:r>
      <w:r>
        <w:rPr>
          <w:rFonts w:ascii="宋体" w:hAnsi="宋体" w:eastAsia="宋体"/>
          <w:color w:val="auto"/>
          <w:sz w:val="21"/>
          <w:szCs w:val="21"/>
        </w:rPr>
        <w:t>对</w:t>
      </w:r>
      <w:r>
        <w:rPr>
          <w:rFonts w:hint="eastAsia" w:ascii="宋体" w:hAnsi="宋体" w:eastAsia="宋体"/>
          <w:color w:val="auto"/>
          <w:sz w:val="21"/>
          <w:szCs w:val="21"/>
        </w:rPr>
        <w:t>中国人民银行</w:t>
      </w:r>
      <w:r>
        <w:rPr>
          <w:rFonts w:ascii="宋体" w:hAnsi="宋体" w:eastAsia="宋体"/>
          <w:color w:val="auto"/>
          <w:sz w:val="21"/>
          <w:szCs w:val="21"/>
        </w:rPr>
        <w:t>的</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是指</w:t>
      </w:r>
      <w:r>
        <w:rPr>
          <w:rFonts w:hint="eastAsia" w:ascii="宋体" w:hAnsi="宋体" w:eastAsia="宋体"/>
          <w:color w:val="auto"/>
          <w:sz w:val="21"/>
          <w:szCs w:val="21"/>
        </w:rPr>
        <w:t>填报机构</w:t>
      </w:r>
      <w:r>
        <w:rPr>
          <w:rFonts w:ascii="宋体" w:hAnsi="宋体" w:eastAsia="宋体"/>
          <w:color w:val="auto"/>
          <w:sz w:val="21"/>
          <w:szCs w:val="21"/>
        </w:rPr>
        <w:t>购买的由中国人民银行发行的票据</w:t>
      </w:r>
      <w:r>
        <w:rPr>
          <w:rFonts w:hint="eastAsia" w:ascii="宋体" w:hAnsi="宋体" w:eastAsia="宋体"/>
          <w:color w:val="auto"/>
          <w:sz w:val="21"/>
          <w:szCs w:val="21"/>
        </w:rPr>
        <w:t>或</w:t>
      </w:r>
      <w:r>
        <w:rPr>
          <w:rFonts w:ascii="宋体" w:hAnsi="宋体" w:eastAsia="宋体"/>
          <w:color w:val="auto"/>
          <w:sz w:val="21"/>
          <w:szCs w:val="21"/>
        </w:rPr>
        <w:t>其他债券等</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2.3对评级AA-（含）以上的国家或地区的中央政府和中央银行的风险暴露</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2.8对未评级的国家或地区的中央政府和中央银行的风险暴露</w:t>
      </w:r>
      <w:r>
        <w:rPr>
          <w:rFonts w:ascii="宋体" w:hAnsi="宋体" w:eastAsia="宋体"/>
          <w:color w:val="auto"/>
          <w:sz w:val="21"/>
          <w:szCs w:val="21"/>
        </w:rPr>
        <w:t>]</w:t>
      </w:r>
      <w:r>
        <w:rPr>
          <w:rFonts w:hint="eastAsia" w:ascii="宋体" w:hAnsi="宋体" w:eastAsia="宋体"/>
          <w:color w:val="auto"/>
          <w:sz w:val="21"/>
          <w:szCs w:val="21"/>
        </w:rPr>
        <w:t>：是指填报机构</w:t>
      </w:r>
      <w:r>
        <w:rPr>
          <w:rFonts w:ascii="宋体" w:hAnsi="宋体" w:eastAsia="宋体"/>
          <w:color w:val="auto"/>
          <w:sz w:val="21"/>
          <w:szCs w:val="21"/>
        </w:rPr>
        <w:t>对</w:t>
      </w:r>
      <w:r>
        <w:rPr>
          <w:rFonts w:hint="eastAsia" w:ascii="宋体" w:hAnsi="宋体" w:eastAsia="宋体"/>
          <w:color w:val="auto"/>
          <w:sz w:val="21"/>
          <w:szCs w:val="21"/>
        </w:rPr>
        <w:t>其他</w:t>
      </w:r>
      <w:r>
        <w:rPr>
          <w:rFonts w:ascii="宋体" w:hAnsi="宋体" w:eastAsia="宋体"/>
          <w:color w:val="auto"/>
          <w:sz w:val="21"/>
          <w:szCs w:val="21"/>
        </w:rPr>
        <w:t>国家</w:t>
      </w:r>
      <w:r>
        <w:rPr>
          <w:rFonts w:hint="eastAsia" w:ascii="宋体" w:hAnsi="宋体" w:eastAsia="宋体"/>
          <w:color w:val="auto"/>
          <w:sz w:val="21"/>
          <w:szCs w:val="21"/>
        </w:rPr>
        <w:t>或</w:t>
      </w:r>
      <w:r>
        <w:rPr>
          <w:rFonts w:ascii="宋体" w:hAnsi="宋体" w:eastAsia="宋体"/>
          <w:color w:val="auto"/>
          <w:sz w:val="21"/>
          <w:szCs w:val="21"/>
        </w:rPr>
        <w:t>地区的中央政府和中央银行的</w:t>
      </w:r>
      <w:r>
        <w:rPr>
          <w:rFonts w:hint="eastAsia" w:ascii="宋体" w:hAnsi="宋体" w:eastAsia="宋体"/>
          <w:color w:val="auto"/>
          <w:sz w:val="21"/>
          <w:szCs w:val="21"/>
        </w:rPr>
        <w:t>各种债权</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2.9</w:t>
      </w:r>
      <w:r>
        <w:rPr>
          <w:rFonts w:hint="eastAsia" w:ascii="宋体" w:hAnsi="宋体" w:eastAsia="宋体"/>
          <w:color w:val="auto"/>
          <w:sz w:val="21"/>
          <w:szCs w:val="21"/>
        </w:rPr>
        <w:t>对国际清算银行、国际货币基金组织、欧洲中央银行、欧盟、欧洲稳定机制和欧洲金融稳定机制等的风险暴露</w:t>
      </w:r>
      <w:r>
        <w:rPr>
          <w:rFonts w:ascii="宋体" w:hAnsi="宋体" w:eastAsia="宋体"/>
          <w:color w:val="auto"/>
          <w:sz w:val="21"/>
          <w:szCs w:val="21"/>
        </w:rPr>
        <w:t>]</w:t>
      </w:r>
      <w:r>
        <w:rPr>
          <w:rFonts w:hint="eastAsia" w:ascii="宋体" w:hAnsi="宋体" w:eastAsia="宋体"/>
          <w:color w:val="auto"/>
          <w:sz w:val="21"/>
          <w:szCs w:val="21"/>
        </w:rPr>
        <w:t>：是指填报机构对国际清算银行、国际货币基金组织、欧洲中央银行、欧盟、欧洲稳定机制和欧洲金融稳定机制等的各种债权。</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此外，对于其他国家的政策性银行按照该国监管当局的相关规定处理，填报在对应的权重下，例如如果一国监管当局将其政策性银行的风险权重视同与该国商业银行一致，则对应填报在</w:t>
      </w:r>
      <w:r>
        <w:rPr>
          <w:rFonts w:ascii="宋体" w:hAnsi="宋体" w:eastAsia="宋体"/>
          <w:color w:val="auto"/>
          <w:sz w:val="21"/>
          <w:szCs w:val="21"/>
        </w:rPr>
        <w:t>[</w:t>
      </w:r>
      <w:r>
        <w:rPr>
          <w:rFonts w:hint="eastAsia" w:ascii="宋体" w:hAnsi="宋体" w:eastAsia="宋体"/>
          <w:color w:val="auto"/>
          <w:sz w:val="21"/>
          <w:szCs w:val="21"/>
        </w:rPr>
        <w:t>7.2对境外商业银行的风险暴露</w:t>
      </w:r>
      <w:r>
        <w:rPr>
          <w:rFonts w:ascii="宋体" w:hAnsi="宋体" w:eastAsia="宋体"/>
          <w:color w:val="auto"/>
          <w:sz w:val="21"/>
          <w:szCs w:val="21"/>
        </w:rPr>
        <w:t>]</w:t>
      </w:r>
      <w:r>
        <w:rPr>
          <w:rFonts w:hint="eastAsia" w:ascii="宋体" w:hAnsi="宋体" w:eastAsia="宋体"/>
          <w:color w:val="auto"/>
          <w:sz w:val="21"/>
          <w:szCs w:val="21"/>
        </w:rPr>
        <w:t>项目中；如果一国监管当局没有具体规定，则填报机构对其他国家政策性银行的债权，应根据所在国家或地区评级情况对应填报在</w:t>
      </w:r>
      <w:r>
        <w:rPr>
          <w:rFonts w:ascii="宋体" w:hAnsi="宋体" w:eastAsia="宋体"/>
          <w:color w:val="auto"/>
          <w:sz w:val="21"/>
          <w:szCs w:val="21"/>
        </w:rPr>
        <w:t>[</w:t>
      </w:r>
      <w:r>
        <w:rPr>
          <w:rFonts w:hint="eastAsia" w:ascii="宋体" w:hAnsi="宋体" w:eastAsia="宋体"/>
          <w:color w:val="auto"/>
          <w:sz w:val="21"/>
          <w:szCs w:val="21"/>
        </w:rPr>
        <w:t>2.3</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2.8</w:t>
      </w:r>
      <w:r>
        <w:rPr>
          <w:rFonts w:ascii="宋体" w:hAnsi="宋体" w:eastAsia="宋体"/>
          <w:color w:val="auto"/>
          <w:sz w:val="21"/>
          <w:szCs w:val="21"/>
        </w:rPr>
        <w:t>]</w:t>
      </w:r>
      <w:r>
        <w:rPr>
          <w:rFonts w:hint="eastAsia" w:ascii="宋体" w:hAnsi="宋体" w:eastAsia="宋体"/>
          <w:color w:val="auto"/>
          <w:sz w:val="21"/>
          <w:szCs w:val="21"/>
        </w:rPr>
        <w:t>项目中。</w:t>
      </w:r>
    </w:p>
    <w:p>
      <w:pPr>
        <w:pStyle w:val="35"/>
        <w:ind w:firstLine="420"/>
        <w:jc w:val="both"/>
        <w:rPr>
          <w:rFonts w:eastAsia="宋体"/>
          <w:color w:val="auto"/>
          <w:sz w:val="21"/>
        </w:rPr>
      </w:pPr>
      <w:r>
        <w:rPr>
          <w:rFonts w:hint="eastAsia" w:eastAsia="宋体"/>
          <w:color w:val="auto"/>
          <w:sz w:val="21"/>
        </w:rPr>
        <w:t>注：</w:t>
      </w:r>
      <w:r>
        <w:rPr>
          <w:rFonts w:eastAsia="宋体"/>
          <w:color w:val="auto"/>
          <w:sz w:val="21"/>
        </w:rPr>
        <w:t>本表采用了标准普尔AA-的评级符号</w:t>
      </w:r>
      <w:r>
        <w:rPr>
          <w:rFonts w:hint="eastAsia" w:eastAsia="宋体"/>
          <w:color w:val="auto"/>
          <w:sz w:val="21"/>
        </w:rPr>
        <w:t>，仅用于列举。对填报机构选用外部信用评级公司的规定参照《办法》附件</w:t>
      </w:r>
      <w:r>
        <w:rPr>
          <w:rFonts w:eastAsia="宋体"/>
          <w:color w:val="auto"/>
          <w:sz w:val="21"/>
        </w:rPr>
        <w:t>25</w:t>
      </w:r>
      <w:r>
        <w:rPr>
          <w:rFonts w:hint="eastAsia" w:eastAsia="宋体"/>
          <w:color w:val="auto"/>
          <w:sz w:val="21"/>
        </w:rPr>
        <w:t>《外部评级使用规范》的相关要求。商业银行在资本计量和风险管理中，对合格外部评级机构的选择以及评级结果的使用应当保持一致。存在多家外部评级机构对同一信用主体或债项的评级结果时，商业银行不得任意选择使用，或随意变更合格外部评级机构。</w:t>
      </w:r>
    </w:p>
    <w:p>
      <w:pPr>
        <w:spacing w:line="480" w:lineRule="exact"/>
        <w:ind w:firstLine="420" w:firstLineChars="200"/>
        <w:rPr>
          <w:rFonts w:ascii="宋体" w:hAnsi="宋体"/>
          <w:kern w:val="0"/>
          <w:szCs w:val="21"/>
        </w:rPr>
      </w:pPr>
      <w:r>
        <w:rPr>
          <w:rFonts w:hint="eastAsia" w:ascii="宋体" w:hAnsi="宋体"/>
          <w:kern w:val="0"/>
          <w:szCs w:val="21"/>
        </w:rPr>
        <w:t>如某一信用主体或债项有两个外部评级结果，且对应不同的风险权重，商业银行应当使用风险权重较高的评级结果；如某一信用主体或债项有三个及以上外部评级结果，且对应不同的风险权重，商业银行应当首先按照风险权重由低到高的顺序选择前两个评级结果，然后从中选择风险权重较高的评级结果。</w:t>
      </w:r>
    </w:p>
    <w:p>
      <w:pPr>
        <w:pStyle w:val="35"/>
        <w:ind w:firstLine="420"/>
        <w:jc w:val="both"/>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对我国公共部门实体的风险暴露</w:t>
      </w:r>
      <w:r>
        <w:rPr>
          <w:rFonts w:ascii="宋体" w:hAnsi="宋体" w:eastAsia="宋体"/>
          <w:color w:val="auto"/>
          <w:sz w:val="21"/>
          <w:szCs w:val="21"/>
        </w:rPr>
        <w:t>]：是指填报机构对</w:t>
      </w:r>
      <w:r>
        <w:rPr>
          <w:rFonts w:hint="eastAsia" w:ascii="宋体" w:hAnsi="宋体" w:eastAsia="宋体"/>
          <w:color w:val="auto"/>
          <w:sz w:val="21"/>
          <w:szCs w:val="21"/>
        </w:rPr>
        <w:t>我国公共部门实体</w:t>
      </w:r>
      <w:r>
        <w:rPr>
          <w:rFonts w:ascii="宋体" w:hAnsi="宋体" w:eastAsia="宋体"/>
          <w:color w:val="auto"/>
          <w:sz w:val="21"/>
          <w:szCs w:val="21"/>
        </w:rPr>
        <w:t>所拥有的各种</w:t>
      </w:r>
      <w:r>
        <w:rPr>
          <w:rFonts w:hint="eastAsia" w:ascii="宋体" w:hAnsi="宋体" w:eastAsia="宋体"/>
          <w:color w:val="auto"/>
          <w:sz w:val="21"/>
          <w:szCs w:val="21"/>
        </w:rPr>
        <w:t>债权，</w:t>
      </w:r>
      <w:r>
        <w:rPr>
          <w:rFonts w:hint="eastAsia" w:ascii="宋体" w:hAnsi="宋体" w:eastAsia="宋体" w:cs="宋体"/>
          <w:sz w:val="21"/>
          <w:szCs w:val="21"/>
        </w:rPr>
        <w:t>但不包括我国公共部门实体投资的工商企业的风险暴露。</w:t>
      </w:r>
    </w:p>
    <w:p>
      <w:pPr>
        <w:spacing w:line="480" w:lineRule="exact"/>
        <w:ind w:firstLine="420" w:firstLineChars="200"/>
        <w:rPr>
          <w:rFonts w:ascii="仿宋_GB2312" w:eastAsia="仿宋_GB2312"/>
          <w:sz w:val="30"/>
          <w:szCs w:val="30"/>
        </w:rPr>
      </w:pPr>
      <w:r>
        <w:rPr>
          <w:rFonts w:ascii="宋体" w:hAnsi="宋体"/>
          <w:szCs w:val="21"/>
        </w:rPr>
        <w:t>[3.1</w:t>
      </w:r>
      <w:r>
        <w:rPr>
          <w:rFonts w:hint="eastAsia" w:ascii="宋体" w:hAnsi="宋体"/>
          <w:szCs w:val="21"/>
        </w:rPr>
        <w:t>视同我国主权的公共部门实体风险暴露]：</w:t>
      </w:r>
    </w:p>
    <w:p>
      <w:pPr>
        <w:pStyle w:val="35"/>
        <w:widowControl w:val="0"/>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3.1.1</w:t>
      </w:r>
      <w:r>
        <w:rPr>
          <w:rFonts w:hint="eastAsia" w:ascii="宋体" w:hAnsi="宋体" w:eastAsia="宋体"/>
          <w:color w:val="auto"/>
          <w:sz w:val="21"/>
          <w:szCs w:val="21"/>
        </w:rPr>
        <w:t>对我国中央政府投资的金融资产管理公司为收购国有银行不良贷款而定向发行的债券]：是指填报机构购买的我国中央政府投资的金融资产管理公司为收购国有银行不良贷款而定向发行的债券。</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1.</w:t>
      </w:r>
      <w:r>
        <w:rPr>
          <w:rFonts w:hint="eastAsia" w:ascii="宋体" w:hAnsi="宋体" w:eastAsia="宋体"/>
          <w:color w:val="auto"/>
          <w:sz w:val="21"/>
          <w:szCs w:val="21"/>
        </w:rPr>
        <w:t>2对省级（自治区</w:t>
      </w:r>
      <w:r>
        <w:rPr>
          <w:rFonts w:hint="eastAsia" w:ascii="宋体" w:hAnsi="宋体" w:eastAsia="宋体"/>
          <w:color w:val="auto"/>
          <w:sz w:val="21"/>
          <w:szCs w:val="21"/>
          <w:lang w:eastAsia="zh-CN"/>
        </w:rPr>
        <w:t>、</w:t>
      </w:r>
      <w:r>
        <w:rPr>
          <w:rFonts w:hint="eastAsia" w:ascii="宋体" w:hAnsi="宋体" w:eastAsia="宋体"/>
          <w:color w:val="auto"/>
          <w:sz w:val="21"/>
          <w:szCs w:val="21"/>
        </w:rPr>
        <w:t>直辖区）以及计划单列市人民政府的风险暴露</w:t>
      </w:r>
      <w:r>
        <w:rPr>
          <w:rFonts w:ascii="宋体" w:hAnsi="宋体" w:eastAsia="宋体"/>
          <w:color w:val="auto"/>
          <w:sz w:val="21"/>
          <w:szCs w:val="21"/>
        </w:rPr>
        <w:t>]</w:t>
      </w:r>
      <w:r>
        <w:rPr>
          <w:rFonts w:hint="eastAsia" w:ascii="宋体" w:hAnsi="宋体" w:eastAsia="宋体"/>
          <w:color w:val="auto"/>
          <w:sz w:val="21"/>
          <w:szCs w:val="21"/>
        </w:rPr>
        <w:t>：是指填报机构购买的由省级（自治区</w:t>
      </w:r>
      <w:r>
        <w:rPr>
          <w:rFonts w:hint="eastAsia" w:ascii="宋体" w:hAnsi="宋体" w:eastAsia="宋体"/>
          <w:color w:val="auto"/>
          <w:sz w:val="21"/>
          <w:szCs w:val="21"/>
          <w:lang w:eastAsia="zh-CN"/>
        </w:rPr>
        <w:t>、</w:t>
      </w:r>
      <w:r>
        <w:rPr>
          <w:rFonts w:hint="eastAsia" w:ascii="宋体" w:hAnsi="宋体" w:eastAsia="宋体"/>
          <w:color w:val="auto"/>
          <w:sz w:val="21"/>
          <w:szCs w:val="21"/>
        </w:rPr>
        <w:t>直辖区）以及计划单列市人民政府发行的、约定一定期限内还本付息的政府债券。根据债券类型，可分为一般债券和专项债券。</w:t>
      </w:r>
      <w:bookmarkStart w:id="4" w:name="_Hlk106488504"/>
      <w:r>
        <w:rPr>
          <w:rFonts w:hint="eastAsia" w:ascii="宋体" w:hAnsi="宋体" w:eastAsia="宋体"/>
          <w:color w:val="auto"/>
          <w:sz w:val="21"/>
          <w:szCs w:val="21"/>
        </w:rPr>
        <w:t>一般债券、专项债券的定义应遵守国务院、财政部相关规定</w:t>
      </w:r>
      <w:bookmarkEnd w:id="4"/>
      <w:r>
        <w:rPr>
          <w:rFonts w:hint="eastAsia" w:ascii="宋体" w:hAnsi="宋体" w:eastAsia="宋体"/>
          <w:color w:val="auto"/>
          <w:sz w:val="21"/>
          <w:szCs w:val="21"/>
        </w:rPr>
        <w:t>。</w:t>
      </w:r>
      <w:bookmarkStart w:id="5" w:name="_Hlk107518578"/>
      <w:r>
        <w:rPr>
          <w:rFonts w:hint="eastAsia" w:ascii="宋体" w:hAnsi="宋体" w:eastAsia="宋体"/>
          <w:color w:val="auto"/>
          <w:sz w:val="21"/>
          <w:szCs w:val="21"/>
        </w:rPr>
        <w:t>一般债券填报在[3.1.2.1一般债券]项目中，专项债券填报在[3.1.2.2专项债券]项目中。</w:t>
      </w:r>
      <w:bookmarkEnd w:id="5"/>
    </w:p>
    <w:p>
      <w:pPr>
        <w:pStyle w:val="35"/>
        <w:ind w:firstLine="420"/>
        <w:jc w:val="both"/>
        <w:rPr>
          <w:rFonts w:ascii="宋体" w:hAnsi="宋体" w:eastAsia="宋体" w:cs="宋体"/>
          <w:sz w:val="21"/>
          <w:szCs w:val="21"/>
        </w:rPr>
      </w:pPr>
      <w:r>
        <w:rPr>
          <w:rFonts w:hint="eastAsia" w:ascii="宋体" w:hAnsi="宋体" w:eastAsia="宋体" w:cs="宋体"/>
          <w:sz w:val="21"/>
          <w:szCs w:val="21"/>
        </w:rPr>
        <w:t>不含填报机构对我国省级（自治区</w:t>
      </w:r>
      <w:r>
        <w:rPr>
          <w:rFonts w:hint="eastAsia" w:ascii="宋体" w:hAnsi="宋体" w:eastAsia="宋体" w:cs="宋体"/>
          <w:sz w:val="21"/>
          <w:szCs w:val="21"/>
          <w:lang w:eastAsia="zh-CN"/>
        </w:rPr>
        <w:t>、</w:t>
      </w:r>
      <w:r>
        <w:rPr>
          <w:rFonts w:hint="eastAsia" w:ascii="宋体" w:hAnsi="宋体" w:eastAsia="宋体" w:cs="宋体"/>
          <w:sz w:val="21"/>
          <w:szCs w:val="21"/>
        </w:rPr>
        <w:t>直辖市）以及计划单列市人民政府下属的职能部门的债权。</w:t>
      </w:r>
    </w:p>
    <w:p>
      <w:pPr>
        <w:spacing w:line="480" w:lineRule="exact"/>
        <w:ind w:firstLine="420" w:firstLineChars="200"/>
        <w:rPr>
          <w:rFonts w:ascii="宋体" w:hAnsi="宋体"/>
          <w:szCs w:val="21"/>
          <w:lang w:val="en-GB"/>
        </w:rPr>
      </w:pPr>
      <w:r>
        <w:rPr>
          <w:rFonts w:hint="eastAsia" w:ascii="宋体" w:hAnsi="宋体"/>
          <w:szCs w:val="21"/>
        </w:rPr>
        <w:t>[</w:t>
      </w:r>
      <w:r>
        <w:rPr>
          <w:rFonts w:ascii="宋体" w:hAnsi="宋体"/>
          <w:szCs w:val="21"/>
        </w:rPr>
        <w:t>3.1.2.3</w:t>
      </w:r>
      <w:r>
        <w:rPr>
          <w:rFonts w:hint="eastAsia" w:ascii="宋体" w:hAnsi="宋体"/>
          <w:szCs w:val="21"/>
        </w:rPr>
        <w:t>其他（仅用于并表填报）</w:t>
      </w:r>
      <w:r>
        <w:rPr>
          <w:rFonts w:ascii="宋体" w:hAnsi="宋体"/>
          <w:szCs w:val="21"/>
        </w:rPr>
        <w:t>]</w:t>
      </w:r>
      <w:r>
        <w:rPr>
          <w:rFonts w:hint="eastAsia" w:ascii="宋体" w:hAnsi="宋体"/>
          <w:szCs w:val="21"/>
        </w:rPr>
        <w:t>：是指采用简化资本并表处理方式时，第三档</w:t>
      </w:r>
      <w:r>
        <w:rPr>
          <w:rFonts w:hint="eastAsia" w:ascii="宋体" w:hAnsi="宋体"/>
          <w:szCs w:val="21"/>
          <w:lang w:eastAsia="zh-CN"/>
        </w:rPr>
        <w:t>附属机构</w:t>
      </w:r>
      <w:r>
        <w:rPr>
          <w:rFonts w:hint="eastAsia" w:ascii="宋体" w:hAnsi="宋体"/>
          <w:szCs w:val="21"/>
        </w:rPr>
        <w:t>购买的由省级（自治区</w:t>
      </w:r>
      <w:r>
        <w:rPr>
          <w:rFonts w:hint="eastAsia" w:ascii="宋体" w:hAnsi="宋体"/>
          <w:szCs w:val="21"/>
          <w:lang w:eastAsia="zh-CN"/>
        </w:rPr>
        <w:t>、</w:t>
      </w:r>
      <w:r>
        <w:rPr>
          <w:rFonts w:hint="eastAsia" w:ascii="宋体" w:hAnsi="宋体"/>
          <w:szCs w:val="21"/>
        </w:rPr>
        <w:t>直辖区）以及计划单列市人民政府发行的、约定一定期限内还本付息的政府债券。</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3.1.</w:t>
      </w:r>
      <w:r>
        <w:rPr>
          <w:rFonts w:ascii="宋体" w:hAnsi="宋体" w:eastAsia="宋体"/>
          <w:color w:val="auto"/>
          <w:sz w:val="21"/>
          <w:szCs w:val="21"/>
        </w:rPr>
        <w:t>3</w:t>
      </w:r>
      <w:r>
        <w:rPr>
          <w:rFonts w:hint="eastAsia" w:ascii="宋体" w:hAnsi="宋体" w:eastAsia="宋体"/>
          <w:color w:val="auto"/>
          <w:sz w:val="21"/>
          <w:szCs w:val="21"/>
        </w:rPr>
        <w:t>对除财政部和中国人民银行外，其他收入主要源于中央财政的公共部门实体的风险暴露</w:t>
      </w:r>
      <w:r>
        <w:rPr>
          <w:rFonts w:ascii="宋体" w:hAnsi="宋体" w:eastAsia="宋体"/>
          <w:color w:val="auto"/>
          <w:sz w:val="21"/>
          <w:szCs w:val="21"/>
        </w:rPr>
        <w:t>]</w:t>
      </w:r>
      <w:r>
        <w:rPr>
          <w:rFonts w:hint="eastAsia" w:ascii="宋体" w:hAnsi="宋体" w:eastAsia="宋体"/>
          <w:color w:val="auto"/>
          <w:sz w:val="21"/>
          <w:szCs w:val="21"/>
        </w:rPr>
        <w:t>：是指填报机构对我国收入来源于中央财政的公共部门所拥有的债权。鉴于中国国家铁路集团有限公司（原中国铁路总公司）承接了原铁道部的债权债务关系，相关贷款可以采用本项风险权重（</w:t>
      </w:r>
      <w:r>
        <w:rPr>
          <w:rFonts w:ascii="宋体" w:hAnsi="宋体" w:eastAsia="宋体"/>
          <w:color w:val="auto"/>
          <w:sz w:val="21"/>
          <w:szCs w:val="21"/>
        </w:rPr>
        <w:t>20%）。</w:t>
      </w:r>
      <w:r>
        <w:rPr>
          <w:rFonts w:hint="eastAsia" w:ascii="宋体" w:hAnsi="宋体" w:eastAsia="宋体"/>
          <w:color w:val="auto"/>
          <w:sz w:val="21"/>
          <w:szCs w:val="21"/>
        </w:rPr>
        <w:t>中国国家铁路集团有限公司</w:t>
      </w:r>
      <w:r>
        <w:rPr>
          <w:rFonts w:ascii="宋体" w:hAnsi="宋体" w:eastAsia="宋体"/>
          <w:color w:val="auto"/>
          <w:sz w:val="21"/>
          <w:szCs w:val="21"/>
        </w:rPr>
        <w:t>的铁路建设债券继续适用于本项风险权重（20%</w:t>
      </w:r>
      <w:r>
        <w:rPr>
          <w:rFonts w:hint="eastAsia" w:ascii="宋体" w:hAnsi="宋体" w:eastAsia="宋体"/>
          <w:color w:val="auto"/>
          <w:sz w:val="21"/>
          <w:szCs w:val="21"/>
        </w:rPr>
        <w:t>）。对国家融资担保基金的风险暴露也适用本项风险权重（</w:t>
      </w:r>
      <w:r>
        <w:rPr>
          <w:rFonts w:ascii="宋体" w:hAnsi="宋体" w:eastAsia="宋体"/>
          <w:color w:val="auto"/>
          <w:sz w:val="21"/>
          <w:szCs w:val="21"/>
        </w:rPr>
        <w:t>20%</w:t>
      </w:r>
      <w:r>
        <w:rPr>
          <w:rFonts w:hint="eastAsia" w:ascii="宋体" w:hAnsi="宋体" w:eastAsia="宋体"/>
          <w:color w:val="auto"/>
          <w:sz w:val="21"/>
          <w:szCs w:val="21"/>
        </w:rPr>
        <w:t>）。</w:t>
      </w:r>
    </w:p>
    <w:p>
      <w:pPr>
        <w:spacing w:line="480" w:lineRule="exact"/>
        <w:ind w:firstLine="420" w:firstLineChars="200"/>
        <w:rPr>
          <w:rFonts w:ascii="宋体" w:hAnsi="宋体"/>
          <w:szCs w:val="21"/>
        </w:rPr>
      </w:pPr>
      <w:r>
        <w:rPr>
          <w:rFonts w:ascii="宋体" w:hAnsi="宋体"/>
          <w:szCs w:val="21"/>
        </w:rPr>
        <w:t>[3.2</w:t>
      </w:r>
      <w:r>
        <w:rPr>
          <w:rFonts w:hint="eastAsia" w:ascii="宋体" w:hAnsi="宋体"/>
          <w:szCs w:val="21"/>
        </w:rPr>
        <w:t>对经金融监管总局认定的我国一般公共部门实体风险暴露]：是指填报机构对经国家金融监督管理总局认定的我国一般公共部门实体的各种债权，包括各省级政府确认的政府性融资担保机构风险暴露及其他经国家金融监督管理总局认定的我国一般公共部门实体风险暴露。</w:t>
      </w:r>
    </w:p>
    <w:p>
      <w:pPr>
        <w:spacing w:line="480" w:lineRule="exact"/>
        <w:ind w:firstLine="420" w:firstLineChars="200"/>
        <w:rPr>
          <w:rFonts w:ascii="宋体" w:hAnsi="宋体"/>
          <w:szCs w:val="21"/>
        </w:rPr>
      </w:pPr>
      <w:r>
        <w:rPr>
          <w:rFonts w:hint="eastAsia" w:ascii="宋体" w:hAnsi="宋体"/>
          <w:szCs w:val="21"/>
        </w:rPr>
        <w:t>根据《关于做好政府性融资担保机构监管工作的通知》（银保监发〔20</w:t>
      </w:r>
      <w:r>
        <w:rPr>
          <w:rFonts w:ascii="宋体" w:hAnsi="宋体"/>
          <w:szCs w:val="21"/>
        </w:rPr>
        <w:t>20</w:t>
      </w:r>
      <w:r>
        <w:rPr>
          <w:rFonts w:hint="eastAsia" w:ascii="宋体" w:hAnsi="宋体"/>
          <w:szCs w:val="21"/>
        </w:rPr>
        <w:t>〕</w:t>
      </w:r>
      <w:r>
        <w:rPr>
          <w:rFonts w:ascii="宋体" w:hAnsi="宋体"/>
          <w:szCs w:val="21"/>
        </w:rPr>
        <w:t>39</w:t>
      </w:r>
      <w:r>
        <w:rPr>
          <w:rFonts w:hint="eastAsia" w:ascii="宋体" w:hAnsi="宋体"/>
          <w:szCs w:val="21"/>
        </w:rPr>
        <w:t>号），政府性融资担保机构是指依法设立，由政府及其授权机构出资并实际控股，以服务小微企业和“三农”主体为主要经营目标的融资担保、再担保机构。各省级政府确认的政府性融资担保机构风险暴露是指商业银行对各地省级财政部门会同省级融资担保公司监督管理部门根据国家相关部门规定、认定的政府性融资担保机构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4.对我国开发性金融机构和政策性银行的风险暴露（不包括次级债权）</w:t>
      </w:r>
      <w:r>
        <w:rPr>
          <w:rFonts w:ascii="宋体" w:hAnsi="宋体" w:eastAsia="宋体"/>
          <w:color w:val="auto"/>
          <w:sz w:val="21"/>
          <w:szCs w:val="21"/>
        </w:rPr>
        <w:t>]</w:t>
      </w:r>
      <w:r>
        <w:rPr>
          <w:rFonts w:hint="eastAsia" w:ascii="宋体" w:hAnsi="宋体" w:eastAsia="宋体"/>
          <w:color w:val="auto"/>
          <w:sz w:val="21"/>
          <w:szCs w:val="21"/>
        </w:rPr>
        <w:t>：是指填报机构对我国开发性金融机构和政策性银行的债权，但不包括次级债权。</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填报机构持有的汇金公司发行的政府支持机构债券也适用本项风险权重（0%）。</w:t>
      </w:r>
    </w:p>
    <w:p>
      <w:pPr>
        <w:spacing w:line="480" w:lineRule="exact"/>
        <w:ind w:firstLine="420" w:firstLineChars="200"/>
        <w:rPr>
          <w:rFonts w:ascii="仿宋_GB2312" w:eastAsia="仿宋_GB2312"/>
          <w:sz w:val="30"/>
          <w:szCs w:val="30"/>
        </w:rPr>
      </w:pPr>
      <w:r>
        <w:rPr>
          <w:rFonts w:ascii="宋体" w:hAnsi="宋体"/>
          <w:szCs w:val="21"/>
        </w:rPr>
        <w:t>[5.对在其他国家/地区注册</w:t>
      </w:r>
      <w:r>
        <w:rPr>
          <w:rFonts w:hint="eastAsia" w:ascii="宋体" w:hAnsi="宋体"/>
          <w:szCs w:val="21"/>
        </w:rPr>
        <w:t>的公共部门实体</w:t>
      </w:r>
      <w:r>
        <w:rPr>
          <w:rFonts w:ascii="宋体" w:hAnsi="宋体"/>
          <w:szCs w:val="21"/>
        </w:rPr>
        <w:t>的</w:t>
      </w:r>
      <w:r>
        <w:rPr>
          <w:rFonts w:hint="eastAsia" w:ascii="宋体" w:hAnsi="宋体"/>
          <w:szCs w:val="21"/>
        </w:rPr>
        <w:t>风险暴露</w:t>
      </w:r>
      <w:r>
        <w:rPr>
          <w:rFonts w:ascii="宋体" w:hAnsi="宋体"/>
          <w:szCs w:val="21"/>
        </w:rPr>
        <w:t>]：是指填报机构对</w:t>
      </w:r>
      <w:r>
        <w:rPr>
          <w:rFonts w:hint="eastAsia" w:ascii="宋体" w:hAnsi="宋体"/>
          <w:szCs w:val="21"/>
        </w:rPr>
        <w:t>境外公共部门实体即在其他国家/地区注册的公共部门实体</w:t>
      </w:r>
      <w:r>
        <w:rPr>
          <w:rFonts w:ascii="宋体" w:hAnsi="宋体"/>
          <w:szCs w:val="21"/>
        </w:rPr>
        <w:t>所拥有的各种</w:t>
      </w:r>
      <w:r>
        <w:rPr>
          <w:rFonts w:hint="eastAsia" w:ascii="宋体" w:hAnsi="宋体"/>
          <w:szCs w:val="21"/>
        </w:rPr>
        <w:t>债权。</w:t>
      </w:r>
    </w:p>
    <w:p>
      <w:pPr>
        <w:pStyle w:val="35"/>
        <w:widowControl w:val="0"/>
        <w:ind w:firstLine="420"/>
        <w:jc w:val="both"/>
        <w:rPr>
          <w:rFonts w:ascii="宋体" w:hAnsi="宋体" w:eastAsia="宋体"/>
          <w:color w:val="auto"/>
          <w:sz w:val="21"/>
          <w:szCs w:val="21"/>
        </w:rPr>
      </w:pPr>
      <w:r>
        <w:rPr>
          <w:rFonts w:ascii="宋体" w:hAnsi="宋体" w:eastAsia="宋体"/>
          <w:color w:val="auto"/>
          <w:sz w:val="21"/>
          <w:szCs w:val="21"/>
        </w:rPr>
        <w:t>[5.1</w:t>
      </w:r>
      <w:r>
        <w:rPr>
          <w:rFonts w:hint="eastAsia" w:ascii="宋体" w:hAnsi="宋体" w:eastAsia="宋体"/>
          <w:color w:val="auto"/>
          <w:sz w:val="21"/>
          <w:szCs w:val="21"/>
        </w:rPr>
        <w:t>对评级AA-（含）以上国家或地区注册的公共部门实体的风险暴露</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[5.5</w:t>
      </w:r>
      <w:r>
        <w:rPr>
          <w:rFonts w:hint="eastAsia" w:ascii="宋体" w:hAnsi="宋体" w:eastAsia="宋体"/>
          <w:color w:val="auto"/>
          <w:sz w:val="21"/>
          <w:szCs w:val="21"/>
        </w:rPr>
        <w:t>对未评级的国家或地区注册的公共部门实体的风险暴露</w:t>
      </w:r>
      <w:r>
        <w:rPr>
          <w:rFonts w:ascii="宋体" w:hAnsi="宋体" w:eastAsia="宋体"/>
          <w:color w:val="auto"/>
          <w:sz w:val="21"/>
          <w:szCs w:val="21"/>
        </w:rPr>
        <w:t>]</w:t>
      </w:r>
      <w:r>
        <w:rPr>
          <w:rFonts w:hint="eastAsia" w:ascii="宋体" w:hAnsi="宋体" w:eastAsia="宋体"/>
          <w:color w:val="auto"/>
          <w:sz w:val="21"/>
          <w:szCs w:val="21"/>
        </w:rPr>
        <w:t>：是指填报机构对在其他国家或地区注册的公共部门实体</w:t>
      </w:r>
      <w:r>
        <w:rPr>
          <w:rFonts w:ascii="宋体" w:hAnsi="宋体" w:eastAsia="宋体"/>
          <w:color w:val="auto"/>
          <w:sz w:val="21"/>
          <w:szCs w:val="21"/>
        </w:rPr>
        <w:t>所拥有的各种债权</w:t>
      </w:r>
      <w:r>
        <w:rPr>
          <w:rFonts w:hint="eastAsia" w:ascii="宋体" w:hAnsi="宋体" w:eastAsia="宋体"/>
          <w:color w:val="auto"/>
          <w:sz w:val="21"/>
          <w:szCs w:val="21"/>
        </w:rPr>
        <w:t>。境外公共部门实体以参考相应国家的监管认定为准，对于采用名单制管理的国家，以该国公布的名单为准。</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6.对多边开发银行的风险暴露</w:t>
      </w:r>
      <w:r>
        <w:rPr>
          <w:rFonts w:ascii="宋体" w:hAnsi="宋体" w:eastAsia="宋体"/>
          <w:color w:val="auto"/>
          <w:sz w:val="21"/>
          <w:szCs w:val="21"/>
        </w:rPr>
        <w:t>]</w:t>
      </w:r>
      <w:r>
        <w:rPr>
          <w:rFonts w:hint="eastAsia" w:ascii="宋体" w:hAnsi="宋体" w:eastAsia="宋体"/>
          <w:color w:val="auto"/>
          <w:sz w:val="21"/>
          <w:szCs w:val="21"/>
        </w:rPr>
        <w:t>：是指填报机构对多边开发银行的债权。</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6</w:t>
      </w:r>
      <w:r>
        <w:rPr>
          <w:rFonts w:ascii="宋体" w:hAnsi="宋体"/>
          <w:szCs w:val="21"/>
        </w:rPr>
        <w:t>.1</w:t>
      </w:r>
      <w:r>
        <w:rPr>
          <w:rFonts w:hint="eastAsia" w:ascii="宋体" w:hAnsi="宋体"/>
          <w:szCs w:val="21"/>
        </w:rPr>
        <w:t>对合格多边开发银行的风险暴露</w:t>
      </w:r>
      <w:r>
        <w:rPr>
          <w:rFonts w:ascii="宋体" w:hAnsi="宋体"/>
          <w:szCs w:val="21"/>
        </w:rPr>
        <w:t>]</w:t>
      </w:r>
      <w:r>
        <w:rPr>
          <w:rFonts w:hint="eastAsia" w:ascii="宋体" w:hAnsi="宋体"/>
          <w:szCs w:val="21"/>
        </w:rPr>
        <w:t>：是指填报机构对经巴塞尔委员会认定的合格多边开发银行的债权，包括世界银行集团，亚洲开发银行，非洲开发银行，欧洲复兴开发银行，泛美开发银行，欧洲投资银行，欧洲投资基金，北欧投资银行，加勒比海开发银行，伊斯兰开发银行，欧洲理事会开发银行，国际免疫融资机制和亚洲基础设施投资银行。</w:t>
      </w:r>
    </w:p>
    <w:p>
      <w:pPr>
        <w:spacing w:line="440" w:lineRule="exact"/>
        <w:ind w:firstLine="420" w:firstLineChars="200"/>
        <w:rPr>
          <w:rFonts w:ascii="宋体" w:hAnsi="宋体"/>
          <w:szCs w:val="21"/>
        </w:rPr>
      </w:pPr>
      <w:r>
        <w:rPr>
          <w:rFonts w:ascii="宋体" w:hAnsi="宋体"/>
          <w:szCs w:val="21"/>
        </w:rPr>
        <w:t>[6.2</w:t>
      </w:r>
      <w:r>
        <w:rPr>
          <w:rFonts w:hint="eastAsia" w:ascii="宋体" w:hAnsi="宋体"/>
          <w:szCs w:val="21"/>
        </w:rPr>
        <w:t>对评级AA-（含）以上的其他多边开发银行的风险暴露</w:t>
      </w:r>
      <w:r>
        <w:rPr>
          <w:rFonts w:ascii="宋体" w:hAnsi="宋体"/>
          <w:szCs w:val="21"/>
        </w:rPr>
        <w:t>]</w:t>
      </w:r>
      <w:r>
        <w:rPr>
          <w:rFonts w:hint="eastAsia" w:ascii="宋体" w:hAnsi="宋体"/>
          <w:szCs w:val="21"/>
        </w:rPr>
        <w:t>至</w:t>
      </w:r>
      <w:r>
        <w:rPr>
          <w:rFonts w:ascii="宋体" w:hAnsi="宋体"/>
          <w:szCs w:val="21"/>
        </w:rPr>
        <w:t>[6.7</w:t>
      </w:r>
      <w:r>
        <w:rPr>
          <w:rFonts w:hint="eastAsia" w:ascii="宋体" w:hAnsi="宋体"/>
          <w:szCs w:val="21"/>
        </w:rPr>
        <w:t>对未评级的其他多边开发银行的风险暴露</w:t>
      </w:r>
      <w:r>
        <w:rPr>
          <w:rFonts w:ascii="宋体" w:hAnsi="宋体"/>
          <w:szCs w:val="21"/>
        </w:rPr>
        <w:t>]</w:t>
      </w:r>
      <w:r>
        <w:rPr>
          <w:rFonts w:hint="eastAsia" w:ascii="宋体" w:hAnsi="宋体"/>
          <w:szCs w:val="21"/>
        </w:rPr>
        <w:t>：是指填报机构对合格多边开发银行之外的其他多边开发银行的</w:t>
      </w:r>
      <w:r>
        <w:rPr>
          <w:rFonts w:ascii="宋体" w:hAnsi="宋体"/>
          <w:szCs w:val="21"/>
        </w:rPr>
        <w:t>债权</w:t>
      </w:r>
      <w:r>
        <w:rPr>
          <w:rFonts w:hint="eastAsia" w:ascii="宋体" w:hAnsi="宋体"/>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[7.对</w:t>
      </w:r>
      <w:r>
        <w:rPr>
          <w:rFonts w:hint="eastAsia" w:ascii="宋体" w:hAnsi="宋体" w:eastAsia="宋体"/>
          <w:color w:val="auto"/>
          <w:sz w:val="21"/>
          <w:szCs w:val="21"/>
        </w:rPr>
        <w:t>境内外</w:t>
      </w:r>
      <w:r>
        <w:rPr>
          <w:rFonts w:ascii="宋体" w:hAnsi="宋体" w:eastAsia="宋体"/>
          <w:color w:val="auto"/>
          <w:sz w:val="21"/>
          <w:szCs w:val="21"/>
        </w:rPr>
        <w:t>金融机构的</w:t>
      </w:r>
      <w:r>
        <w:rPr>
          <w:rFonts w:hint="eastAsia" w:ascii="宋体" w:hAnsi="宋体" w:eastAsia="宋体"/>
          <w:color w:val="auto"/>
          <w:sz w:val="21"/>
          <w:szCs w:val="21"/>
        </w:rPr>
        <w:t>风险暴露</w:t>
      </w:r>
      <w:r>
        <w:rPr>
          <w:rFonts w:ascii="宋体" w:hAnsi="宋体" w:eastAsia="宋体"/>
          <w:color w:val="auto"/>
          <w:sz w:val="21"/>
          <w:szCs w:val="21"/>
        </w:rPr>
        <w:t>]：是指填报机构对</w:t>
      </w:r>
      <w:r>
        <w:rPr>
          <w:rFonts w:hint="eastAsia" w:ascii="宋体" w:hAnsi="宋体" w:eastAsia="宋体"/>
          <w:color w:val="auto"/>
          <w:sz w:val="21"/>
          <w:szCs w:val="21"/>
        </w:rPr>
        <w:t>境内外</w:t>
      </w:r>
      <w:r>
        <w:rPr>
          <w:rFonts w:ascii="宋体" w:hAnsi="宋体" w:eastAsia="宋体"/>
          <w:color w:val="auto"/>
          <w:sz w:val="21"/>
          <w:szCs w:val="21"/>
        </w:rPr>
        <w:t>各类金融机构的债权</w:t>
      </w:r>
      <w:r>
        <w:rPr>
          <w:rFonts w:hint="eastAsia" w:ascii="宋体" w:hAnsi="宋体" w:eastAsia="宋体"/>
          <w:color w:val="auto"/>
          <w:sz w:val="21"/>
          <w:szCs w:val="21"/>
        </w:rPr>
        <w:t>，但不包括次级债权</w:t>
      </w:r>
      <w:r>
        <w:rPr>
          <w:rFonts w:ascii="宋体" w:hAnsi="宋体" w:eastAsia="宋体"/>
          <w:color w:val="auto"/>
          <w:sz w:val="21"/>
          <w:szCs w:val="21"/>
        </w:rPr>
        <w:t>。包括存放或拆放各类金融机构的款项、</w:t>
      </w:r>
      <w:r>
        <w:rPr>
          <w:rFonts w:hint="eastAsia" w:ascii="宋体" w:hAnsi="宋体" w:eastAsia="宋体"/>
          <w:color w:val="auto"/>
          <w:sz w:val="21"/>
          <w:szCs w:val="21"/>
        </w:rPr>
        <w:t>买断式转贴现、</w:t>
      </w:r>
      <w:r>
        <w:rPr>
          <w:rFonts w:ascii="宋体" w:hAnsi="宋体" w:eastAsia="宋体"/>
          <w:color w:val="auto"/>
          <w:sz w:val="21"/>
          <w:szCs w:val="21"/>
        </w:rPr>
        <w:t>以资产逆回购形式对金融机构的融资</w:t>
      </w:r>
      <w:r>
        <w:rPr>
          <w:rFonts w:hint="eastAsia" w:ascii="宋体" w:hAnsi="宋体" w:eastAsia="宋体"/>
          <w:color w:val="auto"/>
          <w:sz w:val="21"/>
          <w:szCs w:val="21"/>
        </w:rPr>
        <w:t>（不含买断式以资产逆回购形式对金融机构的融资</w:t>
      </w:r>
      <w:r>
        <w:rPr>
          <w:rFonts w:ascii="宋体" w:hAnsi="宋体" w:eastAsia="宋体"/>
          <w:color w:val="auto"/>
          <w:sz w:val="21"/>
          <w:szCs w:val="21"/>
        </w:rPr>
        <w:t>）、购买金融机构的债券</w:t>
      </w:r>
      <w:r>
        <w:rPr>
          <w:rFonts w:hint="eastAsia" w:ascii="宋体" w:hAnsi="宋体" w:eastAsia="宋体"/>
          <w:color w:val="auto"/>
          <w:sz w:val="21"/>
          <w:szCs w:val="21"/>
        </w:rPr>
        <w:t>、证券公司股票质押贷款</w:t>
      </w:r>
      <w:r>
        <w:rPr>
          <w:rFonts w:ascii="宋体" w:hAnsi="宋体" w:eastAsia="宋体"/>
          <w:color w:val="auto"/>
          <w:sz w:val="21"/>
          <w:szCs w:val="21"/>
        </w:rPr>
        <w:t>及其他形式对金融机构的债权。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[7.1</w:t>
      </w:r>
      <w:r>
        <w:rPr>
          <w:rFonts w:hint="eastAsia" w:ascii="宋体" w:hAnsi="宋体" w:eastAsia="宋体"/>
          <w:color w:val="auto"/>
          <w:sz w:val="21"/>
          <w:szCs w:val="21"/>
        </w:rPr>
        <w:t>对境内商业银行的风险暴露</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是指填报机构对</w:t>
      </w:r>
      <w:r>
        <w:rPr>
          <w:rFonts w:hint="eastAsia" w:ascii="宋体" w:hAnsi="宋体" w:eastAsia="宋体"/>
          <w:color w:val="auto"/>
          <w:sz w:val="21"/>
          <w:szCs w:val="21"/>
        </w:rPr>
        <w:t>在中华人民共和国境内设立的商业银行的债权，包括对我国农村合作银行、村镇银行、农村信用合作社的债权。</w:t>
      </w:r>
    </w:p>
    <w:p>
      <w:pPr>
        <w:pStyle w:val="35"/>
        <w:ind w:firstLine="420"/>
        <w:jc w:val="both"/>
        <w:rPr>
          <w:rFonts w:hint="default" w:ascii="宋体" w:hAnsi="宋体" w:eastAsia="宋体"/>
          <w:color w:val="auto"/>
          <w:sz w:val="21"/>
          <w:szCs w:val="21"/>
          <w:lang w:val="en-US" w:eastAsia="zh-CN"/>
        </w:rPr>
      </w:pPr>
      <w:r>
        <w:rPr>
          <w:rFonts w:ascii="宋体" w:hAnsi="宋体" w:eastAsia="宋体"/>
          <w:color w:val="auto"/>
          <w:sz w:val="21"/>
          <w:szCs w:val="21"/>
        </w:rPr>
        <w:t>[7.1.1</w:t>
      </w:r>
      <w:r>
        <w:rPr>
          <w:rFonts w:hint="eastAsia" w:ascii="宋体" w:hAnsi="宋体" w:eastAsia="宋体"/>
          <w:color w:val="auto"/>
          <w:sz w:val="21"/>
          <w:szCs w:val="21"/>
        </w:rPr>
        <w:t>对A+级商业银行的风险暴露</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7.</w:t>
      </w:r>
      <w:r>
        <w:rPr>
          <w:rFonts w:ascii="宋体" w:hAnsi="宋体" w:eastAsia="宋体"/>
          <w:color w:val="auto"/>
          <w:sz w:val="21"/>
          <w:szCs w:val="21"/>
        </w:rPr>
        <w:t>1</w:t>
      </w:r>
      <w:r>
        <w:rPr>
          <w:rFonts w:hint="eastAsia" w:ascii="宋体" w:hAnsi="宋体" w:eastAsia="宋体"/>
          <w:color w:val="auto"/>
          <w:sz w:val="21"/>
          <w:szCs w:val="21"/>
        </w:rPr>
        <w:t>.4对C级商业银行的风险暴露</w:t>
      </w:r>
      <w:r>
        <w:rPr>
          <w:rFonts w:ascii="宋体" w:hAnsi="宋体" w:eastAsia="宋体"/>
          <w:color w:val="auto"/>
          <w:sz w:val="21"/>
          <w:szCs w:val="21"/>
        </w:rPr>
        <w:t>]</w:t>
      </w:r>
      <w:r>
        <w:rPr>
          <w:rFonts w:hint="eastAsia" w:ascii="宋体" w:hAnsi="宋体" w:eastAsia="宋体"/>
          <w:color w:val="auto"/>
          <w:sz w:val="21"/>
          <w:szCs w:val="21"/>
        </w:rPr>
        <w:t>：是指填报机构对我国境内注册的商业银行的债权。填报机构应根据《办法》附件2规定的商业银行标准信用风险评估结果、业务原始期限和跨境货物贸易特征进行填报。</w:t>
      </w:r>
      <w:r>
        <w:rPr>
          <w:rFonts w:hint="eastAsia" w:ascii="宋体" w:hAnsi="宋体" w:eastAsia="宋体"/>
          <w:color w:val="auto"/>
          <w:sz w:val="21"/>
          <w:szCs w:val="21"/>
          <w:lang w:eastAsia="zh-CN"/>
        </w:rPr>
        <w:t>其中，商业银行应满足的各项资本或杠杆率要求均为合并口径下的要求。</w:t>
      </w:r>
    </w:p>
    <w:p>
      <w:pPr>
        <w:spacing w:line="480" w:lineRule="exact"/>
        <w:ind w:firstLine="420" w:firstLineChars="200"/>
        <w:rPr>
          <w:rFonts w:hint="eastAsia" w:ascii="宋体" w:hAnsi="宋体" w:eastAsia="宋体"/>
          <w:szCs w:val="21"/>
          <w:lang w:val="en-GB" w:eastAsia="zh-CN"/>
        </w:rPr>
      </w:pPr>
      <w:r>
        <w:rPr>
          <w:rFonts w:hint="eastAsia" w:ascii="宋体" w:hAnsi="宋体"/>
          <w:szCs w:val="21"/>
        </w:rPr>
        <w:t>[</w:t>
      </w:r>
      <w:r>
        <w:rPr>
          <w:rFonts w:ascii="宋体" w:hAnsi="宋体"/>
          <w:szCs w:val="21"/>
        </w:rPr>
        <w:t>7.1.5</w:t>
      </w:r>
      <w:r>
        <w:rPr>
          <w:rFonts w:hint="eastAsia" w:ascii="宋体" w:hAnsi="宋体"/>
          <w:szCs w:val="21"/>
        </w:rPr>
        <w:t>其他（仅用于并表填报）</w:t>
      </w:r>
      <w:r>
        <w:rPr>
          <w:rFonts w:ascii="宋体" w:hAnsi="宋体"/>
          <w:szCs w:val="21"/>
        </w:rPr>
        <w:t>]</w:t>
      </w:r>
      <w:r>
        <w:rPr>
          <w:rFonts w:hint="eastAsia" w:ascii="宋体" w:hAnsi="宋体"/>
          <w:szCs w:val="21"/>
        </w:rPr>
        <w:t>：是指采用简化资本并表处理方式时，第二档</w:t>
      </w:r>
      <w:r>
        <w:rPr>
          <w:rFonts w:hint="eastAsia" w:ascii="宋体" w:hAnsi="宋体"/>
          <w:szCs w:val="21"/>
          <w:lang w:eastAsia="zh-CN"/>
        </w:rPr>
        <w:t>附属机构</w:t>
      </w:r>
      <w:r>
        <w:rPr>
          <w:rFonts w:hint="eastAsia" w:ascii="宋体" w:hAnsi="宋体"/>
          <w:szCs w:val="21"/>
        </w:rPr>
        <w:t>及第三档</w:t>
      </w:r>
      <w:r>
        <w:rPr>
          <w:rFonts w:hint="eastAsia" w:ascii="宋体" w:hAnsi="宋体"/>
          <w:szCs w:val="21"/>
          <w:lang w:eastAsia="zh-CN"/>
        </w:rPr>
        <w:t>附属机构</w:t>
      </w:r>
      <w:r>
        <w:rPr>
          <w:rFonts w:hint="eastAsia" w:ascii="宋体" w:hAnsi="宋体"/>
          <w:szCs w:val="21"/>
        </w:rPr>
        <w:t>对在中华人民共和国境内设立的商业银行的债权，包括对我国农村合作银行、村镇银行、农村信用社的债权</w:t>
      </w:r>
      <w:r>
        <w:rPr>
          <w:rFonts w:hint="eastAsia" w:ascii="宋体" w:hAnsi="宋体"/>
          <w:szCs w:val="21"/>
          <w:lang w:eastAsia="zh-CN"/>
        </w:rPr>
        <w:t>（含第三档附属村镇银行对其主发起行，农村信用社（含农村商业银行、农村合作银行）对农村信用社省级机构的债权）</w:t>
      </w:r>
      <w:r>
        <w:rPr>
          <w:rFonts w:hint="eastAsia" w:ascii="宋体" w:hAnsi="宋体"/>
          <w:color w:val="auto"/>
          <w:sz w:val="21"/>
          <w:szCs w:val="21"/>
          <w:lang w:eastAsia="zh-CN"/>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[7.2</w:t>
      </w:r>
      <w:r>
        <w:rPr>
          <w:rFonts w:hint="eastAsia" w:ascii="宋体" w:hAnsi="宋体" w:eastAsia="宋体"/>
          <w:color w:val="auto"/>
          <w:sz w:val="21"/>
          <w:szCs w:val="21"/>
        </w:rPr>
        <w:t>对境外商业银行的风险暴露</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是指填报机构对</w:t>
      </w:r>
      <w:r>
        <w:rPr>
          <w:rFonts w:hint="eastAsia" w:ascii="宋体" w:hAnsi="宋体" w:eastAsia="宋体"/>
          <w:color w:val="auto"/>
          <w:sz w:val="21"/>
          <w:szCs w:val="21"/>
        </w:rPr>
        <w:t>在中华人民共和国境外注册并经所在国家或者地区金融监管当局批准的存款类金融机构的债权。填报机构对境外商业银行风险暴露的风险权重，应不低于其注册地所在国家或地区的主权风险暴露对应的风险权重，其中原始期限三个月（含）以内，</w:t>
      </w:r>
      <w:r>
        <w:rPr>
          <w:rFonts w:ascii="宋体" w:hAnsi="宋体" w:eastAsia="宋体"/>
          <w:color w:val="auto"/>
          <w:sz w:val="21"/>
          <w:szCs w:val="21"/>
        </w:rPr>
        <w:t>或因</w:t>
      </w:r>
      <w:r>
        <w:rPr>
          <w:rFonts w:hint="eastAsia" w:ascii="宋体" w:hAnsi="宋体" w:eastAsia="宋体"/>
          <w:color w:val="auto"/>
          <w:sz w:val="21"/>
          <w:szCs w:val="21"/>
        </w:rPr>
        <w:t>跨境货物贸易而产生的原始期限六个月（含）以内风险暴露，不受上述底线约束。</w:t>
      </w:r>
    </w:p>
    <w:p>
      <w:pPr>
        <w:pStyle w:val="35"/>
        <w:widowControl w:val="0"/>
        <w:ind w:firstLine="420"/>
        <w:jc w:val="both"/>
        <w:rPr>
          <w:rFonts w:ascii="宋体" w:hAnsi="宋体" w:eastAsia="宋体"/>
          <w:color w:val="auto"/>
          <w:sz w:val="21"/>
          <w:szCs w:val="21"/>
        </w:rPr>
      </w:pPr>
      <w:r>
        <w:rPr>
          <w:rFonts w:ascii="宋体" w:hAnsi="宋体" w:eastAsia="宋体"/>
          <w:color w:val="auto"/>
          <w:sz w:val="21"/>
          <w:szCs w:val="21"/>
        </w:rPr>
        <w:t>[7.2.1</w:t>
      </w:r>
      <w:r>
        <w:rPr>
          <w:rFonts w:hint="eastAsia" w:ascii="宋体" w:hAnsi="宋体" w:eastAsia="宋体"/>
          <w:color w:val="auto"/>
          <w:sz w:val="21"/>
          <w:szCs w:val="21"/>
        </w:rPr>
        <w:t>对A+级商业银行的风险暴露</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7.</w:t>
      </w:r>
      <w:r>
        <w:rPr>
          <w:rFonts w:ascii="宋体" w:hAnsi="宋体" w:eastAsia="宋体"/>
          <w:color w:val="auto"/>
          <w:sz w:val="21"/>
          <w:szCs w:val="21"/>
        </w:rPr>
        <w:t>2</w:t>
      </w:r>
      <w:r>
        <w:rPr>
          <w:rFonts w:hint="eastAsia" w:ascii="宋体" w:hAnsi="宋体" w:eastAsia="宋体"/>
          <w:color w:val="auto"/>
          <w:sz w:val="21"/>
          <w:szCs w:val="21"/>
        </w:rPr>
        <w:t>.4对C级商业银行的风险暴露</w:t>
      </w:r>
      <w:r>
        <w:rPr>
          <w:rFonts w:ascii="宋体" w:hAnsi="宋体" w:eastAsia="宋体"/>
          <w:color w:val="auto"/>
          <w:sz w:val="21"/>
          <w:szCs w:val="21"/>
        </w:rPr>
        <w:t>]</w:t>
      </w:r>
      <w:r>
        <w:rPr>
          <w:rFonts w:hint="eastAsia" w:ascii="宋体" w:hAnsi="宋体" w:eastAsia="宋体"/>
          <w:color w:val="auto"/>
          <w:sz w:val="21"/>
          <w:szCs w:val="21"/>
        </w:rPr>
        <w:t>：是指填报机构对境外注册的商业银行的债权。填报机构应根据《办法》附件2规定的商业银行标准信用风险评估结果、业务原始期限、跨境货物贸易特征及所在国家主权风险权重进行填报。</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例如：注册在境外的某商业银行，所在国外部评级为未评级（主权适用1</w:t>
      </w:r>
      <w:r>
        <w:rPr>
          <w:rFonts w:ascii="宋体" w:hAnsi="宋体" w:eastAsia="宋体"/>
          <w:color w:val="auto"/>
          <w:sz w:val="21"/>
          <w:szCs w:val="21"/>
        </w:rPr>
        <w:t>00%</w:t>
      </w:r>
      <w:r>
        <w:rPr>
          <w:rFonts w:hint="eastAsia" w:ascii="宋体" w:hAnsi="宋体" w:eastAsia="宋体"/>
          <w:color w:val="auto"/>
          <w:sz w:val="21"/>
          <w:szCs w:val="21"/>
        </w:rPr>
        <w:t>的风险权重），根据办法附件2的标准，该商业银行的标准信用评估等级为A级，对该银行的原始期限三个月（含）以内，</w:t>
      </w:r>
      <w:r>
        <w:rPr>
          <w:rFonts w:ascii="宋体" w:hAnsi="宋体" w:eastAsia="宋体"/>
          <w:color w:val="auto"/>
          <w:sz w:val="21"/>
          <w:szCs w:val="21"/>
        </w:rPr>
        <w:t>或因</w:t>
      </w:r>
      <w:r>
        <w:rPr>
          <w:rFonts w:hint="eastAsia" w:ascii="宋体" w:hAnsi="宋体" w:eastAsia="宋体"/>
          <w:color w:val="auto"/>
          <w:sz w:val="21"/>
          <w:szCs w:val="21"/>
        </w:rPr>
        <w:t>跨境货物贸易而产生的原始期限六个月（含）以内的风险暴露填报在[7.2.2.1对A级商业银行原始期限三个月以内（含），或因跨境商品贸易而产生的原始期限六个月以内（含）的风险暴露</w:t>
      </w:r>
      <w:r>
        <w:rPr>
          <w:rFonts w:ascii="宋体" w:hAnsi="宋体" w:eastAsia="宋体"/>
          <w:color w:val="auto"/>
          <w:sz w:val="21"/>
          <w:szCs w:val="21"/>
        </w:rPr>
        <w:t>]</w:t>
      </w:r>
      <w:r>
        <w:rPr>
          <w:rFonts w:hint="eastAsia" w:ascii="宋体" w:hAnsi="宋体" w:eastAsia="宋体"/>
          <w:color w:val="auto"/>
          <w:sz w:val="21"/>
          <w:szCs w:val="21"/>
        </w:rPr>
        <w:t>（20%）中</w:t>
      </w:r>
      <w:r>
        <w:rPr>
          <w:rFonts w:ascii="宋体" w:hAnsi="宋体" w:eastAsia="宋体"/>
          <w:color w:val="auto"/>
          <w:sz w:val="21"/>
          <w:szCs w:val="21"/>
        </w:rPr>
        <w:t>,</w:t>
      </w:r>
      <w:r>
        <w:rPr>
          <w:rFonts w:hint="eastAsia" w:ascii="宋体" w:hAnsi="宋体" w:eastAsia="宋体"/>
          <w:color w:val="auto"/>
          <w:sz w:val="21"/>
          <w:szCs w:val="21"/>
        </w:rPr>
        <w:t>但对该银行的其他风险暴露应填报在[7.2.2.4对A级商业银行的其他风险暴露</w:t>
      </w:r>
      <w:r>
        <w:rPr>
          <w:rFonts w:ascii="宋体" w:hAnsi="宋体" w:eastAsia="宋体"/>
          <w:color w:val="auto"/>
          <w:sz w:val="21"/>
          <w:szCs w:val="21"/>
        </w:rPr>
        <w:t>]</w:t>
      </w:r>
      <w:r>
        <w:rPr>
          <w:rFonts w:hint="eastAsia" w:ascii="宋体" w:hAnsi="宋体" w:eastAsia="宋体"/>
          <w:color w:val="auto"/>
          <w:sz w:val="21"/>
          <w:szCs w:val="21"/>
        </w:rPr>
        <w:t>（100%）中。</w:t>
      </w:r>
    </w:p>
    <w:p>
      <w:pPr>
        <w:spacing w:line="480" w:lineRule="exact"/>
        <w:ind w:firstLine="420" w:firstLineChars="200"/>
        <w:rPr>
          <w:rFonts w:ascii="宋体" w:hAnsi="宋体"/>
          <w:szCs w:val="21"/>
        </w:rPr>
      </w:pPr>
      <w:r>
        <w:rPr>
          <w:rFonts w:hint="eastAsia" w:ascii="宋体" w:hAnsi="宋体"/>
          <w:szCs w:val="21"/>
        </w:rPr>
        <w:t>[</w:t>
      </w:r>
      <w:r>
        <w:rPr>
          <w:rFonts w:ascii="宋体" w:hAnsi="宋体"/>
          <w:szCs w:val="21"/>
        </w:rPr>
        <w:t>7.2.5</w:t>
      </w:r>
      <w:r>
        <w:rPr>
          <w:rFonts w:hint="eastAsia" w:ascii="宋体" w:hAnsi="宋体"/>
          <w:szCs w:val="21"/>
        </w:rPr>
        <w:t>其他（仅用于并表填报）</w:t>
      </w:r>
      <w:r>
        <w:rPr>
          <w:rFonts w:ascii="宋体" w:hAnsi="宋体"/>
          <w:szCs w:val="21"/>
        </w:rPr>
        <w:t>]</w:t>
      </w:r>
      <w:r>
        <w:rPr>
          <w:rFonts w:hint="eastAsia" w:ascii="宋体" w:hAnsi="宋体"/>
          <w:szCs w:val="21"/>
        </w:rPr>
        <w:t>：是指过渡期内采用简化资本并表处理方式时，第二档</w:t>
      </w:r>
      <w:r>
        <w:rPr>
          <w:rFonts w:hint="eastAsia" w:ascii="宋体" w:hAnsi="宋体"/>
          <w:szCs w:val="21"/>
          <w:lang w:eastAsia="zh-CN"/>
        </w:rPr>
        <w:t>附属机构</w:t>
      </w:r>
      <w:r>
        <w:rPr>
          <w:rFonts w:ascii="宋体" w:hAnsi="宋体"/>
          <w:szCs w:val="21"/>
        </w:rPr>
        <w:t>对</w:t>
      </w:r>
      <w:r>
        <w:rPr>
          <w:rFonts w:hint="eastAsia" w:ascii="宋体" w:hAnsi="宋体"/>
          <w:szCs w:val="21"/>
        </w:rPr>
        <w:t>在中华人民共和国境外注册并经所在国家或者地区金融监管当局批准的存款类金融机构的债权。</w:t>
      </w:r>
    </w:p>
    <w:p>
      <w:pPr>
        <w:spacing w:line="480" w:lineRule="exact"/>
        <w:ind w:firstLine="420" w:firstLineChars="200"/>
        <w:rPr>
          <w:rFonts w:ascii="宋体" w:hAnsi="宋体"/>
          <w:szCs w:val="21"/>
        </w:rPr>
      </w:pPr>
      <w:r>
        <w:rPr>
          <w:rFonts w:ascii="宋体" w:hAnsi="宋体"/>
          <w:kern w:val="0"/>
          <w:szCs w:val="21"/>
        </w:rPr>
        <w:t>[7.</w:t>
      </w:r>
      <w:r>
        <w:rPr>
          <w:rFonts w:hint="eastAsia" w:ascii="宋体" w:hAnsi="宋体"/>
          <w:kern w:val="0"/>
          <w:szCs w:val="21"/>
        </w:rPr>
        <w:t>3</w:t>
      </w:r>
      <w:r>
        <w:rPr>
          <w:rFonts w:ascii="宋体" w:hAnsi="宋体"/>
          <w:kern w:val="0"/>
          <w:szCs w:val="21"/>
        </w:rPr>
        <w:t>对</w:t>
      </w:r>
      <w:r>
        <w:rPr>
          <w:rFonts w:hint="eastAsia" w:ascii="宋体" w:hAnsi="宋体"/>
          <w:kern w:val="0"/>
          <w:szCs w:val="21"/>
        </w:rPr>
        <w:t>境内外</w:t>
      </w:r>
      <w:r>
        <w:rPr>
          <w:rFonts w:ascii="宋体" w:hAnsi="宋体"/>
          <w:kern w:val="0"/>
          <w:szCs w:val="21"/>
        </w:rPr>
        <w:t>其他金融机构的</w:t>
      </w:r>
      <w:r>
        <w:rPr>
          <w:rFonts w:hint="eastAsia" w:ascii="宋体" w:hAnsi="宋体"/>
          <w:kern w:val="0"/>
          <w:szCs w:val="21"/>
        </w:rPr>
        <w:t>风险暴露</w:t>
      </w:r>
      <w:r>
        <w:rPr>
          <w:rFonts w:ascii="宋体" w:hAnsi="宋体"/>
          <w:kern w:val="0"/>
          <w:szCs w:val="21"/>
        </w:rPr>
        <w:t>]：是指填报机构持有的</w:t>
      </w:r>
      <w:r>
        <w:rPr>
          <w:rFonts w:hint="eastAsia" w:ascii="宋体" w:hAnsi="宋体"/>
          <w:kern w:val="0"/>
          <w:szCs w:val="21"/>
        </w:rPr>
        <w:t>境内外</w:t>
      </w:r>
      <w:r>
        <w:rPr>
          <w:rFonts w:ascii="宋体" w:hAnsi="宋体"/>
          <w:kern w:val="0"/>
          <w:szCs w:val="21"/>
        </w:rPr>
        <w:t>其他金融机构的债权</w:t>
      </w:r>
      <w:r>
        <w:rPr>
          <w:rFonts w:hint="eastAsia" w:ascii="宋体" w:hAnsi="宋体"/>
          <w:kern w:val="0"/>
          <w:szCs w:val="21"/>
        </w:rPr>
        <w:t>。包括由金融监管部门批准设立的证券公司、保险公司、保险资产管理公司、金融资产管理公司、信托公司、企业集团财务公司、金融租赁公司、汽车金融公司、货币经纪公司、消费金融公司、基金公司、理财公司、金融资产投资公司、金融控股公司以及其他受金融监管部门监管的机构。</w:t>
      </w:r>
      <w:r>
        <w:rPr>
          <w:rFonts w:hint="eastAsia" w:ascii="宋体" w:hAnsi="宋体"/>
          <w:szCs w:val="21"/>
        </w:rPr>
        <w:t>对我国银联的债权也填报在本项目中</w:t>
      </w:r>
      <w:r>
        <w:rPr>
          <w:rFonts w:ascii="宋体" w:hAnsi="宋体"/>
          <w:szCs w:val="21"/>
        </w:rPr>
        <w:t>。</w:t>
      </w:r>
    </w:p>
    <w:p>
      <w:pPr>
        <w:spacing w:line="480" w:lineRule="exact"/>
        <w:ind w:firstLine="420" w:firstLineChars="200"/>
        <w:rPr>
          <w:rFonts w:hint="eastAsia" w:ascii="宋体" w:hAnsi="宋体" w:eastAsia="宋体"/>
          <w:szCs w:val="21"/>
          <w:lang w:eastAsia="zh-CN"/>
        </w:rPr>
      </w:pPr>
      <w:r>
        <w:rPr>
          <w:rFonts w:ascii="宋体" w:hAnsi="宋体"/>
          <w:szCs w:val="21"/>
        </w:rPr>
        <w:t>[7.</w:t>
      </w:r>
      <w:r>
        <w:rPr>
          <w:rFonts w:hint="eastAsia" w:ascii="宋体" w:hAnsi="宋体"/>
          <w:szCs w:val="21"/>
        </w:rPr>
        <w:t>3.</w:t>
      </w:r>
      <w:r>
        <w:rPr>
          <w:rFonts w:ascii="宋体" w:hAnsi="宋体"/>
          <w:szCs w:val="21"/>
        </w:rPr>
        <w:t>1</w:t>
      </w:r>
      <w:r>
        <w:rPr>
          <w:rFonts w:hint="eastAsia" w:ascii="宋体" w:hAnsi="宋体"/>
          <w:szCs w:val="21"/>
        </w:rPr>
        <w:t>对投资级其他金融机构的风险暴露</w:t>
      </w:r>
      <w:r>
        <w:rPr>
          <w:rFonts w:ascii="宋体" w:hAnsi="宋体"/>
          <w:szCs w:val="21"/>
        </w:rPr>
        <w:t>]：是指填报机构</w:t>
      </w:r>
      <w:r>
        <w:rPr>
          <w:rFonts w:hint="eastAsia" w:ascii="宋体" w:hAnsi="宋体"/>
          <w:szCs w:val="21"/>
        </w:rPr>
        <w:t>对投资级其他金融机构的债权。投资级其他金融机构是指即使在不利的经济周期和商业环境下，仍具备充足偿债能力的其他金融机构，认定标准见《办法》附件</w:t>
      </w:r>
      <w:r>
        <w:rPr>
          <w:rFonts w:ascii="宋体" w:hAnsi="宋体"/>
          <w:szCs w:val="21"/>
        </w:rPr>
        <w:t>2</w:t>
      </w:r>
      <w:r>
        <w:rPr>
          <w:rFonts w:hint="eastAsia" w:ascii="宋体" w:hAnsi="宋体"/>
          <w:szCs w:val="21"/>
        </w:rPr>
        <w:t>。其中，“对外担保规模处于合理水平”是指其他金融机构最新一期对外担保余额</w:t>
      </w:r>
      <w:r>
        <w:rPr>
          <w:rFonts w:ascii="宋体" w:hAnsi="宋体"/>
          <w:szCs w:val="21"/>
        </w:rPr>
        <w:t>/</w:t>
      </w:r>
      <w:r>
        <w:rPr>
          <w:rFonts w:hint="eastAsia" w:ascii="宋体" w:hAnsi="宋体"/>
          <w:szCs w:val="21"/>
        </w:rPr>
        <w:t>净资产（法人口径）不超过3</w:t>
      </w:r>
      <w:r>
        <w:rPr>
          <w:rFonts w:ascii="宋体" w:hAnsi="宋体"/>
          <w:szCs w:val="21"/>
        </w:rPr>
        <w:t>0%</w:t>
      </w:r>
      <w:r>
        <w:rPr>
          <w:rFonts w:hint="eastAsia" w:ascii="宋体" w:hAnsi="宋体"/>
          <w:szCs w:val="21"/>
        </w:rPr>
        <w:t>，最新一期对外担保余额/净资产（合并口径）不超过2</w:t>
      </w:r>
      <w:r>
        <w:rPr>
          <w:rFonts w:ascii="宋体" w:hAnsi="宋体"/>
          <w:szCs w:val="21"/>
        </w:rPr>
        <w:t>5%</w:t>
      </w:r>
      <w:r>
        <w:rPr>
          <w:rFonts w:hint="eastAsia" w:ascii="宋体" w:hAnsi="宋体"/>
          <w:szCs w:val="21"/>
        </w:rPr>
        <w:t>；</w:t>
      </w:r>
      <w:r>
        <w:rPr>
          <w:rFonts w:hint="eastAsia" w:ascii="宋体" w:hAnsi="宋体"/>
          <w:szCs w:val="21"/>
          <w:lang w:eastAsia="zh-CN"/>
        </w:rPr>
        <w:t>“归属母公司普通股东综合收益总额（合并口径）、综合收益总额（法人口径）均大于0”是指最新一期归属于母公司普通股东综合收益满足此项要求</w:t>
      </w:r>
      <w:r>
        <w:rPr>
          <w:rFonts w:hint="eastAsia" w:ascii="宋体" w:hAnsi="宋体"/>
          <w:szCs w:val="21"/>
        </w:rPr>
        <w:t>；“上一会计年度末资产负债率原则上不高于70%”</w:t>
      </w:r>
      <w:r>
        <w:rPr>
          <w:rFonts w:hint="eastAsia" w:ascii="宋体" w:hAnsi="宋体"/>
          <w:szCs w:val="21"/>
          <w:lang w:eastAsia="zh-CN"/>
        </w:rPr>
        <w:t>，</w:t>
      </w:r>
      <w:r>
        <w:rPr>
          <w:rFonts w:hint="eastAsia" w:ascii="宋体" w:hAnsi="宋体"/>
          <w:szCs w:val="21"/>
        </w:rPr>
        <w:t>金融业上一会计年度末资产负债率</w:t>
      </w:r>
      <w:r>
        <w:rPr>
          <w:rFonts w:hint="eastAsia" w:ascii="宋体" w:hAnsi="宋体"/>
          <w:szCs w:val="21"/>
          <w:highlight w:val="none"/>
          <w:lang w:eastAsia="zh-CN"/>
        </w:rPr>
        <w:t>（合并口径）</w:t>
      </w:r>
      <w:r>
        <w:rPr>
          <w:rFonts w:hint="eastAsia" w:ascii="宋体" w:hAnsi="宋体"/>
          <w:szCs w:val="21"/>
        </w:rPr>
        <w:t>可不高于</w:t>
      </w:r>
      <w:r>
        <w:rPr>
          <w:rFonts w:ascii="宋体" w:hAnsi="宋体"/>
          <w:szCs w:val="21"/>
        </w:rPr>
        <w:t>95%</w:t>
      </w:r>
      <w:r>
        <w:rPr>
          <w:rFonts w:hint="eastAsia" w:ascii="宋体" w:hAnsi="宋体"/>
          <w:szCs w:val="21"/>
        </w:rPr>
        <w:t>。</w:t>
      </w:r>
    </w:p>
    <w:p>
      <w:pPr>
        <w:spacing w:line="480" w:lineRule="exact"/>
        <w:ind w:firstLine="420" w:firstLineChars="200"/>
        <w:rPr>
          <w:rFonts w:ascii="宋体" w:hAnsi="宋体"/>
          <w:szCs w:val="21"/>
        </w:rPr>
      </w:pPr>
      <w:r>
        <w:rPr>
          <w:rFonts w:ascii="宋体" w:hAnsi="宋体"/>
          <w:szCs w:val="21"/>
        </w:rPr>
        <w:t>[7.</w:t>
      </w:r>
      <w:r>
        <w:rPr>
          <w:rFonts w:hint="eastAsia" w:ascii="宋体" w:hAnsi="宋体"/>
          <w:szCs w:val="21"/>
        </w:rPr>
        <w:t>3.</w:t>
      </w:r>
      <w:r>
        <w:rPr>
          <w:rFonts w:ascii="宋体" w:hAnsi="宋体"/>
          <w:szCs w:val="21"/>
        </w:rPr>
        <w:t>2</w:t>
      </w:r>
      <w:r>
        <w:rPr>
          <w:rFonts w:hint="eastAsia" w:ascii="宋体" w:hAnsi="宋体"/>
          <w:szCs w:val="21"/>
        </w:rPr>
        <w:t>对一般其他金融机构的风险暴露</w:t>
      </w:r>
      <w:r>
        <w:rPr>
          <w:rFonts w:ascii="宋体" w:hAnsi="宋体"/>
          <w:szCs w:val="21"/>
        </w:rPr>
        <w:t>]：是指填报机构</w:t>
      </w:r>
      <w:r>
        <w:rPr>
          <w:rFonts w:hint="eastAsia" w:ascii="宋体" w:hAnsi="宋体"/>
          <w:szCs w:val="21"/>
        </w:rPr>
        <w:t>对投资级其他金融机构</w:t>
      </w:r>
      <w:r>
        <w:rPr>
          <w:rFonts w:ascii="宋体" w:hAnsi="宋体"/>
          <w:szCs w:val="21"/>
        </w:rPr>
        <w:t>之外</w:t>
      </w:r>
      <w:r>
        <w:rPr>
          <w:rFonts w:hint="eastAsia" w:ascii="宋体" w:hAnsi="宋体"/>
          <w:szCs w:val="21"/>
        </w:rPr>
        <w:t>的一般其他金融机构的债权。</w:t>
      </w:r>
    </w:p>
    <w:p>
      <w:pPr>
        <w:pStyle w:val="35"/>
        <w:ind w:firstLine="420"/>
        <w:jc w:val="both"/>
        <w:rPr>
          <w:rFonts w:ascii="宋体" w:hAnsi="宋体" w:eastAsia="宋体"/>
          <w:color w:val="auto"/>
          <w:sz w:val="21"/>
          <w:szCs w:val="21"/>
          <w:lang w:val="en-GB"/>
        </w:rPr>
      </w:pPr>
      <w:r>
        <w:rPr>
          <w:rFonts w:hint="eastAsia" w:ascii="宋体" w:hAnsi="宋体" w:eastAsia="宋体"/>
          <w:color w:val="auto"/>
          <w:sz w:val="21"/>
          <w:szCs w:val="21"/>
        </w:rPr>
        <w:t>[</w:t>
      </w:r>
      <w:r>
        <w:rPr>
          <w:rFonts w:ascii="宋体" w:hAnsi="宋体" w:eastAsia="宋体"/>
          <w:color w:val="auto"/>
          <w:sz w:val="21"/>
          <w:szCs w:val="21"/>
        </w:rPr>
        <w:t>7.3.3</w:t>
      </w:r>
      <w:r>
        <w:rPr>
          <w:rFonts w:hint="eastAsia" w:ascii="宋体" w:hAnsi="宋体" w:eastAsia="宋体"/>
          <w:color w:val="auto"/>
          <w:sz w:val="21"/>
          <w:szCs w:val="21"/>
        </w:rPr>
        <w:t>其他（仅用于并表填报）</w:t>
      </w:r>
      <w:r>
        <w:rPr>
          <w:rFonts w:ascii="宋体" w:hAnsi="宋体" w:eastAsia="宋体"/>
          <w:color w:val="auto"/>
          <w:sz w:val="21"/>
          <w:szCs w:val="21"/>
        </w:rPr>
        <w:t>]</w:t>
      </w:r>
      <w:r>
        <w:rPr>
          <w:rFonts w:hint="eastAsia" w:ascii="宋体" w:hAnsi="宋体" w:eastAsia="宋体"/>
          <w:color w:val="auto"/>
          <w:sz w:val="21"/>
          <w:szCs w:val="21"/>
        </w:rPr>
        <w:t>：是指采用简化资本并表处理方式时，第二档</w:t>
      </w:r>
      <w:r>
        <w:rPr>
          <w:rFonts w:hint="eastAsia" w:ascii="宋体" w:hAnsi="宋体" w:eastAsia="宋体"/>
          <w:color w:val="auto"/>
          <w:sz w:val="21"/>
          <w:szCs w:val="21"/>
          <w:lang w:eastAsia="zh-CN"/>
        </w:rPr>
        <w:t>附属机构</w:t>
      </w:r>
      <w:r>
        <w:rPr>
          <w:rFonts w:hint="eastAsia" w:ascii="宋体" w:hAnsi="宋体" w:eastAsia="宋体"/>
          <w:color w:val="auto"/>
          <w:sz w:val="21"/>
          <w:szCs w:val="21"/>
        </w:rPr>
        <w:t>持有的境内外其他金融机构的债权，以及第三档</w:t>
      </w:r>
      <w:r>
        <w:rPr>
          <w:rFonts w:hint="eastAsia" w:ascii="宋体" w:hAnsi="宋体" w:eastAsia="宋体"/>
          <w:color w:val="auto"/>
          <w:sz w:val="21"/>
          <w:szCs w:val="21"/>
          <w:lang w:eastAsia="zh-CN"/>
        </w:rPr>
        <w:t>附属机构</w:t>
      </w:r>
      <w:r>
        <w:rPr>
          <w:rFonts w:hint="eastAsia" w:ascii="宋体" w:hAnsi="宋体" w:eastAsia="宋体"/>
          <w:color w:val="auto"/>
          <w:sz w:val="21"/>
          <w:szCs w:val="21"/>
        </w:rPr>
        <w:t>持有的境内其他金融机构的债权。</w:t>
      </w:r>
    </w:p>
    <w:p>
      <w:pPr>
        <w:spacing w:line="480" w:lineRule="exact"/>
        <w:ind w:firstLine="420" w:firstLineChars="200"/>
        <w:rPr>
          <w:rFonts w:ascii="宋体" w:hAnsi="宋体"/>
          <w:color w:val="000000"/>
          <w:szCs w:val="21"/>
        </w:rPr>
      </w:pPr>
      <w:r>
        <w:rPr>
          <w:rFonts w:ascii="宋体" w:hAnsi="宋体"/>
          <w:szCs w:val="21"/>
        </w:rPr>
        <w:t>[8.</w:t>
      </w:r>
      <w:r>
        <w:rPr>
          <w:rFonts w:hint="eastAsia" w:ascii="宋体" w:hAnsi="宋体"/>
          <w:szCs w:val="21"/>
        </w:rPr>
        <w:t>对公司的风险暴露</w:t>
      </w:r>
      <w:r>
        <w:rPr>
          <w:rFonts w:ascii="宋体" w:hAnsi="宋体"/>
          <w:szCs w:val="21"/>
        </w:rPr>
        <w:t>]：是指填报机构对</w:t>
      </w:r>
      <w:r>
        <w:rPr>
          <w:rFonts w:hint="eastAsia" w:ascii="宋体" w:hAnsi="宋体"/>
          <w:szCs w:val="21"/>
        </w:rPr>
        <w:t>公司、合伙制企业和独资企业及其他非自然人</w:t>
      </w:r>
      <w:r>
        <w:rPr>
          <w:rFonts w:ascii="宋体" w:hAnsi="宋体"/>
          <w:szCs w:val="21"/>
        </w:rPr>
        <w:t>的债权</w:t>
      </w:r>
      <w:r>
        <w:rPr>
          <w:rFonts w:hint="eastAsia" w:ascii="宋体" w:hAnsi="宋体"/>
          <w:szCs w:val="21"/>
        </w:rPr>
        <w:t>（含贴现）</w:t>
      </w:r>
      <w:r>
        <w:rPr>
          <w:rFonts w:ascii="宋体" w:hAnsi="宋体"/>
          <w:szCs w:val="21"/>
        </w:rPr>
        <w:t>。</w:t>
      </w:r>
      <w:r>
        <w:rPr>
          <w:rFonts w:hint="eastAsia" w:ascii="宋体" w:hAnsi="宋体"/>
          <w:szCs w:val="21"/>
        </w:rPr>
        <w:t>包括对政府投资、注资的公共企事业单位、机关团体以及学校、部队</w:t>
      </w:r>
      <w:bookmarkStart w:id="6" w:name="_Hlk108041629"/>
      <w:r>
        <w:rPr>
          <w:rFonts w:hint="eastAsia" w:ascii="宋体" w:hAnsi="宋体"/>
          <w:szCs w:val="21"/>
        </w:rPr>
        <w:t>、农民专业合作社、农村集体经济组织</w:t>
      </w:r>
      <w:bookmarkEnd w:id="6"/>
      <w:r>
        <w:rPr>
          <w:rFonts w:hint="eastAsia" w:ascii="宋体" w:hAnsi="宋体"/>
          <w:szCs w:val="21"/>
        </w:rPr>
        <w:t>等的债权，不包括对主权、公共部门实体、多边开发银行、金融机构，以及纳入房地产风险暴露、已违约风险暴露的债权。</w:t>
      </w:r>
      <w:bookmarkStart w:id="7" w:name="_Hlk107836955"/>
      <w:r>
        <w:rPr>
          <w:rFonts w:hint="eastAsia" w:ascii="宋体" w:hAnsi="宋体"/>
          <w:color w:val="000000"/>
          <w:szCs w:val="21"/>
        </w:rPr>
        <w:t>对小额贷款公司、担保公司、租赁公司、无金融许可证的金融租赁公司（视同为一般租赁公司）的债权应纳入本项目填报。</w:t>
      </w:r>
      <w:bookmarkEnd w:id="7"/>
    </w:p>
    <w:p>
      <w:pPr>
        <w:pStyle w:val="35"/>
        <w:ind w:firstLine="420"/>
        <w:jc w:val="both"/>
        <w:rPr>
          <w:rFonts w:ascii="宋体" w:hAnsi="宋体"/>
          <w:szCs w:val="21"/>
        </w:rPr>
      </w:pPr>
      <w:r>
        <w:rPr>
          <w:rFonts w:ascii="宋体" w:hAnsi="宋体" w:eastAsia="宋体"/>
          <w:color w:val="auto"/>
          <w:kern w:val="2"/>
          <w:sz w:val="21"/>
          <w:szCs w:val="21"/>
        </w:rPr>
        <w:t>[8.1</w:t>
      </w:r>
      <w:r>
        <w:rPr>
          <w:rFonts w:hint="eastAsia" w:ascii="宋体" w:hAnsi="宋体" w:eastAsia="宋体"/>
          <w:color w:val="auto"/>
          <w:kern w:val="2"/>
          <w:sz w:val="21"/>
          <w:szCs w:val="21"/>
        </w:rPr>
        <w:t>对一般公司的风险暴露</w:t>
      </w:r>
      <w:r>
        <w:rPr>
          <w:rFonts w:ascii="宋体" w:hAnsi="宋体" w:eastAsia="宋体"/>
          <w:color w:val="auto"/>
          <w:kern w:val="2"/>
          <w:sz w:val="21"/>
          <w:szCs w:val="21"/>
        </w:rPr>
        <w:t>]：</w:t>
      </w:r>
      <w:r>
        <w:rPr>
          <w:rFonts w:hint="eastAsia" w:ascii="宋体" w:hAnsi="宋体" w:eastAsia="宋体"/>
          <w:color w:val="auto"/>
          <w:kern w:val="2"/>
          <w:sz w:val="21"/>
          <w:szCs w:val="21"/>
        </w:rPr>
        <w:t>是指填报机构对专业贷款之外的一般公司的债权。</w:t>
      </w:r>
    </w:p>
    <w:p>
      <w:pPr>
        <w:spacing w:line="440" w:lineRule="exact"/>
        <w:ind w:firstLine="420" w:firstLineChars="200"/>
        <w:rPr>
          <w:rFonts w:ascii="宋体" w:hAnsi="宋体"/>
          <w:kern w:val="0"/>
          <w:szCs w:val="21"/>
        </w:rPr>
      </w:pPr>
      <w:r>
        <w:rPr>
          <w:rFonts w:ascii="宋体" w:hAnsi="宋体"/>
          <w:szCs w:val="21"/>
        </w:rPr>
        <w:t>[</w:t>
      </w:r>
      <w:r>
        <w:rPr>
          <w:rFonts w:ascii="宋体" w:hAnsi="宋体"/>
          <w:kern w:val="0"/>
          <w:szCs w:val="21"/>
        </w:rPr>
        <w:t>8.1.</w:t>
      </w:r>
      <w:r>
        <w:rPr>
          <w:rFonts w:hint="eastAsia" w:ascii="宋体" w:hAnsi="宋体"/>
          <w:kern w:val="0"/>
          <w:szCs w:val="21"/>
        </w:rPr>
        <w:t>1对小微企业的风险暴露</w:t>
      </w:r>
      <w:r>
        <w:rPr>
          <w:rFonts w:ascii="宋体" w:hAnsi="宋体"/>
          <w:kern w:val="0"/>
          <w:szCs w:val="21"/>
        </w:rPr>
        <w:t>]</w:t>
      </w:r>
      <w:r>
        <w:rPr>
          <w:rFonts w:hint="eastAsia" w:ascii="宋体" w:hAnsi="宋体"/>
          <w:kern w:val="0"/>
          <w:szCs w:val="21"/>
        </w:rPr>
        <w:t>：是指填报机构对小微企业的债权。小微企业是指：企业符合国家相关部门规定的微型和小型企业认定标准；商业银行对单家企业（或企业集团）的风险暴露不超过</w:t>
      </w:r>
      <w:r>
        <w:rPr>
          <w:rFonts w:ascii="宋体" w:hAnsi="宋体"/>
          <w:kern w:val="0"/>
          <w:szCs w:val="21"/>
        </w:rPr>
        <w:t>1000</w:t>
      </w:r>
      <w:r>
        <w:rPr>
          <w:rFonts w:hint="eastAsia" w:ascii="宋体" w:hAnsi="宋体"/>
          <w:kern w:val="0"/>
          <w:szCs w:val="21"/>
        </w:rPr>
        <w:t>万元；商业银行对单家企业（或企业集团）的风险暴露占本行信用风险暴露总额的比例不高于0.5%。其中，风险暴露是指表内外余额（表外为乘以对应的信用转换系数后的金额）与交易对手信用风险暴露之和，但不考虑资产减值准备和风险缓释。</w:t>
      </w:r>
    </w:p>
    <w:p>
      <w:pPr>
        <w:spacing w:line="480" w:lineRule="exact"/>
        <w:ind w:firstLine="420" w:firstLineChars="200"/>
        <w:rPr>
          <w:rFonts w:ascii="宋体" w:hAnsi="宋体"/>
          <w:szCs w:val="21"/>
        </w:rPr>
      </w:pPr>
      <w:r>
        <w:rPr>
          <w:rFonts w:ascii="宋体" w:hAnsi="宋体"/>
          <w:szCs w:val="21"/>
        </w:rPr>
        <w:t>[8.1.</w:t>
      </w:r>
      <w:r>
        <w:rPr>
          <w:rFonts w:hint="eastAsia" w:ascii="宋体" w:hAnsi="宋体"/>
          <w:szCs w:val="21"/>
        </w:rPr>
        <w:t>2对投资级公司的风险暴露</w:t>
      </w:r>
      <w:r>
        <w:rPr>
          <w:rFonts w:ascii="宋体" w:hAnsi="宋体"/>
          <w:szCs w:val="21"/>
        </w:rPr>
        <w:t>]：</w:t>
      </w:r>
      <w:r>
        <w:rPr>
          <w:rFonts w:hint="eastAsia" w:ascii="宋体" w:hAnsi="宋体"/>
          <w:szCs w:val="21"/>
        </w:rPr>
        <w:t>是指填报机构对投资级公司的债权，但不包括对小微企业</w:t>
      </w:r>
      <w:r>
        <w:rPr>
          <w:rFonts w:hint="eastAsia" w:ascii="宋体" w:hAnsi="宋体"/>
          <w:szCs w:val="21"/>
          <w:lang w:eastAsia="zh-CN"/>
        </w:rPr>
        <w:t>、房地产企业和政府融资平台</w:t>
      </w:r>
      <w:r>
        <w:rPr>
          <w:rFonts w:hint="eastAsia" w:ascii="宋体" w:hAnsi="宋体"/>
          <w:szCs w:val="21"/>
        </w:rPr>
        <w:t>的债权。投资级公司是指即使在不利的经济周期和商业环境下，仍具备充足偿债能力的公司，认定标准见《办法》附件</w:t>
      </w:r>
      <w:r>
        <w:rPr>
          <w:rFonts w:ascii="宋体" w:hAnsi="宋体"/>
          <w:szCs w:val="21"/>
        </w:rPr>
        <w:t>2</w:t>
      </w:r>
      <w:r>
        <w:rPr>
          <w:rFonts w:hint="eastAsia" w:ascii="宋体" w:hAnsi="宋体"/>
          <w:szCs w:val="21"/>
        </w:rPr>
        <w:t>。其中，“对外担保规模处于合理水平”是指公司最新一期对外担保余额</w:t>
      </w:r>
      <w:r>
        <w:rPr>
          <w:rFonts w:ascii="宋体" w:hAnsi="宋体"/>
          <w:szCs w:val="21"/>
        </w:rPr>
        <w:t>/</w:t>
      </w:r>
      <w:r>
        <w:rPr>
          <w:rFonts w:hint="eastAsia" w:ascii="宋体" w:hAnsi="宋体"/>
          <w:szCs w:val="21"/>
        </w:rPr>
        <w:t>净资产（法人口径）不超过3</w:t>
      </w:r>
      <w:r>
        <w:rPr>
          <w:rFonts w:ascii="宋体" w:hAnsi="宋体"/>
          <w:szCs w:val="21"/>
        </w:rPr>
        <w:t>0%</w:t>
      </w:r>
      <w:r>
        <w:rPr>
          <w:rFonts w:hint="eastAsia" w:ascii="宋体" w:hAnsi="宋体"/>
          <w:szCs w:val="21"/>
        </w:rPr>
        <w:t>，最新一期对外担保余额/净资产（合并口径）不超过2</w:t>
      </w:r>
      <w:r>
        <w:rPr>
          <w:rFonts w:ascii="宋体" w:hAnsi="宋体"/>
          <w:szCs w:val="21"/>
        </w:rPr>
        <w:t>5%</w:t>
      </w:r>
      <w:r>
        <w:rPr>
          <w:rFonts w:hint="eastAsia" w:ascii="宋体" w:hAnsi="宋体"/>
          <w:szCs w:val="21"/>
        </w:rPr>
        <w:t>；</w:t>
      </w:r>
      <w:r>
        <w:rPr>
          <w:rFonts w:hint="eastAsia" w:ascii="宋体" w:hAnsi="宋体"/>
          <w:szCs w:val="21"/>
          <w:lang w:eastAsia="zh-CN"/>
        </w:rPr>
        <w:t>“归属母公司普通股东综合收益总额（合并口径）、综合收益总额（法人口径）均大于0”是指最新一期归属于母公司普通股东综合收益满足此项要求</w:t>
      </w:r>
      <w:r>
        <w:rPr>
          <w:rFonts w:hint="eastAsia" w:ascii="宋体" w:hAnsi="宋体"/>
          <w:szCs w:val="21"/>
        </w:rPr>
        <w:t>；“上一会计年度末资产负债率原则上不高于70%”是指公司上一会计年度末资产负债率</w:t>
      </w:r>
      <w:ins w:id="3" w:author="陈静" w:date="2024-12-12T15:44:42Z">
        <w:r>
          <w:rPr>
            <w:rFonts w:hint="eastAsia" w:ascii="宋体" w:hAnsi="宋体"/>
            <w:szCs w:val="21"/>
            <w:highlight w:val="yellow"/>
          </w:rPr>
          <w:t>（合并口径）</w:t>
        </w:r>
      </w:ins>
      <w:r>
        <w:rPr>
          <w:rFonts w:hint="eastAsia" w:ascii="宋体" w:hAnsi="宋体"/>
          <w:szCs w:val="21"/>
        </w:rPr>
        <w:t>原则上不高于70%，建筑业上一会计年度末资产负债率</w:t>
      </w:r>
      <w:ins w:id="4" w:author="陈静" w:date="2024-12-12T15:44:58Z">
        <w:r>
          <w:rPr>
            <w:rFonts w:hint="eastAsia" w:ascii="宋体" w:hAnsi="宋体"/>
            <w:szCs w:val="21"/>
            <w:highlight w:val="yellow"/>
          </w:rPr>
          <w:t>（合并口径）</w:t>
        </w:r>
      </w:ins>
      <w:r>
        <w:rPr>
          <w:rFonts w:hint="eastAsia" w:ascii="宋体" w:hAnsi="宋体"/>
          <w:szCs w:val="21"/>
        </w:rPr>
        <w:t>可不高于8</w:t>
      </w:r>
      <w:r>
        <w:rPr>
          <w:rFonts w:ascii="宋体" w:hAnsi="宋体"/>
          <w:szCs w:val="21"/>
        </w:rPr>
        <w:t>0%</w:t>
      </w:r>
      <w:r>
        <w:rPr>
          <w:rFonts w:hint="eastAsia" w:ascii="宋体" w:hAnsi="宋体"/>
          <w:szCs w:val="21"/>
        </w:rPr>
        <w:t>，金融业上一会计年度末资产负债率</w:t>
      </w:r>
      <w:ins w:id="5" w:author="陈静" w:date="2024-12-12T15:45:01Z">
        <w:r>
          <w:rPr>
            <w:rFonts w:hint="eastAsia" w:ascii="宋体" w:hAnsi="宋体"/>
            <w:szCs w:val="21"/>
            <w:highlight w:val="yellow"/>
          </w:rPr>
          <w:t>（合并口径）</w:t>
        </w:r>
      </w:ins>
      <w:r>
        <w:rPr>
          <w:rFonts w:hint="eastAsia" w:ascii="宋体" w:hAnsi="宋体"/>
          <w:szCs w:val="21"/>
        </w:rPr>
        <w:t>可不高于</w:t>
      </w:r>
      <w:r>
        <w:rPr>
          <w:rFonts w:ascii="宋体" w:hAnsi="宋体"/>
          <w:szCs w:val="21"/>
        </w:rPr>
        <w:t>95%</w:t>
      </w:r>
      <w:r>
        <w:rPr>
          <w:rFonts w:hint="eastAsia" w:ascii="宋体" w:hAnsi="宋体"/>
          <w:szCs w:val="21"/>
        </w:rPr>
        <w:t>。</w:t>
      </w:r>
      <w:ins w:id="6" w:author="陈静" w:date="2024-12-12T15:45:41Z">
        <w:r>
          <w:rPr>
            <w:rFonts w:hint="eastAsia" w:ascii="宋体" w:hAnsi="宋体"/>
            <w:szCs w:val="21"/>
            <w:highlight w:val="yellow"/>
            <w:lang w:eastAsia="zh-CN"/>
          </w:rPr>
          <w:t>“上一会计年度末经营活动产生的现金流量净额原则上应大于财务费用”是指上一会计年度末</w:t>
        </w:r>
      </w:ins>
      <w:ins w:id="7" w:author="陈静" w:date="2024-12-12T15:45:41Z">
        <w:r>
          <w:rPr>
            <w:rFonts w:hint="eastAsia" w:ascii="宋体" w:hAnsi="宋体"/>
            <w:szCs w:val="21"/>
            <w:highlight w:val="yellow"/>
          </w:rPr>
          <w:t>合并口径</w:t>
        </w:r>
      </w:ins>
      <w:ins w:id="8" w:author="陈静" w:date="2024-12-12T15:45:41Z">
        <w:r>
          <w:rPr>
            <w:rFonts w:hint="eastAsia" w:ascii="宋体" w:hAnsi="宋体"/>
            <w:szCs w:val="21"/>
            <w:highlight w:val="yellow"/>
            <w:lang w:eastAsia="zh-CN"/>
          </w:rPr>
          <w:t>经营活动产生的现金流量净额原则上应大于财务费用。</w:t>
        </w:r>
      </w:ins>
    </w:p>
    <w:p>
      <w:pPr>
        <w:spacing w:line="480" w:lineRule="exact"/>
        <w:ind w:firstLine="420" w:firstLineChars="200"/>
        <w:rPr>
          <w:rFonts w:ascii="宋体" w:hAnsi="宋体"/>
          <w:kern w:val="0"/>
          <w:szCs w:val="21"/>
        </w:rPr>
      </w:pPr>
      <w:r>
        <w:rPr>
          <w:rFonts w:ascii="宋体" w:hAnsi="宋体"/>
          <w:szCs w:val="21"/>
        </w:rPr>
        <w:t>[8.1.</w:t>
      </w:r>
      <w:r>
        <w:rPr>
          <w:rFonts w:hint="eastAsia" w:ascii="宋体" w:hAnsi="宋体"/>
          <w:szCs w:val="21"/>
        </w:rPr>
        <w:t>3对中小企业的风险暴露</w:t>
      </w:r>
      <w:r>
        <w:rPr>
          <w:rFonts w:ascii="宋体" w:hAnsi="宋体"/>
          <w:szCs w:val="21"/>
        </w:rPr>
        <w:t>]：</w:t>
      </w:r>
      <w:r>
        <w:rPr>
          <w:rFonts w:hint="eastAsia" w:ascii="宋体" w:hAnsi="宋体"/>
          <w:szCs w:val="21"/>
        </w:rPr>
        <w:t>是</w:t>
      </w:r>
      <w:r>
        <w:rPr>
          <w:rFonts w:hint="eastAsia" w:ascii="宋体" w:hAnsi="宋体"/>
          <w:color w:val="000000"/>
          <w:szCs w:val="21"/>
        </w:rPr>
        <w:t>指填报机构对最近1年营业收入不超过3亿元人民币且符合国家相关部门规定的中型、小型和微型企业认定标准的企业的债权，但不包括对小微企业和投资级公司的债权。</w:t>
      </w:r>
    </w:p>
    <w:p>
      <w:pPr>
        <w:spacing w:line="440" w:lineRule="exact"/>
        <w:ind w:firstLine="420" w:firstLineChars="200"/>
        <w:rPr>
          <w:rFonts w:ascii="宋体" w:hAnsi="宋体"/>
          <w:kern w:val="0"/>
          <w:szCs w:val="21"/>
        </w:rPr>
      </w:pPr>
      <w:r>
        <w:rPr>
          <w:rFonts w:ascii="宋体" w:hAnsi="宋体"/>
          <w:kern w:val="0"/>
          <w:szCs w:val="21"/>
        </w:rPr>
        <w:t>[</w:t>
      </w:r>
      <w:r>
        <w:rPr>
          <w:rFonts w:hint="eastAsia" w:ascii="宋体" w:hAnsi="宋体"/>
          <w:kern w:val="0"/>
          <w:szCs w:val="21"/>
        </w:rPr>
        <w:t>8.1.4对其他一般公司的风险暴露</w:t>
      </w:r>
      <w:r>
        <w:rPr>
          <w:rFonts w:ascii="宋体" w:hAnsi="宋体"/>
          <w:kern w:val="0"/>
          <w:szCs w:val="21"/>
        </w:rPr>
        <w:t>]</w:t>
      </w:r>
      <w:r>
        <w:rPr>
          <w:rFonts w:hint="eastAsia" w:ascii="宋体" w:hAnsi="宋体"/>
          <w:kern w:val="0"/>
          <w:szCs w:val="21"/>
        </w:rPr>
        <w:t>：是指填报机构对小微企业、投资级公司、中小企业之外的其他一般公司的债权。</w:t>
      </w:r>
    </w:p>
    <w:p>
      <w:pPr>
        <w:pStyle w:val="35"/>
        <w:ind w:firstLine="420"/>
        <w:jc w:val="both"/>
        <w:rPr>
          <w:rFonts w:ascii="宋体" w:hAnsi="宋体" w:eastAsia="宋体"/>
          <w:color w:val="auto"/>
          <w:kern w:val="2"/>
          <w:sz w:val="21"/>
          <w:szCs w:val="21"/>
          <w:lang w:val="en-GB"/>
        </w:rPr>
      </w:pPr>
      <w:r>
        <w:rPr>
          <w:rFonts w:ascii="宋体" w:hAnsi="宋体" w:eastAsia="宋体"/>
          <w:color w:val="auto"/>
          <w:kern w:val="2"/>
          <w:sz w:val="21"/>
          <w:szCs w:val="21"/>
        </w:rPr>
        <w:t>[8.2</w:t>
      </w:r>
      <w:r>
        <w:rPr>
          <w:rFonts w:hint="eastAsia" w:ascii="宋体" w:hAnsi="宋体" w:eastAsia="宋体"/>
          <w:color w:val="auto"/>
          <w:kern w:val="2"/>
          <w:sz w:val="21"/>
          <w:szCs w:val="21"/>
        </w:rPr>
        <w:t>对专业贷款的风险暴露</w:t>
      </w:r>
      <w:r>
        <w:rPr>
          <w:rFonts w:ascii="宋体" w:hAnsi="宋体" w:eastAsia="宋体"/>
          <w:color w:val="auto"/>
          <w:kern w:val="2"/>
          <w:sz w:val="21"/>
          <w:szCs w:val="21"/>
        </w:rPr>
        <w:t>]：</w:t>
      </w:r>
      <w:r>
        <w:rPr>
          <w:rFonts w:hint="eastAsia" w:ascii="宋体" w:hAnsi="宋体" w:eastAsia="宋体"/>
          <w:kern w:val="2"/>
          <w:sz w:val="21"/>
          <w:szCs w:val="21"/>
        </w:rPr>
        <w:t>是指填报机构对公司风险暴露中具有专业贷款特征的债权，分为项目融资、物品融资和商品融资。认定标准见《办法》附件2。</w:t>
      </w:r>
    </w:p>
    <w:p>
      <w:pPr>
        <w:spacing w:line="480" w:lineRule="exact"/>
        <w:ind w:firstLine="420" w:firstLineChars="200"/>
        <w:rPr>
          <w:rFonts w:ascii="宋体" w:hAnsi="宋体"/>
          <w:color w:val="000000"/>
          <w:szCs w:val="21"/>
        </w:rPr>
      </w:pPr>
      <w:r>
        <w:rPr>
          <w:rFonts w:hint="eastAsia" w:ascii="宋体" w:hAnsi="宋体"/>
          <w:color w:val="000000"/>
          <w:szCs w:val="21"/>
        </w:rPr>
        <w:t>[8.2.1对项目融资的风险暴露</w:t>
      </w:r>
      <w:r>
        <w:rPr>
          <w:rFonts w:ascii="宋体" w:hAnsi="宋体"/>
          <w:color w:val="000000"/>
          <w:szCs w:val="21"/>
        </w:rPr>
        <w:t>]</w:t>
      </w:r>
      <w:r>
        <w:rPr>
          <w:rFonts w:hint="eastAsia" w:ascii="宋体" w:hAnsi="宋体"/>
          <w:color w:val="000000"/>
          <w:szCs w:val="21"/>
        </w:rPr>
        <w:t>：是指填报机构持有的专业贷款中具有项目融资特征的债权。</w:t>
      </w:r>
    </w:p>
    <w:p>
      <w:pPr>
        <w:spacing w:line="480" w:lineRule="exact"/>
        <w:ind w:firstLine="420" w:firstLineChars="200"/>
        <w:rPr>
          <w:rFonts w:ascii="宋体" w:hAnsi="宋体"/>
          <w:color w:val="000000"/>
          <w:szCs w:val="21"/>
        </w:rPr>
      </w:pPr>
      <w:r>
        <w:rPr>
          <w:rFonts w:hint="eastAsia" w:ascii="宋体" w:hAnsi="宋体"/>
          <w:color w:val="000000"/>
          <w:szCs w:val="21"/>
        </w:rPr>
        <w:t>[8.2.1.</w:t>
      </w:r>
      <w:r>
        <w:rPr>
          <w:rFonts w:ascii="宋体" w:hAnsi="宋体"/>
          <w:color w:val="000000"/>
          <w:szCs w:val="21"/>
        </w:rPr>
        <w:t>1</w:t>
      </w:r>
      <w:r>
        <w:rPr>
          <w:rFonts w:hint="eastAsia" w:ascii="宋体" w:hAnsi="宋体"/>
          <w:color w:val="000000"/>
          <w:szCs w:val="21"/>
        </w:rPr>
        <w:t>运营前阶段的项目融资</w:t>
      </w:r>
      <w:r>
        <w:rPr>
          <w:rFonts w:ascii="宋体" w:hAnsi="宋体"/>
          <w:color w:val="000000"/>
          <w:szCs w:val="21"/>
        </w:rPr>
        <w:t>]</w:t>
      </w:r>
      <w:r>
        <w:rPr>
          <w:rFonts w:hint="eastAsia" w:ascii="宋体" w:hAnsi="宋体"/>
          <w:color w:val="000000"/>
          <w:szCs w:val="21"/>
        </w:rPr>
        <w:t>：是指填报机构持有的不符合运营阶段项目融资特征的债权。</w:t>
      </w:r>
    </w:p>
    <w:p>
      <w:pPr>
        <w:spacing w:line="480" w:lineRule="exact"/>
        <w:ind w:firstLine="420" w:firstLineChars="200"/>
        <w:rPr>
          <w:rFonts w:ascii="宋体" w:hAnsi="宋体"/>
          <w:color w:val="000000"/>
          <w:szCs w:val="21"/>
        </w:rPr>
      </w:pPr>
      <w:r>
        <w:rPr>
          <w:rFonts w:hint="eastAsia" w:ascii="宋体" w:hAnsi="宋体"/>
          <w:color w:val="000000"/>
          <w:szCs w:val="21"/>
        </w:rPr>
        <w:t>[8.2.1.</w:t>
      </w:r>
      <w:r>
        <w:rPr>
          <w:rFonts w:ascii="宋体" w:hAnsi="宋体"/>
          <w:color w:val="000000"/>
          <w:szCs w:val="21"/>
        </w:rPr>
        <w:t>2</w:t>
      </w:r>
      <w:r>
        <w:rPr>
          <w:rFonts w:hint="eastAsia" w:ascii="宋体" w:hAnsi="宋体"/>
          <w:color w:val="000000"/>
          <w:szCs w:val="21"/>
        </w:rPr>
        <w:t>运营阶段的项目融资</w:t>
      </w:r>
      <w:r>
        <w:rPr>
          <w:rFonts w:ascii="宋体" w:hAnsi="宋体"/>
          <w:color w:val="000000"/>
          <w:szCs w:val="21"/>
        </w:rPr>
        <w:t>]</w:t>
      </w:r>
      <w:r>
        <w:rPr>
          <w:rFonts w:hint="eastAsia" w:ascii="宋体" w:hAnsi="宋体"/>
          <w:color w:val="000000"/>
          <w:szCs w:val="21"/>
        </w:rPr>
        <w:t>：是指填报机构持有的符合运营阶段项目融资特征的债权。</w:t>
      </w:r>
    </w:p>
    <w:p>
      <w:pPr>
        <w:spacing w:line="440" w:lineRule="exact"/>
        <w:ind w:firstLine="420" w:firstLineChars="200"/>
        <w:rPr>
          <w:rFonts w:ascii="宋体" w:hAnsi="宋体"/>
          <w:color w:val="000000"/>
          <w:szCs w:val="21"/>
        </w:rPr>
      </w:pPr>
      <w:r>
        <w:rPr>
          <w:rFonts w:hint="eastAsia" w:ascii="宋体" w:hAnsi="宋体"/>
          <w:color w:val="000000"/>
          <w:szCs w:val="21"/>
        </w:rPr>
        <w:t>[8.2.</w:t>
      </w:r>
      <w:r>
        <w:rPr>
          <w:rFonts w:ascii="宋体" w:hAnsi="宋体"/>
          <w:color w:val="000000"/>
          <w:szCs w:val="21"/>
        </w:rPr>
        <w:t>2</w:t>
      </w:r>
      <w:r>
        <w:rPr>
          <w:rFonts w:hint="eastAsia" w:ascii="宋体" w:hAnsi="宋体"/>
          <w:color w:val="000000"/>
          <w:szCs w:val="21"/>
        </w:rPr>
        <w:t>对物品融资的风险暴露</w:t>
      </w:r>
      <w:r>
        <w:rPr>
          <w:rFonts w:ascii="宋体" w:hAnsi="宋体"/>
          <w:color w:val="000000"/>
          <w:szCs w:val="21"/>
        </w:rPr>
        <w:t>]</w:t>
      </w:r>
      <w:r>
        <w:rPr>
          <w:rFonts w:hint="eastAsia" w:ascii="宋体" w:hAnsi="宋体"/>
          <w:color w:val="000000"/>
          <w:szCs w:val="21"/>
        </w:rPr>
        <w:t>：是指填报机构持有的专业贷款中具有物品融资特征的债权。</w:t>
      </w:r>
    </w:p>
    <w:p>
      <w:pPr>
        <w:spacing w:line="440" w:lineRule="exact"/>
        <w:ind w:firstLine="420" w:firstLineChars="200"/>
        <w:rPr>
          <w:rFonts w:ascii="宋体" w:hAnsi="宋体"/>
          <w:szCs w:val="21"/>
        </w:rPr>
      </w:pPr>
      <w:r>
        <w:rPr>
          <w:rFonts w:hint="eastAsia" w:ascii="宋体" w:hAnsi="宋体"/>
          <w:szCs w:val="21"/>
        </w:rPr>
        <w:t>[8.2.</w:t>
      </w:r>
      <w:r>
        <w:rPr>
          <w:rFonts w:ascii="宋体" w:hAnsi="宋体"/>
          <w:szCs w:val="21"/>
        </w:rPr>
        <w:t>3</w:t>
      </w:r>
      <w:r>
        <w:rPr>
          <w:rFonts w:hint="eastAsia" w:ascii="宋体" w:hAnsi="宋体"/>
          <w:szCs w:val="21"/>
        </w:rPr>
        <w:t>对商品融资的风险暴露</w:t>
      </w:r>
      <w:r>
        <w:rPr>
          <w:rFonts w:ascii="宋体" w:hAnsi="宋体"/>
          <w:szCs w:val="21"/>
        </w:rPr>
        <w:t>]</w:t>
      </w:r>
      <w:r>
        <w:rPr>
          <w:rFonts w:hint="eastAsia" w:ascii="宋体" w:hAnsi="宋体"/>
          <w:szCs w:val="21"/>
        </w:rPr>
        <w:t>：是指填报机构持有的专业贷款中具有商品融资特征的债权。</w:t>
      </w:r>
    </w:p>
    <w:p>
      <w:pPr>
        <w:spacing w:line="440" w:lineRule="exact"/>
        <w:ind w:firstLine="420" w:firstLineChars="200"/>
        <w:rPr>
          <w:rFonts w:ascii="宋体" w:hAnsi="宋体"/>
          <w:szCs w:val="21"/>
        </w:rPr>
      </w:pPr>
      <w:r>
        <w:rPr>
          <w:rFonts w:ascii="宋体" w:hAnsi="宋体"/>
          <w:szCs w:val="21"/>
        </w:rPr>
        <w:t>[8.3</w:t>
      </w:r>
      <w:r>
        <w:rPr>
          <w:rFonts w:hint="eastAsia" w:ascii="宋体" w:hAnsi="宋体"/>
          <w:szCs w:val="21"/>
        </w:rPr>
        <w:t>其他（仅用于并表填报）]：是指采用简化资本并表处理方式时，第三档</w:t>
      </w:r>
      <w:r>
        <w:rPr>
          <w:rFonts w:hint="eastAsia" w:ascii="宋体" w:hAnsi="宋体"/>
          <w:szCs w:val="21"/>
          <w:lang w:eastAsia="zh-CN"/>
        </w:rPr>
        <w:t>附属机构</w:t>
      </w:r>
      <w:r>
        <w:rPr>
          <w:rFonts w:hint="eastAsia" w:ascii="宋体" w:hAnsi="宋体"/>
          <w:szCs w:val="21"/>
        </w:rPr>
        <w:t>对异地公司及本地公司的债权。</w:t>
      </w:r>
    </w:p>
    <w:p>
      <w:pPr>
        <w:spacing w:line="440" w:lineRule="exact"/>
        <w:ind w:firstLine="420" w:firstLineChars="200"/>
        <w:rPr>
          <w:rFonts w:ascii="宋体" w:hAnsi="宋体"/>
          <w:szCs w:val="21"/>
        </w:rPr>
      </w:pPr>
      <w:r>
        <w:rPr>
          <w:rFonts w:ascii="宋体" w:hAnsi="宋体"/>
          <w:szCs w:val="21"/>
        </w:rPr>
        <w:t>[9</w:t>
      </w:r>
      <w:r>
        <w:rPr>
          <w:rFonts w:hint="eastAsia" w:ascii="宋体" w:hAnsi="宋体"/>
          <w:szCs w:val="21"/>
        </w:rPr>
        <w:t>.对个人的风险暴露</w:t>
      </w:r>
      <w:r>
        <w:rPr>
          <w:rFonts w:ascii="宋体" w:hAnsi="宋体"/>
          <w:szCs w:val="21"/>
        </w:rPr>
        <w:t>]</w:t>
      </w:r>
      <w:r>
        <w:rPr>
          <w:rFonts w:hint="eastAsia" w:ascii="宋体" w:hAnsi="宋体"/>
          <w:szCs w:val="21"/>
        </w:rPr>
        <w:t>：是指填报机构对自然人的债权，但不包括满足房地产风险暴露、已违约风险暴露等其他风险暴露划分标准的债权。</w:t>
      </w:r>
    </w:p>
    <w:p>
      <w:pPr>
        <w:autoSpaceDE w:val="0"/>
        <w:autoSpaceDN w:val="0"/>
        <w:adjustRightInd w:val="0"/>
        <w:spacing w:line="440" w:lineRule="exact"/>
        <w:ind w:firstLine="420" w:firstLineChars="200"/>
        <w:rPr>
          <w:rFonts w:ascii="宋体" w:hAnsi="宋体"/>
          <w:szCs w:val="21"/>
        </w:rPr>
      </w:pPr>
      <w:r>
        <w:rPr>
          <w:rFonts w:ascii="宋体" w:hAnsi="宋体"/>
          <w:szCs w:val="21"/>
        </w:rPr>
        <w:t>[9.1</w:t>
      </w:r>
      <w:r>
        <w:rPr>
          <w:rFonts w:hint="eastAsia" w:ascii="宋体" w:hAnsi="宋体"/>
          <w:szCs w:val="21"/>
        </w:rPr>
        <w:t>对个人的风险暴露（不存在币种错配情形）</w:t>
      </w:r>
      <w:r>
        <w:rPr>
          <w:rFonts w:ascii="宋体" w:hAnsi="宋体"/>
          <w:szCs w:val="21"/>
        </w:rPr>
        <w:t>]：</w:t>
      </w:r>
      <w:r>
        <w:rPr>
          <w:rFonts w:hint="eastAsia" w:ascii="宋体" w:hAnsi="宋体"/>
          <w:szCs w:val="21"/>
        </w:rPr>
        <w:t>是指填报机构对不存在币种错配情形的自然人的债权，分为监管零售个人风险暴露和其他个人风险暴露。</w:t>
      </w:r>
      <w:r>
        <w:rPr>
          <w:rFonts w:hint="eastAsia" w:ascii="宋体" w:hAnsi="宋体"/>
        </w:rPr>
        <w:t>包</w:t>
      </w:r>
      <w:r>
        <w:rPr>
          <w:rFonts w:ascii="宋体" w:hAnsi="宋体"/>
        </w:rPr>
        <w:t>含</w:t>
      </w:r>
      <w:r>
        <w:rPr>
          <w:rFonts w:hint="eastAsia" w:ascii="宋体" w:hAnsi="宋体"/>
        </w:rPr>
        <w:t>但不限于个人汽车贷款、个人综合消费贷款、个人助学贷款、个人小额短期信用贷款、个人质押贷款、个人信用卡透支以及个人经营性贷款等。</w:t>
      </w:r>
    </w:p>
    <w:p>
      <w:pPr>
        <w:autoSpaceDE w:val="0"/>
        <w:autoSpaceDN w:val="0"/>
        <w:adjustRightInd w:val="0"/>
        <w:spacing w:line="440" w:lineRule="exact"/>
        <w:ind w:firstLine="420" w:firstLineChars="200"/>
        <w:rPr>
          <w:rFonts w:ascii="宋体" w:hAnsi="宋体"/>
          <w:szCs w:val="21"/>
        </w:rPr>
      </w:pPr>
      <w:r>
        <w:rPr>
          <w:rFonts w:hint="eastAsia" w:ascii="宋体" w:hAnsi="宋体"/>
          <w:szCs w:val="21"/>
        </w:rPr>
        <w:t>币种错配是指风险暴露与债务人收入币种不同。如商业银行有合理理由无法获取债务人收入币种，可将风险暴露与</w:t>
      </w:r>
      <w:r>
        <w:rPr>
          <w:rFonts w:hint="eastAsia" w:ascii="宋体" w:hAnsi="宋体"/>
          <w:bCs/>
          <w:szCs w:val="21"/>
          <w:lang w:val="zh-TW"/>
        </w:rPr>
        <w:t>银行记账本位币种不同视为币种错配（</w:t>
      </w:r>
      <w:r>
        <w:rPr>
          <w:rFonts w:ascii="宋体" w:hAnsi="宋体"/>
          <w:bCs/>
          <w:szCs w:val="21"/>
        </w:rPr>
        <w:t>[</w:t>
      </w:r>
      <w:r>
        <w:rPr>
          <w:rFonts w:ascii="宋体" w:hAnsi="宋体"/>
          <w:bCs/>
          <w:szCs w:val="21"/>
          <w:lang w:val="zh-TW"/>
        </w:rPr>
        <w:t>1</w:t>
      </w:r>
      <w:r>
        <w:rPr>
          <w:rFonts w:ascii="宋体" w:hAnsi="宋体"/>
          <w:bCs/>
          <w:szCs w:val="21"/>
          <w:lang w:val="zh-TW" w:eastAsia="zh-TW"/>
        </w:rPr>
        <w:t>1.3</w:t>
      </w:r>
      <w:r>
        <w:rPr>
          <w:rFonts w:hint="eastAsia" w:ascii="宋体" w:hAnsi="宋体"/>
          <w:szCs w:val="21"/>
        </w:rPr>
        <w:t>向个人发放的存在币种错配情形的居住用房地产风险暴露</w:t>
      </w:r>
      <w:r>
        <w:rPr>
          <w:rFonts w:ascii="宋体" w:hAnsi="宋体"/>
          <w:bCs/>
          <w:szCs w:val="21"/>
          <w:lang w:eastAsia="zh-TW"/>
        </w:rPr>
        <w:t>]</w:t>
      </w:r>
      <w:r>
        <w:rPr>
          <w:rFonts w:hint="eastAsia" w:ascii="宋体" w:hAnsi="宋体"/>
          <w:bCs/>
          <w:szCs w:val="21"/>
        </w:rPr>
        <w:t>不适用）</w:t>
      </w:r>
      <w:r>
        <w:rPr>
          <w:rFonts w:hint="eastAsia" w:ascii="宋体" w:hAnsi="宋体"/>
          <w:szCs w:val="21"/>
        </w:rPr>
        <w:t>。</w:t>
      </w:r>
      <w:r>
        <w:rPr>
          <w:rFonts w:ascii="宋体" w:hAnsi="宋体"/>
          <w:szCs w:val="21"/>
        </w:rPr>
        <w:t>联系汇率制度下的本币与挂钩货币</w:t>
      </w:r>
      <w:r>
        <w:rPr>
          <w:rFonts w:hint="eastAsia" w:ascii="宋体" w:hAnsi="宋体"/>
          <w:szCs w:val="21"/>
        </w:rPr>
        <w:t>（如港币与美元、澳门币与港币）不视为币种错配。</w:t>
      </w:r>
    </w:p>
    <w:p>
      <w:pPr>
        <w:spacing w:line="440" w:lineRule="exact"/>
        <w:ind w:firstLine="420" w:firstLineChars="200"/>
        <w:rPr>
          <w:rFonts w:ascii="宋体" w:hAnsi="宋体"/>
          <w:color w:val="000000"/>
          <w:szCs w:val="21"/>
        </w:rPr>
      </w:pPr>
      <w:r>
        <w:rPr>
          <w:rFonts w:ascii="宋体" w:hAnsi="宋体"/>
          <w:szCs w:val="21"/>
        </w:rPr>
        <w:t>[9.1</w:t>
      </w:r>
      <w:r>
        <w:rPr>
          <w:rFonts w:hint="eastAsia" w:ascii="宋体" w:hAnsi="宋体"/>
          <w:szCs w:val="21"/>
        </w:rPr>
        <w:t>.</w:t>
      </w:r>
      <w:r>
        <w:rPr>
          <w:rFonts w:ascii="宋体" w:hAnsi="宋体"/>
          <w:szCs w:val="21"/>
        </w:rPr>
        <w:t>1</w:t>
      </w:r>
      <w:r>
        <w:rPr>
          <w:rFonts w:hint="eastAsia" w:ascii="宋体" w:hAnsi="宋体"/>
          <w:szCs w:val="21"/>
        </w:rPr>
        <w:t>对监管零售个人风险暴露（不存在币种错配情形）]：是指填报机构对符合监管零售条件的、不存在币种错配情形的自然人的债权。监管零售个人风险暴露是指：（1）商业银行对个人的风险暴露不超过1000万元人民币；（2）商业银行对个人的风险暴露占本行信用风险暴露总额的比例不高于0.5%。</w:t>
      </w:r>
      <w:r>
        <w:rPr>
          <w:rFonts w:hint="eastAsia" w:ascii="宋体" w:hAnsi="宋体"/>
          <w:kern w:val="0"/>
          <w:szCs w:val="21"/>
        </w:rPr>
        <w:t>其中，风险暴露是指表内外余额（表外为乘以对应的信用转换系数后的金额）和交易对手信用风险暴露之和，但不考虑资产减值准备和风险缓释。</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9.1.1.1对合格交易者个人风险暴露（不存在币种错配情形）]：是指填报机构对在过去三年内最近12个账款金额大于0的账单周期，均可按照事先约定的还款规则，在到期日前（含）全额偿还应付款项的、不存在币种错配情形的信用卡个人</w:t>
      </w:r>
      <w:r>
        <w:rPr>
          <w:rFonts w:hint="eastAsia" w:ascii="宋体" w:hAnsi="宋体"/>
          <w:szCs w:val="21"/>
          <w:lang w:eastAsia="zh-CN"/>
        </w:rPr>
        <w:t>循环</w:t>
      </w:r>
      <w:r>
        <w:rPr>
          <w:rFonts w:hint="eastAsia" w:ascii="宋体" w:hAnsi="宋体"/>
          <w:szCs w:val="21"/>
        </w:rPr>
        <w:t>风险暴露。</w:t>
      </w:r>
    </w:p>
    <w:p>
      <w:pPr>
        <w:spacing w:line="480" w:lineRule="exact"/>
        <w:ind w:firstLine="420" w:firstLineChars="200"/>
        <w:rPr>
          <w:rFonts w:ascii="宋体" w:hAnsi="宋体"/>
          <w:szCs w:val="21"/>
        </w:rPr>
      </w:pPr>
      <w:r>
        <w:rPr>
          <w:rFonts w:hint="eastAsia" w:ascii="宋体" w:hAnsi="宋体"/>
          <w:szCs w:val="21"/>
        </w:rPr>
        <w:t>信用卡账单分期</w:t>
      </w:r>
      <w:r>
        <w:rPr>
          <w:rFonts w:hint="eastAsia" w:ascii="宋体" w:hAnsi="宋体"/>
          <w:szCs w:val="21"/>
          <w:lang w:eastAsia="zh-CN"/>
        </w:rPr>
        <w:t>等分期业务</w:t>
      </w:r>
      <w:r>
        <w:rPr>
          <w:rFonts w:hint="eastAsia" w:ascii="宋体" w:hAnsi="宋体"/>
          <w:szCs w:val="21"/>
        </w:rPr>
        <w:t>、按照最低还款额进行还款不属于合格交易者个人风险暴露。</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9.1.1.2对其他监管零售个人风险暴露（不存在币种错配情形）</w:t>
      </w:r>
      <w:r>
        <w:rPr>
          <w:rFonts w:ascii="宋体" w:hAnsi="宋体"/>
          <w:szCs w:val="21"/>
        </w:rPr>
        <w:t>]</w:t>
      </w:r>
      <w:r>
        <w:rPr>
          <w:rFonts w:hint="eastAsia" w:ascii="宋体" w:hAnsi="宋体"/>
          <w:szCs w:val="21"/>
        </w:rPr>
        <w:t>：是指填报机构对符合监管零售条件的但不符合合格交易者个人风险暴露条件的、不存在币种错配情形的自然人的债权。</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9.1.</w:t>
      </w:r>
      <w:r>
        <w:rPr>
          <w:rFonts w:ascii="宋体" w:hAnsi="宋体"/>
          <w:szCs w:val="21"/>
        </w:rPr>
        <w:t>2</w:t>
      </w:r>
      <w:r>
        <w:rPr>
          <w:rFonts w:hint="eastAsia" w:ascii="宋体" w:hAnsi="宋体"/>
          <w:szCs w:val="21"/>
        </w:rPr>
        <w:t>对其他个人风险暴露（不存在币种错配情形）]：是指填报机构对不符合监管零售条件的、不存在币种错配情形的自然人的债权。</w:t>
      </w:r>
    </w:p>
    <w:p>
      <w:pPr>
        <w:spacing w:line="480" w:lineRule="exact"/>
        <w:ind w:firstLine="420" w:firstLineChars="200"/>
        <w:rPr>
          <w:rFonts w:ascii="宋体" w:hAnsi="宋体"/>
          <w:szCs w:val="21"/>
        </w:rPr>
      </w:pPr>
      <w:r>
        <w:rPr>
          <w:rFonts w:ascii="宋体" w:hAnsi="宋体"/>
          <w:szCs w:val="21"/>
        </w:rPr>
        <w:t>[9.2</w:t>
      </w:r>
      <w:r>
        <w:rPr>
          <w:rFonts w:hint="eastAsia" w:ascii="宋体" w:hAnsi="宋体"/>
          <w:szCs w:val="21"/>
        </w:rPr>
        <w:t>对存在币种错配情形个人风险暴露</w:t>
      </w:r>
      <w:r>
        <w:rPr>
          <w:rFonts w:ascii="宋体" w:hAnsi="宋体"/>
          <w:szCs w:val="21"/>
        </w:rPr>
        <w:t>]：</w:t>
      </w:r>
      <w:r>
        <w:rPr>
          <w:rFonts w:hint="eastAsia" w:ascii="宋体" w:hAnsi="宋体"/>
          <w:color w:val="000000"/>
          <w:szCs w:val="21"/>
        </w:rPr>
        <w:t>是指填报机构</w:t>
      </w:r>
      <w:r>
        <w:rPr>
          <w:rFonts w:hint="eastAsia" w:ascii="宋体" w:hAnsi="宋体"/>
          <w:szCs w:val="21"/>
        </w:rPr>
        <w:t>对存在币种错配情形的自然人的债权，应根据不存在币种错配情形个人风险暴露权重的1</w:t>
      </w:r>
      <w:r>
        <w:rPr>
          <w:rFonts w:ascii="宋体" w:hAnsi="宋体"/>
          <w:szCs w:val="21"/>
        </w:rPr>
        <w:t>.5</w:t>
      </w:r>
      <w:r>
        <w:rPr>
          <w:rFonts w:hint="eastAsia" w:ascii="宋体" w:hAnsi="宋体"/>
          <w:szCs w:val="21"/>
        </w:rPr>
        <w:t>倍对应填报，最高不超过1</w:t>
      </w:r>
      <w:r>
        <w:rPr>
          <w:rFonts w:ascii="宋体" w:hAnsi="宋体"/>
          <w:szCs w:val="21"/>
        </w:rPr>
        <w:t>50%</w:t>
      </w:r>
      <w:r>
        <w:rPr>
          <w:rFonts w:hint="eastAsia" w:ascii="宋体" w:hAnsi="宋体"/>
          <w:szCs w:val="21"/>
        </w:rPr>
        <w:t>。即填报机构对存在币种错配情形的合格交易者个人风险暴露、其他监管零售个人风险暴露、其他个人风险暴露分别适用6</w:t>
      </w:r>
      <w:r>
        <w:rPr>
          <w:rFonts w:ascii="宋体" w:hAnsi="宋体"/>
          <w:szCs w:val="21"/>
        </w:rPr>
        <w:t>7.5%</w:t>
      </w:r>
      <w:r>
        <w:rPr>
          <w:rFonts w:hint="eastAsia" w:ascii="宋体" w:hAnsi="宋体"/>
          <w:szCs w:val="21"/>
        </w:rPr>
        <w:t>、1</w:t>
      </w:r>
      <w:r>
        <w:rPr>
          <w:rFonts w:ascii="宋体" w:hAnsi="宋体"/>
          <w:szCs w:val="21"/>
        </w:rPr>
        <w:t>12.5%</w:t>
      </w:r>
      <w:r>
        <w:rPr>
          <w:rFonts w:hint="eastAsia" w:ascii="宋体" w:hAnsi="宋体"/>
          <w:szCs w:val="21"/>
        </w:rPr>
        <w:t>及1</w:t>
      </w:r>
      <w:r>
        <w:rPr>
          <w:rFonts w:ascii="宋体" w:hAnsi="宋体"/>
          <w:szCs w:val="21"/>
        </w:rPr>
        <w:t>50%</w:t>
      </w:r>
      <w:r>
        <w:rPr>
          <w:rFonts w:hint="eastAsia" w:ascii="宋体" w:hAnsi="宋体"/>
          <w:szCs w:val="21"/>
        </w:rPr>
        <w:t>权重。</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9.3</w:t>
      </w:r>
      <w:r>
        <w:rPr>
          <w:rFonts w:hint="eastAsia" w:ascii="宋体" w:hAnsi="宋体" w:eastAsia="宋体"/>
          <w:color w:val="auto"/>
          <w:sz w:val="21"/>
          <w:szCs w:val="21"/>
        </w:rPr>
        <w:t>其他（仅用于并表填报）</w:t>
      </w:r>
      <w:r>
        <w:rPr>
          <w:rFonts w:ascii="宋体" w:hAnsi="宋体" w:eastAsia="宋体"/>
          <w:color w:val="auto"/>
          <w:sz w:val="21"/>
          <w:szCs w:val="21"/>
        </w:rPr>
        <w:t>]</w:t>
      </w:r>
      <w:r>
        <w:rPr>
          <w:rFonts w:hint="eastAsia" w:ascii="宋体" w:hAnsi="宋体" w:eastAsia="宋体"/>
          <w:color w:val="auto"/>
          <w:sz w:val="21"/>
          <w:szCs w:val="21"/>
        </w:rPr>
        <w:t>：是指采用简化资本并表处理方式时，第二档</w:t>
      </w:r>
      <w:r>
        <w:rPr>
          <w:rFonts w:hint="eastAsia" w:ascii="宋体" w:hAnsi="宋体" w:eastAsia="宋体"/>
          <w:color w:val="auto"/>
          <w:sz w:val="21"/>
          <w:szCs w:val="21"/>
          <w:lang w:eastAsia="zh-CN"/>
        </w:rPr>
        <w:t>附属机构</w:t>
      </w:r>
      <w:r>
        <w:rPr>
          <w:rFonts w:hint="eastAsia" w:ascii="宋体" w:hAnsi="宋体" w:eastAsia="宋体"/>
          <w:color w:val="auto"/>
          <w:kern w:val="2"/>
          <w:sz w:val="21"/>
          <w:szCs w:val="21"/>
        </w:rPr>
        <w:t>个人住房抵押贷款和个人房产抵押追加贷款，以及第三档</w:t>
      </w:r>
      <w:r>
        <w:rPr>
          <w:rFonts w:hint="eastAsia" w:ascii="宋体" w:hAnsi="宋体" w:eastAsia="宋体"/>
          <w:color w:val="auto"/>
          <w:kern w:val="2"/>
          <w:sz w:val="21"/>
          <w:szCs w:val="21"/>
          <w:lang w:eastAsia="zh-CN"/>
        </w:rPr>
        <w:t>附属机构</w:t>
      </w:r>
      <w:r>
        <w:rPr>
          <w:rFonts w:hint="eastAsia" w:ascii="宋体" w:hAnsi="宋体" w:eastAsia="宋体"/>
          <w:color w:val="auto"/>
          <w:kern w:val="2"/>
          <w:sz w:val="21"/>
          <w:szCs w:val="21"/>
        </w:rPr>
        <w:t>对异地个人的债权和对本地个人的债权。</w:t>
      </w:r>
    </w:p>
    <w:p>
      <w:pPr>
        <w:spacing w:line="480" w:lineRule="exact"/>
        <w:ind w:firstLine="420" w:firstLineChars="200"/>
        <w:rPr>
          <w:rFonts w:ascii="宋体" w:hAnsi="宋体"/>
          <w:color w:val="000000"/>
          <w:szCs w:val="21"/>
        </w:rPr>
      </w:pPr>
      <w:r>
        <w:rPr>
          <w:rFonts w:ascii="宋体" w:hAnsi="宋体"/>
          <w:szCs w:val="21"/>
        </w:rPr>
        <w:t>[</w:t>
      </w:r>
      <w:r>
        <w:rPr>
          <w:rFonts w:hint="eastAsia" w:ascii="宋体" w:hAnsi="宋体"/>
          <w:szCs w:val="21"/>
        </w:rPr>
        <w:t>10.房地产开发风险暴露</w:t>
      </w:r>
      <w:r>
        <w:rPr>
          <w:rFonts w:ascii="宋体" w:hAnsi="宋体"/>
          <w:szCs w:val="21"/>
        </w:rPr>
        <w:t>]：</w:t>
      </w:r>
      <w:r>
        <w:rPr>
          <w:rFonts w:hint="eastAsia" w:ascii="宋体" w:hAnsi="宋体"/>
          <w:color w:val="000000"/>
          <w:szCs w:val="21"/>
        </w:rPr>
        <w:t>是指填报机构向公司或特殊目的实体发放的用于地产开发或房屋建设的贷款。与S67中相关指标统计口径保持一致。</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10.</w:t>
      </w:r>
      <w:r>
        <w:rPr>
          <w:rFonts w:ascii="宋体" w:hAnsi="宋体"/>
          <w:szCs w:val="21"/>
        </w:rPr>
        <w:t>1</w:t>
      </w:r>
      <w:r>
        <w:rPr>
          <w:rFonts w:hint="eastAsia" w:ascii="宋体" w:hAnsi="宋体"/>
          <w:szCs w:val="21"/>
        </w:rPr>
        <w:t>对符合审慎要求的房地产开发风险暴露</w:t>
      </w:r>
      <w:r>
        <w:rPr>
          <w:rFonts w:ascii="宋体" w:hAnsi="宋体"/>
          <w:szCs w:val="21"/>
        </w:rPr>
        <w:t>]：</w:t>
      </w:r>
      <w:r>
        <w:rPr>
          <w:rFonts w:hint="eastAsia" w:ascii="宋体" w:hAnsi="宋体"/>
          <w:szCs w:val="21"/>
        </w:rPr>
        <w:t>是指填报机构持有的房地产开发风险暴露中满足审慎要求的债权。审慎要求的标准见《办法》附件2。</w:t>
      </w:r>
    </w:p>
    <w:p>
      <w:pPr>
        <w:spacing w:line="480" w:lineRule="exact"/>
        <w:ind w:firstLine="420" w:firstLineChars="200"/>
        <w:rPr>
          <w:rFonts w:ascii="宋体" w:hAnsi="宋体"/>
          <w:szCs w:val="21"/>
        </w:rPr>
      </w:pPr>
      <w:r>
        <w:rPr>
          <w:rFonts w:hint="eastAsia" w:ascii="宋体" w:hAnsi="宋体"/>
          <w:szCs w:val="21"/>
        </w:rPr>
        <w:t>[10.2对其他房地产开发风险暴露</w:t>
      </w:r>
      <w:r>
        <w:rPr>
          <w:rFonts w:ascii="宋体" w:hAnsi="宋体"/>
          <w:szCs w:val="21"/>
        </w:rPr>
        <w:t>]</w:t>
      </w:r>
      <w:r>
        <w:rPr>
          <w:rFonts w:hint="eastAsia" w:ascii="宋体" w:hAnsi="宋体"/>
          <w:szCs w:val="21"/>
        </w:rPr>
        <w:t>：是指填报机构持有的房地产开发风险暴露中不满足审慎要求的其他债权。</w:t>
      </w:r>
    </w:p>
    <w:p>
      <w:pPr>
        <w:spacing w:line="480" w:lineRule="exact"/>
        <w:ind w:firstLine="420" w:firstLineChars="200"/>
        <w:rPr>
          <w:rFonts w:ascii="宋体" w:hAnsi="宋体"/>
          <w:color w:val="000000"/>
          <w:szCs w:val="21"/>
        </w:rPr>
      </w:pPr>
      <w:r>
        <w:rPr>
          <w:rFonts w:ascii="宋体" w:hAnsi="宋体"/>
          <w:szCs w:val="21"/>
        </w:rPr>
        <w:t>[</w:t>
      </w:r>
      <w:r>
        <w:rPr>
          <w:rFonts w:hint="eastAsia" w:ascii="宋体" w:hAnsi="宋体"/>
          <w:szCs w:val="21"/>
        </w:rPr>
        <w:t>1</w:t>
      </w:r>
      <w:r>
        <w:rPr>
          <w:rFonts w:ascii="宋体" w:hAnsi="宋体"/>
          <w:szCs w:val="21"/>
        </w:rPr>
        <w:t>1</w:t>
      </w:r>
      <w:r>
        <w:rPr>
          <w:rFonts w:hint="eastAsia" w:ascii="宋体" w:hAnsi="宋体"/>
          <w:szCs w:val="21"/>
        </w:rPr>
        <w:t>.居住用房地产风险暴露</w:t>
      </w:r>
      <w:r>
        <w:rPr>
          <w:rFonts w:ascii="宋体" w:hAnsi="宋体"/>
          <w:szCs w:val="21"/>
        </w:rPr>
        <w:t>]：</w:t>
      </w:r>
      <w:r>
        <w:rPr>
          <w:rFonts w:hint="eastAsia" w:ascii="宋体" w:hAnsi="宋体"/>
          <w:color w:val="000000"/>
          <w:szCs w:val="21"/>
        </w:rPr>
        <w:t>是指填报机构对个人或企业的以住房为抵押的债权。</w:t>
      </w:r>
    </w:p>
    <w:p>
      <w:pPr>
        <w:spacing w:line="480" w:lineRule="exact"/>
        <w:ind w:firstLine="420" w:firstLineChars="200"/>
        <w:rPr>
          <w:rFonts w:ascii="宋体" w:hAnsi="宋体"/>
          <w:szCs w:val="21"/>
        </w:rPr>
      </w:pPr>
      <w:r>
        <w:rPr>
          <w:rFonts w:hint="eastAsia" w:ascii="宋体" w:hAnsi="宋体"/>
          <w:szCs w:val="21"/>
        </w:rPr>
        <w:t>[11.1还款不实质依赖于房地产所产生的现金流的居住用房地产风险暴露]：是指填报机构持有的还款不实质依赖于房地产所产生的现金流、不存在币种错配情形的居住用房地产风险暴露。</w:t>
      </w:r>
    </w:p>
    <w:p>
      <w:pPr>
        <w:spacing w:line="480" w:lineRule="exact"/>
        <w:ind w:firstLine="420" w:firstLineChars="200"/>
        <w:rPr>
          <w:rFonts w:ascii="宋体" w:hAnsi="宋体"/>
          <w:szCs w:val="21"/>
        </w:rPr>
      </w:pPr>
      <w:r>
        <w:rPr>
          <w:rFonts w:hint="eastAsia" w:ascii="宋体" w:hAnsi="宋体"/>
          <w:szCs w:val="21"/>
        </w:rPr>
        <w:t>如果债务人还款来源中50%（不含）以上来自该房地产出售或租赁等所产生的现金流，则视为实质性依赖，否则，视为不实质性依赖。</w:t>
      </w:r>
    </w:p>
    <w:p>
      <w:pPr>
        <w:spacing w:line="480" w:lineRule="exact"/>
        <w:ind w:firstLine="420" w:firstLineChars="200"/>
        <w:rPr>
          <w:rFonts w:ascii="宋体" w:hAnsi="宋体"/>
          <w:szCs w:val="21"/>
        </w:rPr>
      </w:pPr>
      <w:r>
        <w:rPr>
          <w:rFonts w:hint="eastAsia" w:ascii="宋体" w:hAnsi="宋体"/>
          <w:szCs w:val="21"/>
        </w:rPr>
        <w:t>[11.1.1符合审慎要求的居住用房地产风险暴露</w:t>
      </w:r>
      <w:r>
        <w:rPr>
          <w:rFonts w:ascii="宋体" w:hAnsi="宋体"/>
          <w:szCs w:val="21"/>
        </w:rPr>
        <w:t>]</w:t>
      </w:r>
      <w:r>
        <w:rPr>
          <w:rFonts w:hint="eastAsia" w:ascii="宋体" w:hAnsi="宋体"/>
          <w:szCs w:val="21"/>
        </w:rPr>
        <w:t>：是指填报机构持有的还款不实质依赖于房地产所产生的现金流的居住用房地产风险暴露中符合审慎要求的债权。审慎要求的标准见《办法》附件2。</w:t>
      </w:r>
    </w:p>
    <w:p>
      <w:pPr>
        <w:spacing w:line="480" w:lineRule="exact"/>
        <w:ind w:firstLine="420" w:firstLineChars="200"/>
        <w:rPr>
          <w:rFonts w:ascii="宋体" w:hAnsi="宋体"/>
          <w:szCs w:val="21"/>
        </w:rPr>
      </w:pPr>
      <w:r>
        <w:rPr>
          <w:rFonts w:hint="eastAsia" w:ascii="宋体" w:hAnsi="宋体"/>
          <w:szCs w:val="21"/>
        </w:rPr>
        <w:t>[11.1.1.1贷款价值比在</w:t>
      </w:r>
      <w:r>
        <w:rPr>
          <w:rFonts w:ascii="宋体" w:hAnsi="宋体"/>
          <w:szCs w:val="21"/>
        </w:rPr>
        <w:t>5</w:t>
      </w:r>
      <w:r>
        <w:rPr>
          <w:rFonts w:hint="eastAsia" w:ascii="宋体" w:hAnsi="宋体"/>
          <w:szCs w:val="21"/>
        </w:rPr>
        <w:t>0%（含）以下</w:t>
      </w:r>
      <w:r>
        <w:rPr>
          <w:rFonts w:ascii="宋体" w:hAnsi="宋体"/>
          <w:szCs w:val="21"/>
        </w:rPr>
        <w:t>]</w:t>
      </w:r>
      <w:r>
        <w:rPr>
          <w:rFonts w:hint="eastAsia" w:ascii="宋体" w:hAnsi="宋体"/>
          <w:szCs w:val="21"/>
        </w:rPr>
        <w:t>至[11.1.1.</w:t>
      </w:r>
      <w:r>
        <w:rPr>
          <w:rFonts w:ascii="宋体" w:hAnsi="宋体"/>
          <w:szCs w:val="21"/>
        </w:rPr>
        <w:t>6</w:t>
      </w:r>
      <w:r>
        <w:rPr>
          <w:rFonts w:hint="eastAsia" w:ascii="宋体" w:hAnsi="宋体"/>
          <w:szCs w:val="21"/>
        </w:rPr>
        <w:t>贷款价值比在90%至100%（含）</w:t>
      </w:r>
      <w:r>
        <w:rPr>
          <w:rFonts w:ascii="宋体" w:hAnsi="宋体"/>
          <w:szCs w:val="21"/>
        </w:rPr>
        <w:t>]</w:t>
      </w:r>
      <w:r>
        <w:rPr>
          <w:rFonts w:hint="eastAsia" w:ascii="宋体" w:hAnsi="宋体"/>
          <w:szCs w:val="21"/>
        </w:rPr>
        <w:t>：是指填报机构根据其贷款价值比确定的权重进行填报。货款价值比的相关规定见《办法》附件2。</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11.1.1.</w:t>
      </w:r>
      <w:r>
        <w:rPr>
          <w:rFonts w:ascii="宋体" w:hAnsi="宋体"/>
          <w:szCs w:val="21"/>
        </w:rPr>
        <w:t>7</w:t>
      </w:r>
      <w:r>
        <w:rPr>
          <w:rFonts w:hint="eastAsia" w:ascii="宋体" w:hAnsi="宋体"/>
          <w:szCs w:val="21"/>
        </w:rPr>
        <w:t>贷款价值比在100%（不含）以上</w:t>
      </w:r>
      <w:r>
        <w:rPr>
          <w:rFonts w:ascii="宋体" w:hAnsi="宋体"/>
          <w:szCs w:val="21"/>
        </w:rPr>
        <w:t>]</w:t>
      </w:r>
      <w:r>
        <w:rPr>
          <w:rFonts w:hint="eastAsia" w:ascii="宋体" w:hAnsi="宋体"/>
          <w:szCs w:val="21"/>
        </w:rPr>
        <w:t>：是指填报机构持有的居住用房地产风险暴露中货款价值比大于1</w:t>
      </w:r>
      <w:r>
        <w:rPr>
          <w:rFonts w:ascii="宋体" w:hAnsi="宋体"/>
          <w:szCs w:val="21"/>
        </w:rPr>
        <w:t>00%</w:t>
      </w:r>
      <w:r>
        <w:rPr>
          <w:rFonts w:hint="eastAsia" w:ascii="宋体" w:hAnsi="宋体"/>
          <w:szCs w:val="21"/>
        </w:rPr>
        <w:t>（不含）以上的债权，应根据其交易对手权重进行填报。</w:t>
      </w:r>
    </w:p>
    <w:p>
      <w:pPr>
        <w:spacing w:line="480" w:lineRule="exact"/>
        <w:ind w:firstLine="420" w:firstLineChars="200"/>
        <w:rPr>
          <w:rFonts w:ascii="宋体" w:hAnsi="宋体"/>
          <w:szCs w:val="21"/>
        </w:rPr>
      </w:pPr>
      <w:r>
        <w:rPr>
          <w:rFonts w:hint="eastAsia" w:ascii="宋体" w:hAnsi="宋体"/>
          <w:szCs w:val="21"/>
        </w:rPr>
        <w:t>[11.1.2不符合审慎要求的居住用房地产风险暴露</w:t>
      </w:r>
      <w:r>
        <w:rPr>
          <w:rFonts w:ascii="宋体" w:hAnsi="宋体"/>
          <w:szCs w:val="21"/>
        </w:rPr>
        <w:t>]</w:t>
      </w:r>
      <w:r>
        <w:rPr>
          <w:rFonts w:hint="eastAsia" w:ascii="宋体" w:hAnsi="宋体"/>
          <w:szCs w:val="21"/>
        </w:rPr>
        <w:t>：是指填报机构持有的还款不实质依赖于房地产所产生的现金流的居住用房地产风险暴露中不符合审慎要求的债权。填报机构根据交易对手权重对应填报。审慎要求的标准见《办法》附件2。</w:t>
      </w:r>
    </w:p>
    <w:p>
      <w:pPr>
        <w:spacing w:line="480" w:lineRule="exact"/>
        <w:ind w:firstLine="420" w:firstLineChars="200"/>
        <w:rPr>
          <w:rFonts w:ascii="宋体" w:hAnsi="宋体"/>
          <w:szCs w:val="21"/>
        </w:rPr>
      </w:pPr>
      <w:r>
        <w:rPr>
          <w:rFonts w:hint="eastAsia" w:ascii="宋体" w:hAnsi="宋体"/>
          <w:szCs w:val="21"/>
        </w:rPr>
        <w:t>[11.</w:t>
      </w:r>
      <w:r>
        <w:rPr>
          <w:rFonts w:ascii="宋体" w:hAnsi="宋体"/>
          <w:szCs w:val="21"/>
        </w:rPr>
        <w:t>2</w:t>
      </w:r>
      <w:r>
        <w:rPr>
          <w:rFonts w:hint="eastAsia" w:ascii="宋体" w:hAnsi="宋体"/>
          <w:szCs w:val="21"/>
        </w:rPr>
        <w:t>还款实质依赖于房地产所产生的现金流的居住用房地产风险暴露]：是指填报机构持有的居住用房地产风险暴露中还款实质依赖于房地产所产生的现金流的、不存在币种错配情形的居住用房地产风险暴露。</w:t>
      </w:r>
    </w:p>
    <w:p>
      <w:pPr>
        <w:spacing w:line="480" w:lineRule="exact"/>
        <w:ind w:firstLine="420" w:firstLineChars="200"/>
        <w:rPr>
          <w:rFonts w:ascii="宋体" w:hAnsi="宋体"/>
          <w:szCs w:val="21"/>
        </w:rPr>
      </w:pPr>
      <w:r>
        <w:rPr>
          <w:rFonts w:hint="eastAsia" w:ascii="宋体" w:hAnsi="宋体"/>
          <w:szCs w:val="21"/>
        </w:rPr>
        <w:t>[11.2.1符合审慎要求的居住用房地产风险暴露</w:t>
      </w:r>
      <w:r>
        <w:rPr>
          <w:rFonts w:ascii="宋体" w:hAnsi="宋体"/>
          <w:szCs w:val="21"/>
        </w:rPr>
        <w:t>]</w:t>
      </w:r>
      <w:r>
        <w:rPr>
          <w:rFonts w:hint="eastAsia" w:ascii="宋体" w:hAnsi="宋体"/>
          <w:szCs w:val="21"/>
        </w:rPr>
        <w:t>：是指填报机构持有的还款实质依赖于房地产所产生的现金流的居住用房地产风险暴露中符合审慎要求的债权。</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11.2.1.1贷款价值比在</w:t>
      </w:r>
      <w:r>
        <w:rPr>
          <w:rFonts w:ascii="宋体" w:hAnsi="宋体"/>
          <w:szCs w:val="21"/>
        </w:rPr>
        <w:t>5</w:t>
      </w:r>
      <w:r>
        <w:rPr>
          <w:rFonts w:hint="eastAsia" w:ascii="宋体" w:hAnsi="宋体"/>
          <w:szCs w:val="21"/>
        </w:rPr>
        <w:t>0%（含）以下</w:t>
      </w:r>
      <w:r>
        <w:rPr>
          <w:rFonts w:ascii="宋体" w:hAnsi="宋体"/>
          <w:szCs w:val="21"/>
        </w:rPr>
        <w:t>]</w:t>
      </w:r>
      <w:r>
        <w:rPr>
          <w:rFonts w:hint="eastAsia" w:ascii="宋体" w:hAnsi="宋体"/>
          <w:szCs w:val="21"/>
        </w:rPr>
        <w:t>至[11.2.1.</w:t>
      </w:r>
      <w:r>
        <w:rPr>
          <w:rFonts w:ascii="宋体" w:hAnsi="宋体"/>
          <w:szCs w:val="21"/>
        </w:rPr>
        <w:t>7</w:t>
      </w:r>
      <w:r>
        <w:rPr>
          <w:rFonts w:hint="eastAsia" w:ascii="宋体" w:hAnsi="宋体"/>
          <w:szCs w:val="21"/>
        </w:rPr>
        <w:t>贷款价值比在</w:t>
      </w:r>
      <w:r>
        <w:rPr>
          <w:rFonts w:hint="eastAsia" w:ascii="宋体" w:hAnsi="宋体"/>
          <w:szCs w:val="21"/>
          <w:lang w:val="en-US" w:eastAsia="zh-CN"/>
        </w:rPr>
        <w:t>10</w:t>
      </w:r>
      <w:r>
        <w:rPr>
          <w:rFonts w:hint="eastAsia" w:ascii="宋体" w:hAnsi="宋体"/>
          <w:szCs w:val="21"/>
        </w:rPr>
        <w:t>0%（不含）以上</w:t>
      </w:r>
      <w:r>
        <w:rPr>
          <w:rFonts w:ascii="宋体" w:hAnsi="宋体"/>
          <w:szCs w:val="21"/>
        </w:rPr>
        <w:t>]</w:t>
      </w:r>
      <w:r>
        <w:rPr>
          <w:rFonts w:hint="eastAsia" w:ascii="宋体" w:hAnsi="宋体"/>
          <w:szCs w:val="21"/>
        </w:rPr>
        <w:t>：是指填报机构根据其贷款价值比确定的权重对应填报。货款价值比的相关规定见《办法》附件2。</w:t>
      </w:r>
    </w:p>
    <w:p>
      <w:pPr>
        <w:spacing w:line="480" w:lineRule="exact"/>
        <w:ind w:firstLine="420" w:firstLineChars="200"/>
        <w:rPr>
          <w:rFonts w:ascii="宋体" w:hAnsi="宋体"/>
          <w:szCs w:val="21"/>
        </w:rPr>
      </w:pPr>
      <w:r>
        <w:rPr>
          <w:rFonts w:hint="eastAsia" w:ascii="宋体" w:hAnsi="宋体"/>
          <w:szCs w:val="21"/>
        </w:rPr>
        <w:t>[11.2.</w:t>
      </w:r>
      <w:r>
        <w:rPr>
          <w:rFonts w:ascii="宋体" w:hAnsi="宋体"/>
          <w:szCs w:val="21"/>
        </w:rPr>
        <w:t>2</w:t>
      </w:r>
      <w:r>
        <w:rPr>
          <w:rFonts w:hint="eastAsia" w:ascii="宋体" w:hAnsi="宋体"/>
          <w:szCs w:val="21"/>
        </w:rPr>
        <w:t>不符合审慎要求的居住用房地产风险暴露</w:t>
      </w:r>
      <w:r>
        <w:rPr>
          <w:rFonts w:ascii="宋体" w:hAnsi="宋体"/>
          <w:szCs w:val="21"/>
        </w:rPr>
        <w:t>]</w:t>
      </w:r>
      <w:r>
        <w:rPr>
          <w:rFonts w:hint="eastAsia" w:ascii="宋体" w:hAnsi="宋体"/>
          <w:szCs w:val="21"/>
        </w:rPr>
        <w:t>：是指填报机构持有的还款实质依赖于房地产所产生的现金流的居住用房地产风险暴露中不符合审慎要求的债权。</w:t>
      </w:r>
    </w:p>
    <w:p>
      <w:pPr>
        <w:spacing w:line="480" w:lineRule="exact"/>
        <w:ind w:firstLine="420" w:firstLineChars="200"/>
        <w:rPr>
          <w:rFonts w:ascii="宋体" w:hAnsi="宋体"/>
          <w:szCs w:val="21"/>
        </w:rPr>
      </w:pPr>
      <w:r>
        <w:rPr>
          <w:rFonts w:hint="eastAsia" w:ascii="宋体" w:hAnsi="宋体"/>
          <w:szCs w:val="21"/>
        </w:rPr>
        <w:t>[11.3向个人发放的存在币种错配情形的居住用房地产风险暴露]：是指填报机构持有的向个人发放的存在币种错配情形的居住用房地产风险暴露，应根据不存在币种错配情形的居住用房地产风险暴露权重的1</w:t>
      </w:r>
      <w:r>
        <w:rPr>
          <w:rFonts w:ascii="宋体" w:hAnsi="宋体"/>
          <w:szCs w:val="21"/>
        </w:rPr>
        <w:t>.5</w:t>
      </w:r>
      <w:r>
        <w:rPr>
          <w:rFonts w:hint="eastAsia" w:ascii="宋体" w:hAnsi="宋体"/>
          <w:szCs w:val="21"/>
        </w:rPr>
        <w:t>倍对应填报，最高不超过1</w:t>
      </w:r>
      <w:r>
        <w:rPr>
          <w:rFonts w:ascii="宋体" w:hAnsi="宋体"/>
          <w:szCs w:val="21"/>
        </w:rPr>
        <w:t>50%</w:t>
      </w:r>
      <w:r>
        <w:rPr>
          <w:rFonts w:hint="eastAsia" w:ascii="宋体" w:hAnsi="宋体"/>
          <w:szCs w:val="21"/>
        </w:rPr>
        <w:t>。不存在币种错配情形的居住用房地产风险暴露权重根据还款来源及贷款价值比确定，对应[11.1还款不实质依赖于房地产所产生的现金流的居住用房地产风险暴露]和[11.</w:t>
      </w:r>
      <w:r>
        <w:rPr>
          <w:rFonts w:ascii="宋体" w:hAnsi="宋体"/>
          <w:szCs w:val="21"/>
        </w:rPr>
        <w:t>2</w:t>
      </w:r>
      <w:r>
        <w:rPr>
          <w:rFonts w:hint="eastAsia" w:ascii="宋体" w:hAnsi="宋体"/>
          <w:szCs w:val="21"/>
        </w:rPr>
        <w:t>还款实质依赖于房地产所产生的现金流的居住用房地产风险暴露]中各项目。</w:t>
      </w:r>
    </w:p>
    <w:p>
      <w:pPr>
        <w:spacing w:line="480" w:lineRule="exact"/>
        <w:ind w:firstLine="420" w:firstLineChars="200"/>
        <w:rPr>
          <w:rFonts w:ascii="宋体" w:hAnsi="宋体"/>
          <w:color w:val="000000"/>
          <w:szCs w:val="21"/>
        </w:rPr>
      </w:pPr>
      <w:r>
        <w:rPr>
          <w:rFonts w:ascii="宋体" w:hAnsi="宋体"/>
          <w:color w:val="000000"/>
          <w:szCs w:val="21"/>
        </w:rPr>
        <w:t>[</w:t>
      </w:r>
      <w:r>
        <w:rPr>
          <w:rFonts w:hint="eastAsia" w:ascii="宋体" w:hAnsi="宋体"/>
          <w:color w:val="000000"/>
          <w:szCs w:val="21"/>
        </w:rPr>
        <w:t>1</w:t>
      </w:r>
      <w:r>
        <w:rPr>
          <w:rFonts w:ascii="宋体" w:hAnsi="宋体"/>
          <w:color w:val="000000"/>
          <w:szCs w:val="21"/>
        </w:rPr>
        <w:t>2</w:t>
      </w:r>
      <w:r>
        <w:rPr>
          <w:rFonts w:hint="eastAsia" w:ascii="宋体" w:hAnsi="宋体"/>
          <w:color w:val="000000"/>
          <w:szCs w:val="21"/>
        </w:rPr>
        <w:t>.商用房地产风险暴露</w:t>
      </w:r>
      <w:r>
        <w:rPr>
          <w:rFonts w:ascii="宋体" w:hAnsi="宋体"/>
          <w:color w:val="000000"/>
          <w:szCs w:val="21"/>
        </w:rPr>
        <w:t>]：</w:t>
      </w:r>
      <w:r>
        <w:rPr>
          <w:rFonts w:hint="eastAsia" w:ascii="宋体" w:hAnsi="宋体"/>
          <w:color w:val="000000"/>
          <w:szCs w:val="21"/>
        </w:rPr>
        <w:t>是指填报机构对个人和企业以商业用房为抵押的债权，包括以商住两用房为抵押的债权。</w:t>
      </w:r>
    </w:p>
    <w:p>
      <w:pPr>
        <w:spacing w:line="480" w:lineRule="exact"/>
        <w:ind w:firstLine="420" w:firstLineChars="200"/>
        <w:rPr>
          <w:rFonts w:ascii="宋体" w:hAnsi="宋体"/>
          <w:szCs w:val="21"/>
        </w:rPr>
      </w:pPr>
      <w:r>
        <w:rPr>
          <w:rFonts w:hint="eastAsia" w:ascii="宋体" w:hAnsi="宋体"/>
          <w:szCs w:val="21"/>
        </w:rPr>
        <w:t>[12.1还款不实质依赖于房地产所产生的现金流的商用房地产风险暴露]：是指填报机构持有的商用房地产风险暴露中还款不实质依赖于房地产所产生的现金流的债权。实质依赖的判定标准同居住用房地产风险暴露。</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12.1.1符合审慎要求的商用房地产风险暴露</w:t>
      </w:r>
      <w:r>
        <w:rPr>
          <w:rFonts w:ascii="宋体" w:hAnsi="宋体"/>
          <w:szCs w:val="21"/>
        </w:rPr>
        <w:t>]</w:t>
      </w:r>
      <w:r>
        <w:rPr>
          <w:rFonts w:hint="eastAsia" w:ascii="宋体" w:hAnsi="宋体"/>
          <w:szCs w:val="21"/>
        </w:rPr>
        <w:t>：是指填报机构持有的还款不实质依赖于房地产所产生的现金流商用房地产风险暴露中符合审慎要求的债权。审慎要求的标准同居住用房地产风险暴露。</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12.1.1.1贷款价值比在60%（含）以下</w:t>
      </w:r>
      <w:r>
        <w:rPr>
          <w:rFonts w:ascii="宋体" w:hAnsi="宋体"/>
          <w:szCs w:val="21"/>
        </w:rPr>
        <w:t>]</w:t>
      </w:r>
      <w:r>
        <w:rPr>
          <w:rFonts w:hint="eastAsia" w:ascii="宋体" w:hAnsi="宋体"/>
          <w:szCs w:val="21"/>
        </w:rPr>
        <w:t>：是指填报机构持有的还款不实质依赖于房地产所产生的现金流商用房地产风险暴露中货款价值比在</w:t>
      </w:r>
      <w:r>
        <w:rPr>
          <w:rFonts w:ascii="宋体" w:hAnsi="宋体"/>
          <w:szCs w:val="21"/>
        </w:rPr>
        <w:t>60%</w:t>
      </w:r>
      <w:r>
        <w:rPr>
          <w:rFonts w:hint="eastAsia" w:ascii="宋体" w:hAnsi="宋体"/>
          <w:szCs w:val="21"/>
        </w:rPr>
        <w:t>（含）以下的债权。货款价值比的相关规定同居住用房地产风险暴露。</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12.1.1.2贷款价值比在60%（不含）以上</w:t>
      </w:r>
      <w:r>
        <w:rPr>
          <w:rFonts w:ascii="宋体" w:hAnsi="宋体"/>
          <w:szCs w:val="21"/>
        </w:rPr>
        <w:t>]</w:t>
      </w:r>
      <w:r>
        <w:rPr>
          <w:rFonts w:hint="eastAsia" w:ascii="宋体" w:hAnsi="宋体"/>
          <w:szCs w:val="21"/>
        </w:rPr>
        <w:t>：是指填报机构持有的还款不实质依赖于房地产所产生的现金流商用房地产风险暴露中货款价值比在</w:t>
      </w:r>
      <w:r>
        <w:rPr>
          <w:rFonts w:ascii="宋体" w:hAnsi="宋体"/>
          <w:szCs w:val="21"/>
        </w:rPr>
        <w:t>60%</w:t>
      </w:r>
      <w:r>
        <w:rPr>
          <w:rFonts w:hint="eastAsia" w:ascii="宋体" w:hAnsi="宋体"/>
          <w:szCs w:val="21"/>
        </w:rPr>
        <w:t>（不含）以上的债权，应根据其交易对手权重对应填报。</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12.1.2不符合审慎要求的商用房地产风险暴露</w:t>
      </w:r>
      <w:r>
        <w:rPr>
          <w:rFonts w:ascii="宋体" w:hAnsi="宋体"/>
          <w:szCs w:val="21"/>
        </w:rPr>
        <w:t>]</w:t>
      </w:r>
      <w:r>
        <w:rPr>
          <w:rFonts w:hint="eastAsia" w:ascii="宋体" w:hAnsi="宋体"/>
          <w:szCs w:val="21"/>
        </w:rPr>
        <w:t>：是指填报机构持有的还款不实质依赖于房地产所产生的现金流商用房地产风险暴露中不符合审慎要求的债权。填报机构应根据交易对手权重对应填报。</w:t>
      </w:r>
    </w:p>
    <w:p>
      <w:pPr>
        <w:spacing w:line="48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还款实质依赖于房地产所产生的现金流的商用房地产风险暴露</w:t>
      </w:r>
      <w:r>
        <w:rPr>
          <w:rFonts w:ascii="宋体" w:hAnsi="宋体"/>
          <w:szCs w:val="21"/>
        </w:rPr>
        <w:t>]</w:t>
      </w:r>
      <w:r>
        <w:rPr>
          <w:rFonts w:hint="eastAsia" w:ascii="宋体" w:hAnsi="宋体"/>
          <w:szCs w:val="21"/>
        </w:rPr>
        <w:t>：是指填报机构持有的商用房地产风险暴露中还款实质依赖于房地产所产生的现金流的债权。</w:t>
      </w:r>
    </w:p>
    <w:p>
      <w:pPr>
        <w:spacing w:line="480" w:lineRule="exact"/>
        <w:ind w:firstLine="420" w:firstLineChars="200"/>
        <w:rPr>
          <w:rFonts w:ascii="宋体" w:hAnsi="宋体"/>
          <w:szCs w:val="21"/>
        </w:rPr>
      </w:pPr>
      <w:r>
        <w:rPr>
          <w:rFonts w:hint="eastAsia" w:ascii="宋体" w:hAnsi="宋体"/>
          <w:szCs w:val="21"/>
        </w:rPr>
        <w:t>[12.2.1符合审慎要求的商用房地产风险暴露</w:t>
      </w:r>
      <w:r>
        <w:rPr>
          <w:rFonts w:ascii="宋体" w:hAnsi="宋体"/>
          <w:szCs w:val="21"/>
        </w:rPr>
        <w:t>]</w:t>
      </w:r>
      <w:r>
        <w:rPr>
          <w:rFonts w:hint="eastAsia" w:ascii="宋体" w:hAnsi="宋体"/>
          <w:szCs w:val="21"/>
        </w:rPr>
        <w:t>：是指填报机构持有的还款实质依赖于房地产所产生的现金流商用房地产风险暴露中符合审慎要求的债权。</w:t>
      </w:r>
    </w:p>
    <w:p>
      <w:pPr>
        <w:spacing w:line="480" w:lineRule="exact"/>
        <w:ind w:firstLine="420" w:firstLineChars="200"/>
        <w:rPr>
          <w:rFonts w:ascii="宋体" w:hAnsi="宋体"/>
          <w:szCs w:val="21"/>
        </w:rPr>
      </w:pPr>
      <w:r>
        <w:rPr>
          <w:rFonts w:hint="eastAsia" w:ascii="宋体" w:hAnsi="宋体"/>
          <w:szCs w:val="21"/>
        </w:rPr>
        <w:t>[12.2.1.1贷款价值比在60%（含）以下</w:t>
      </w:r>
      <w:r>
        <w:rPr>
          <w:rFonts w:ascii="宋体" w:hAnsi="宋体"/>
          <w:szCs w:val="21"/>
        </w:rPr>
        <w:t>]</w:t>
      </w:r>
      <w:r>
        <w:rPr>
          <w:rFonts w:hint="eastAsia" w:ascii="宋体" w:hAnsi="宋体"/>
          <w:szCs w:val="21"/>
        </w:rPr>
        <w:t>至[12.2.1.3贷款价值比在80%（不含）以上</w:t>
      </w:r>
      <w:r>
        <w:rPr>
          <w:rFonts w:ascii="宋体" w:hAnsi="宋体"/>
          <w:szCs w:val="21"/>
        </w:rPr>
        <w:t>]</w:t>
      </w:r>
      <w:r>
        <w:rPr>
          <w:rFonts w:hint="eastAsia" w:ascii="宋体" w:hAnsi="宋体"/>
          <w:szCs w:val="21"/>
        </w:rPr>
        <w:t>：是指填报机构应根据其货款价值比及交易对手确定的权重对应填报。</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12.2.2不符合审慎要求的商用房地产风险暴露</w:t>
      </w:r>
      <w:r>
        <w:rPr>
          <w:rFonts w:ascii="宋体" w:hAnsi="宋体"/>
          <w:szCs w:val="21"/>
        </w:rPr>
        <w:t>]</w:t>
      </w:r>
      <w:r>
        <w:rPr>
          <w:rFonts w:hint="eastAsia" w:ascii="宋体" w:hAnsi="宋体"/>
          <w:szCs w:val="21"/>
        </w:rPr>
        <w:t>：是指填报机构持有的还款实质依赖于房地产所产生的现金流商用房地产风险暴露中不符合审慎要求的债权。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商业银行持有的不动产</w:t>
      </w:r>
      <w:r>
        <w:rPr>
          <w:rFonts w:ascii="宋体" w:hAnsi="宋体" w:eastAsia="宋体"/>
          <w:color w:val="auto"/>
          <w:sz w:val="21"/>
          <w:szCs w:val="21"/>
        </w:rPr>
        <w:t>]：</w:t>
      </w:r>
      <w:r>
        <w:rPr>
          <w:rFonts w:hint="eastAsia" w:ascii="宋体" w:hAnsi="宋体" w:eastAsia="宋体"/>
          <w:color w:val="auto"/>
          <w:sz w:val="21"/>
          <w:szCs w:val="21"/>
        </w:rPr>
        <w:t>是指填报机构持有的不动产，包括房产、土地使用权、机器设备和在建工程等。</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3.1</w:t>
      </w:r>
      <w:r>
        <w:rPr>
          <w:rFonts w:hint="eastAsia" w:ascii="宋体" w:hAnsi="宋体" w:eastAsia="宋体"/>
          <w:color w:val="auto"/>
          <w:sz w:val="21"/>
          <w:szCs w:val="21"/>
        </w:rPr>
        <w:t>商业银行自用不动产</w:t>
      </w:r>
      <w:r>
        <w:rPr>
          <w:rFonts w:ascii="宋体" w:hAnsi="宋体" w:eastAsia="宋体"/>
          <w:color w:val="auto"/>
          <w:sz w:val="21"/>
          <w:szCs w:val="21"/>
        </w:rPr>
        <w:t>]：</w:t>
      </w:r>
      <w:r>
        <w:rPr>
          <w:rFonts w:hint="eastAsia" w:ascii="宋体" w:hAnsi="宋体" w:eastAsia="宋体"/>
          <w:color w:val="auto"/>
          <w:sz w:val="21"/>
          <w:szCs w:val="21"/>
        </w:rPr>
        <w:t>是指填报机构持有的自身使用的不动产。</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3.2</w:t>
      </w:r>
      <w:r>
        <w:rPr>
          <w:rFonts w:hint="eastAsia" w:ascii="宋体" w:hAnsi="宋体" w:eastAsia="宋体"/>
          <w:color w:val="auto"/>
          <w:sz w:val="21"/>
          <w:szCs w:val="21"/>
        </w:rPr>
        <w:t>商业银行非自用不动产</w:t>
      </w:r>
      <w:r>
        <w:rPr>
          <w:rFonts w:ascii="宋体" w:hAnsi="宋体" w:eastAsia="宋体"/>
          <w:color w:val="auto"/>
          <w:sz w:val="21"/>
          <w:szCs w:val="21"/>
        </w:rPr>
        <w:t>]：</w:t>
      </w:r>
      <w:r>
        <w:rPr>
          <w:rFonts w:hint="eastAsia" w:ascii="宋体" w:hAnsi="宋体" w:eastAsia="宋体"/>
          <w:color w:val="auto"/>
          <w:sz w:val="21"/>
          <w:szCs w:val="21"/>
        </w:rPr>
        <w:t>是指填报机构持有的用于除自身使用用途之外的不动产。</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3.2</w:t>
      </w:r>
      <w:r>
        <w:rPr>
          <w:rFonts w:hint="eastAsia" w:ascii="宋体" w:hAnsi="宋体" w:eastAsia="宋体"/>
          <w:color w:val="auto"/>
          <w:sz w:val="21"/>
          <w:szCs w:val="21"/>
        </w:rPr>
        <w:t>.1因行使抵押权而持有的非自用不动产</w:t>
      </w:r>
      <w:r>
        <w:rPr>
          <w:rFonts w:ascii="宋体" w:hAnsi="宋体" w:eastAsia="宋体"/>
          <w:color w:val="auto"/>
          <w:sz w:val="21"/>
          <w:szCs w:val="21"/>
        </w:rPr>
        <w:t>]</w:t>
      </w:r>
      <w:r>
        <w:rPr>
          <w:rFonts w:hint="eastAsia" w:ascii="宋体" w:hAnsi="宋体" w:eastAsia="宋体"/>
          <w:color w:val="auto"/>
          <w:sz w:val="21"/>
          <w:szCs w:val="21"/>
        </w:rPr>
        <w:t>：是指填报机构因行使抵押权而持有的在法律规定处分期限内的非自用不动产。法律规定处分期限的标准见《中华人民共和国商业银行法》的规定。</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3.2</w:t>
      </w:r>
      <w:r>
        <w:rPr>
          <w:rFonts w:hint="eastAsia" w:ascii="宋体" w:hAnsi="宋体" w:eastAsia="宋体"/>
          <w:color w:val="auto"/>
          <w:sz w:val="21"/>
          <w:szCs w:val="21"/>
        </w:rPr>
        <w:t>.2其他非自用不动产</w:t>
      </w:r>
      <w:r>
        <w:rPr>
          <w:rFonts w:ascii="宋体" w:hAnsi="宋体" w:eastAsia="宋体"/>
          <w:color w:val="auto"/>
          <w:sz w:val="21"/>
          <w:szCs w:val="21"/>
        </w:rPr>
        <w:t>]</w:t>
      </w:r>
      <w:r>
        <w:rPr>
          <w:rFonts w:hint="eastAsia" w:ascii="宋体" w:hAnsi="宋体" w:eastAsia="宋体"/>
          <w:color w:val="auto"/>
          <w:sz w:val="21"/>
          <w:szCs w:val="21"/>
        </w:rPr>
        <w:t>：是指填报机构虽因行使抵押权而持有但超过法律规定处分期限的非自用不动产，以及其他非自用不动产。</w:t>
      </w:r>
    </w:p>
    <w:p>
      <w:pPr>
        <w:pStyle w:val="35"/>
        <w:ind w:firstLine="420"/>
        <w:jc w:val="both"/>
        <w:rPr>
          <w:rFonts w:ascii="宋体" w:hAnsi="宋体" w:eastAsia="宋体"/>
          <w:color w:val="auto"/>
          <w:sz w:val="21"/>
          <w:szCs w:val="21"/>
        </w:rPr>
      </w:pPr>
      <w:r>
        <w:rPr>
          <w:rFonts w:ascii="宋体" w:hAnsi="宋体" w:eastAsia="宋体"/>
          <w:color w:val="auto"/>
          <w:sz w:val="21"/>
          <w:szCs w:val="21"/>
        </w:rPr>
        <w:t>[14</w:t>
      </w:r>
      <w:r>
        <w:rPr>
          <w:rFonts w:hint="eastAsia" w:ascii="宋体" w:hAnsi="宋体" w:eastAsia="宋体"/>
          <w:color w:val="auto"/>
          <w:sz w:val="21"/>
          <w:szCs w:val="21"/>
        </w:rPr>
        <w:t>.租赁资产余值</w:t>
      </w:r>
      <w:r>
        <w:rPr>
          <w:rFonts w:ascii="宋体" w:hAnsi="宋体" w:eastAsia="宋体"/>
          <w:color w:val="auto"/>
          <w:sz w:val="21"/>
          <w:szCs w:val="21"/>
        </w:rPr>
        <w:t>]</w:t>
      </w:r>
      <w:r>
        <w:rPr>
          <w:rFonts w:hint="eastAsia" w:ascii="宋体" w:hAnsi="宋体" w:eastAsia="宋体"/>
          <w:color w:val="auto"/>
          <w:sz w:val="21"/>
          <w:szCs w:val="21"/>
        </w:rPr>
        <w:t>：是指填报机构作为出租人，向客户提供租赁形式的融资业务中租赁资产的余值。本项目仅需填报融资性租赁业务资产的余值。</w:t>
      </w:r>
      <w:r>
        <w:rPr>
          <w:rFonts w:hint="eastAsia" w:ascii="宋体" w:hAnsi="宋体" w:eastAsia="宋体"/>
          <w:sz w:val="21"/>
          <w:szCs w:val="21"/>
        </w:rPr>
        <w:t>融资租赁，是指出租人根据承租人对租赁物和供货人的选择或认可，将其从供货人处取得的租赁物按合同约定出租给承租人占有、使用，向承租人收取租金的交易活动。</w:t>
      </w:r>
      <w:r>
        <w:rPr>
          <w:rFonts w:hint="eastAsia" w:ascii="宋体" w:hAnsi="宋体" w:eastAsia="宋体"/>
          <w:color w:val="auto"/>
          <w:sz w:val="21"/>
          <w:szCs w:val="21"/>
        </w:rPr>
        <w:t>余值风险是由于设备的公允价值下降，低于租赁开始时对余值的估值造成的银行对潜在损失的暴露。</w:t>
      </w:r>
    </w:p>
    <w:p>
      <w:pPr>
        <w:pStyle w:val="35"/>
        <w:ind w:firstLine="420"/>
        <w:jc w:val="both"/>
        <w:rPr>
          <w:rFonts w:ascii="宋体" w:hAnsi="宋体" w:eastAsia="宋体"/>
          <w:color w:val="auto"/>
          <w:sz w:val="21"/>
          <w:szCs w:val="21"/>
        </w:rPr>
      </w:pPr>
      <w:r>
        <w:rPr>
          <w:rFonts w:ascii="宋体" w:hAnsi="宋体" w:eastAsia="宋体"/>
          <w:color w:val="auto"/>
          <w:sz w:val="21"/>
          <w:szCs w:val="21"/>
        </w:rPr>
        <w:t>[15</w:t>
      </w:r>
      <w:r>
        <w:rPr>
          <w:rFonts w:hint="eastAsia" w:ascii="宋体" w:hAnsi="宋体" w:eastAsia="宋体"/>
          <w:color w:val="auto"/>
          <w:sz w:val="21"/>
          <w:szCs w:val="21"/>
        </w:rPr>
        <w:t>.股权投资</w:t>
      </w:r>
      <w:r>
        <w:rPr>
          <w:rFonts w:ascii="宋体" w:hAnsi="宋体" w:eastAsia="宋体"/>
          <w:color w:val="auto"/>
          <w:sz w:val="21"/>
          <w:szCs w:val="21"/>
        </w:rPr>
        <w:t>]</w:t>
      </w:r>
      <w:r>
        <w:rPr>
          <w:rFonts w:hint="eastAsia" w:ascii="宋体" w:hAnsi="宋体" w:eastAsia="宋体"/>
          <w:color w:val="auto"/>
          <w:sz w:val="21"/>
          <w:szCs w:val="21"/>
        </w:rPr>
        <w:t>：是指填报机构直接或间接拥有的股东权益，包括持有的永续债。</w:t>
      </w:r>
    </w:p>
    <w:p>
      <w:pPr>
        <w:pStyle w:val="35"/>
        <w:widowControl w:val="0"/>
        <w:ind w:firstLine="420"/>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5</w:t>
      </w:r>
      <w:r>
        <w:rPr>
          <w:rFonts w:hint="eastAsia" w:ascii="宋体" w:hAnsi="宋体" w:eastAsia="宋体"/>
          <w:color w:val="auto"/>
          <w:sz w:val="21"/>
          <w:szCs w:val="21"/>
        </w:rPr>
        <w:t>.1对金融机构的股权投资（未扣除部分）</w:t>
      </w:r>
      <w:r>
        <w:rPr>
          <w:rFonts w:ascii="宋体" w:hAnsi="宋体" w:eastAsia="宋体"/>
          <w:color w:val="auto"/>
          <w:sz w:val="21"/>
          <w:szCs w:val="21"/>
        </w:rPr>
        <w:t>]</w:t>
      </w:r>
      <w:r>
        <w:rPr>
          <w:rFonts w:hint="eastAsia" w:ascii="宋体" w:hAnsi="宋体" w:eastAsia="宋体"/>
          <w:color w:val="auto"/>
          <w:sz w:val="21"/>
          <w:szCs w:val="21"/>
        </w:rPr>
        <w:t>：是指填报机构对金融机构持有或间接持有的股东权益。本项目应反映填报机构未从核心一级资本、其他一级资本中扣除的股权部分。对我国银联的股权投资也填报在本项目中。</w:t>
      </w:r>
    </w:p>
    <w:p>
      <w:pPr>
        <w:pStyle w:val="35"/>
        <w:ind w:firstLine="420"/>
        <w:jc w:val="both"/>
        <w:rPr>
          <w:rFonts w:ascii="宋体" w:hAnsi="宋体" w:eastAsia="宋体"/>
          <w:color w:val="auto"/>
          <w:sz w:val="21"/>
          <w:szCs w:val="21"/>
        </w:rPr>
      </w:pPr>
      <w:r>
        <w:rPr>
          <w:rFonts w:ascii="宋体" w:hAnsi="宋体" w:eastAsia="宋体"/>
          <w:color w:val="auto"/>
          <w:sz w:val="21"/>
          <w:szCs w:val="21"/>
        </w:rPr>
        <w:t>[15.2</w:t>
      </w:r>
      <w:r>
        <w:rPr>
          <w:rFonts w:hint="eastAsia" w:ascii="宋体" w:hAnsi="宋体" w:eastAsia="宋体"/>
          <w:color w:val="auto"/>
          <w:sz w:val="21"/>
          <w:szCs w:val="21"/>
        </w:rPr>
        <w:t>被动持有的对工商企业的股权投资在法律规定处分期限内</w:t>
      </w:r>
      <w:r>
        <w:rPr>
          <w:rFonts w:ascii="宋体" w:hAnsi="宋体" w:eastAsia="宋体"/>
          <w:color w:val="auto"/>
          <w:sz w:val="21"/>
          <w:szCs w:val="21"/>
        </w:rPr>
        <w:t>]：是指填报机构因依法行使债权或担保物权而受偿于债务人、担保人或第三人的股权。是因收取股权质押类抵债资产而被动持有的</w:t>
      </w:r>
      <w:r>
        <w:rPr>
          <w:rFonts w:hint="eastAsia" w:ascii="宋体" w:hAnsi="宋体" w:eastAsia="宋体"/>
          <w:color w:val="auto"/>
          <w:sz w:val="21"/>
          <w:szCs w:val="21"/>
        </w:rPr>
        <w:t>在法律规定处分期限内对工商企业的股权投资。法律规定处分期限的标准见《中华人民共和国商业银行法》的规定。</w:t>
      </w:r>
    </w:p>
    <w:p>
      <w:pPr>
        <w:pStyle w:val="35"/>
        <w:ind w:firstLine="420"/>
        <w:jc w:val="both"/>
        <w:rPr>
          <w:rFonts w:hint="eastAsia" w:ascii="宋体" w:hAnsi="宋体" w:eastAsia="宋体"/>
          <w:color w:val="auto"/>
          <w:sz w:val="21"/>
          <w:szCs w:val="21"/>
          <w:lang w:eastAsia="zh-CN"/>
        </w:rPr>
      </w:pPr>
      <w:r>
        <w:rPr>
          <w:rFonts w:ascii="宋体" w:hAnsi="宋体" w:eastAsia="宋体"/>
          <w:color w:val="auto"/>
          <w:sz w:val="21"/>
          <w:szCs w:val="21"/>
        </w:rPr>
        <w:t>[15.3</w:t>
      </w:r>
      <w:r>
        <w:rPr>
          <w:rFonts w:hint="eastAsia" w:ascii="宋体" w:hAnsi="宋体" w:eastAsia="宋体"/>
          <w:color w:val="auto"/>
          <w:sz w:val="21"/>
          <w:szCs w:val="21"/>
        </w:rPr>
        <w:t>因市场化债转股持有的工商企业股权投资</w:t>
      </w:r>
      <w:r>
        <w:rPr>
          <w:rFonts w:ascii="宋体" w:hAnsi="宋体" w:eastAsia="宋体"/>
          <w:color w:val="auto"/>
          <w:sz w:val="21"/>
          <w:szCs w:val="21"/>
        </w:rPr>
        <w:t>]：</w:t>
      </w:r>
      <w:r>
        <w:rPr>
          <w:rFonts w:hint="eastAsia" w:ascii="宋体" w:hAnsi="宋体" w:eastAsia="宋体"/>
          <w:color w:val="auto"/>
          <w:sz w:val="21"/>
          <w:szCs w:val="21"/>
        </w:rPr>
        <w:t>是指商业银行参与市场化银行债权转股权而持有的工商企业股权投资。</w:t>
      </w:r>
      <w:r>
        <w:rPr>
          <w:rFonts w:hint="eastAsia" w:ascii="宋体" w:hAnsi="宋体" w:eastAsia="宋体"/>
          <w:color w:val="auto"/>
          <w:sz w:val="21"/>
          <w:szCs w:val="21"/>
          <w:lang w:eastAsia="zh-CN"/>
        </w:rPr>
        <w:t>市场化债转股是指符合《国务院关于积极稳妥降低企业杠杆率的意见》（国发</w:t>
      </w:r>
      <w:r>
        <w:rPr>
          <w:rFonts w:hint="eastAsia" w:ascii="宋体" w:hAnsi="宋体" w:eastAsia="宋体"/>
          <w:color w:val="auto"/>
          <w:sz w:val="21"/>
          <w:szCs w:val="21"/>
          <w:lang w:val="en-US" w:eastAsia="zh-CN"/>
        </w:rPr>
        <w:t>[2016]54号</w:t>
      </w:r>
      <w:r>
        <w:rPr>
          <w:rFonts w:hint="eastAsia" w:ascii="宋体" w:hAnsi="宋体" w:eastAsia="宋体"/>
          <w:color w:val="auto"/>
          <w:sz w:val="21"/>
          <w:szCs w:val="21"/>
          <w:lang w:eastAsia="zh-CN"/>
        </w:rPr>
        <w:t>）及其附件《关于市场化银行债权转股权的指导意见》、发展改革委等七部委《关于市场化银行债权转股权实施中有关具体政策问题的通知》（发改财金</w:t>
      </w:r>
      <w:r>
        <w:rPr>
          <w:rFonts w:hint="eastAsia" w:ascii="宋体" w:hAnsi="宋体" w:eastAsia="宋体"/>
          <w:color w:val="auto"/>
          <w:sz w:val="21"/>
          <w:szCs w:val="21"/>
          <w:lang w:val="en-US" w:eastAsia="zh-CN"/>
        </w:rPr>
        <w:t>[2018]152号</w:t>
      </w:r>
      <w:r>
        <w:rPr>
          <w:rFonts w:hint="eastAsia" w:ascii="宋体" w:hAnsi="宋体" w:eastAsia="宋体"/>
          <w:color w:val="auto"/>
          <w:sz w:val="21"/>
          <w:szCs w:val="21"/>
          <w:lang w:eastAsia="zh-CN"/>
        </w:rPr>
        <w:t>）规定的债权转股权的业务。</w:t>
      </w:r>
    </w:p>
    <w:p>
      <w:pPr>
        <w:pStyle w:val="35"/>
        <w:ind w:firstLine="420"/>
        <w:jc w:val="both"/>
        <w:rPr>
          <w:rFonts w:ascii="宋体" w:hAnsi="宋体"/>
          <w:szCs w:val="21"/>
        </w:rPr>
      </w:pPr>
      <w:r>
        <w:rPr>
          <w:rFonts w:hint="eastAsia" w:ascii="宋体" w:hAnsi="宋体" w:eastAsia="宋体"/>
          <w:color w:val="auto"/>
          <w:sz w:val="21"/>
          <w:szCs w:val="21"/>
        </w:rPr>
        <w:t>[</w:t>
      </w:r>
      <w:r>
        <w:rPr>
          <w:rFonts w:ascii="宋体" w:hAnsi="宋体" w:eastAsia="宋体"/>
          <w:color w:val="auto"/>
          <w:sz w:val="21"/>
          <w:szCs w:val="21"/>
        </w:rPr>
        <w:t>15.4</w:t>
      </w:r>
      <w:r>
        <w:rPr>
          <w:rFonts w:hint="eastAsia" w:ascii="宋体" w:hAnsi="宋体" w:eastAsia="宋体"/>
          <w:color w:val="auto"/>
          <w:sz w:val="21"/>
          <w:szCs w:val="21"/>
        </w:rPr>
        <w:t>对获得国家重大补贴，并受到政府监督的股权投资</w:t>
      </w:r>
      <w:r>
        <w:rPr>
          <w:rFonts w:ascii="宋体" w:hAnsi="宋体" w:eastAsia="宋体"/>
          <w:color w:val="auto"/>
          <w:sz w:val="21"/>
          <w:szCs w:val="21"/>
        </w:rPr>
        <w:t>]</w:t>
      </w:r>
      <w:r>
        <w:rPr>
          <w:rFonts w:hint="eastAsia" w:ascii="宋体" w:hAnsi="宋体" w:eastAsia="宋体"/>
          <w:color w:val="auto"/>
          <w:sz w:val="21"/>
          <w:szCs w:val="21"/>
        </w:rPr>
        <w:t>：是指中央财政持股，设立方案中明确投资规模、投资范围、运作模式及其他潜在风险因素，并经国务院批准的股权投资。</w:t>
      </w:r>
      <w:r>
        <w:rPr>
          <w:rFonts w:hint="eastAsia" w:ascii="宋体" w:hAnsi="宋体" w:eastAsia="宋体"/>
          <w:color w:val="auto"/>
          <w:sz w:val="21"/>
          <w:szCs w:val="21"/>
          <w:lang w:eastAsia="zh-CN"/>
        </w:rPr>
        <w:t>原《商业银行资本管理办法（试行）》中，</w:t>
      </w:r>
      <w:r>
        <w:rPr>
          <w:rFonts w:hint="eastAsia" w:ascii="宋体" w:hAnsi="宋体" w:eastAsia="宋体"/>
          <w:color w:val="auto"/>
          <w:sz w:val="21"/>
          <w:szCs w:val="21"/>
        </w:rPr>
        <w:t>填报机构因政策性原因并经国务院特别批准的对工商企业股权投资</w:t>
      </w:r>
      <w:r>
        <w:rPr>
          <w:rFonts w:hint="eastAsia" w:ascii="宋体" w:hAnsi="宋体" w:eastAsia="宋体"/>
          <w:color w:val="auto"/>
          <w:sz w:val="21"/>
          <w:szCs w:val="21"/>
          <w:lang w:eastAsia="zh-CN"/>
        </w:rPr>
        <w:t>的余额也</w:t>
      </w:r>
      <w:r>
        <w:rPr>
          <w:rFonts w:hint="eastAsia" w:ascii="宋体" w:hAnsi="宋体" w:eastAsia="宋体"/>
          <w:color w:val="auto"/>
          <w:sz w:val="21"/>
          <w:szCs w:val="21"/>
        </w:rPr>
        <w:t>填报在本项目中。</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[15.</w:t>
      </w:r>
      <w:r>
        <w:rPr>
          <w:rFonts w:ascii="宋体" w:hAnsi="宋体" w:eastAsia="宋体"/>
          <w:color w:val="auto"/>
          <w:sz w:val="21"/>
          <w:szCs w:val="21"/>
        </w:rPr>
        <w:t>5</w:t>
      </w:r>
      <w:r>
        <w:rPr>
          <w:rFonts w:hint="eastAsia" w:ascii="宋体" w:hAnsi="宋体" w:eastAsia="宋体"/>
          <w:color w:val="auto"/>
          <w:sz w:val="21"/>
          <w:szCs w:val="21"/>
        </w:rPr>
        <w:t>对工商企业的其他股权投资]：是指填报机构除[15.1</w:t>
      </w:r>
      <w:r>
        <w:rPr>
          <w:rFonts w:ascii="宋体" w:hAnsi="宋体" w:eastAsia="宋体"/>
          <w:color w:val="auto"/>
          <w:sz w:val="21"/>
          <w:szCs w:val="21"/>
        </w:rPr>
        <w:t>]</w:t>
      </w:r>
      <w:r>
        <w:rPr>
          <w:rFonts w:hint="eastAsia" w:ascii="宋体" w:hAnsi="宋体" w:eastAsia="宋体"/>
          <w:color w:val="auto"/>
          <w:sz w:val="21"/>
          <w:szCs w:val="21"/>
        </w:rPr>
        <w:t>至[15.</w:t>
      </w:r>
      <w:r>
        <w:rPr>
          <w:rFonts w:ascii="宋体" w:hAnsi="宋体" w:eastAsia="宋体"/>
          <w:color w:val="auto"/>
          <w:sz w:val="21"/>
          <w:szCs w:val="21"/>
        </w:rPr>
        <w:t>4]</w:t>
      </w:r>
      <w:r>
        <w:rPr>
          <w:rFonts w:hint="eastAsia" w:ascii="宋体" w:hAnsi="宋体" w:eastAsia="宋体"/>
          <w:color w:val="auto"/>
          <w:sz w:val="21"/>
          <w:szCs w:val="21"/>
        </w:rPr>
        <w:t>外，对工商企业的其他股权投资。</w:t>
      </w:r>
    </w:p>
    <w:p>
      <w:pPr>
        <w:pStyle w:val="35"/>
        <w:ind w:firstLine="420"/>
        <w:jc w:val="both"/>
        <w:rPr>
          <w:rFonts w:ascii="宋体" w:hAnsi="宋体" w:eastAsia="宋体"/>
          <w:color w:val="auto"/>
          <w:sz w:val="21"/>
          <w:szCs w:val="21"/>
        </w:rPr>
      </w:pPr>
      <w:bookmarkStart w:id="8" w:name="_Hlk108041786"/>
      <w:r>
        <w:rPr>
          <w:rFonts w:hint="eastAsia" w:ascii="宋体" w:hAnsi="宋体" w:eastAsia="宋体"/>
          <w:color w:val="auto"/>
          <w:sz w:val="21"/>
          <w:szCs w:val="21"/>
        </w:rPr>
        <w:t>[</w:t>
      </w:r>
      <w:r>
        <w:rPr>
          <w:rFonts w:ascii="宋体" w:hAnsi="宋体" w:eastAsia="宋体"/>
          <w:color w:val="auto"/>
          <w:sz w:val="21"/>
          <w:szCs w:val="21"/>
        </w:rPr>
        <w:t>16.1</w:t>
      </w:r>
      <w:r>
        <w:rPr>
          <w:rFonts w:hint="eastAsia" w:ascii="宋体" w:hAnsi="宋体" w:eastAsia="宋体"/>
          <w:color w:val="auto"/>
          <w:sz w:val="21"/>
          <w:szCs w:val="21"/>
        </w:rPr>
        <w:t>对我国开发性金融机构和政策性银行的次级债权（未扣除部分）</w:t>
      </w:r>
      <w:r>
        <w:rPr>
          <w:rFonts w:ascii="宋体" w:hAnsi="宋体" w:eastAsia="宋体"/>
          <w:color w:val="auto"/>
          <w:sz w:val="21"/>
          <w:szCs w:val="21"/>
        </w:rPr>
        <w:t>]</w:t>
      </w:r>
      <w:r>
        <w:rPr>
          <w:rFonts w:hint="eastAsia" w:ascii="宋体" w:hAnsi="宋体" w:eastAsia="宋体"/>
          <w:color w:val="auto"/>
          <w:sz w:val="21"/>
          <w:szCs w:val="21"/>
        </w:rPr>
        <w:t>：是指填报机构对我国开发性金融机构和政策性银行的次级债权（已扣减部分已作为监管资本调整项在资本定义中反映）。</w:t>
      </w:r>
    </w:p>
    <w:bookmarkEnd w:id="8"/>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[16.2对我国商业银行的次级债权（未扣除部分）</w:t>
      </w:r>
      <w:r>
        <w:rPr>
          <w:rFonts w:ascii="宋体" w:hAnsi="宋体" w:eastAsia="宋体"/>
          <w:color w:val="auto"/>
          <w:sz w:val="21"/>
          <w:szCs w:val="21"/>
        </w:rPr>
        <w:t>]</w:t>
      </w:r>
      <w:r>
        <w:rPr>
          <w:rFonts w:hint="eastAsia" w:ascii="宋体" w:hAnsi="宋体" w:eastAsia="宋体"/>
          <w:color w:val="auto"/>
          <w:sz w:val="21"/>
          <w:szCs w:val="21"/>
        </w:rPr>
        <w:t>：是指填报机构持有的我国商业银行的次级债权，例如：</w:t>
      </w:r>
      <w:r>
        <w:rPr>
          <w:rFonts w:hint="eastAsia" w:ascii="宋体" w:hAnsi="宋体" w:eastAsia="宋体" w:cs="宋体"/>
          <w:sz w:val="21"/>
          <w:szCs w:val="21"/>
        </w:rPr>
        <w:t>二级资本债</w:t>
      </w:r>
      <w:r>
        <w:rPr>
          <w:rFonts w:hint="eastAsia" w:ascii="宋体" w:hAnsi="宋体" w:eastAsia="宋体"/>
          <w:color w:val="auto"/>
          <w:sz w:val="21"/>
          <w:szCs w:val="21"/>
        </w:rPr>
        <w:t>等。本项目应包括对未并表商业银行小额少数资本投资中的未扣减的次级债权（已扣减部分已作为监管资本调整项在资本定义中反映）。</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[16.3对我国其他金融机构的次级债权（未扣除部分）</w:t>
      </w:r>
      <w:r>
        <w:rPr>
          <w:rFonts w:ascii="宋体" w:hAnsi="宋体" w:eastAsia="宋体"/>
          <w:color w:val="auto"/>
          <w:sz w:val="21"/>
          <w:szCs w:val="21"/>
        </w:rPr>
        <w:t>]</w:t>
      </w:r>
      <w:r>
        <w:rPr>
          <w:rFonts w:hint="eastAsia" w:ascii="宋体" w:hAnsi="宋体" w:eastAsia="宋体"/>
          <w:color w:val="auto"/>
          <w:sz w:val="21"/>
          <w:szCs w:val="21"/>
        </w:rPr>
        <w:t>：是指填报机构持有的我国其他金融机构的次级债权，例如：</w:t>
      </w:r>
      <w:r>
        <w:rPr>
          <w:rFonts w:hint="eastAsia" w:ascii="宋体" w:hAnsi="宋体" w:eastAsia="宋体" w:cs="宋体"/>
          <w:color w:val="auto"/>
          <w:sz w:val="21"/>
          <w:szCs w:val="21"/>
        </w:rPr>
        <w:t>二级资本债</w:t>
      </w:r>
      <w:r>
        <w:rPr>
          <w:rFonts w:hint="eastAsia" w:ascii="宋体" w:hAnsi="宋体" w:eastAsia="宋体"/>
          <w:color w:val="auto"/>
          <w:sz w:val="21"/>
          <w:szCs w:val="21"/>
        </w:rPr>
        <w:t>等。本项目应包括对未并表商业银行小额少数资本投资中的未扣减的次级债权（已扣减部分已作为监管资本调整项在资本定义中反映）。</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16.4持有全球系统重要性银行发行的总损失吸收能力（TLAC）债务工具]：是指填报机构持有的全球系统重要性银行发行的总损失吸收能力（TLAC）债务工具。</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16.5</w:t>
      </w:r>
      <w:r>
        <w:rPr>
          <w:rFonts w:hint="eastAsia" w:ascii="宋体" w:hAnsi="宋体" w:eastAsia="宋体"/>
          <w:color w:val="auto"/>
          <w:sz w:val="21"/>
          <w:szCs w:val="21"/>
        </w:rPr>
        <w:t>其他次级债权</w:t>
      </w:r>
      <w:r>
        <w:rPr>
          <w:rFonts w:ascii="宋体" w:hAnsi="宋体" w:eastAsia="宋体"/>
          <w:color w:val="auto"/>
          <w:sz w:val="21"/>
          <w:szCs w:val="21"/>
        </w:rPr>
        <w:t>]</w:t>
      </w:r>
      <w:r>
        <w:rPr>
          <w:rFonts w:hint="eastAsia" w:ascii="宋体" w:hAnsi="宋体" w:eastAsia="宋体"/>
          <w:color w:val="auto"/>
          <w:sz w:val="21"/>
          <w:szCs w:val="21"/>
        </w:rPr>
        <w:t>：是指填报机构持有的其他次级债权。</w:t>
      </w:r>
    </w:p>
    <w:p>
      <w:pPr>
        <w:pStyle w:val="35"/>
        <w:ind w:firstLine="420"/>
        <w:jc w:val="both"/>
        <w:rPr>
          <w:rFonts w:ascii="宋体" w:hAnsi="宋体" w:eastAsia="宋体"/>
          <w:color w:val="auto"/>
          <w:kern w:val="2"/>
          <w:sz w:val="21"/>
          <w:szCs w:val="21"/>
        </w:rPr>
      </w:pPr>
      <w:r>
        <w:rPr>
          <w:rFonts w:ascii="宋体" w:hAnsi="宋体" w:eastAsia="宋体"/>
          <w:color w:val="auto"/>
          <w:sz w:val="21"/>
          <w:szCs w:val="21"/>
        </w:rPr>
        <w:t>[</w:t>
      </w:r>
      <w:r>
        <w:rPr>
          <w:rFonts w:hint="eastAsia" w:ascii="宋体" w:hAnsi="宋体" w:eastAsia="宋体"/>
          <w:color w:val="auto"/>
          <w:sz w:val="21"/>
          <w:szCs w:val="21"/>
        </w:rPr>
        <w:t>17.对合格资产担保债券</w:t>
      </w:r>
      <w:r>
        <w:rPr>
          <w:rFonts w:ascii="宋体" w:hAnsi="宋体" w:eastAsia="宋体"/>
          <w:color w:val="auto"/>
          <w:sz w:val="21"/>
          <w:szCs w:val="21"/>
        </w:rPr>
        <w:t>]</w:t>
      </w:r>
      <w:r>
        <w:rPr>
          <w:rFonts w:hint="eastAsia" w:ascii="宋体" w:hAnsi="宋体" w:eastAsia="宋体"/>
          <w:color w:val="auto"/>
          <w:sz w:val="21"/>
          <w:szCs w:val="21"/>
        </w:rPr>
        <w:t>：是指填报机构持有的合格资产担保债券。资产担保债券是指由银行或住房抵押机构发行的,按照法律规定接受公众监督的,以保护债券持有人利益为首要考虑的债券。合格资产担保债券的</w:t>
      </w:r>
      <w:r>
        <w:rPr>
          <w:rFonts w:ascii="宋体" w:hAnsi="宋体" w:eastAsia="宋体"/>
          <w:color w:val="auto"/>
          <w:sz w:val="21"/>
          <w:szCs w:val="21"/>
        </w:rPr>
        <w:t>认定标准</w:t>
      </w:r>
      <w:r>
        <w:rPr>
          <w:rFonts w:hint="eastAsia" w:ascii="宋体" w:hAnsi="宋体" w:eastAsia="宋体"/>
          <w:color w:val="auto"/>
          <w:sz w:val="21"/>
          <w:szCs w:val="21"/>
        </w:rPr>
        <w:t>见《办法》附件2。</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[17.1.1评级为AA-（含）以上（10%）</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17.1.4评级为B-以下（100%）</w:t>
      </w:r>
      <w:r>
        <w:rPr>
          <w:rFonts w:ascii="宋体" w:hAnsi="宋体" w:eastAsia="宋体"/>
          <w:color w:val="auto"/>
          <w:sz w:val="21"/>
          <w:szCs w:val="21"/>
        </w:rPr>
        <w:t>]</w:t>
      </w:r>
      <w:r>
        <w:rPr>
          <w:rFonts w:hint="eastAsia" w:ascii="宋体" w:hAnsi="宋体" w:eastAsia="宋体"/>
          <w:color w:val="auto"/>
          <w:sz w:val="21"/>
          <w:szCs w:val="21"/>
        </w:rPr>
        <w:t>：是指填报机构持有的具有外部信用评级的合格资产担保债券。填报机构根据外部信用评级进行填报。</w:t>
      </w:r>
    </w:p>
    <w:p>
      <w:pPr>
        <w:pStyle w:val="35"/>
        <w:widowControl w:val="0"/>
        <w:ind w:firstLine="420"/>
        <w:jc w:val="both"/>
        <w:rPr>
          <w:rFonts w:ascii="宋体" w:hAnsi="宋体" w:eastAsia="宋体"/>
          <w:color w:val="auto"/>
          <w:sz w:val="21"/>
          <w:szCs w:val="21"/>
        </w:rPr>
      </w:pPr>
      <w:r>
        <w:rPr>
          <w:rFonts w:hint="eastAsia" w:ascii="宋体" w:hAnsi="宋体" w:eastAsia="宋体"/>
          <w:color w:val="auto"/>
          <w:sz w:val="21"/>
          <w:szCs w:val="21"/>
        </w:rPr>
        <w:t>[17.2.1债券发行银行的标准信用风险评估结果为A+级</w:t>
      </w:r>
      <w:r>
        <w:rPr>
          <w:rFonts w:ascii="宋体" w:hAnsi="宋体" w:eastAsia="宋体"/>
          <w:color w:val="auto"/>
          <w:sz w:val="21"/>
          <w:szCs w:val="21"/>
        </w:rPr>
        <w:t>]</w:t>
      </w:r>
      <w:r>
        <w:rPr>
          <w:rFonts w:hint="eastAsia" w:ascii="宋体" w:hAnsi="宋体" w:eastAsia="宋体"/>
          <w:color w:val="auto"/>
          <w:sz w:val="21"/>
          <w:szCs w:val="21"/>
        </w:rPr>
        <w:t>至[17.2.4债券发行银行的标准信用风险评估结果为C级</w:t>
      </w:r>
      <w:r>
        <w:rPr>
          <w:rFonts w:ascii="宋体" w:hAnsi="宋体" w:eastAsia="宋体"/>
          <w:color w:val="auto"/>
          <w:sz w:val="21"/>
          <w:szCs w:val="21"/>
        </w:rPr>
        <w:t>]</w:t>
      </w:r>
      <w:r>
        <w:rPr>
          <w:rFonts w:hint="eastAsia" w:ascii="宋体" w:hAnsi="宋体" w:eastAsia="宋体"/>
          <w:color w:val="auto"/>
          <w:sz w:val="21"/>
          <w:szCs w:val="21"/>
        </w:rPr>
        <w:t>：是指填报机构持有的不具有外部信用评级的合格资产担保债券。填报机构根据债券发行银行的标准信用风险评估结果进行填报。</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[18.已违约风险暴露（不含股权投资）</w:t>
      </w:r>
      <w:r>
        <w:rPr>
          <w:rFonts w:ascii="宋体" w:hAnsi="宋体" w:eastAsia="宋体"/>
          <w:color w:val="auto"/>
          <w:sz w:val="21"/>
          <w:szCs w:val="21"/>
        </w:rPr>
        <w:t>]</w:t>
      </w:r>
      <w:r>
        <w:rPr>
          <w:rFonts w:hint="eastAsia" w:ascii="宋体" w:hAnsi="宋体" w:eastAsia="宋体"/>
          <w:color w:val="auto"/>
          <w:sz w:val="21"/>
          <w:szCs w:val="21"/>
        </w:rPr>
        <w:t>：是指填报机构持有的逾期超过90天的债权或对已违约债务人的债权，不含股权投资。</w:t>
      </w:r>
    </w:p>
    <w:p>
      <w:pPr>
        <w:pStyle w:val="35"/>
        <w:widowControl w:val="0"/>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18.1对以居住用房地产为抵押、还款不实质性依赖于房地产所产生的现金流的已违约风险暴露</w:t>
      </w:r>
      <w:r>
        <w:rPr>
          <w:rFonts w:ascii="宋体" w:hAnsi="宋体" w:eastAsia="宋体"/>
          <w:color w:val="auto"/>
          <w:sz w:val="21"/>
          <w:szCs w:val="21"/>
        </w:rPr>
        <w:t>]</w:t>
      </w:r>
      <w:r>
        <w:rPr>
          <w:rFonts w:hint="eastAsia" w:ascii="宋体" w:hAnsi="宋体" w:eastAsia="宋体"/>
          <w:color w:val="auto"/>
          <w:sz w:val="21"/>
          <w:szCs w:val="21"/>
        </w:rPr>
        <w:t>：是指填报机构持有的已违约风险暴露中以居住用房地产为抵押、还款不实质性依赖的已违约债权。不实质依赖的判断标准同居住用房地产风险暴露。</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18.2对其他已违约风险暴露</w:t>
      </w:r>
      <w:r>
        <w:rPr>
          <w:rFonts w:ascii="宋体" w:hAnsi="宋体" w:eastAsia="宋体"/>
          <w:color w:val="auto"/>
          <w:sz w:val="21"/>
          <w:szCs w:val="21"/>
        </w:rPr>
        <w:t>]</w:t>
      </w:r>
      <w:r>
        <w:rPr>
          <w:rFonts w:hint="eastAsia" w:ascii="宋体" w:hAnsi="宋体" w:eastAsia="宋体"/>
          <w:color w:val="auto"/>
          <w:sz w:val="21"/>
          <w:szCs w:val="21"/>
        </w:rPr>
        <w:t>：是指填报机构持有的以居住用房地产为抵押、还款不实质性依赖于房地产所产生的现金流的已违约风险暴露之外的已违约风险暴露。</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[18.2.1损失准备低于资产账面价值的20%</w:t>
      </w:r>
      <w:r>
        <w:rPr>
          <w:rFonts w:ascii="宋体" w:hAnsi="宋体" w:eastAsia="宋体"/>
          <w:color w:val="auto"/>
          <w:sz w:val="21"/>
          <w:szCs w:val="21"/>
        </w:rPr>
        <w:t>]</w:t>
      </w:r>
      <w:r>
        <w:rPr>
          <w:rFonts w:hint="eastAsia" w:ascii="宋体" w:hAnsi="宋体" w:eastAsia="宋体"/>
          <w:color w:val="auto"/>
          <w:sz w:val="21"/>
          <w:szCs w:val="21"/>
        </w:rPr>
        <w:t>和[18.2.</w:t>
      </w:r>
      <w:r>
        <w:rPr>
          <w:rFonts w:ascii="宋体" w:hAnsi="宋体" w:eastAsia="宋体"/>
          <w:color w:val="auto"/>
          <w:sz w:val="21"/>
          <w:szCs w:val="21"/>
        </w:rPr>
        <w:t>2</w:t>
      </w:r>
      <w:r>
        <w:rPr>
          <w:rFonts w:hint="eastAsia" w:ascii="宋体" w:hAnsi="宋体" w:eastAsia="宋体"/>
          <w:color w:val="auto"/>
          <w:sz w:val="21"/>
          <w:szCs w:val="21"/>
        </w:rPr>
        <w:t>损失准备不低于资产账面价值的20%</w:t>
      </w:r>
      <w:r>
        <w:rPr>
          <w:rFonts w:ascii="宋体" w:hAnsi="宋体" w:eastAsia="宋体"/>
          <w:color w:val="auto"/>
          <w:sz w:val="21"/>
          <w:szCs w:val="21"/>
        </w:rPr>
        <w:t>]</w:t>
      </w:r>
      <w:r>
        <w:rPr>
          <w:rFonts w:hint="eastAsia" w:ascii="宋体" w:hAnsi="宋体" w:eastAsia="宋体"/>
          <w:color w:val="auto"/>
          <w:sz w:val="21"/>
          <w:szCs w:val="21"/>
        </w:rPr>
        <w:t>：是指填报机构持有的以居住用房地产为抵押、还款不实质性依赖于房地产所产生的现金流的已违约风险暴露之外的按照损失准备占比进行填报的已违约风险暴露。</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其他]：</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9.1联行往来、外汇买卖及同城票据交换等零风险款项]：是指包括体现在资产负债表资产方的联行往来借方余额（指同一银行系统内各行处之间由于办理清算、款项缴拨及内部资金调拨等业务而产生的资金</w:t>
      </w:r>
      <w:r>
        <w:rPr>
          <w:rFonts w:hint="eastAsia" w:ascii="宋体" w:hAnsi="宋体" w:eastAsia="宋体"/>
          <w:color w:val="auto"/>
          <w:sz w:val="21"/>
          <w:szCs w:val="21"/>
        </w:rPr>
        <w:t>账</w:t>
      </w:r>
      <w:r>
        <w:rPr>
          <w:rFonts w:ascii="宋体" w:hAnsi="宋体" w:eastAsia="宋体"/>
          <w:color w:val="auto"/>
          <w:sz w:val="21"/>
          <w:szCs w:val="21"/>
        </w:rPr>
        <w:t>务往来）、外汇买卖借方余额、同城票据交换借方余额（指同一票据交换区域内因票据的交换提出、提入及其清算而产生的款项）等零风险款项。</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19.2</w:t>
      </w:r>
      <w:r>
        <w:rPr>
          <w:rFonts w:hint="eastAsia" w:ascii="宋体" w:hAnsi="宋体" w:eastAsia="宋体"/>
          <w:color w:val="auto"/>
          <w:sz w:val="21"/>
          <w:szCs w:val="21"/>
        </w:rPr>
        <w:t>依赖于银行未来盈利的净递延税资产（未扣除部分）]：是指填报机构除因经营亏损外其他依赖于银行未来盈利的净递延税资产，例如因暂时性因素引起的净递延税资产。本项目应填报其他依赖于银行未来盈利的净递延税资产未扣除部分（已扣减部分已作为监管资本调整项在资本定义中反映）。</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w:t>
      </w:r>
      <w:r>
        <w:rPr>
          <w:rFonts w:hint="eastAsia" w:ascii="宋体" w:hAnsi="宋体" w:eastAsia="宋体"/>
          <w:color w:val="auto"/>
          <w:sz w:val="21"/>
          <w:szCs w:val="21"/>
        </w:rPr>
        <w:t>其他表内资产</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是指未包含在以上统计项目中且应进行风险加权的其他类型资产业务</w:t>
      </w:r>
      <w:r>
        <w:rPr>
          <w:rFonts w:hint="eastAsia" w:ascii="宋体" w:hAnsi="宋体" w:eastAsia="宋体"/>
          <w:color w:val="auto"/>
          <w:sz w:val="21"/>
          <w:szCs w:val="21"/>
        </w:rPr>
        <w:t>，各类资产应根据适用的风险权重分别对应填报在</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w:t>
      </w:r>
      <w:r>
        <w:rPr>
          <w:rFonts w:hint="eastAsia" w:ascii="宋体" w:hAnsi="宋体" w:eastAsia="宋体"/>
          <w:color w:val="auto"/>
          <w:sz w:val="21"/>
          <w:szCs w:val="21"/>
        </w:rPr>
        <w:t>.1适用0%风险权重的资产</w:t>
      </w:r>
      <w:r>
        <w:rPr>
          <w:rFonts w:ascii="宋体" w:hAnsi="宋体" w:eastAsia="宋体"/>
          <w:color w:val="auto"/>
          <w:sz w:val="21"/>
          <w:szCs w:val="21"/>
        </w:rPr>
        <w:t>]</w:t>
      </w:r>
      <w:r>
        <w:rPr>
          <w:rFonts w:hint="eastAsia" w:ascii="宋体" w:hAnsi="宋体" w:eastAsia="宋体"/>
          <w:color w:val="auto"/>
          <w:sz w:val="21"/>
          <w:szCs w:val="21"/>
          <w:highlight w:val="yellow"/>
        </w:rPr>
        <w:t>至</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1</w:t>
      </w:r>
      <w:r>
        <w:rPr>
          <w:rFonts w:ascii="宋体" w:hAnsi="宋体" w:eastAsia="宋体"/>
          <w:color w:val="auto"/>
          <w:sz w:val="21"/>
          <w:szCs w:val="21"/>
          <w:highlight w:val="yellow"/>
        </w:rPr>
        <w:t>9</w:t>
      </w:r>
      <w:r>
        <w:rPr>
          <w:rFonts w:hint="eastAsia" w:ascii="宋体" w:hAnsi="宋体" w:eastAsia="宋体"/>
          <w:color w:val="auto"/>
          <w:sz w:val="21"/>
          <w:szCs w:val="21"/>
          <w:highlight w:val="yellow"/>
        </w:rPr>
        <w:t>.</w:t>
      </w:r>
      <w:r>
        <w:rPr>
          <w:rFonts w:ascii="宋体" w:hAnsi="宋体" w:eastAsia="宋体"/>
          <w:color w:val="auto"/>
          <w:sz w:val="21"/>
          <w:szCs w:val="21"/>
          <w:highlight w:val="yellow"/>
        </w:rPr>
        <w:t>3</w:t>
      </w:r>
      <w:r>
        <w:rPr>
          <w:rFonts w:hint="eastAsia" w:ascii="宋体" w:hAnsi="宋体" w:eastAsia="宋体"/>
          <w:color w:val="auto"/>
          <w:sz w:val="21"/>
          <w:szCs w:val="21"/>
          <w:highlight w:val="yellow"/>
        </w:rPr>
        <w:t>.</w:t>
      </w:r>
      <w:ins w:id="9" w:author="陈静" w:date="2024-12-12T15:47:38Z">
        <w:r>
          <w:rPr>
            <w:rFonts w:hint="eastAsia" w:ascii="宋体" w:hAnsi="宋体" w:eastAsia="宋体"/>
            <w:color w:val="auto"/>
            <w:sz w:val="21"/>
            <w:szCs w:val="21"/>
            <w:highlight w:val="yellow"/>
          </w:rPr>
          <w:t>16</w:t>
        </w:r>
      </w:ins>
      <w:r>
        <w:rPr>
          <w:rFonts w:hint="eastAsia" w:ascii="宋体" w:hAnsi="宋体" w:eastAsia="宋体"/>
          <w:color w:val="auto"/>
          <w:sz w:val="21"/>
          <w:szCs w:val="21"/>
          <w:highlight w:val="yellow"/>
        </w:rPr>
        <w:t>适用1250%风险权重的资产</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十</w:t>
      </w:r>
      <w:del w:id="10" w:author="陈静" w:date="2024-12-12T15:47:42Z">
        <w:r>
          <w:rPr>
            <w:rFonts w:hint="eastAsia" w:ascii="宋体" w:hAnsi="宋体" w:eastAsia="宋体"/>
            <w:color w:val="auto"/>
            <w:sz w:val="21"/>
            <w:szCs w:val="21"/>
            <w:highlight w:val="yellow"/>
          </w:rPr>
          <w:delText>四</w:delText>
        </w:r>
      </w:del>
      <w:ins w:id="11" w:author="陈静" w:date="2024-12-12T15:47:42Z">
        <w:r>
          <w:rPr>
            <w:rFonts w:hint="eastAsia" w:ascii="宋体" w:hAnsi="宋体" w:eastAsia="宋体"/>
            <w:color w:val="auto"/>
            <w:sz w:val="21"/>
            <w:szCs w:val="21"/>
            <w:highlight w:val="yellow"/>
            <w:lang w:eastAsia="zh-CN"/>
          </w:rPr>
          <w:t>六</w:t>
        </w:r>
      </w:ins>
      <w:r>
        <w:rPr>
          <w:rFonts w:hint="eastAsia" w:ascii="宋体" w:hAnsi="宋体" w:eastAsia="宋体"/>
          <w:color w:val="auto"/>
          <w:sz w:val="21"/>
          <w:szCs w:val="21"/>
          <w:highlight w:val="yellow"/>
        </w:rPr>
        <w:t>个项目中</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highlight w:val="none"/>
        </w:rPr>
      </w:pPr>
      <w:r>
        <w:rPr>
          <w:rFonts w:hint="eastAsia" w:ascii="宋体" w:hAnsi="宋体" w:eastAsia="宋体"/>
          <w:bCs/>
          <w:color w:val="auto"/>
          <w:sz w:val="21"/>
          <w:szCs w:val="21"/>
          <w:highlight w:val="none"/>
        </w:rPr>
        <w:t>商业银行自承自贴的票据应当填列在</w:t>
      </w:r>
      <w:r>
        <w:rPr>
          <w:rFonts w:ascii="宋体" w:hAnsi="宋体" w:eastAsia="宋体"/>
          <w:bCs/>
          <w:color w:val="auto"/>
          <w:sz w:val="21"/>
          <w:szCs w:val="21"/>
          <w:highlight w:val="none"/>
        </w:rPr>
        <w:t>[19.3.1适用0%风险权重的资产]</w:t>
      </w:r>
      <w:r>
        <w:rPr>
          <w:rFonts w:hint="eastAsia" w:ascii="宋体" w:hAnsi="宋体" w:eastAsia="宋体"/>
          <w:bCs/>
          <w:color w:val="auto"/>
          <w:sz w:val="21"/>
          <w:szCs w:val="21"/>
          <w:highlight w:val="none"/>
        </w:rPr>
        <w:t>中。商业银行既是信用证开证行又以同一信用证续作福费廷业务时，如信用证为一年以内，</w:t>
      </w:r>
      <w:r>
        <w:rPr>
          <w:rFonts w:hint="eastAsia" w:ascii="宋体" w:hAnsi="宋体" w:eastAsia="宋体"/>
          <w:bCs/>
          <w:color w:val="auto"/>
          <w:sz w:val="21"/>
          <w:szCs w:val="21"/>
          <w:highlight w:val="none"/>
          <w:lang w:val="en-US" w:eastAsia="zh-CN"/>
        </w:rPr>
        <w:t>则</w:t>
      </w:r>
      <w:r>
        <w:rPr>
          <w:rFonts w:hint="eastAsia" w:ascii="宋体" w:hAnsi="宋体" w:eastAsia="宋体"/>
          <w:bCs/>
          <w:color w:val="auto"/>
          <w:sz w:val="21"/>
          <w:szCs w:val="21"/>
          <w:highlight w:val="none"/>
        </w:rPr>
        <w:t>应当填列在</w:t>
      </w:r>
      <w:r>
        <w:rPr>
          <w:rFonts w:ascii="宋体" w:hAnsi="宋体" w:eastAsia="宋体"/>
          <w:bCs/>
          <w:color w:val="auto"/>
          <w:sz w:val="21"/>
          <w:szCs w:val="21"/>
          <w:highlight w:val="none"/>
        </w:rPr>
        <w:t>[1</w:t>
      </w:r>
      <w:r>
        <w:rPr>
          <w:rFonts w:hint="eastAsia" w:ascii="宋体" w:hAnsi="宋体" w:eastAsia="宋体"/>
          <w:bCs/>
          <w:color w:val="auto"/>
          <w:sz w:val="21"/>
          <w:szCs w:val="21"/>
          <w:highlight w:val="none"/>
        </w:rPr>
        <w:t>9</w:t>
      </w:r>
      <w:r>
        <w:rPr>
          <w:rFonts w:ascii="宋体" w:hAnsi="宋体" w:eastAsia="宋体"/>
          <w:bCs/>
          <w:color w:val="auto"/>
          <w:sz w:val="21"/>
          <w:szCs w:val="21"/>
          <w:highlight w:val="none"/>
        </w:rPr>
        <w:t>.3.</w:t>
      </w:r>
      <w:r>
        <w:rPr>
          <w:rFonts w:hint="eastAsia" w:ascii="宋体" w:hAnsi="宋体" w:eastAsia="宋体"/>
          <w:bCs/>
          <w:color w:val="auto"/>
          <w:sz w:val="21"/>
          <w:szCs w:val="21"/>
          <w:highlight w:val="none"/>
        </w:rPr>
        <w:t>4</w:t>
      </w:r>
      <w:r>
        <w:rPr>
          <w:rFonts w:ascii="宋体" w:hAnsi="宋体" w:eastAsia="宋体"/>
          <w:bCs/>
          <w:color w:val="auto"/>
          <w:sz w:val="21"/>
          <w:szCs w:val="21"/>
          <w:highlight w:val="none"/>
        </w:rPr>
        <w:t>适用</w:t>
      </w:r>
      <w:r>
        <w:rPr>
          <w:rFonts w:hint="eastAsia" w:ascii="宋体" w:hAnsi="宋体" w:eastAsia="宋体"/>
          <w:bCs/>
          <w:color w:val="auto"/>
          <w:sz w:val="21"/>
          <w:szCs w:val="21"/>
          <w:highlight w:val="none"/>
        </w:rPr>
        <w:t>4</w:t>
      </w:r>
      <w:r>
        <w:rPr>
          <w:rFonts w:ascii="宋体" w:hAnsi="宋体" w:eastAsia="宋体"/>
          <w:bCs/>
          <w:color w:val="auto"/>
          <w:sz w:val="21"/>
          <w:szCs w:val="21"/>
          <w:highlight w:val="none"/>
        </w:rPr>
        <w:t>0%风险权重的资产]</w:t>
      </w:r>
      <w:r>
        <w:rPr>
          <w:rFonts w:hint="eastAsia" w:ascii="宋体" w:hAnsi="宋体" w:eastAsia="宋体"/>
          <w:bCs/>
          <w:color w:val="auto"/>
          <w:sz w:val="21"/>
          <w:szCs w:val="21"/>
          <w:highlight w:val="none"/>
        </w:rPr>
        <w:t>中</w:t>
      </w:r>
      <w:r>
        <w:rPr>
          <w:rFonts w:hint="eastAsia" w:ascii="宋体" w:hAnsi="宋体" w:eastAsia="宋体"/>
          <w:bCs/>
          <w:color w:val="auto"/>
          <w:sz w:val="21"/>
          <w:szCs w:val="21"/>
          <w:highlight w:val="none"/>
          <w:lang w:eastAsia="zh-CN"/>
        </w:rPr>
        <w:t>；如信用证为一年以</w:t>
      </w:r>
      <w:r>
        <w:rPr>
          <w:rFonts w:hint="eastAsia" w:ascii="宋体" w:hAnsi="宋体" w:eastAsia="宋体"/>
          <w:bCs/>
          <w:color w:val="auto"/>
          <w:sz w:val="21"/>
          <w:szCs w:val="21"/>
          <w:highlight w:val="none"/>
          <w:lang w:val="en-US" w:eastAsia="zh-CN"/>
        </w:rPr>
        <w:t>上</w:t>
      </w:r>
      <w:r>
        <w:rPr>
          <w:rFonts w:hint="eastAsia" w:ascii="宋体" w:hAnsi="宋体" w:eastAsia="宋体"/>
          <w:bCs/>
          <w:color w:val="auto"/>
          <w:sz w:val="21"/>
          <w:szCs w:val="21"/>
          <w:highlight w:val="none"/>
          <w:lang w:eastAsia="zh-CN"/>
        </w:rPr>
        <w:t>，</w:t>
      </w:r>
      <w:r>
        <w:rPr>
          <w:rFonts w:hint="eastAsia" w:ascii="宋体" w:hAnsi="宋体" w:eastAsia="宋体"/>
          <w:bCs/>
          <w:color w:val="auto"/>
          <w:sz w:val="21"/>
          <w:szCs w:val="21"/>
          <w:highlight w:val="none"/>
          <w:lang w:val="en-US" w:eastAsia="zh-CN"/>
        </w:rPr>
        <w:t>则</w:t>
      </w:r>
      <w:r>
        <w:rPr>
          <w:rFonts w:hint="eastAsia" w:ascii="宋体" w:hAnsi="宋体" w:eastAsia="宋体"/>
          <w:bCs/>
          <w:color w:val="auto"/>
          <w:sz w:val="21"/>
          <w:szCs w:val="21"/>
          <w:highlight w:val="none"/>
        </w:rPr>
        <w:t>应当填列在</w:t>
      </w:r>
      <w:r>
        <w:rPr>
          <w:rFonts w:ascii="宋体" w:hAnsi="宋体" w:eastAsia="宋体"/>
          <w:bCs/>
          <w:color w:val="auto"/>
          <w:sz w:val="21"/>
          <w:szCs w:val="21"/>
          <w:highlight w:val="none"/>
        </w:rPr>
        <w:t>[1</w:t>
      </w:r>
      <w:r>
        <w:rPr>
          <w:rFonts w:hint="eastAsia" w:ascii="宋体" w:hAnsi="宋体" w:eastAsia="宋体"/>
          <w:bCs/>
          <w:color w:val="auto"/>
          <w:sz w:val="21"/>
          <w:szCs w:val="21"/>
          <w:highlight w:val="none"/>
        </w:rPr>
        <w:t>9</w:t>
      </w:r>
      <w:r>
        <w:rPr>
          <w:rFonts w:ascii="宋体" w:hAnsi="宋体" w:eastAsia="宋体"/>
          <w:bCs/>
          <w:color w:val="auto"/>
          <w:sz w:val="21"/>
          <w:szCs w:val="21"/>
          <w:highlight w:val="none"/>
        </w:rPr>
        <w:t>.3.</w:t>
      </w:r>
      <w:r>
        <w:rPr>
          <w:rFonts w:hint="eastAsia" w:ascii="宋体" w:hAnsi="宋体" w:eastAsia="宋体"/>
          <w:bCs/>
          <w:color w:val="auto"/>
          <w:sz w:val="21"/>
          <w:szCs w:val="21"/>
          <w:highlight w:val="none"/>
          <w:lang w:val="en-US" w:eastAsia="zh-CN"/>
        </w:rPr>
        <w:t>1</w:t>
      </w:r>
      <w:r>
        <w:rPr>
          <w:rFonts w:ascii="宋体" w:hAnsi="宋体" w:eastAsia="宋体"/>
          <w:bCs/>
          <w:color w:val="auto"/>
          <w:sz w:val="21"/>
          <w:szCs w:val="21"/>
          <w:highlight w:val="none"/>
        </w:rPr>
        <w:t>适用0%风险权重的资产]</w:t>
      </w:r>
      <w:r>
        <w:rPr>
          <w:rFonts w:hint="eastAsia" w:ascii="宋体" w:hAnsi="宋体" w:eastAsia="宋体"/>
          <w:bCs/>
          <w:color w:val="auto"/>
          <w:sz w:val="21"/>
          <w:szCs w:val="21"/>
          <w:highlight w:val="none"/>
        </w:rPr>
        <w:t>中</w:t>
      </w:r>
      <w:r>
        <w:rPr>
          <w:rFonts w:hint="eastAsia" w:ascii="宋体" w:hAnsi="宋体" w:eastAsia="宋体"/>
          <w:bCs/>
          <w:color w:val="auto"/>
          <w:sz w:val="21"/>
          <w:szCs w:val="21"/>
          <w:highlight w:val="none"/>
          <w:lang w:eastAsia="zh-CN"/>
        </w:rPr>
        <w:t>。</w:t>
      </w:r>
      <w:r>
        <w:rPr>
          <w:rFonts w:ascii="宋体" w:hAnsi="宋体" w:eastAsia="宋体"/>
          <w:color w:val="auto"/>
          <w:sz w:val="21"/>
          <w:szCs w:val="21"/>
          <w:highlight w:val="none"/>
        </w:rPr>
        <w:t>固定资产、</w:t>
      </w:r>
      <w:r>
        <w:rPr>
          <w:rFonts w:hint="eastAsia" w:ascii="宋体" w:hAnsi="宋体" w:eastAsia="宋体"/>
          <w:color w:val="auto"/>
          <w:sz w:val="21"/>
          <w:szCs w:val="21"/>
          <w:highlight w:val="none"/>
        </w:rPr>
        <w:t>不依赖于银行未来盈利的净递延税资产等，应填报在</w:t>
      </w:r>
      <w:r>
        <w:rPr>
          <w:rFonts w:ascii="宋体" w:hAnsi="宋体" w:eastAsia="宋体"/>
          <w:color w:val="auto"/>
          <w:sz w:val="21"/>
          <w:szCs w:val="21"/>
          <w:highlight w:val="none"/>
        </w:rPr>
        <w:t>[</w:t>
      </w:r>
      <w:r>
        <w:rPr>
          <w:rFonts w:hint="eastAsia" w:ascii="宋体" w:hAnsi="宋体" w:eastAsia="宋体"/>
          <w:color w:val="auto"/>
          <w:sz w:val="21"/>
          <w:szCs w:val="21"/>
          <w:highlight w:val="none"/>
        </w:rPr>
        <w:t>1</w:t>
      </w:r>
      <w:r>
        <w:rPr>
          <w:rFonts w:ascii="宋体" w:hAnsi="宋体" w:eastAsia="宋体"/>
          <w:color w:val="auto"/>
          <w:sz w:val="21"/>
          <w:szCs w:val="21"/>
          <w:highlight w:val="none"/>
        </w:rPr>
        <w:t>9</w:t>
      </w:r>
      <w:r>
        <w:rPr>
          <w:rFonts w:hint="eastAsia" w:ascii="宋体" w:hAnsi="宋体" w:eastAsia="宋体"/>
          <w:color w:val="auto"/>
          <w:sz w:val="21"/>
          <w:szCs w:val="21"/>
          <w:highlight w:val="none"/>
        </w:rPr>
        <w:t>.</w:t>
      </w:r>
      <w:r>
        <w:rPr>
          <w:rFonts w:ascii="宋体" w:hAnsi="宋体" w:eastAsia="宋体"/>
          <w:color w:val="auto"/>
          <w:sz w:val="21"/>
          <w:szCs w:val="21"/>
          <w:highlight w:val="none"/>
        </w:rPr>
        <w:t>3</w:t>
      </w:r>
      <w:r>
        <w:rPr>
          <w:rFonts w:hint="eastAsia" w:ascii="宋体" w:hAnsi="宋体" w:eastAsia="宋体"/>
          <w:color w:val="auto"/>
          <w:sz w:val="21"/>
          <w:szCs w:val="21"/>
          <w:highlight w:val="none"/>
        </w:rPr>
        <w:t>.</w:t>
      </w:r>
      <w:r>
        <w:rPr>
          <w:rFonts w:ascii="宋体" w:hAnsi="宋体" w:eastAsia="宋体"/>
          <w:color w:val="auto"/>
          <w:sz w:val="21"/>
          <w:szCs w:val="21"/>
          <w:highlight w:val="none"/>
        </w:rPr>
        <w:t>10</w:t>
      </w:r>
      <w:r>
        <w:rPr>
          <w:rFonts w:hint="eastAsia" w:ascii="宋体" w:hAnsi="宋体" w:eastAsia="宋体"/>
          <w:color w:val="auto"/>
          <w:sz w:val="21"/>
          <w:szCs w:val="21"/>
          <w:highlight w:val="none"/>
        </w:rPr>
        <w:t>适用100%风险权重的资产</w:t>
      </w:r>
      <w:r>
        <w:rPr>
          <w:rFonts w:ascii="宋体" w:hAnsi="宋体" w:eastAsia="宋体"/>
          <w:color w:val="auto"/>
          <w:sz w:val="21"/>
          <w:szCs w:val="21"/>
          <w:highlight w:val="none"/>
        </w:rPr>
        <w:t>]</w:t>
      </w:r>
      <w:r>
        <w:rPr>
          <w:rFonts w:hint="eastAsia" w:ascii="宋体" w:hAnsi="宋体" w:eastAsia="宋体"/>
          <w:color w:val="auto"/>
          <w:sz w:val="21"/>
          <w:szCs w:val="21"/>
          <w:highlight w:val="none"/>
        </w:rPr>
        <w:t>中</w:t>
      </w:r>
      <w:r>
        <w:rPr>
          <w:rFonts w:ascii="宋体" w:hAnsi="宋体" w:eastAsia="宋体"/>
          <w:color w:val="auto"/>
          <w:sz w:val="21"/>
          <w:szCs w:val="21"/>
          <w:highlight w:val="none"/>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[20</w:t>
      </w:r>
      <w:r>
        <w:rPr>
          <w:rFonts w:hint="eastAsia" w:ascii="宋体" w:hAnsi="宋体" w:eastAsia="宋体"/>
          <w:color w:val="auto"/>
          <w:sz w:val="21"/>
          <w:szCs w:val="21"/>
        </w:rPr>
        <w:t>.证券、商品、外汇交易清算过程中形成的风险暴露</w:t>
      </w:r>
      <w:r>
        <w:rPr>
          <w:rFonts w:ascii="宋体" w:hAnsi="宋体" w:eastAsia="宋体"/>
          <w:color w:val="auto"/>
          <w:sz w:val="21"/>
          <w:szCs w:val="21"/>
        </w:rPr>
        <w:t>]：</w:t>
      </w:r>
      <w:r>
        <w:rPr>
          <w:rFonts w:hint="eastAsia" w:ascii="宋体" w:hAnsi="宋体" w:eastAsia="宋体"/>
          <w:color w:val="auto"/>
          <w:sz w:val="21"/>
          <w:szCs w:val="21"/>
        </w:rPr>
        <w:t>本项目专门用于反映填报机构在证券、商品、外汇交易清算过程中形成的风险暴露。</w:t>
      </w:r>
    </w:p>
    <w:p>
      <w:pPr>
        <w:spacing w:line="440" w:lineRule="exact"/>
        <w:ind w:firstLine="420" w:firstLineChars="200"/>
        <w:rPr>
          <w:rFonts w:ascii="宋体" w:hAnsi="宋体"/>
          <w:szCs w:val="21"/>
        </w:rPr>
      </w:pPr>
      <w:r>
        <w:rPr>
          <w:rFonts w:ascii="宋体" w:hAnsi="宋体"/>
          <w:szCs w:val="21"/>
        </w:rPr>
        <w:t>[20</w:t>
      </w:r>
      <w:r>
        <w:rPr>
          <w:rFonts w:hint="eastAsia" w:ascii="宋体" w:hAnsi="宋体"/>
          <w:szCs w:val="21"/>
        </w:rPr>
        <w:t>.1货款对付模式下</w:t>
      </w:r>
      <w:r>
        <w:rPr>
          <w:rFonts w:ascii="宋体" w:hAnsi="宋体"/>
          <w:szCs w:val="21"/>
        </w:rPr>
        <w:t>]</w:t>
      </w:r>
      <w:r>
        <w:rPr>
          <w:rFonts w:hint="eastAsia" w:ascii="宋体" w:hAnsi="宋体"/>
          <w:szCs w:val="21"/>
        </w:rPr>
        <w:t>：是指填报机构与交易对手清算过程中，证券和资金、资金和资金进行实时同步、最终一致、不可撤销的交收，在延期交割期间，由于市场估值变化，且市场价格高于合约结算价格时，形成对填报机构预期现金流入（in money）的信用风险。（如结算价格高于市场价格，不计算填报机构的信用风险。）应根据延迟交易日数的不同分别填报在</w:t>
      </w:r>
      <w:r>
        <w:rPr>
          <w:rFonts w:ascii="宋体" w:hAnsi="宋体"/>
          <w:szCs w:val="21"/>
        </w:rPr>
        <w:t>[20</w:t>
      </w:r>
      <w:r>
        <w:rPr>
          <w:rFonts w:hint="eastAsia" w:ascii="宋体" w:hAnsi="宋体"/>
          <w:szCs w:val="21"/>
        </w:rPr>
        <w:t>.1.1货款对付模式下4（含）个交易日以内</w:t>
      </w:r>
      <w:r>
        <w:rPr>
          <w:rFonts w:ascii="宋体" w:hAnsi="宋体"/>
          <w:szCs w:val="21"/>
        </w:rPr>
        <w:t>]</w:t>
      </w:r>
      <w:r>
        <w:rPr>
          <w:rFonts w:hint="eastAsia" w:ascii="宋体" w:hAnsi="宋体"/>
          <w:szCs w:val="21"/>
        </w:rPr>
        <w:t>至</w:t>
      </w:r>
      <w:r>
        <w:rPr>
          <w:rFonts w:ascii="宋体" w:hAnsi="宋体"/>
          <w:szCs w:val="21"/>
        </w:rPr>
        <w:t>[20</w:t>
      </w:r>
      <w:r>
        <w:rPr>
          <w:rFonts w:hint="eastAsia" w:ascii="宋体" w:hAnsi="宋体"/>
          <w:szCs w:val="21"/>
        </w:rPr>
        <w:t>.1.5货款对付模式下46个交易日以上</w:t>
      </w:r>
      <w:r>
        <w:rPr>
          <w:rFonts w:ascii="宋体" w:hAnsi="宋体"/>
          <w:szCs w:val="21"/>
        </w:rPr>
        <w:t>]</w:t>
      </w:r>
      <w:r>
        <w:rPr>
          <w:rFonts w:hint="eastAsia" w:ascii="宋体" w:hAnsi="宋体"/>
          <w:szCs w:val="21"/>
        </w:rPr>
        <w:t>五个项目中。</w:t>
      </w:r>
    </w:p>
    <w:p>
      <w:pPr>
        <w:spacing w:line="440" w:lineRule="exact"/>
        <w:ind w:firstLine="420" w:firstLineChars="200"/>
        <w:rPr>
          <w:rFonts w:ascii="宋体" w:hAnsi="宋体"/>
          <w:b/>
          <w:szCs w:val="21"/>
        </w:rPr>
      </w:pPr>
      <w:r>
        <w:rPr>
          <w:rFonts w:hint="eastAsia" w:ascii="宋体" w:hAnsi="宋体"/>
          <w:szCs w:val="21"/>
        </w:rPr>
        <w:t>在货款对付模式下信用风险加权资产为：RWA=E×R×12.5。E为货款对付模式下，因合约结算价格与当期市场价格差异而产生的风险暴露；R为与延迟交易时间相关的资本计提比例；风险权重=R×12.5，具体见下表。</w:t>
      </w:r>
    </w:p>
    <w:p>
      <w:pPr>
        <w:spacing w:line="480" w:lineRule="exact"/>
        <w:rPr>
          <w:rFonts w:ascii="宋体" w:hAnsi="宋体"/>
          <w:b/>
          <w:szCs w:val="21"/>
        </w:rPr>
      </w:pPr>
      <w:r>
        <w:rPr>
          <w:rFonts w:ascii="宋体" w:hAnsi="宋体"/>
          <w:b/>
          <w:szCs w:val="21"/>
        </w:rPr>
        <w:t>货款对付模式下交易对手信用风险资本计提比例</w:t>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gridCol w:w="2552"/>
        <w:gridCol w:w="1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90" w:type="pct"/>
            <w:vAlign w:val="center"/>
          </w:tcPr>
          <w:p>
            <w:pPr>
              <w:rPr>
                <w:rFonts w:ascii="宋体" w:hAnsi="宋体"/>
                <w:szCs w:val="21"/>
              </w:rPr>
            </w:pPr>
            <w:r>
              <w:rPr>
                <w:rFonts w:ascii="宋体" w:hAnsi="宋体"/>
                <w:szCs w:val="21"/>
              </w:rPr>
              <w:t>自合约结算日起延迟交易的交易日数</w:t>
            </w:r>
          </w:p>
        </w:tc>
        <w:tc>
          <w:tcPr>
            <w:tcW w:w="1496" w:type="pct"/>
            <w:vAlign w:val="center"/>
          </w:tcPr>
          <w:p>
            <w:pPr>
              <w:rPr>
                <w:rFonts w:ascii="宋体" w:hAnsi="宋体"/>
                <w:szCs w:val="21"/>
              </w:rPr>
            </w:pPr>
            <w:r>
              <w:rPr>
                <w:rFonts w:ascii="宋体" w:hAnsi="宋体"/>
                <w:szCs w:val="21"/>
              </w:rPr>
              <w:t>资本计提比例</w:t>
            </w:r>
            <w:r>
              <w:rPr>
                <w:rFonts w:hint="eastAsia" w:ascii="宋体" w:hAnsi="宋体"/>
                <w:szCs w:val="21"/>
              </w:rPr>
              <w:t>（R）</w:t>
            </w:r>
          </w:p>
        </w:tc>
        <w:tc>
          <w:tcPr>
            <w:tcW w:w="1113" w:type="pct"/>
            <w:vAlign w:val="center"/>
          </w:tcPr>
          <w:p>
            <w:pPr>
              <w:rPr>
                <w:rFonts w:ascii="宋体" w:hAnsi="宋体"/>
                <w:szCs w:val="21"/>
              </w:rPr>
            </w:pPr>
            <w:r>
              <w:rPr>
                <w:rFonts w:hint="eastAsia" w:ascii="宋体" w:hAnsi="宋体"/>
                <w:szCs w:val="21"/>
              </w:rPr>
              <w:t>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90" w:type="pct"/>
            <w:vAlign w:val="center"/>
          </w:tcPr>
          <w:p>
            <w:pPr>
              <w:rPr>
                <w:rFonts w:ascii="宋体" w:hAnsi="宋体"/>
                <w:szCs w:val="21"/>
              </w:rPr>
            </w:pPr>
            <w:r>
              <w:rPr>
                <w:rFonts w:hint="eastAsia" w:ascii="宋体" w:hAnsi="宋体"/>
                <w:szCs w:val="21"/>
              </w:rPr>
              <w:t>4</w:t>
            </w:r>
            <w:r>
              <w:rPr>
                <w:rFonts w:ascii="宋体" w:hAnsi="宋体"/>
                <w:szCs w:val="21"/>
              </w:rPr>
              <w:t>（含）个交易日以内</w:t>
            </w:r>
          </w:p>
        </w:tc>
        <w:tc>
          <w:tcPr>
            <w:tcW w:w="1496" w:type="pct"/>
            <w:vAlign w:val="center"/>
          </w:tcPr>
          <w:p>
            <w:pPr>
              <w:rPr>
                <w:rFonts w:ascii="宋体" w:hAnsi="宋体"/>
                <w:szCs w:val="21"/>
              </w:rPr>
            </w:pPr>
            <w:r>
              <w:rPr>
                <w:rFonts w:ascii="宋体" w:hAnsi="宋体"/>
                <w:szCs w:val="21"/>
              </w:rPr>
              <w:t>0%</w:t>
            </w:r>
          </w:p>
        </w:tc>
        <w:tc>
          <w:tcPr>
            <w:tcW w:w="1113" w:type="pct"/>
            <w:vAlign w:val="center"/>
          </w:tcPr>
          <w:p>
            <w:pPr>
              <w:rPr>
                <w:rFonts w:ascii="宋体" w:hAnsi="宋体"/>
                <w:szCs w:val="21"/>
              </w:rPr>
            </w:pPr>
            <w:r>
              <w:rPr>
                <w:rFonts w:hint="eastAsia" w:ascii="宋体" w:hAnsi="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90" w:type="pct"/>
            <w:vAlign w:val="center"/>
          </w:tcPr>
          <w:p>
            <w:pPr>
              <w:rPr>
                <w:rFonts w:ascii="宋体" w:hAnsi="宋体"/>
                <w:szCs w:val="21"/>
              </w:rPr>
            </w:pPr>
            <w:r>
              <w:rPr>
                <w:rFonts w:hint="eastAsia" w:ascii="宋体" w:hAnsi="宋体"/>
                <w:szCs w:val="21"/>
              </w:rPr>
              <w:t>5</w:t>
            </w:r>
            <w:r>
              <w:rPr>
                <w:rFonts w:ascii="宋体" w:hAnsi="宋体"/>
                <w:szCs w:val="21"/>
              </w:rPr>
              <w:t>至15个交易日之间</w:t>
            </w:r>
          </w:p>
        </w:tc>
        <w:tc>
          <w:tcPr>
            <w:tcW w:w="1496" w:type="pct"/>
            <w:vAlign w:val="center"/>
          </w:tcPr>
          <w:p>
            <w:pPr>
              <w:rPr>
                <w:rFonts w:ascii="宋体" w:hAnsi="宋体"/>
                <w:szCs w:val="21"/>
              </w:rPr>
            </w:pPr>
            <w:r>
              <w:rPr>
                <w:rFonts w:ascii="宋体" w:hAnsi="宋体"/>
                <w:szCs w:val="21"/>
              </w:rPr>
              <w:t>8%</w:t>
            </w:r>
          </w:p>
        </w:tc>
        <w:tc>
          <w:tcPr>
            <w:tcW w:w="1113" w:type="pct"/>
            <w:vAlign w:val="center"/>
          </w:tcPr>
          <w:p>
            <w:pPr>
              <w:rPr>
                <w:rFonts w:ascii="宋体" w:hAnsi="宋体"/>
                <w:szCs w:val="21"/>
              </w:rPr>
            </w:pPr>
            <w:r>
              <w:rPr>
                <w:rFonts w:hint="eastAsia" w:ascii="宋体" w:hAnsi="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90" w:type="pct"/>
            <w:vAlign w:val="center"/>
          </w:tcPr>
          <w:p>
            <w:pPr>
              <w:rPr>
                <w:rFonts w:ascii="宋体" w:hAnsi="宋体"/>
                <w:szCs w:val="21"/>
              </w:rPr>
            </w:pPr>
            <w:r>
              <w:rPr>
                <w:rFonts w:ascii="宋体" w:hAnsi="宋体"/>
                <w:szCs w:val="21"/>
              </w:rPr>
              <w:t>16至30个交易日之间</w:t>
            </w:r>
          </w:p>
        </w:tc>
        <w:tc>
          <w:tcPr>
            <w:tcW w:w="1496" w:type="pct"/>
            <w:vAlign w:val="center"/>
          </w:tcPr>
          <w:p>
            <w:pPr>
              <w:rPr>
                <w:rFonts w:ascii="宋体" w:hAnsi="宋体"/>
                <w:szCs w:val="21"/>
              </w:rPr>
            </w:pPr>
            <w:r>
              <w:rPr>
                <w:rFonts w:ascii="宋体" w:hAnsi="宋体"/>
                <w:szCs w:val="21"/>
              </w:rPr>
              <w:t>50%</w:t>
            </w:r>
          </w:p>
        </w:tc>
        <w:tc>
          <w:tcPr>
            <w:tcW w:w="1113" w:type="pct"/>
            <w:vAlign w:val="center"/>
          </w:tcPr>
          <w:p>
            <w:pPr>
              <w:rPr>
                <w:rFonts w:ascii="宋体" w:hAnsi="宋体"/>
                <w:szCs w:val="21"/>
              </w:rPr>
            </w:pPr>
            <w:r>
              <w:rPr>
                <w:rFonts w:hint="eastAsia" w:ascii="宋体" w:hAnsi="宋体"/>
                <w:szCs w:val="21"/>
              </w:rPr>
              <w:t>625%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90" w:type="pct"/>
            <w:vAlign w:val="center"/>
          </w:tcPr>
          <w:p>
            <w:pPr>
              <w:rPr>
                <w:rFonts w:ascii="宋体" w:hAnsi="宋体"/>
                <w:szCs w:val="21"/>
              </w:rPr>
            </w:pPr>
            <w:r>
              <w:rPr>
                <w:rFonts w:ascii="宋体" w:hAnsi="宋体"/>
                <w:szCs w:val="21"/>
              </w:rPr>
              <w:t>31至45个交易日之间</w:t>
            </w:r>
          </w:p>
        </w:tc>
        <w:tc>
          <w:tcPr>
            <w:tcW w:w="1496" w:type="pct"/>
            <w:vAlign w:val="center"/>
          </w:tcPr>
          <w:p>
            <w:pPr>
              <w:rPr>
                <w:rFonts w:ascii="宋体" w:hAnsi="宋体"/>
                <w:szCs w:val="21"/>
              </w:rPr>
            </w:pPr>
            <w:r>
              <w:rPr>
                <w:rFonts w:ascii="宋体" w:hAnsi="宋体"/>
                <w:szCs w:val="21"/>
              </w:rPr>
              <w:t>75%</w:t>
            </w:r>
          </w:p>
        </w:tc>
        <w:tc>
          <w:tcPr>
            <w:tcW w:w="1113" w:type="pct"/>
            <w:vAlign w:val="center"/>
          </w:tcPr>
          <w:p>
            <w:pPr>
              <w:rPr>
                <w:rFonts w:ascii="宋体" w:hAnsi="宋体"/>
                <w:szCs w:val="21"/>
              </w:rPr>
            </w:pPr>
            <w:r>
              <w:rPr>
                <w:rFonts w:hint="eastAsia" w:ascii="宋体" w:hAnsi="宋体"/>
                <w:szCs w:val="21"/>
              </w:rPr>
              <w:t>937.5%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90" w:type="pct"/>
            <w:vAlign w:val="center"/>
          </w:tcPr>
          <w:p>
            <w:pPr>
              <w:rPr>
                <w:rFonts w:ascii="宋体" w:hAnsi="宋体"/>
                <w:szCs w:val="21"/>
              </w:rPr>
            </w:pPr>
            <w:r>
              <w:rPr>
                <w:rFonts w:ascii="宋体" w:hAnsi="宋体"/>
                <w:szCs w:val="21"/>
              </w:rPr>
              <w:t>46个交易日以上</w:t>
            </w:r>
          </w:p>
        </w:tc>
        <w:tc>
          <w:tcPr>
            <w:tcW w:w="1496" w:type="pct"/>
            <w:vAlign w:val="center"/>
          </w:tcPr>
          <w:p>
            <w:pPr>
              <w:rPr>
                <w:rFonts w:ascii="宋体" w:hAnsi="宋体"/>
                <w:szCs w:val="21"/>
              </w:rPr>
            </w:pPr>
            <w:r>
              <w:rPr>
                <w:rFonts w:ascii="宋体" w:hAnsi="宋体"/>
                <w:szCs w:val="21"/>
              </w:rPr>
              <w:t>100%</w:t>
            </w:r>
          </w:p>
        </w:tc>
        <w:tc>
          <w:tcPr>
            <w:tcW w:w="1113" w:type="pct"/>
            <w:vAlign w:val="center"/>
          </w:tcPr>
          <w:p>
            <w:pPr>
              <w:rPr>
                <w:rFonts w:ascii="宋体" w:hAnsi="宋体"/>
                <w:szCs w:val="21"/>
              </w:rPr>
            </w:pPr>
            <w:r>
              <w:rPr>
                <w:rFonts w:hint="eastAsia" w:ascii="宋体" w:hAnsi="宋体"/>
                <w:szCs w:val="21"/>
              </w:rPr>
              <w:t>1250%</w:t>
            </w:r>
          </w:p>
        </w:tc>
      </w:tr>
    </w:tbl>
    <w:p>
      <w:pPr>
        <w:spacing w:line="440" w:lineRule="exact"/>
        <w:ind w:firstLine="420" w:firstLineChars="200"/>
        <w:rPr>
          <w:rFonts w:ascii="宋体" w:hAnsi="宋体"/>
          <w:szCs w:val="21"/>
        </w:rPr>
      </w:pPr>
      <w:r>
        <w:rPr>
          <w:rFonts w:ascii="宋体" w:hAnsi="宋体"/>
          <w:szCs w:val="21"/>
        </w:rPr>
        <w:t>填报案例：2011年12月20日A银行从B银行买入债券C面值合计1亿元，交易</w:t>
      </w:r>
      <w:r>
        <w:rPr>
          <w:rFonts w:hint="eastAsia" w:ascii="宋体" w:hAnsi="宋体"/>
          <w:szCs w:val="21"/>
        </w:rPr>
        <w:t>日</w:t>
      </w:r>
      <w:r>
        <w:rPr>
          <w:rFonts w:ascii="宋体" w:hAnsi="宋体"/>
          <w:szCs w:val="21"/>
        </w:rPr>
        <w:t>百元净价99.80元，百元全价100.20元，约定交割日2011年12月21日，截至报表日2011年12月31日仍未交割。12月31日债券C市场报价为百元净价99.90元，百元全价为100.31元。</w:t>
      </w:r>
    </w:p>
    <w:p>
      <w:pPr>
        <w:spacing w:line="440" w:lineRule="exact"/>
        <w:ind w:firstLine="420" w:firstLineChars="200"/>
        <w:rPr>
          <w:rFonts w:ascii="宋体" w:hAnsi="宋体"/>
          <w:szCs w:val="21"/>
        </w:rPr>
      </w:pPr>
      <w:r>
        <w:rPr>
          <w:rFonts w:ascii="宋体" w:hAnsi="宋体"/>
          <w:szCs w:val="21"/>
        </w:rPr>
        <w:t>（1）在报送2011年12月31日报表时：</w:t>
      </w:r>
    </w:p>
    <w:p>
      <w:pPr>
        <w:spacing w:line="440" w:lineRule="exact"/>
        <w:ind w:firstLine="420" w:firstLineChars="200"/>
        <w:rPr>
          <w:rFonts w:ascii="宋体" w:hAnsi="宋体"/>
          <w:szCs w:val="21"/>
        </w:rPr>
      </w:pPr>
      <w:r>
        <w:rPr>
          <w:rFonts w:ascii="宋体" w:hAnsi="宋体"/>
          <w:szCs w:val="21"/>
        </w:rPr>
        <w:t>先计算交易日和风险权重：从2011年12月21日至报表日2011年12月31日间共有7个交易日，因此应为逾期交割7天，对应的“</w:t>
      </w:r>
      <w:r>
        <w:rPr>
          <w:rFonts w:hint="eastAsia" w:ascii="宋体" w:hAnsi="宋体"/>
          <w:szCs w:val="21"/>
        </w:rPr>
        <w:t>5</w:t>
      </w:r>
      <w:r>
        <w:rPr>
          <w:rFonts w:ascii="宋体" w:hAnsi="宋体"/>
          <w:szCs w:val="21"/>
        </w:rPr>
        <w:t>至15（含）个交易日之间”的风险权重为</w:t>
      </w:r>
      <w:r>
        <w:rPr>
          <w:rFonts w:hint="eastAsia" w:ascii="宋体" w:hAnsi="宋体"/>
          <w:szCs w:val="21"/>
        </w:rPr>
        <w:t>100</w:t>
      </w:r>
      <w:r>
        <w:rPr>
          <w:rFonts w:ascii="宋体" w:hAnsi="宋体"/>
          <w:szCs w:val="21"/>
        </w:rPr>
        <w:t>%。</w:t>
      </w:r>
    </w:p>
    <w:p>
      <w:pPr>
        <w:spacing w:line="440" w:lineRule="exact"/>
        <w:rPr>
          <w:rFonts w:ascii="宋体" w:hAnsi="宋体"/>
          <w:b/>
          <w:bCs/>
          <w:szCs w:val="21"/>
        </w:rPr>
      </w:pPr>
      <w:r>
        <w:rPr>
          <w:rFonts w:ascii="宋体" w:hAnsi="宋体"/>
          <w:b/>
          <w:bCs/>
          <w:szCs w:val="21"/>
        </w:rPr>
        <w:t>计算表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4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项目</w:t>
            </w:r>
          </w:p>
        </w:tc>
        <w:tc>
          <w:tcPr>
            <w:tcW w:w="0" w:type="auto"/>
            <w:vAlign w:val="center"/>
          </w:tcPr>
          <w:p>
            <w:pPr>
              <w:rPr>
                <w:rFonts w:ascii="宋体" w:hAnsi="宋体"/>
                <w:szCs w:val="21"/>
              </w:rPr>
            </w:pPr>
            <w:r>
              <w:rPr>
                <w:rFonts w:ascii="宋体" w:hAnsi="宋体"/>
                <w:szCs w:val="21"/>
              </w:rPr>
              <w:t>金额(元/天)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结算金额</w:t>
            </w:r>
          </w:p>
        </w:tc>
        <w:tc>
          <w:tcPr>
            <w:tcW w:w="0" w:type="auto"/>
            <w:vAlign w:val="center"/>
          </w:tcPr>
          <w:p>
            <w:pPr>
              <w:rPr>
                <w:rFonts w:ascii="宋体" w:hAnsi="宋体"/>
                <w:szCs w:val="21"/>
              </w:rPr>
            </w:pPr>
            <w:r>
              <w:rPr>
                <w:rFonts w:ascii="宋体" w:hAnsi="宋体"/>
                <w:szCs w:val="21"/>
              </w:rPr>
              <w:t>100.20×100,000,000/100=100,200,000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市场价值</w:t>
            </w:r>
          </w:p>
        </w:tc>
        <w:tc>
          <w:tcPr>
            <w:tcW w:w="0" w:type="auto"/>
            <w:vAlign w:val="center"/>
          </w:tcPr>
          <w:p>
            <w:pPr>
              <w:rPr>
                <w:rFonts w:ascii="宋体" w:hAnsi="宋体"/>
                <w:szCs w:val="21"/>
              </w:rPr>
            </w:pPr>
            <w:r>
              <w:rPr>
                <w:rFonts w:ascii="宋体" w:hAnsi="宋体"/>
                <w:szCs w:val="21"/>
              </w:rPr>
              <w:t>100.31×100,000,000/100=100,310,000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延期交易日</w:t>
            </w:r>
          </w:p>
        </w:tc>
        <w:tc>
          <w:tcPr>
            <w:tcW w:w="0" w:type="auto"/>
            <w:vAlign w:val="center"/>
          </w:tcPr>
          <w:p>
            <w:pPr>
              <w:rPr>
                <w:rFonts w:ascii="宋体" w:hAnsi="宋体"/>
                <w:szCs w:val="21"/>
              </w:rPr>
            </w:pPr>
            <w:r>
              <w:rPr>
                <w:rFonts w:ascii="宋体" w:hAnsi="宋体"/>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风险权重</w:t>
            </w:r>
          </w:p>
        </w:tc>
        <w:tc>
          <w:tcPr>
            <w:tcW w:w="0" w:type="auto"/>
            <w:vAlign w:val="center"/>
          </w:tcPr>
          <w:p>
            <w:pPr>
              <w:rPr>
                <w:rFonts w:ascii="宋体" w:hAnsi="宋体"/>
                <w:szCs w:val="21"/>
              </w:rPr>
            </w:pPr>
            <w:r>
              <w:rPr>
                <w:rFonts w:hint="eastAsia" w:ascii="宋体" w:hAnsi="宋体"/>
                <w:szCs w:val="21"/>
              </w:rPr>
              <w:t>100</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风险加权资产（万元）</w:t>
            </w:r>
          </w:p>
        </w:tc>
        <w:tc>
          <w:tcPr>
            <w:tcW w:w="0" w:type="auto"/>
            <w:vAlign w:val="center"/>
          </w:tcPr>
          <w:p>
            <w:pPr>
              <w:rPr>
                <w:rFonts w:ascii="宋体" w:hAnsi="宋体"/>
                <w:szCs w:val="21"/>
              </w:rPr>
            </w:pPr>
            <w:r>
              <w:rPr>
                <w:rFonts w:ascii="宋体" w:hAnsi="宋体"/>
                <w:szCs w:val="21"/>
              </w:rPr>
              <w:t>（100,310,000-100,200,000）×</w:t>
            </w:r>
            <w:r>
              <w:rPr>
                <w:rFonts w:hint="eastAsia" w:ascii="宋体" w:hAnsi="宋体"/>
                <w:szCs w:val="21"/>
              </w:rPr>
              <w:t>100</w:t>
            </w:r>
            <w:r>
              <w:rPr>
                <w:rFonts w:ascii="宋体" w:hAnsi="宋体"/>
                <w:szCs w:val="21"/>
              </w:rPr>
              <w:t>%=</w:t>
            </w:r>
            <w:r>
              <w:rPr>
                <w:rFonts w:hint="eastAsia" w:ascii="宋体" w:hAnsi="宋体"/>
                <w:szCs w:val="21"/>
              </w:rPr>
              <w:t>110,0</w:t>
            </w:r>
            <w:r>
              <w:rPr>
                <w:rFonts w:ascii="宋体" w:hAnsi="宋体"/>
                <w:szCs w:val="21"/>
              </w:rPr>
              <w:t>00</w:t>
            </w:r>
          </w:p>
        </w:tc>
      </w:tr>
    </w:tbl>
    <w:p>
      <w:pPr>
        <w:spacing w:line="440" w:lineRule="exact"/>
        <w:ind w:firstLine="420" w:firstLineChars="200"/>
        <w:rPr>
          <w:rFonts w:ascii="宋体" w:hAnsi="宋体"/>
          <w:szCs w:val="21"/>
        </w:rPr>
      </w:pPr>
      <w:r>
        <w:rPr>
          <w:rFonts w:ascii="宋体" w:hAnsi="宋体"/>
          <w:szCs w:val="21"/>
        </w:rPr>
        <w:t>（2）接前例，B银行2011年度经营绩效低于预期，外部评价下调，引起B银行融资成本提高，从而影响该笔交易延期至2012年1月31日还未与A银行交割。并且由于B银行评级下降，截止2012年1月31日，该笔此时债券C市场报价降为百元净价90.30，百元全价为90.70元。</w:t>
      </w:r>
    </w:p>
    <w:p>
      <w:pPr>
        <w:spacing w:line="440" w:lineRule="exact"/>
        <w:ind w:firstLine="420" w:firstLineChars="200"/>
        <w:rPr>
          <w:rFonts w:ascii="宋体" w:hAnsi="宋体"/>
          <w:szCs w:val="21"/>
        </w:rPr>
      </w:pPr>
      <w:r>
        <w:rPr>
          <w:rFonts w:ascii="宋体" w:hAnsi="宋体"/>
          <w:szCs w:val="21"/>
        </w:rPr>
        <w:t>此时，对于A银行而言，由于市场价值与结算价值的差为负值，不产生对A银行的预期利益流入，不</w:t>
      </w:r>
      <w:r>
        <w:rPr>
          <w:rFonts w:hint="eastAsia" w:ascii="宋体" w:hAnsi="宋体"/>
          <w:szCs w:val="21"/>
        </w:rPr>
        <w:t>需</w:t>
      </w:r>
      <w:r>
        <w:rPr>
          <w:rFonts w:ascii="宋体" w:hAnsi="宋体"/>
          <w:szCs w:val="21"/>
        </w:rPr>
        <w:t>计算风险加权资产。</w:t>
      </w:r>
    </w:p>
    <w:p>
      <w:pPr>
        <w:pStyle w:val="35"/>
        <w:widowControl w:val="0"/>
        <w:ind w:firstLine="420"/>
        <w:jc w:val="both"/>
        <w:rPr>
          <w:rFonts w:ascii="宋体" w:hAnsi="宋体" w:eastAsia="宋体"/>
          <w:sz w:val="21"/>
          <w:szCs w:val="21"/>
        </w:rPr>
      </w:pPr>
      <w:r>
        <w:rPr>
          <w:rFonts w:ascii="宋体" w:hAnsi="宋体" w:eastAsia="宋体"/>
          <w:color w:val="auto"/>
          <w:kern w:val="2"/>
          <w:sz w:val="21"/>
          <w:szCs w:val="21"/>
        </w:rPr>
        <w:t>[20</w:t>
      </w:r>
      <w:r>
        <w:rPr>
          <w:rFonts w:hint="eastAsia" w:ascii="宋体" w:hAnsi="宋体" w:eastAsia="宋体"/>
          <w:color w:val="auto"/>
          <w:kern w:val="2"/>
          <w:sz w:val="21"/>
          <w:szCs w:val="21"/>
        </w:rPr>
        <w:t>.2非货款对付模式下5（含）个交易日后</w:t>
      </w:r>
      <w:r>
        <w:rPr>
          <w:rFonts w:ascii="宋体" w:hAnsi="宋体" w:eastAsia="宋体"/>
          <w:color w:val="auto"/>
          <w:kern w:val="2"/>
          <w:sz w:val="21"/>
          <w:szCs w:val="21"/>
        </w:rPr>
        <w:t>]</w:t>
      </w:r>
      <w:r>
        <w:rPr>
          <w:rFonts w:hint="eastAsia" w:ascii="宋体" w:hAnsi="宋体" w:eastAsia="宋体"/>
          <w:color w:val="auto"/>
          <w:kern w:val="2"/>
          <w:sz w:val="21"/>
          <w:szCs w:val="21"/>
        </w:rPr>
        <w:t>：</w:t>
      </w:r>
      <w:r>
        <w:rPr>
          <w:rFonts w:hint="eastAsia" w:hAnsi="宋体" w:eastAsia="宋体"/>
          <w:color w:val="auto"/>
          <w:kern w:val="2"/>
          <w:sz w:val="21"/>
          <w:szCs w:val="21"/>
        </w:rPr>
        <w:t>证</w:t>
      </w:r>
      <w:r>
        <w:rPr>
          <w:rFonts w:hint="eastAsia" w:ascii="宋体" w:hAnsi="宋体" w:eastAsia="宋体"/>
          <w:sz w:val="21"/>
          <w:szCs w:val="21"/>
        </w:rPr>
        <w:t>券、商品、外汇交易清算过程中在非货款对付模式下，因填报机构已执行支付，而交易对手未在约定日期支付而产生的风险暴露：自填报机构执行支付之日起，交易对手未支付部分视同对该交易对手的债权分别填报在上面1.至10.项目中；自交易对手应履行支付义务之日起，5个交易日后，交易对手仍未支付部分填报在本项目中。</w:t>
      </w:r>
    </w:p>
    <w:p>
      <w:pPr>
        <w:pStyle w:val="35"/>
        <w:ind w:firstLine="420"/>
        <w:jc w:val="both"/>
        <w:rPr>
          <w:rFonts w:ascii="宋体" w:hAnsi="宋体" w:eastAsia="宋体"/>
          <w:sz w:val="21"/>
          <w:szCs w:val="21"/>
        </w:rPr>
      </w:pPr>
      <w:r>
        <w:rPr>
          <w:rFonts w:ascii="宋体" w:hAnsi="宋体" w:eastAsia="宋体"/>
          <w:color w:val="auto"/>
          <w:sz w:val="21"/>
          <w:szCs w:val="21"/>
        </w:rPr>
        <w:t>[21</w:t>
      </w:r>
      <w:r>
        <w:rPr>
          <w:rFonts w:hint="eastAsia" w:ascii="宋体" w:hAnsi="宋体" w:eastAsia="宋体"/>
          <w:color w:val="auto"/>
          <w:sz w:val="21"/>
          <w:szCs w:val="21"/>
        </w:rPr>
        <w:t>.资产证券化表内项目</w:t>
      </w:r>
      <w:r>
        <w:rPr>
          <w:rFonts w:ascii="宋体" w:hAnsi="宋体" w:eastAsia="宋体"/>
          <w:color w:val="auto"/>
          <w:sz w:val="21"/>
          <w:szCs w:val="21"/>
        </w:rPr>
        <w:t>]：</w:t>
      </w:r>
      <w:r>
        <w:rPr>
          <w:rFonts w:hint="eastAsia" w:ascii="宋体" w:hAnsi="宋体" w:eastAsia="宋体"/>
          <w:color w:val="auto"/>
          <w:sz w:val="21"/>
          <w:szCs w:val="21"/>
        </w:rPr>
        <w:t>是指填报机构参与资产证券化业务，反映在表内的风险暴露。填报机构应将按照</w:t>
      </w:r>
      <w:r>
        <w:rPr>
          <w:rFonts w:ascii="宋体" w:hAnsi="宋体" w:eastAsia="宋体"/>
          <w:color w:val="auto"/>
          <w:sz w:val="21"/>
          <w:szCs w:val="21"/>
        </w:rPr>
        <w:t>G4B-4</w:t>
      </w:r>
      <w:r>
        <w:rPr>
          <w:rFonts w:hint="eastAsia" w:ascii="宋体" w:hAnsi="宋体" w:eastAsia="宋体"/>
          <w:color w:val="auto"/>
          <w:sz w:val="21"/>
          <w:szCs w:val="21"/>
        </w:rPr>
        <w:t>《资产证券化业务信用风险加权资产汇总表》报表计算的结果反映在本项目中。</w:t>
      </w:r>
      <w:r>
        <w:rPr>
          <w:rFonts w:ascii="宋体" w:hAnsi="宋体" w:eastAsia="宋体"/>
          <w:sz w:val="21"/>
          <w:szCs w:val="21"/>
        </w:rPr>
        <w:t>其中：[A</w:t>
      </w:r>
      <w:r>
        <w:rPr>
          <w:rFonts w:hint="eastAsia" w:ascii="宋体" w:hAnsi="宋体" w:eastAsia="宋体"/>
          <w:sz w:val="21"/>
          <w:szCs w:val="21"/>
        </w:rPr>
        <w:t>本期余额</w:t>
      </w:r>
      <w:r>
        <w:rPr>
          <w:rFonts w:ascii="宋体" w:hAnsi="宋体" w:eastAsia="宋体"/>
          <w:sz w:val="21"/>
          <w:szCs w:val="21"/>
        </w:rPr>
        <w:t>]为表</w:t>
      </w:r>
      <w:r>
        <w:rPr>
          <w:rFonts w:hint="eastAsia" w:ascii="宋体" w:hAnsi="宋体" w:eastAsia="宋体"/>
          <w:sz w:val="21"/>
          <w:szCs w:val="21"/>
        </w:rPr>
        <w:t>内</w:t>
      </w:r>
      <w:r>
        <w:rPr>
          <w:rFonts w:ascii="宋体" w:hAnsi="宋体" w:eastAsia="宋体"/>
          <w:sz w:val="21"/>
          <w:szCs w:val="21"/>
        </w:rPr>
        <w:t>资产证券化业务的会计账面余额</w:t>
      </w:r>
      <w:r>
        <w:rPr>
          <w:rFonts w:hint="eastAsia" w:ascii="宋体" w:hAnsi="宋体" w:eastAsia="宋体"/>
          <w:sz w:val="21"/>
          <w:szCs w:val="21"/>
        </w:rPr>
        <w:t>，</w:t>
      </w:r>
      <w:r>
        <w:rPr>
          <w:rFonts w:ascii="宋体" w:hAnsi="宋体" w:eastAsia="宋体"/>
          <w:sz w:val="21"/>
          <w:szCs w:val="21"/>
        </w:rPr>
        <w:t>[B减值准备]为表内资产证券化风险暴露计提的减值准备，[</w:t>
      </w:r>
      <w:r>
        <w:rPr>
          <w:rFonts w:hint="eastAsia" w:ascii="宋体" w:hAnsi="宋体" w:eastAsia="宋体"/>
          <w:sz w:val="21"/>
          <w:szCs w:val="21"/>
          <w:lang w:val="en-US" w:eastAsia="zh-CN"/>
        </w:rPr>
        <w:t>AS</w:t>
      </w:r>
      <w:r>
        <w:rPr>
          <w:rFonts w:hint="eastAsia" w:ascii="宋体" w:hAnsi="宋体" w:eastAsia="宋体"/>
          <w:sz w:val="21"/>
          <w:szCs w:val="21"/>
        </w:rPr>
        <w:t>风险加权资产余额</w:t>
      </w:r>
      <w:r>
        <w:rPr>
          <w:rFonts w:ascii="宋体" w:hAnsi="宋体" w:eastAsia="宋体"/>
          <w:sz w:val="21"/>
          <w:szCs w:val="21"/>
        </w:rPr>
        <w:t>]为表内资产证券化风险暴露的风险加权资产。</w:t>
      </w:r>
    </w:p>
    <w:p>
      <w:pPr>
        <w:pStyle w:val="35"/>
        <w:ind w:firstLine="420"/>
        <w:jc w:val="both"/>
        <w:rPr>
          <w:rFonts w:ascii="宋体" w:hAnsi="宋体" w:eastAsia="宋体"/>
          <w:sz w:val="21"/>
          <w:szCs w:val="21"/>
        </w:rPr>
      </w:pPr>
      <w:r>
        <w:rPr>
          <w:rFonts w:ascii="宋体" w:hAnsi="宋体" w:eastAsia="宋体"/>
          <w:sz w:val="21"/>
          <w:szCs w:val="21"/>
        </w:rPr>
        <w:t>[22.</w:t>
      </w:r>
      <w:r>
        <w:rPr>
          <w:rFonts w:hint="eastAsia" w:ascii="宋体" w:hAnsi="宋体" w:eastAsia="宋体"/>
          <w:sz w:val="21"/>
          <w:szCs w:val="21"/>
        </w:rPr>
        <w:t>资产管理产品项目（不含穿透法计量部分）</w:t>
      </w:r>
      <w:r>
        <w:rPr>
          <w:rFonts w:ascii="宋体" w:hAnsi="宋体" w:eastAsia="宋体"/>
          <w:sz w:val="21"/>
          <w:szCs w:val="21"/>
        </w:rPr>
        <w:t>]</w:t>
      </w:r>
      <w:r>
        <w:rPr>
          <w:rFonts w:hint="eastAsia" w:ascii="宋体" w:hAnsi="宋体" w:eastAsia="宋体"/>
          <w:sz w:val="21"/>
          <w:szCs w:val="21"/>
        </w:rPr>
        <w:t>：</w:t>
      </w:r>
      <w:r>
        <w:rPr>
          <w:rFonts w:hint="eastAsia" w:ascii="宋体" w:hAnsi="宋体" w:eastAsia="宋体"/>
          <w:color w:val="auto"/>
          <w:sz w:val="21"/>
          <w:szCs w:val="21"/>
        </w:rPr>
        <w:t>填报机构应将按照</w:t>
      </w:r>
      <w:r>
        <w:rPr>
          <w:rFonts w:ascii="宋体" w:hAnsi="宋体" w:eastAsia="宋体"/>
          <w:color w:val="auto"/>
          <w:sz w:val="21"/>
          <w:szCs w:val="21"/>
        </w:rPr>
        <w:t>G4B-5</w:t>
      </w:r>
      <w:r>
        <w:rPr>
          <w:rFonts w:hint="eastAsia" w:ascii="宋体" w:hAnsi="宋体" w:eastAsia="宋体"/>
          <w:color w:val="auto"/>
          <w:sz w:val="21"/>
          <w:szCs w:val="21"/>
        </w:rPr>
        <w:t>《资产管理产品风险加权资产汇总表（银行账簿，权重法）》报表中计算的相关结果反映在本项目中。根据《办法》附件12，填报机构应根据可获取信息的程度，采用穿透法、授权基础法计量资产管理产品的风险加权资产。采用穿透法计量的部分，按照基础资产分别填报在所属风险暴露的项目中。</w:t>
      </w:r>
    </w:p>
    <w:p>
      <w:pPr>
        <w:pStyle w:val="35"/>
        <w:ind w:firstLine="420"/>
        <w:jc w:val="both"/>
        <w:rPr>
          <w:rFonts w:ascii="宋体" w:hAnsi="宋体" w:eastAsia="宋体"/>
          <w:color w:val="auto"/>
          <w:sz w:val="21"/>
          <w:szCs w:val="21"/>
        </w:rPr>
      </w:pPr>
      <w:r>
        <w:rPr>
          <w:rFonts w:hint="eastAsia" w:ascii="宋体" w:hAnsi="宋体" w:eastAsia="宋体"/>
          <w:sz w:val="21"/>
          <w:szCs w:val="21"/>
        </w:rPr>
        <w:t>[22.1使用授权基础法计量的资产管理产品</w:t>
      </w:r>
      <w:r>
        <w:rPr>
          <w:rFonts w:ascii="宋体" w:hAnsi="宋体" w:eastAsia="宋体"/>
          <w:sz w:val="21"/>
          <w:szCs w:val="21"/>
        </w:rPr>
        <w:t>]</w:t>
      </w:r>
      <w:r>
        <w:rPr>
          <w:rFonts w:hint="eastAsia" w:ascii="宋体" w:hAnsi="宋体" w:eastAsia="宋体"/>
          <w:sz w:val="21"/>
          <w:szCs w:val="21"/>
        </w:rPr>
        <w:t>：是指填报机构持有的资产管理产品按照授权基础法计量的部分。填报规则见下文。</w:t>
      </w:r>
    </w:p>
    <w:p>
      <w:pPr>
        <w:pStyle w:val="35"/>
        <w:ind w:firstLine="420"/>
        <w:jc w:val="both"/>
        <w:rPr>
          <w:rFonts w:ascii="宋体" w:hAnsi="宋体" w:eastAsia="宋体"/>
          <w:sz w:val="21"/>
          <w:szCs w:val="21"/>
        </w:rPr>
      </w:pPr>
      <w:r>
        <w:rPr>
          <w:rFonts w:hint="eastAsia" w:ascii="宋体" w:hAnsi="宋体" w:eastAsia="宋体"/>
          <w:sz w:val="21"/>
          <w:szCs w:val="21"/>
        </w:rPr>
        <w:t>[22.2使用1250%方法计量的资产管理产品</w:t>
      </w:r>
      <w:r>
        <w:rPr>
          <w:rFonts w:ascii="宋体" w:hAnsi="宋体" w:eastAsia="宋体"/>
          <w:sz w:val="21"/>
          <w:szCs w:val="21"/>
        </w:rPr>
        <w:t>]</w:t>
      </w:r>
      <w:r>
        <w:rPr>
          <w:rFonts w:hint="eastAsia" w:ascii="宋体" w:hAnsi="宋体" w:eastAsia="宋体"/>
          <w:sz w:val="21"/>
          <w:szCs w:val="21"/>
        </w:rPr>
        <w:t>：是指填报机构持有的资产管理产品按照1250%的风险权重计量的部分。填报规则见下文。</w:t>
      </w:r>
    </w:p>
    <w:p>
      <w:pPr>
        <w:pStyle w:val="35"/>
        <w:ind w:firstLine="420"/>
        <w:jc w:val="both"/>
        <w:rPr>
          <w:rFonts w:ascii="宋体" w:hAnsi="宋体" w:eastAsia="宋体"/>
          <w:sz w:val="21"/>
          <w:szCs w:val="21"/>
        </w:rPr>
      </w:pPr>
      <w:r>
        <w:rPr>
          <w:rFonts w:ascii="宋体" w:hAnsi="宋体" w:eastAsia="宋体"/>
          <w:sz w:val="21"/>
          <w:szCs w:val="21"/>
        </w:rPr>
        <w:t>[22.3杠杆调整]</w:t>
      </w:r>
      <w:r>
        <w:rPr>
          <w:rFonts w:hint="eastAsia" w:ascii="宋体" w:hAnsi="宋体" w:eastAsia="宋体"/>
          <w:sz w:val="21"/>
          <w:szCs w:val="21"/>
        </w:rPr>
        <w:t>：此处应填写</w:t>
      </w:r>
      <w:r>
        <w:rPr>
          <w:rFonts w:ascii="宋体" w:hAnsi="宋体" w:eastAsia="宋体"/>
          <w:color w:val="auto"/>
          <w:sz w:val="21"/>
          <w:szCs w:val="21"/>
        </w:rPr>
        <w:t>G4B-5</w:t>
      </w:r>
      <w:r>
        <w:rPr>
          <w:rFonts w:hint="eastAsia" w:ascii="宋体" w:hAnsi="宋体" w:eastAsia="宋体"/>
          <w:color w:val="auto"/>
          <w:sz w:val="21"/>
          <w:szCs w:val="21"/>
        </w:rPr>
        <w:t>《资产管理产品风险加权资产汇总表（银行账簿，权重法）》报表中[合计.</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]与[合计.</w:t>
      </w:r>
      <w:r>
        <w:rPr>
          <w:rFonts w:hint="eastAsia" w:ascii="宋体" w:hAnsi="宋体" w:eastAsia="宋体"/>
          <w:color w:val="auto"/>
          <w:sz w:val="21"/>
          <w:szCs w:val="21"/>
          <w:lang w:val="en-US" w:eastAsia="zh-CN"/>
        </w:rPr>
        <w:t>L</w:t>
      </w:r>
      <w:r>
        <w:rPr>
          <w:rFonts w:hint="eastAsia" w:ascii="宋体" w:hAnsi="宋体" w:eastAsia="宋体"/>
          <w:color w:val="auto"/>
          <w:sz w:val="21"/>
          <w:szCs w:val="21"/>
        </w:rPr>
        <w:t>]的差值。</w:t>
      </w:r>
    </w:p>
    <w:p>
      <w:pPr>
        <w:pStyle w:val="35"/>
        <w:ind w:firstLine="420"/>
        <w:jc w:val="both"/>
        <w:rPr>
          <w:rFonts w:ascii="宋体" w:hAnsi="宋体" w:eastAsia="宋体"/>
          <w:color w:val="auto"/>
          <w:sz w:val="21"/>
          <w:szCs w:val="21"/>
        </w:rPr>
      </w:pPr>
      <w:r>
        <w:rPr>
          <w:rFonts w:ascii="宋体" w:hAnsi="宋体" w:eastAsia="宋体"/>
          <w:color w:val="auto"/>
          <w:sz w:val="21"/>
          <w:szCs w:val="21"/>
        </w:rPr>
        <w:t>[23.小计]：反映表内加权风险资产计算表中有关项目之和。</w:t>
      </w:r>
    </w:p>
    <w:p>
      <w:pPr>
        <w:pStyle w:val="35"/>
        <w:ind w:firstLine="420"/>
        <w:jc w:val="both"/>
        <w:rPr>
          <w:rFonts w:ascii="宋体" w:hAnsi="宋体" w:eastAsia="宋体"/>
          <w:color w:val="auto"/>
          <w:sz w:val="21"/>
          <w:szCs w:val="21"/>
        </w:rPr>
      </w:pPr>
      <w:r>
        <w:rPr>
          <w:rFonts w:ascii="宋体" w:hAnsi="宋体" w:eastAsia="宋体"/>
          <w:color w:val="auto"/>
          <w:sz w:val="21"/>
          <w:szCs w:val="21"/>
        </w:rPr>
        <w:t>[24.</w:t>
      </w:r>
      <w:r>
        <w:rPr>
          <w:rFonts w:hint="eastAsia" w:ascii="宋体" w:hAnsi="宋体" w:eastAsia="宋体"/>
          <w:color w:val="auto"/>
          <w:sz w:val="21"/>
          <w:szCs w:val="21"/>
        </w:rPr>
        <w:t>计入二级资本的超额损失准备</w:t>
      </w:r>
      <w:r>
        <w:rPr>
          <w:rFonts w:ascii="宋体" w:hAnsi="宋体" w:eastAsia="宋体"/>
          <w:color w:val="auto"/>
          <w:sz w:val="21"/>
          <w:szCs w:val="21"/>
        </w:rPr>
        <w:t>]</w:t>
      </w:r>
      <w:r>
        <w:rPr>
          <w:rFonts w:hint="eastAsia" w:ascii="宋体" w:hAnsi="宋体" w:eastAsia="宋体"/>
          <w:color w:val="auto"/>
          <w:sz w:val="21"/>
          <w:szCs w:val="21"/>
        </w:rPr>
        <w:t>：是指填报机构可计入二级资本的“超额损失准备金”。</w:t>
      </w:r>
    </w:p>
    <w:p>
      <w:pPr>
        <w:pStyle w:val="35"/>
        <w:ind w:firstLine="420"/>
        <w:jc w:val="both"/>
        <w:rPr>
          <w:rFonts w:ascii="宋体" w:hAnsi="宋体" w:eastAsia="宋体"/>
          <w:color w:val="auto"/>
          <w:sz w:val="21"/>
          <w:szCs w:val="21"/>
        </w:rPr>
      </w:pPr>
      <w:r>
        <w:rPr>
          <w:rFonts w:ascii="宋体" w:hAnsi="宋体" w:eastAsia="宋体"/>
          <w:color w:val="auto"/>
          <w:sz w:val="21"/>
          <w:szCs w:val="21"/>
        </w:rPr>
        <w:t>[25.</w:t>
      </w:r>
      <w:r>
        <w:rPr>
          <w:rFonts w:hint="eastAsia" w:ascii="宋体" w:hAnsi="宋体" w:eastAsia="宋体"/>
          <w:color w:val="auto"/>
          <w:sz w:val="21"/>
          <w:szCs w:val="21"/>
        </w:rPr>
        <w:t>在资本中扣除的损失准备缺口</w:t>
      </w:r>
      <w:r>
        <w:rPr>
          <w:rFonts w:ascii="宋体" w:hAnsi="宋体" w:eastAsia="宋体"/>
          <w:color w:val="auto"/>
          <w:sz w:val="21"/>
          <w:szCs w:val="21"/>
        </w:rPr>
        <w:t>]</w:t>
      </w:r>
      <w:r>
        <w:rPr>
          <w:rFonts w:hint="eastAsia" w:ascii="宋体" w:hAnsi="宋体" w:eastAsia="宋体"/>
          <w:color w:val="auto"/>
          <w:sz w:val="21"/>
          <w:szCs w:val="21"/>
        </w:rPr>
        <w:t>：是指填报机构在核心一级资本中扣除的“损失准备缺口”。如果填报机构资本净额为负，此项填0。</w:t>
      </w:r>
    </w:p>
    <w:p>
      <w:pPr>
        <w:pStyle w:val="35"/>
        <w:ind w:firstLine="420"/>
        <w:jc w:val="both"/>
        <w:rPr>
          <w:rFonts w:ascii="宋体" w:hAnsi="宋体" w:eastAsia="宋体"/>
          <w:color w:val="auto"/>
          <w:sz w:val="21"/>
          <w:szCs w:val="21"/>
        </w:rPr>
      </w:pPr>
      <w:r>
        <w:rPr>
          <w:rFonts w:ascii="宋体" w:hAnsi="宋体" w:eastAsia="宋体"/>
          <w:color w:val="auto"/>
          <w:sz w:val="21"/>
          <w:szCs w:val="21"/>
        </w:rPr>
        <w:t>[26.表内加权风险资产]：反映各行表内加权风险资产总计数值，本栏目填报在[</w:t>
      </w:r>
      <w:r>
        <w:rPr>
          <w:rFonts w:hint="eastAsia" w:ascii="宋体" w:hAnsi="宋体" w:eastAsia="宋体"/>
          <w:color w:val="auto"/>
          <w:sz w:val="21"/>
          <w:szCs w:val="21"/>
        </w:rPr>
        <w:t>AS</w:t>
      </w:r>
      <w:r>
        <w:rPr>
          <w:rFonts w:ascii="宋体" w:hAnsi="宋体" w:eastAsia="宋体"/>
          <w:color w:val="auto"/>
          <w:sz w:val="21"/>
          <w:szCs w:val="21"/>
        </w:rPr>
        <w:t>]列。</w:t>
      </w:r>
    </w:p>
    <w:p>
      <w:pPr>
        <w:pStyle w:val="35"/>
        <w:ind w:firstLine="420"/>
        <w:jc w:val="both"/>
        <w:rPr>
          <w:rFonts w:hint="eastAsia" w:ascii="宋体" w:hAnsi="宋体" w:eastAsia="宋体"/>
          <w:color w:val="auto"/>
          <w:sz w:val="21"/>
          <w:szCs w:val="21"/>
        </w:rPr>
      </w:pPr>
      <w:bookmarkStart w:id="9" w:name="_Hlk107824667"/>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rPr>
        <w:t>本期余额：是指填报机构在</w:t>
      </w:r>
      <w:r>
        <w:rPr>
          <w:rFonts w:ascii="宋体" w:hAnsi="宋体" w:eastAsia="宋体"/>
          <w:color w:val="auto"/>
          <w:sz w:val="21"/>
          <w:szCs w:val="21"/>
        </w:rPr>
        <w:t>报告期期末各类</w:t>
      </w:r>
      <w:r>
        <w:rPr>
          <w:rFonts w:hint="eastAsia" w:ascii="宋体" w:hAnsi="宋体" w:eastAsia="宋体"/>
          <w:color w:val="auto"/>
          <w:sz w:val="21"/>
          <w:szCs w:val="21"/>
        </w:rPr>
        <w:t>表内</w:t>
      </w:r>
      <w:r>
        <w:rPr>
          <w:rFonts w:ascii="宋体" w:hAnsi="宋体" w:eastAsia="宋体"/>
          <w:color w:val="auto"/>
          <w:sz w:val="21"/>
          <w:szCs w:val="21"/>
        </w:rPr>
        <w:t>资产（贷款等）</w:t>
      </w:r>
      <w:r>
        <w:rPr>
          <w:rFonts w:hint="eastAsia" w:ascii="宋体" w:hAnsi="宋体" w:eastAsia="宋体"/>
          <w:color w:val="auto"/>
          <w:sz w:val="21"/>
          <w:szCs w:val="21"/>
        </w:rPr>
        <w:t>的</w:t>
      </w:r>
      <w:r>
        <w:rPr>
          <w:rFonts w:ascii="宋体" w:hAnsi="宋体" w:eastAsia="宋体"/>
          <w:color w:val="auto"/>
          <w:sz w:val="21"/>
          <w:szCs w:val="21"/>
        </w:rPr>
        <w:t>账面价值</w:t>
      </w:r>
      <w:r>
        <w:rPr>
          <w:rFonts w:hint="eastAsia" w:ascii="宋体" w:hAnsi="宋体" w:eastAsia="宋体"/>
          <w:color w:val="auto"/>
          <w:sz w:val="21"/>
          <w:szCs w:val="21"/>
        </w:rPr>
        <w:t>。债权所对应的表内应收利息应与相应债权填入同一项目。</w:t>
      </w:r>
    </w:p>
    <w:p>
      <w:pPr>
        <w:pStyle w:val="35"/>
        <w:ind w:firstLine="420"/>
        <w:rPr>
          <w:rFonts w:hint="eastAsia" w:ascii="宋体" w:hAnsi="宋体" w:eastAsia="宋体"/>
          <w:color w:val="auto"/>
          <w:sz w:val="21"/>
          <w:szCs w:val="21"/>
        </w:rPr>
      </w:pPr>
      <w:r>
        <w:rPr>
          <w:rFonts w:hint="default" w:ascii="宋体" w:hAnsi="宋体" w:eastAsia="宋体"/>
          <w:color w:val="auto"/>
          <w:sz w:val="21"/>
          <w:szCs w:val="21"/>
          <w:lang w:val="en-US" w:eastAsia="zh-CN"/>
        </w:rPr>
        <w:t>对于资产管理产品，适用穿透法和授权基础法的填报机构应填写持有部分的</w:t>
      </w:r>
      <w:r>
        <w:rPr>
          <w:rFonts w:hint="default" w:ascii="宋体" w:hAnsi="宋体" w:eastAsia="宋体"/>
          <w:color w:val="auto"/>
          <w:sz w:val="21"/>
          <w:szCs w:val="21"/>
        </w:rPr>
        <w:t>资产管理产品基础资产的</w:t>
      </w:r>
      <w:r>
        <w:rPr>
          <w:rFonts w:hint="eastAsia" w:ascii="宋体" w:hAnsi="宋体" w:eastAsia="宋体"/>
          <w:color w:val="auto"/>
          <w:sz w:val="21"/>
          <w:szCs w:val="21"/>
          <w:lang w:val="en-US" w:eastAsia="zh-CN"/>
        </w:rPr>
        <w:t>资产</w:t>
      </w:r>
      <w:r>
        <w:rPr>
          <w:rFonts w:hint="default" w:ascii="宋体" w:hAnsi="宋体" w:eastAsia="宋体"/>
          <w:color w:val="auto"/>
          <w:sz w:val="21"/>
          <w:szCs w:val="21"/>
        </w:rPr>
        <w:t>余额</w:t>
      </w:r>
      <w:r>
        <w:rPr>
          <w:rFonts w:ascii="宋体" w:hAnsi="宋体" w:eastAsia="宋体"/>
          <w:color w:val="auto"/>
          <w:sz w:val="21"/>
          <w:szCs w:val="21"/>
        </w:rPr>
        <w:t>（扣除减值准备前）</w:t>
      </w:r>
      <w:r>
        <w:rPr>
          <w:rFonts w:hint="default" w:ascii="宋体" w:hAnsi="宋体" w:eastAsia="宋体"/>
          <w:color w:val="auto"/>
          <w:sz w:val="21"/>
          <w:szCs w:val="21"/>
          <w:lang w:eastAsia="zh-CN"/>
        </w:rPr>
        <w:t>。</w:t>
      </w:r>
      <w:r>
        <w:rPr>
          <w:rFonts w:hint="default" w:ascii="宋体" w:hAnsi="宋体" w:eastAsia="宋体"/>
          <w:color w:val="auto"/>
          <w:sz w:val="21"/>
          <w:szCs w:val="21"/>
          <w:lang w:val="en-US" w:eastAsia="zh-CN"/>
        </w:rPr>
        <w:t>适用1250%风险权重的填报机构应填写持有部分的</w:t>
      </w:r>
      <w:r>
        <w:rPr>
          <w:rFonts w:hint="default" w:ascii="宋体" w:hAnsi="宋体" w:eastAsia="宋体"/>
          <w:color w:val="auto"/>
          <w:sz w:val="21"/>
          <w:szCs w:val="21"/>
        </w:rPr>
        <w:t>资产管理产品</w:t>
      </w:r>
      <w:r>
        <w:rPr>
          <w:rFonts w:hint="default" w:ascii="宋体" w:hAnsi="宋体" w:eastAsia="宋体"/>
          <w:color w:val="auto"/>
          <w:sz w:val="21"/>
          <w:szCs w:val="21"/>
          <w:lang w:val="en-US" w:eastAsia="zh-CN"/>
        </w:rPr>
        <w:t>份额占比</w:t>
      </w:r>
      <w:r>
        <w:rPr>
          <w:rFonts w:hint="default" w:ascii="宋体" w:hAnsi="宋体" w:eastAsia="宋体"/>
          <w:color w:val="auto"/>
          <w:sz w:val="21"/>
          <w:szCs w:val="21"/>
        </w:rPr>
        <w:t>乘以资产管理产品净资产</w:t>
      </w:r>
      <w:r>
        <w:rPr>
          <w:rFonts w:hint="default" w:ascii="宋体" w:hAnsi="宋体" w:eastAsia="宋体"/>
          <w:color w:val="auto"/>
          <w:sz w:val="21"/>
          <w:szCs w:val="21"/>
          <w:lang w:eastAsia="zh-CN"/>
        </w:rPr>
        <w:t>。</w:t>
      </w:r>
    </w:p>
    <w:bookmarkEnd w:id="9"/>
    <w:p>
      <w:pPr>
        <w:pStyle w:val="35"/>
        <w:widowControl w:val="0"/>
        <w:ind w:firstLine="420"/>
        <w:jc w:val="both"/>
        <w:rPr>
          <w:rFonts w:hint="eastAsia" w:ascii="宋体" w:hAnsi="宋体" w:eastAsia="宋体"/>
          <w:color w:val="auto"/>
          <w:sz w:val="21"/>
          <w:szCs w:val="21"/>
          <w:lang w:eastAsia="zh-CN"/>
        </w:rPr>
      </w:pPr>
      <w:r>
        <w:rPr>
          <w:rFonts w:ascii="宋体" w:hAnsi="宋体" w:eastAsia="宋体"/>
          <w:color w:val="auto"/>
          <w:sz w:val="21"/>
          <w:szCs w:val="21"/>
        </w:rPr>
        <w:t>[</w:t>
      </w:r>
      <w:r>
        <w:rPr>
          <w:rFonts w:hint="eastAsia" w:ascii="宋体" w:hAnsi="宋体" w:eastAsia="宋体"/>
          <w:color w:val="auto"/>
          <w:sz w:val="21"/>
          <w:szCs w:val="21"/>
        </w:rPr>
        <w:t>B</w:t>
      </w:r>
      <w:r>
        <w:rPr>
          <w:rFonts w:ascii="宋体" w:hAnsi="宋体" w:eastAsia="宋体"/>
          <w:color w:val="auto"/>
          <w:sz w:val="21"/>
          <w:szCs w:val="21"/>
        </w:rPr>
        <w:t>]</w:t>
      </w:r>
      <w:r>
        <w:rPr>
          <w:rFonts w:hint="eastAsia" w:ascii="宋体" w:hAnsi="宋体" w:eastAsia="宋体"/>
          <w:color w:val="auto"/>
          <w:sz w:val="21"/>
          <w:szCs w:val="21"/>
        </w:rPr>
        <w:t>各项减值准备：是指当存在客观证据表明资产发生减值，资产的账面价值超过其可收回金额时，填报机构计提的各类资产减值准备或相当于减值准备性质的余额。包含已计入二级资本的超额损失准备</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以及填报机构对持有的资产管理产品计提的减值准备（如有）。</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C</w:t>
      </w:r>
      <w:r>
        <w:rPr>
          <w:rFonts w:ascii="宋体" w:hAnsi="宋体" w:eastAsia="宋体"/>
          <w:color w:val="auto"/>
          <w:sz w:val="21"/>
          <w:szCs w:val="21"/>
        </w:rPr>
        <w:t>]风险暴露：是指填报机构各类资产（贷款等）账面价值扣除减值准备后的资产余额。</w:t>
      </w:r>
    </w:p>
    <w:p>
      <w:pPr>
        <w:pStyle w:val="35"/>
        <w:ind w:firstLine="420"/>
        <w:jc w:val="both"/>
        <w:rPr>
          <w:rFonts w:ascii="宋体" w:hAnsi="宋体" w:eastAsia="宋体"/>
          <w:color w:val="auto"/>
          <w:sz w:val="21"/>
          <w:szCs w:val="21"/>
        </w:rPr>
      </w:pPr>
      <w:r>
        <w:rPr>
          <w:rFonts w:ascii="宋体" w:hAnsi="宋体" w:eastAsia="宋体"/>
          <w:color w:val="auto"/>
          <w:sz w:val="21"/>
          <w:szCs w:val="21"/>
        </w:rPr>
        <w:t>[D]</w:t>
      </w:r>
      <w:r>
        <w:rPr>
          <w:rFonts w:hint="eastAsia" w:ascii="宋体" w:hAnsi="宋体" w:eastAsia="宋体"/>
          <w:color w:val="auto"/>
          <w:sz w:val="21"/>
          <w:szCs w:val="21"/>
        </w:rPr>
        <w:t>其中：资产管理产品风险暴露：</w:t>
      </w:r>
    </w:p>
    <w:p>
      <w:pPr>
        <w:pStyle w:val="35"/>
        <w:ind w:firstLine="420" w:firstLineChars="0"/>
        <w:jc w:val="both"/>
        <w:rPr>
          <w:rFonts w:hint="default" w:ascii="宋体" w:hAnsi="宋体" w:eastAsia="宋体"/>
          <w:color w:val="auto"/>
          <w:sz w:val="21"/>
          <w:szCs w:val="21"/>
          <w:highlight w:val="none"/>
          <w:lang w:val="en-US" w:eastAsia="zh-CN"/>
        </w:rPr>
      </w:pPr>
      <w:r>
        <w:rPr>
          <w:rFonts w:hint="eastAsia" w:ascii="宋体" w:hAnsi="宋体" w:eastAsia="宋体"/>
          <w:color w:val="auto"/>
          <w:sz w:val="21"/>
          <w:szCs w:val="21"/>
          <w:highlight w:val="none"/>
        </w:rPr>
        <w:t>对于采用</w:t>
      </w:r>
      <w:r>
        <w:rPr>
          <w:rFonts w:ascii="宋体" w:hAnsi="宋体" w:eastAsia="宋体"/>
          <w:color w:val="auto"/>
          <w:sz w:val="21"/>
          <w:szCs w:val="21"/>
          <w:highlight w:val="none"/>
        </w:rPr>
        <w:t>穿透法计量</w:t>
      </w:r>
      <w:r>
        <w:rPr>
          <w:rFonts w:hint="eastAsia" w:ascii="宋体" w:hAnsi="宋体" w:eastAsia="宋体"/>
          <w:color w:val="auto"/>
          <w:sz w:val="21"/>
          <w:szCs w:val="21"/>
          <w:highlight w:val="none"/>
        </w:rPr>
        <w:t>部分，</w:t>
      </w:r>
      <w:r>
        <w:rPr>
          <w:rFonts w:hint="eastAsia" w:ascii="宋体" w:hAnsi="宋体" w:eastAsia="宋体"/>
          <w:color w:val="auto"/>
          <w:sz w:val="21"/>
          <w:szCs w:val="21"/>
          <w:highlight w:val="none"/>
          <w:lang w:val="en-US" w:eastAsia="zh-CN"/>
        </w:rPr>
        <w:t>此处应填列</w:t>
      </w:r>
      <w:r>
        <w:rPr>
          <w:rFonts w:hint="eastAsia" w:ascii="宋体" w:hAnsi="宋体" w:eastAsia="宋体"/>
          <w:color w:val="auto"/>
          <w:sz w:val="21"/>
          <w:szCs w:val="21"/>
          <w:highlight w:val="none"/>
        </w:rPr>
        <w:t>按照</w:t>
      </w:r>
      <w:r>
        <w:rPr>
          <w:rFonts w:ascii="宋体" w:hAnsi="宋体" w:eastAsia="宋体"/>
          <w:color w:val="auto"/>
          <w:sz w:val="21"/>
          <w:szCs w:val="21"/>
          <w:highlight w:val="none"/>
        </w:rPr>
        <w:t>基础资产</w:t>
      </w:r>
      <w:r>
        <w:rPr>
          <w:rFonts w:hint="eastAsia" w:ascii="宋体" w:hAnsi="宋体" w:eastAsia="宋体"/>
          <w:color w:val="auto"/>
          <w:sz w:val="21"/>
          <w:szCs w:val="21"/>
          <w:highlight w:val="none"/>
        </w:rPr>
        <w:t>对应到所属风险暴露项目上的资产账面价值扣除减值准备（如有）后的资产余额</w:t>
      </w:r>
      <w:r>
        <w:rPr>
          <w:rFonts w:hint="eastAsia" w:ascii="宋体" w:hAnsi="宋体" w:eastAsia="宋体"/>
          <w:color w:val="auto"/>
          <w:sz w:val="21"/>
          <w:szCs w:val="21"/>
          <w:highlight w:val="none"/>
          <w:lang w:val="en-US" w:eastAsia="zh-CN"/>
        </w:rPr>
        <w:t>再乘以填报机构持有份额占比</w:t>
      </w:r>
      <w:r>
        <w:rPr>
          <w:rFonts w:hint="eastAsia" w:ascii="宋体" w:hAnsi="宋体" w:eastAsia="宋体"/>
          <w:color w:val="auto"/>
          <w:sz w:val="21"/>
          <w:szCs w:val="21"/>
          <w:highlight w:val="none"/>
        </w:rPr>
        <w:t>。</w:t>
      </w:r>
      <w:r>
        <w:rPr>
          <w:rFonts w:hint="eastAsia" w:ascii="宋体" w:hAnsi="宋体" w:eastAsia="宋体"/>
          <w:color w:val="auto"/>
          <w:sz w:val="21"/>
          <w:szCs w:val="21"/>
          <w:highlight w:val="yellow"/>
          <w:lang w:val="en-US" w:eastAsia="zh-CN"/>
        </w:rPr>
        <w:t>其中，通过第三方进行计量的，此处应填写资产管理产品风险暴露乘以1.2后的值</w:t>
      </w:r>
      <w:del w:id="12" w:author="陈静" w:date="2024-12-12T15:48:22Z">
        <w:r>
          <w:rPr>
            <w:rFonts w:hint="eastAsia" w:ascii="宋体" w:hAnsi="宋体" w:eastAsia="宋体"/>
            <w:color w:val="auto"/>
            <w:sz w:val="21"/>
            <w:szCs w:val="21"/>
            <w:highlight w:val="yellow"/>
            <w:lang w:val="en-US" w:eastAsia="zh-CN"/>
          </w:rPr>
          <w:delText>（基础资产为资产证券化风险暴露除外）</w:delText>
        </w:r>
      </w:del>
      <w:r>
        <w:rPr>
          <w:rFonts w:hint="eastAsia" w:ascii="宋体" w:hAnsi="宋体" w:eastAsia="宋体"/>
          <w:color w:val="auto"/>
          <w:sz w:val="21"/>
          <w:szCs w:val="21"/>
          <w:highlight w:val="yellow"/>
          <w:lang w:val="en-US" w:eastAsia="zh-CN"/>
        </w:rPr>
        <w:t>。</w:t>
      </w:r>
    </w:p>
    <w:p>
      <w:pPr>
        <w:pStyle w:val="35"/>
        <w:ind w:firstLine="420" w:firstLineChars="0"/>
        <w:jc w:val="both"/>
        <w:rPr>
          <w:rFonts w:hint="default" w:ascii="宋体" w:hAnsi="宋体" w:eastAsia="宋体"/>
          <w:color w:val="auto"/>
          <w:sz w:val="21"/>
          <w:szCs w:val="21"/>
          <w:lang w:val="en-US" w:eastAsia="zh-CN"/>
        </w:rPr>
      </w:pPr>
      <w:r>
        <w:rPr>
          <w:rFonts w:hint="eastAsia" w:ascii="宋体" w:hAnsi="宋体" w:eastAsia="宋体"/>
          <w:color w:val="auto"/>
          <w:sz w:val="21"/>
          <w:szCs w:val="21"/>
        </w:rPr>
        <w:t>填报案例：填报机构持有B基金公司发行的债券基金，持有份额为20%。基金资产账面价值为5亿元，净资产4亿元，杠杆率为1.25。穿透后，其中2亿元投向专项债（假设减值为0.2亿元）。填报机构应在[3.1.2.2专项债券（20%）]项填列，资产管理产品风险暴露为（2-0.2）*20%=0.36亿元。</w:t>
      </w:r>
      <w:r>
        <w:rPr>
          <w:rFonts w:hint="eastAsia" w:ascii="宋体" w:hAnsi="宋体" w:eastAsia="宋体"/>
          <w:color w:val="auto"/>
          <w:sz w:val="21"/>
          <w:szCs w:val="21"/>
          <w:lang w:val="en-US" w:eastAsia="zh-CN"/>
        </w:rPr>
        <w:t>若填报机构通过第三方计量，则此处填写</w:t>
      </w:r>
      <w:r>
        <w:rPr>
          <w:rFonts w:hint="eastAsia" w:ascii="宋体" w:hAnsi="宋体" w:eastAsia="宋体"/>
          <w:color w:val="auto"/>
          <w:sz w:val="21"/>
          <w:szCs w:val="21"/>
        </w:rPr>
        <w:t>（2-0.2）*20%</w:t>
      </w:r>
      <w:r>
        <w:rPr>
          <w:rFonts w:hint="eastAsia" w:ascii="宋体" w:hAnsi="宋体" w:eastAsia="宋体"/>
          <w:color w:val="auto"/>
          <w:sz w:val="21"/>
          <w:szCs w:val="21"/>
          <w:lang w:val="en-US" w:eastAsia="zh-CN"/>
        </w:rPr>
        <w:t>*1.2</w:t>
      </w:r>
      <w:r>
        <w:rPr>
          <w:rFonts w:hint="eastAsia" w:ascii="宋体" w:hAnsi="宋体" w:eastAsia="宋体"/>
          <w:color w:val="auto"/>
          <w:sz w:val="21"/>
          <w:szCs w:val="21"/>
        </w:rPr>
        <w:t>=0.</w:t>
      </w:r>
      <w:r>
        <w:rPr>
          <w:rFonts w:hint="eastAsia" w:ascii="宋体" w:hAnsi="宋体" w:eastAsia="宋体"/>
          <w:color w:val="auto"/>
          <w:sz w:val="21"/>
          <w:szCs w:val="21"/>
          <w:lang w:val="en-US" w:eastAsia="zh-CN"/>
        </w:rPr>
        <w:t>432亿元。</w:t>
      </w:r>
    </w:p>
    <w:p>
      <w:pPr>
        <w:pStyle w:val="35"/>
        <w:ind w:firstLine="420" w:firstLineChars="0"/>
        <w:jc w:val="both"/>
        <w:rPr>
          <w:rFonts w:ascii="宋体" w:hAnsi="宋体" w:eastAsia="宋体"/>
          <w:sz w:val="21"/>
          <w:szCs w:val="21"/>
        </w:rPr>
      </w:pPr>
      <w:r>
        <w:rPr>
          <w:rFonts w:hint="eastAsia" w:ascii="宋体" w:hAnsi="宋体" w:eastAsia="宋体"/>
          <w:color w:val="auto"/>
          <w:sz w:val="21"/>
          <w:szCs w:val="21"/>
        </w:rPr>
        <w:t>对于采用</w:t>
      </w:r>
      <w:r>
        <w:rPr>
          <w:rFonts w:hint="eastAsia" w:ascii="宋体" w:hAnsi="宋体" w:eastAsia="宋体"/>
          <w:sz w:val="21"/>
          <w:szCs w:val="21"/>
        </w:rPr>
        <w:t>授权基础法计量部分，此处应填列</w:t>
      </w:r>
      <w:r>
        <w:rPr>
          <w:rFonts w:hint="eastAsia" w:ascii="宋体" w:hAnsi="宋体" w:eastAsia="宋体"/>
          <w:sz w:val="21"/>
          <w:szCs w:val="21"/>
          <w:lang w:val="en-US" w:eastAsia="zh-CN"/>
        </w:rPr>
        <w:t>资产管理产品</w:t>
      </w:r>
      <w:r>
        <w:rPr>
          <w:rFonts w:hint="eastAsia" w:ascii="宋体" w:hAnsi="宋体" w:eastAsia="宋体"/>
          <w:sz w:val="21"/>
          <w:szCs w:val="21"/>
        </w:rPr>
        <w:t>资产账面价值</w:t>
      </w:r>
      <w:r>
        <w:rPr>
          <w:rFonts w:hint="eastAsia" w:ascii="宋体" w:hAnsi="宋体" w:eastAsia="宋体"/>
          <w:color w:val="auto"/>
          <w:sz w:val="21"/>
          <w:szCs w:val="21"/>
          <w:lang w:val="en-US" w:eastAsia="zh-CN"/>
        </w:rPr>
        <w:t>乘以填报机构持有份额占比再</w:t>
      </w:r>
      <w:r>
        <w:rPr>
          <w:rFonts w:hint="eastAsia" w:ascii="宋体" w:hAnsi="宋体" w:eastAsia="宋体"/>
          <w:sz w:val="21"/>
          <w:szCs w:val="21"/>
        </w:rPr>
        <w:t>扣除减值准备（如有）后的资产余额。</w:t>
      </w:r>
    </w:p>
    <w:p>
      <w:pPr>
        <w:pStyle w:val="35"/>
        <w:ind w:firstLine="420"/>
        <w:jc w:val="both"/>
        <w:rPr>
          <w:rFonts w:ascii="宋体" w:hAnsi="宋体" w:eastAsia="宋体"/>
          <w:sz w:val="21"/>
          <w:szCs w:val="21"/>
        </w:rPr>
      </w:pPr>
      <w:r>
        <w:rPr>
          <w:rFonts w:hint="eastAsia" w:ascii="宋体" w:hAnsi="宋体" w:eastAsia="宋体"/>
          <w:color w:val="auto"/>
          <w:sz w:val="21"/>
          <w:szCs w:val="21"/>
        </w:rPr>
        <w:t>填报案例：填报机构持有B基金公司发行的债券基金，持有份额为20%。基金资产账面价值为5亿元，净资产4亿元，杠杆率为1.25。假设</w:t>
      </w:r>
      <w:r>
        <w:rPr>
          <w:rFonts w:hint="eastAsia" w:ascii="宋体" w:hAnsi="宋体" w:eastAsia="宋体"/>
          <w:color w:val="auto"/>
          <w:sz w:val="21"/>
          <w:szCs w:val="21"/>
          <w:lang w:val="en-US" w:eastAsia="zh-CN"/>
        </w:rPr>
        <w:t>基金按照授权基础法计量，</w:t>
      </w:r>
      <w:r>
        <w:rPr>
          <w:rFonts w:hint="eastAsia" w:ascii="宋体" w:hAnsi="宋体" w:eastAsia="宋体"/>
          <w:color w:val="auto"/>
          <w:sz w:val="21"/>
          <w:szCs w:val="21"/>
        </w:rPr>
        <w:t>填报机构按照整支基金计提减值0.5亿元。填报机构应在本项填列，资产管理产品风险暴露为（5-0.5）*20%=0.9亿元。</w:t>
      </w:r>
    </w:p>
    <w:p>
      <w:pPr>
        <w:pStyle w:val="35"/>
        <w:ind w:firstLine="420" w:firstLineChars="0"/>
        <w:jc w:val="both"/>
        <w:rPr>
          <w:rFonts w:hint="eastAsia" w:ascii="宋体" w:hAnsi="宋体" w:eastAsia="宋体"/>
          <w:sz w:val="21"/>
          <w:szCs w:val="21"/>
          <w:lang w:eastAsia="zh-CN"/>
        </w:rPr>
      </w:pPr>
      <w:r>
        <w:rPr>
          <w:rFonts w:hint="eastAsia" w:ascii="宋体" w:hAnsi="宋体" w:eastAsia="宋体"/>
          <w:color w:val="auto"/>
          <w:sz w:val="21"/>
          <w:szCs w:val="21"/>
        </w:rPr>
        <w:t>对于</w:t>
      </w:r>
      <w:r>
        <w:rPr>
          <w:rFonts w:hint="eastAsia" w:ascii="宋体" w:hAnsi="宋体" w:eastAsia="宋体"/>
          <w:color w:val="auto"/>
          <w:sz w:val="21"/>
          <w:szCs w:val="21"/>
          <w:lang w:val="en-US" w:eastAsia="zh-CN"/>
        </w:rPr>
        <w:t>采</w:t>
      </w:r>
      <w:r>
        <w:rPr>
          <w:rFonts w:hint="eastAsia" w:ascii="宋体" w:hAnsi="宋体" w:eastAsia="宋体"/>
          <w:sz w:val="21"/>
          <w:szCs w:val="21"/>
        </w:rPr>
        <w:t>用1250%方法计量部分，本处填列资产管理产品净资产</w:t>
      </w:r>
      <w:r>
        <w:rPr>
          <w:rFonts w:hint="eastAsia" w:ascii="宋体" w:hAnsi="宋体" w:eastAsia="宋体"/>
          <w:color w:val="auto"/>
          <w:sz w:val="21"/>
          <w:szCs w:val="21"/>
          <w:lang w:val="en-US" w:eastAsia="zh-CN"/>
        </w:rPr>
        <w:t>乘以填报机构持有份额占比</w:t>
      </w:r>
      <w:r>
        <w:rPr>
          <w:rFonts w:hint="eastAsia" w:ascii="宋体" w:hAnsi="宋体" w:eastAsia="宋体"/>
          <w:sz w:val="21"/>
          <w:szCs w:val="21"/>
        </w:rPr>
        <w:t>再扣除减值准备（如有）后的资产余额</w:t>
      </w:r>
      <w:r>
        <w:rPr>
          <w:rFonts w:hint="eastAsia" w:ascii="宋体" w:hAnsi="宋体" w:eastAsia="宋体"/>
          <w:sz w:val="21"/>
          <w:szCs w:val="21"/>
          <w:lang w:eastAsia="zh-CN"/>
        </w:rPr>
        <w:t>。</w:t>
      </w:r>
    </w:p>
    <w:p>
      <w:pPr>
        <w:pStyle w:val="35"/>
        <w:ind w:firstLine="420" w:firstLineChars="0"/>
        <w:jc w:val="both"/>
        <w:rPr>
          <w:rFonts w:hint="eastAsia"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E</w:t>
      </w:r>
      <w:r>
        <w:rPr>
          <w:rFonts w:ascii="宋体" w:hAnsi="宋体" w:eastAsia="宋体"/>
          <w:color w:val="auto"/>
          <w:sz w:val="21"/>
          <w:szCs w:val="21"/>
        </w:rPr>
        <w:t>]－[</w:t>
      </w:r>
      <w:r>
        <w:rPr>
          <w:rFonts w:hint="eastAsia" w:ascii="宋体" w:hAnsi="宋体" w:eastAsia="宋体"/>
          <w:color w:val="auto"/>
          <w:sz w:val="21"/>
          <w:szCs w:val="21"/>
        </w:rPr>
        <w:t>A</w:t>
      </w:r>
      <w:r>
        <w:rPr>
          <w:rFonts w:ascii="宋体" w:hAnsi="宋体" w:eastAsia="宋体"/>
          <w:color w:val="auto"/>
          <w:sz w:val="21"/>
          <w:szCs w:val="21"/>
        </w:rPr>
        <w:t>P]其中：因下列因素或以下列因素为保证或抵质押</w:t>
      </w:r>
      <w:r>
        <w:rPr>
          <w:rFonts w:hint="eastAsia" w:ascii="宋体" w:hAnsi="宋体" w:eastAsia="宋体"/>
          <w:color w:val="auto"/>
          <w:sz w:val="21"/>
          <w:szCs w:val="21"/>
        </w:rPr>
        <w:t>，或经信用衍生工具保护</w:t>
      </w:r>
      <w:r>
        <w:rPr>
          <w:rFonts w:ascii="宋体" w:hAnsi="宋体" w:eastAsia="宋体"/>
          <w:color w:val="auto"/>
          <w:sz w:val="21"/>
          <w:szCs w:val="21"/>
        </w:rPr>
        <w:t>，可得以风险缓释后的本期资产余额：是指根据</w:t>
      </w:r>
      <w:r>
        <w:rPr>
          <w:rFonts w:hint="eastAsia" w:ascii="宋体" w:hAnsi="宋体" w:eastAsia="宋体"/>
          <w:color w:val="auto"/>
          <w:sz w:val="21"/>
          <w:szCs w:val="21"/>
        </w:rPr>
        <w:t>《办法》</w:t>
      </w:r>
      <w:r>
        <w:rPr>
          <w:rFonts w:ascii="宋体" w:hAnsi="宋体" w:eastAsia="宋体"/>
          <w:color w:val="auto"/>
          <w:sz w:val="21"/>
          <w:szCs w:val="21"/>
        </w:rPr>
        <w:t>，填报机构的各类资产在扣除对应的资产准备后，分别为各类风险缓释因素所覆盖的资产数额。</w:t>
      </w:r>
      <w:r>
        <w:rPr>
          <w:rFonts w:hint="eastAsia" w:ascii="宋体" w:hAnsi="宋体" w:eastAsia="宋体"/>
          <w:color w:val="auto"/>
          <w:sz w:val="21"/>
          <w:szCs w:val="21"/>
        </w:rPr>
        <w:t>合格信用风险缓释工具的监管要求见《办法》附件3。对于</w:t>
      </w:r>
      <w:r>
        <w:rPr>
          <w:rFonts w:ascii="宋体" w:hAnsi="宋体" w:eastAsia="宋体"/>
          <w:color w:val="auto"/>
          <w:sz w:val="21"/>
          <w:szCs w:val="21"/>
        </w:rPr>
        <w:t>合格质物质押的风险暴露的权重</w:t>
      </w:r>
      <w:r>
        <w:rPr>
          <w:rFonts w:hint="eastAsia" w:ascii="宋体" w:hAnsi="宋体" w:eastAsia="宋体"/>
          <w:color w:val="auto"/>
          <w:sz w:val="21"/>
          <w:szCs w:val="21"/>
        </w:rPr>
        <w:t>应不低于2</w:t>
      </w:r>
      <w:r>
        <w:rPr>
          <w:rFonts w:ascii="宋体" w:hAnsi="宋体" w:eastAsia="宋体"/>
          <w:color w:val="auto"/>
          <w:sz w:val="21"/>
          <w:szCs w:val="21"/>
        </w:rPr>
        <w:t>0%，满足特定条件的风险暴露</w:t>
      </w:r>
      <w:r>
        <w:rPr>
          <w:rFonts w:hint="eastAsia" w:ascii="宋体" w:hAnsi="宋体" w:eastAsia="宋体"/>
          <w:color w:val="auto"/>
          <w:sz w:val="21"/>
          <w:szCs w:val="21"/>
        </w:rPr>
        <w:t>，不受上述底线约束。因境外商业银行所在国家或地区的主权风险暴露对应的权重高于</w:t>
      </w:r>
      <w:r>
        <w:rPr>
          <w:rFonts w:ascii="宋体" w:hAnsi="宋体" w:eastAsia="宋体"/>
          <w:color w:val="auto"/>
          <w:sz w:val="21"/>
          <w:szCs w:val="21"/>
        </w:rPr>
        <w:t>A+</w:t>
      </w:r>
      <w:r>
        <w:rPr>
          <w:rFonts w:hint="eastAsia" w:ascii="宋体" w:hAnsi="宋体" w:eastAsia="宋体"/>
          <w:color w:val="auto"/>
          <w:sz w:val="21"/>
          <w:szCs w:val="21"/>
        </w:rPr>
        <w:t>或</w:t>
      </w:r>
      <w:r>
        <w:rPr>
          <w:rFonts w:ascii="宋体" w:hAnsi="宋体" w:eastAsia="宋体"/>
          <w:color w:val="auto"/>
          <w:sz w:val="21"/>
          <w:szCs w:val="21"/>
        </w:rPr>
        <w:t>A</w:t>
      </w:r>
      <w:r>
        <w:rPr>
          <w:rFonts w:hint="eastAsia" w:ascii="宋体" w:hAnsi="宋体" w:eastAsia="宋体"/>
          <w:color w:val="auto"/>
          <w:sz w:val="21"/>
          <w:szCs w:val="21"/>
        </w:rPr>
        <w:t>级商业银行风险暴露权重的，缓释覆盖部分在</w:t>
      </w:r>
      <w:r>
        <w:rPr>
          <w:rFonts w:ascii="宋体" w:hAnsi="宋体" w:eastAsia="宋体"/>
          <w:color w:val="auto"/>
          <w:sz w:val="21"/>
          <w:szCs w:val="21"/>
        </w:rPr>
        <w:t>[AM]</w:t>
      </w:r>
      <w:r>
        <w:rPr>
          <w:rFonts w:hint="eastAsia" w:ascii="宋体" w:hAnsi="宋体" w:eastAsia="宋体"/>
          <w:color w:val="auto"/>
          <w:sz w:val="21"/>
          <w:szCs w:val="21"/>
        </w:rPr>
        <w:t>列填报。</w:t>
      </w:r>
    </w:p>
    <w:p>
      <w:pPr>
        <w:pStyle w:val="35"/>
        <w:ind w:firstLine="420" w:firstLineChars="0"/>
        <w:jc w:val="both"/>
        <w:rPr>
          <w:rFonts w:hint="default" w:ascii="宋体" w:hAnsi="宋体" w:eastAsia="宋体"/>
          <w:color w:val="auto"/>
          <w:sz w:val="21"/>
          <w:szCs w:val="21"/>
          <w:lang w:val="en-US" w:eastAsia="zh-CN"/>
        </w:rPr>
      </w:pPr>
      <w:r>
        <w:rPr>
          <w:rFonts w:hint="eastAsia" w:ascii="宋体" w:hAnsi="宋体" w:eastAsia="宋体"/>
          <w:color w:val="auto"/>
          <w:sz w:val="21"/>
          <w:szCs w:val="21"/>
          <w:lang w:val="en-US" w:eastAsia="zh-CN"/>
        </w:rPr>
        <w:t>填报机构并表时，如，第一档填报机构并第二档附属机构，第二档附属机构若采用银行承兑汇票作为缓释工具，可视缓释工具期限分别填报至</w:t>
      </w:r>
      <w:r>
        <w:rPr>
          <w:rFonts w:ascii="宋体" w:hAnsi="宋体" w:eastAsia="宋体"/>
          <w:color w:val="auto"/>
          <w:sz w:val="21"/>
          <w:szCs w:val="21"/>
        </w:rPr>
        <w:t>[</w:t>
      </w:r>
      <w:r>
        <w:rPr>
          <w:rFonts w:hint="eastAsia" w:ascii="宋体" w:hAnsi="宋体" w:eastAsia="宋体"/>
          <w:color w:val="auto"/>
          <w:sz w:val="21"/>
          <w:szCs w:val="21"/>
          <w:lang w:val="en-US" w:eastAsia="zh-CN"/>
        </w:rPr>
        <w:t>AE</w:t>
      </w:r>
      <w:r>
        <w:rPr>
          <w:rFonts w:ascii="宋体" w:hAnsi="宋体" w:eastAsia="宋体"/>
          <w:color w:val="auto"/>
          <w:sz w:val="21"/>
          <w:szCs w:val="21"/>
        </w:rPr>
        <w:t>]</w:t>
      </w:r>
      <w:r>
        <w:rPr>
          <w:rFonts w:hint="eastAsia" w:ascii="宋体" w:hAnsi="宋体" w:eastAsia="宋体"/>
          <w:color w:val="auto"/>
          <w:sz w:val="21"/>
          <w:szCs w:val="21"/>
          <w:lang w:eastAsia="zh-CN"/>
        </w:rPr>
        <w:t>列“</w:t>
      </w:r>
      <w:r>
        <w:rPr>
          <w:rFonts w:hint="eastAsia" w:ascii="宋体" w:hAnsi="宋体" w:eastAsia="宋体"/>
          <w:color w:val="auto"/>
          <w:sz w:val="21"/>
          <w:szCs w:val="21"/>
          <w:lang w:val="en-US" w:eastAsia="zh-CN"/>
        </w:rPr>
        <w:t>A+级和A级境内外商业银行（短期）20%”或</w:t>
      </w:r>
      <w:r>
        <w:rPr>
          <w:rFonts w:ascii="宋体" w:hAnsi="宋体" w:eastAsia="宋体"/>
          <w:color w:val="auto"/>
          <w:sz w:val="21"/>
          <w:szCs w:val="21"/>
        </w:rPr>
        <w:t>[</w:t>
      </w:r>
      <w:r>
        <w:rPr>
          <w:rFonts w:hint="eastAsia" w:ascii="宋体" w:hAnsi="宋体" w:eastAsia="宋体"/>
          <w:color w:val="auto"/>
          <w:sz w:val="21"/>
          <w:szCs w:val="21"/>
          <w:lang w:val="en-US" w:eastAsia="zh-CN"/>
        </w:rPr>
        <w:t>AG</w:t>
      </w:r>
      <w:r>
        <w:rPr>
          <w:rFonts w:ascii="宋体" w:hAnsi="宋体" w:eastAsia="宋体"/>
          <w:color w:val="auto"/>
          <w:sz w:val="21"/>
          <w:szCs w:val="21"/>
        </w:rPr>
        <w:t>]</w:t>
      </w:r>
      <w:r>
        <w:rPr>
          <w:rFonts w:hint="eastAsia" w:ascii="宋体" w:hAnsi="宋体" w:eastAsia="宋体"/>
          <w:color w:val="auto"/>
          <w:sz w:val="21"/>
          <w:szCs w:val="21"/>
          <w:lang w:eastAsia="zh-CN"/>
        </w:rPr>
        <w:t>列“</w:t>
      </w:r>
      <w:r>
        <w:rPr>
          <w:rFonts w:hint="eastAsia" w:ascii="宋体" w:hAnsi="宋体" w:eastAsia="宋体"/>
          <w:color w:val="auto"/>
          <w:sz w:val="21"/>
          <w:szCs w:val="21"/>
        </w:rPr>
        <w:t>A级境内外商业银行</w:t>
      </w:r>
      <w:r>
        <w:rPr>
          <w:rFonts w:hint="eastAsia" w:ascii="宋体" w:hAnsi="宋体" w:eastAsia="宋体"/>
          <w:color w:val="auto"/>
          <w:sz w:val="21"/>
          <w:szCs w:val="21"/>
          <w:lang w:val="en-US" w:eastAsia="zh-CN"/>
        </w:rPr>
        <w:t>40%</w:t>
      </w:r>
      <w:r>
        <w:rPr>
          <w:rFonts w:hint="eastAsia" w:ascii="宋体" w:hAnsi="宋体" w:eastAsia="宋体"/>
          <w:color w:val="auto"/>
          <w:sz w:val="21"/>
          <w:szCs w:val="21"/>
          <w:lang w:eastAsia="zh-CN"/>
        </w:rPr>
        <w:t>”中</w:t>
      </w:r>
      <w:r>
        <w:rPr>
          <w:rFonts w:hint="eastAsia" w:ascii="宋体" w:hAnsi="宋体" w:eastAsia="宋体"/>
          <w:color w:val="auto"/>
          <w:sz w:val="21"/>
          <w:szCs w:val="21"/>
          <w:lang w:val="en-US" w:eastAsia="zh-CN"/>
        </w:rPr>
        <w:t>。其他缓释工具如有上述情况，可参照处理。</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填报案例：</w:t>
      </w:r>
      <w:r>
        <w:rPr>
          <w:rFonts w:ascii="宋体" w:hAnsi="宋体" w:eastAsia="宋体"/>
          <w:color w:val="auto"/>
          <w:sz w:val="21"/>
          <w:szCs w:val="21"/>
        </w:rPr>
        <w:t>如一笔一般企业质押贷款，假设其质押物为等于贷款余额60</w:t>
      </w:r>
      <w:r>
        <w:rPr>
          <w:rFonts w:hint="eastAsia" w:ascii="宋体" w:hAnsi="宋体" w:eastAsia="宋体"/>
          <w:color w:val="auto"/>
          <w:sz w:val="21"/>
          <w:szCs w:val="21"/>
        </w:rPr>
        <w:t>%</w:t>
      </w:r>
      <w:r>
        <w:rPr>
          <w:rFonts w:ascii="宋体" w:hAnsi="宋体" w:eastAsia="宋体"/>
          <w:color w:val="auto"/>
          <w:sz w:val="21"/>
          <w:szCs w:val="21"/>
        </w:rPr>
        <w:t>的我国财政部发行国债</w:t>
      </w:r>
      <w:r>
        <w:rPr>
          <w:rFonts w:hint="eastAsia" w:ascii="宋体" w:hAnsi="宋体" w:eastAsia="宋体"/>
          <w:color w:val="auto"/>
          <w:sz w:val="21"/>
          <w:szCs w:val="21"/>
        </w:rPr>
        <w:t>（假设合格质物不受风险权重底线约束）</w:t>
      </w:r>
      <w:r>
        <w:rPr>
          <w:rFonts w:ascii="宋体" w:hAnsi="宋体" w:eastAsia="宋体"/>
          <w:color w:val="auto"/>
          <w:sz w:val="21"/>
          <w:szCs w:val="21"/>
        </w:rPr>
        <w:t>，则其</w:t>
      </w:r>
      <w:r>
        <w:rPr>
          <w:rFonts w:hint="eastAsia" w:ascii="宋体" w:hAnsi="宋体" w:eastAsia="宋体"/>
          <w:color w:val="auto"/>
          <w:sz w:val="21"/>
          <w:szCs w:val="21"/>
        </w:rPr>
        <w:t>填报</w:t>
      </w:r>
      <w:r>
        <w:rPr>
          <w:rFonts w:ascii="宋体" w:hAnsi="宋体" w:eastAsia="宋体"/>
          <w:color w:val="auto"/>
          <w:sz w:val="21"/>
          <w:szCs w:val="21"/>
        </w:rPr>
        <w:t>在“[</w:t>
      </w:r>
      <w:r>
        <w:rPr>
          <w:rFonts w:hint="eastAsia" w:ascii="宋体" w:hAnsi="宋体" w:eastAsia="宋体"/>
          <w:color w:val="auto"/>
          <w:sz w:val="21"/>
          <w:szCs w:val="21"/>
        </w:rPr>
        <w:t>H</w:t>
      </w:r>
      <w:r>
        <w:rPr>
          <w:rFonts w:ascii="宋体" w:hAnsi="宋体" w:eastAsia="宋体"/>
          <w:color w:val="auto"/>
          <w:sz w:val="21"/>
          <w:szCs w:val="21"/>
        </w:rPr>
        <w:t>]</w:t>
      </w:r>
      <w:r>
        <w:rPr>
          <w:rFonts w:hint="eastAsia" w:ascii="宋体" w:hAnsi="宋体" w:eastAsia="宋体"/>
          <w:color w:val="auto"/>
          <w:sz w:val="21"/>
          <w:szCs w:val="21"/>
        </w:rPr>
        <w:t>我国</w:t>
      </w:r>
      <w:r>
        <w:rPr>
          <w:rFonts w:ascii="宋体" w:hAnsi="宋体" w:eastAsia="宋体"/>
          <w:color w:val="auto"/>
          <w:sz w:val="21"/>
          <w:szCs w:val="21"/>
        </w:rPr>
        <w:t>中央政府”</w:t>
      </w:r>
      <w:r>
        <w:rPr>
          <w:rFonts w:hint="eastAsia" w:ascii="宋体" w:hAnsi="宋体" w:eastAsia="宋体"/>
          <w:color w:val="auto"/>
          <w:sz w:val="21"/>
          <w:szCs w:val="21"/>
        </w:rPr>
        <w:t>的0</w:t>
      </w:r>
      <w:r>
        <w:rPr>
          <w:rFonts w:ascii="宋体" w:hAnsi="宋体" w:eastAsia="宋体"/>
          <w:color w:val="auto"/>
          <w:sz w:val="21"/>
          <w:szCs w:val="21"/>
        </w:rPr>
        <w:t>%</w:t>
      </w:r>
      <w:r>
        <w:rPr>
          <w:rFonts w:hint="eastAsia" w:ascii="宋体" w:hAnsi="宋体" w:eastAsia="宋体"/>
          <w:color w:val="auto"/>
          <w:sz w:val="21"/>
          <w:szCs w:val="21"/>
        </w:rPr>
        <w:t>风险权重</w:t>
      </w:r>
      <w:r>
        <w:rPr>
          <w:rFonts w:ascii="宋体" w:hAnsi="宋体" w:eastAsia="宋体"/>
          <w:color w:val="auto"/>
          <w:sz w:val="21"/>
          <w:szCs w:val="21"/>
        </w:rPr>
        <w:t>缓释因素项下</w:t>
      </w:r>
      <w:r>
        <w:rPr>
          <w:rFonts w:hint="eastAsia" w:ascii="宋体" w:hAnsi="宋体" w:eastAsia="宋体"/>
          <w:color w:val="auto"/>
          <w:sz w:val="21"/>
          <w:szCs w:val="21"/>
        </w:rPr>
        <w:t>且其</w:t>
      </w:r>
      <w:r>
        <w:rPr>
          <w:rFonts w:ascii="宋体" w:hAnsi="宋体" w:eastAsia="宋体"/>
          <w:color w:val="auto"/>
          <w:sz w:val="21"/>
          <w:szCs w:val="21"/>
        </w:rPr>
        <w:t>覆盖的资产余额为贷款余额的60</w:t>
      </w:r>
      <w:r>
        <w:rPr>
          <w:rFonts w:hint="eastAsia" w:ascii="宋体" w:hAnsi="宋体" w:eastAsia="宋体"/>
          <w:color w:val="auto"/>
          <w:sz w:val="21"/>
          <w:szCs w:val="21"/>
        </w:rPr>
        <w:t>%。各类风险缓释因素所覆盖的资产总额不得超过C列风险暴露。</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附件3一般要求规定“信用风险缓释工具、剩余风险与债务人风险之间不应具有高度的正相关性”。例如，如保证是关联公司或集团内部的互保及交叉保证，商业银行应判断是否具有实质正相关性。</w:t>
      </w:r>
    </w:p>
    <w:p>
      <w:pPr>
        <w:pStyle w:val="35"/>
        <w:widowControl w:val="0"/>
        <w:ind w:firstLine="420" w:firstLineChars="0"/>
        <w:jc w:val="both"/>
        <w:rPr>
          <w:rFonts w:ascii="宋体" w:hAnsi="宋体" w:eastAsia="宋体"/>
          <w:color w:val="auto"/>
          <w:sz w:val="21"/>
          <w:szCs w:val="21"/>
        </w:rPr>
      </w:pPr>
      <w:r>
        <w:rPr>
          <w:rFonts w:hint="eastAsia" w:ascii="宋体" w:hAnsi="宋体" w:eastAsia="宋体"/>
          <w:color w:val="auto"/>
          <w:sz w:val="21"/>
          <w:szCs w:val="21"/>
        </w:rPr>
        <w:t>《中国银行业监督管理委员会办公厅关于中国出口信用保险公司承保贷款风险权重和风险分类的批复》（银监办发〔2005〕150号）规定：计算资本充足率时，中国出口信用保险公司提供政策性信用保险的贷款的风险权重为</w:t>
      </w:r>
      <w:r>
        <w:rPr>
          <w:rFonts w:ascii="宋体" w:hAnsi="宋体" w:eastAsia="宋体"/>
          <w:color w:val="auto"/>
          <w:sz w:val="21"/>
          <w:szCs w:val="21"/>
        </w:rPr>
        <w:t>0%。</w:t>
      </w:r>
      <w:r>
        <w:rPr>
          <w:rFonts w:hint="eastAsia" w:ascii="宋体" w:hAnsi="宋体" w:eastAsia="宋体"/>
          <w:color w:val="auto"/>
          <w:sz w:val="21"/>
          <w:szCs w:val="21"/>
        </w:rPr>
        <w:t>因此，对于中国出口信用保险公司提供政策性信用保险的贷款，保险部分可填列在“</w:t>
      </w:r>
      <w:r>
        <w:rPr>
          <w:rFonts w:ascii="宋体" w:hAnsi="宋体" w:eastAsia="宋体"/>
          <w:color w:val="auto"/>
          <w:sz w:val="21"/>
          <w:szCs w:val="21"/>
        </w:rPr>
        <w:t>[</w:t>
      </w:r>
      <w:r>
        <w:rPr>
          <w:rFonts w:hint="eastAsia" w:ascii="宋体" w:hAnsi="宋体" w:eastAsia="宋体"/>
          <w:color w:val="auto"/>
          <w:sz w:val="21"/>
          <w:szCs w:val="21"/>
        </w:rPr>
        <w:t>N</w:t>
      </w:r>
      <w:r>
        <w:rPr>
          <w:rFonts w:ascii="宋体" w:hAnsi="宋体" w:eastAsia="宋体"/>
          <w:color w:val="auto"/>
          <w:sz w:val="21"/>
          <w:szCs w:val="21"/>
        </w:rPr>
        <w:t>]</w:t>
      </w:r>
      <w:r>
        <w:rPr>
          <w:rFonts w:hint="eastAsia" w:ascii="宋体" w:hAnsi="宋体" w:eastAsia="宋体"/>
          <w:color w:val="auto"/>
          <w:sz w:val="21"/>
          <w:szCs w:val="21"/>
        </w:rPr>
        <w:t>我国开发性金融机构和政策性银行”。</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满足合格保证要求的融资性独立保函和融资性独立备用信用证属于合格信用风险缓释工具。</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对于国家融资担保基金、省级政府性融资担保和再担保机构与银行开展的“总对总”批量政府性融资担保业务，国家融资担保基金承担担保责任部分的担保贷款部分适用20%的风险权重，对纳入“白名单”的省级政府性融资、再担保机构承担担保责任部分的担保贷款部分适用50%的风险权重。其他由国家融资担保基金、省级政府性融资担保和再担保机构承担担保责任的担保贷款应按照无担保计量风险加权资产。</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合格现金抵质押（或由贷款行发行的定期存单或其他类似工具）应限于贷款行的现金存款或签署了保管协议的现金存款。若贷款行的储蓄存款、定期存单或其他类似工具，在未签署保管协议的情况下由第三方银行以公开或者无条件不可撤销的方式抵押给贷款行，则贷款行对该抵押所覆盖的风险暴露将采用第三方银行的风险权重。此外，由第三方银行发行的定期存单也将采用第三方银行的风险权重。</w:t>
      </w:r>
    </w:p>
    <w:p>
      <w:pPr>
        <w:pStyle w:val="35"/>
        <w:ind w:firstLine="422"/>
        <w:jc w:val="both"/>
        <w:rPr>
          <w:rFonts w:ascii="宋体" w:hAnsi="宋体" w:eastAsia="宋体"/>
          <w:color w:val="auto"/>
          <w:sz w:val="21"/>
          <w:szCs w:val="21"/>
        </w:rPr>
      </w:pPr>
      <w:r>
        <w:rPr>
          <w:rFonts w:hint="eastAsia" w:ascii="宋体" w:hAnsi="宋体" w:eastAsia="宋体"/>
          <w:b/>
          <w:bCs/>
          <w:color w:val="auto"/>
          <w:sz w:val="21"/>
          <w:szCs w:val="21"/>
        </w:rPr>
        <w:t>币种错配调整</w:t>
      </w:r>
      <w:r>
        <w:rPr>
          <w:rFonts w:hint="eastAsia" w:ascii="宋体" w:hAnsi="宋体" w:eastAsia="宋体"/>
          <w:color w:val="auto"/>
          <w:sz w:val="21"/>
          <w:szCs w:val="21"/>
        </w:rPr>
        <w:t>：若风险暴露与信用风险缓释工具之间存在币种错配，商业银行应将风险暴露划分为覆盖和未覆盖部分，并按照以下公式采用折扣系数</w:t>
      </w:r>
      <w:r>
        <w:rPr>
          <w:rFonts w:ascii="宋体" w:hAnsi="宋体" w:eastAsia="宋体"/>
          <w:color w:val="auto"/>
          <w:position w:val="-14"/>
          <w:sz w:val="21"/>
          <w:szCs w:val="21"/>
        </w:rPr>
        <w:object>
          <v:shape id="_x0000_i1025" o:spt="75" type="#_x0000_t75" style="height:19.95pt;width:19.9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ascii="宋体" w:hAnsi="宋体" w:eastAsia="宋体"/>
          <w:color w:val="auto"/>
          <w:sz w:val="21"/>
          <w:szCs w:val="21"/>
        </w:rPr>
        <w:t>降低信用风险缓释工具缓释覆盖部分的风险暴露。风险暴露与合格质物之间的币种错配无需进行调整。</w:t>
      </w:r>
    </w:p>
    <w:p>
      <w:pPr>
        <w:pStyle w:val="35"/>
        <w:ind w:left="420" w:leftChars="200" w:firstLine="420"/>
        <w:jc w:val="both"/>
        <w:rPr>
          <w:rFonts w:ascii="宋体" w:hAnsi="宋体" w:eastAsia="宋体"/>
          <w:color w:val="auto"/>
          <w:sz w:val="21"/>
          <w:szCs w:val="21"/>
        </w:rPr>
      </w:pPr>
      <m:oMathPara>
        <m:oMathParaPr>
          <m:jc m:val="left"/>
        </m:oMathPara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G</m:t>
              </m:r>
              <m:ctrlPr>
                <w:rPr>
                  <w:rFonts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r>
            <m:rPr/>
            <w:rPr>
              <w:rFonts w:ascii="Cambria Math" w:hAnsi="Cambria Math" w:eastAsia="宋体"/>
              <w:color w:val="auto"/>
              <w:sz w:val="21"/>
              <w:szCs w:val="21"/>
            </w:rPr>
            <m:t>=G×(1−</m:t>
          </m:r>
          <m:sSub>
            <m:sSubPr>
              <m:ctrlPr>
                <w:rPr>
                  <w:rFonts w:ascii="Cambria Math" w:hAnsi="Cambria Math" w:eastAsia="宋体"/>
                  <w:i/>
                  <w:color w:val="auto"/>
                  <w:sz w:val="21"/>
                  <w:szCs w:val="21"/>
                </w:rPr>
              </m:ctrlPr>
            </m:sSubPr>
            <m:e>
              <m:r>
                <m:rPr/>
                <w:rPr>
                  <w:rFonts w:ascii="Cambria Math" w:hAnsi="Cambria Math" w:eastAsia="宋体"/>
                  <w:color w:val="auto"/>
                  <w:sz w:val="21"/>
                  <w:szCs w:val="21"/>
                </w:rPr>
                <m:t>H</m:t>
              </m:r>
              <m:ctrlPr>
                <w:rPr>
                  <w:rFonts w:ascii="Cambria Math" w:hAnsi="Cambria Math" w:eastAsia="宋体"/>
                  <w:i/>
                  <w:color w:val="auto"/>
                  <w:sz w:val="21"/>
                  <w:szCs w:val="21"/>
                </w:rPr>
              </m:ctrlPr>
            </m:e>
            <m:sub>
              <m:r>
                <m:rPr/>
                <w:rPr>
                  <w:rFonts w:ascii="Cambria Math" w:hAnsi="Cambria Math" w:eastAsia="宋体"/>
                  <w:color w:val="auto"/>
                  <w:sz w:val="21"/>
                  <w:szCs w:val="21"/>
                </w:rPr>
                <m:t>fx</m:t>
              </m:r>
              <m:ctrlPr>
                <w:rPr>
                  <w:rFonts w:ascii="Cambria Math" w:hAnsi="Cambria Math" w:eastAsia="宋体"/>
                  <w:i/>
                  <w:color w:val="auto"/>
                  <w:sz w:val="21"/>
                  <w:szCs w:val="21"/>
                </w:rPr>
              </m:ctrlPr>
            </m:sub>
          </m:sSub>
          <m:r>
            <m:rPr/>
            <w:rPr>
              <w:rFonts w:ascii="Cambria Math" w:hAnsi="Cambria Math" w:eastAsia="宋体"/>
              <w:color w:val="auto"/>
              <w:sz w:val="21"/>
              <w:szCs w:val="21"/>
            </w:rPr>
            <m:t>)</m:t>
          </m:r>
        </m:oMath>
      </m:oMathPara>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其中：</w:t>
      </w:r>
    </w:p>
    <w:p>
      <w:pPr>
        <w:pStyle w:val="35"/>
        <w:ind w:firstLine="420"/>
        <w:jc w:val="both"/>
        <w:rPr>
          <w:rFonts w:ascii="宋体" w:hAnsi="宋体" w:eastAsia="宋体"/>
          <w:color w:val="auto"/>
          <w:sz w:val="21"/>
          <w:szCs w:val="21"/>
        </w:rPr>
      </w:p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G</m:t>
            </m:r>
            <m:ctrlPr>
              <w:rPr>
                <w:rFonts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oMath>
      <w:r>
        <w:rPr>
          <w:rFonts w:hint="eastAsia" w:ascii="宋体" w:hAnsi="宋体" w:eastAsia="宋体"/>
          <w:color w:val="auto"/>
          <w:sz w:val="21"/>
          <w:szCs w:val="21"/>
        </w:rPr>
        <w:t>为经币种错配调整后的信用风险缓释工具覆盖部分风险暴露；</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G</m:t>
        </m:r>
      </m:oMath>
      <w:r>
        <w:rPr>
          <w:rFonts w:hint="eastAsia" w:ascii="宋体" w:hAnsi="宋体" w:eastAsia="宋体"/>
          <w:color w:val="auto"/>
          <w:sz w:val="21"/>
          <w:szCs w:val="21"/>
        </w:rPr>
        <w:t>为信用风险缓释工具覆盖部分的风险暴露；</w:t>
      </w:r>
    </w:p>
    <w:p>
      <w:pPr>
        <w:pStyle w:val="35"/>
        <w:ind w:firstLine="420"/>
        <w:jc w:val="both"/>
        <w:rPr>
          <w:rFonts w:ascii="宋体" w:hAnsi="宋体" w:eastAsia="宋体"/>
          <w:color w:val="auto"/>
          <w:sz w:val="21"/>
          <w:szCs w:val="21"/>
        </w:rPr>
      </w:p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H</m:t>
            </m:r>
            <m:ctrlPr>
              <w:rPr>
                <w:rFonts w:ascii="Cambria Math" w:hAnsi="Cambria Math" w:eastAsia="宋体"/>
                <w:i/>
                <w:color w:val="auto"/>
                <w:sz w:val="21"/>
                <w:szCs w:val="21"/>
              </w:rPr>
            </m:ctrlPr>
          </m:e>
          <m:sub>
            <m:r>
              <m:rPr/>
              <w:rPr>
                <w:rFonts w:ascii="Cambria Math" w:hAnsi="Cambria Math" w:eastAsia="宋体"/>
                <w:color w:val="auto"/>
                <w:sz w:val="21"/>
                <w:szCs w:val="21"/>
              </w:rPr>
              <m:t>fx</m:t>
            </m:r>
            <m:ctrlPr>
              <w:rPr>
                <w:rFonts w:ascii="Cambria Math" w:hAnsi="Cambria Math" w:eastAsia="宋体"/>
                <w:i/>
                <w:color w:val="auto"/>
                <w:sz w:val="21"/>
                <w:szCs w:val="21"/>
              </w:rPr>
            </m:ctrlPr>
          </m:sub>
        </m:sSub>
      </m:oMath>
      <w:r>
        <w:rPr>
          <w:rFonts w:hint="eastAsia" w:ascii="宋体" w:hAnsi="宋体" w:eastAsia="宋体"/>
          <w:color w:val="auto"/>
          <w:sz w:val="21"/>
          <w:szCs w:val="21"/>
        </w:rPr>
        <w:t>为信用风险缓释工具和对应风险暴露币种错配的标准折扣系数，为8%。</w:t>
      </w:r>
    </w:p>
    <w:p>
      <w:pPr>
        <w:pStyle w:val="35"/>
        <w:ind w:firstLine="422"/>
        <w:jc w:val="both"/>
        <w:rPr>
          <w:rFonts w:ascii="宋体" w:hAnsi="宋体" w:eastAsia="宋体"/>
          <w:color w:val="auto"/>
          <w:sz w:val="21"/>
          <w:szCs w:val="21"/>
        </w:rPr>
      </w:pPr>
      <w:r>
        <w:rPr>
          <w:rFonts w:hint="eastAsia" w:ascii="宋体" w:hAnsi="宋体" w:eastAsia="宋体"/>
          <w:b/>
          <w:bCs/>
          <w:color w:val="auto"/>
          <w:sz w:val="21"/>
          <w:szCs w:val="21"/>
        </w:rPr>
        <w:t>期限错配调整</w:t>
      </w:r>
      <w:r>
        <w:rPr>
          <w:rFonts w:hint="eastAsia" w:ascii="宋体" w:hAnsi="宋体" w:eastAsia="宋体"/>
          <w:color w:val="auto"/>
          <w:sz w:val="21"/>
          <w:szCs w:val="21"/>
        </w:rPr>
        <w:t>：商业银行应按照以下公式对信用风险缓释工具价值进行期限调整：</w:t>
      </w:r>
    </w:p>
    <w:p>
      <w:pPr>
        <w:pStyle w:val="35"/>
        <w:ind w:left="420" w:leftChars="200" w:firstLine="420"/>
        <w:jc w:val="both"/>
        <w:rPr>
          <w:rFonts w:ascii="宋体" w:hAnsi="宋体" w:eastAsia="宋体"/>
          <w:color w:val="auto"/>
          <w:sz w:val="21"/>
          <w:szCs w:val="21"/>
        </w:rPr>
      </w:pPr>
      <m:oMathPara>
        <m:oMathParaPr>
          <m:jc m:val="left"/>
        </m:oMathPara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P</m:t>
              </m:r>
              <m:ctrlPr>
                <w:rPr>
                  <w:rFonts w:hint="eastAsia"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r>
            <m:rPr/>
            <w:rPr>
              <w:rFonts w:ascii="Cambria Math" w:hAnsi="Cambria Math" w:eastAsia="宋体"/>
              <w:color w:val="auto"/>
              <w:sz w:val="21"/>
              <w:szCs w:val="21"/>
            </w:rPr>
            <m:t>=P×(t−0.25)/(T−0.25)</m:t>
          </m:r>
        </m:oMath>
      </m:oMathPara>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其中：</w:t>
      </w:r>
    </w:p>
    <w:p>
      <w:pPr>
        <w:pStyle w:val="35"/>
        <w:ind w:firstLine="420"/>
        <w:jc w:val="both"/>
        <w:rPr>
          <w:rFonts w:ascii="宋体" w:hAnsi="宋体" w:eastAsia="宋体"/>
          <w:color w:val="auto"/>
          <w:sz w:val="21"/>
          <w:szCs w:val="21"/>
        </w:rPr>
      </w:p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P</m:t>
            </m:r>
            <m:ctrlPr>
              <w:rPr>
                <w:rFonts w:hint="eastAsia"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oMath>
      <w:r>
        <w:rPr>
          <w:rFonts w:hint="eastAsia" w:ascii="宋体" w:hAnsi="宋体" w:eastAsia="宋体"/>
          <w:color w:val="auto"/>
          <w:sz w:val="21"/>
          <w:szCs w:val="21"/>
        </w:rPr>
        <w:t>为期限错配因素调整后的信用风险缓释工具价值；</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P</m:t>
        </m:r>
      </m:oMath>
      <w:r>
        <w:rPr>
          <w:rFonts w:hint="eastAsia" w:ascii="宋体" w:hAnsi="宋体" w:eastAsia="宋体"/>
          <w:color w:val="auto"/>
          <w:sz w:val="21"/>
          <w:szCs w:val="21"/>
        </w:rPr>
        <w:t>为期限错配因素调整前、经币种错配调整后的信用风险缓释工具价值；</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T</m:t>
        </m:r>
      </m:oMath>
      <w:r>
        <w:rPr>
          <w:rFonts w:hint="eastAsia" w:ascii="宋体" w:hAnsi="宋体" w:eastAsia="宋体"/>
          <w:color w:val="auto"/>
          <w:sz w:val="21"/>
          <w:szCs w:val="21"/>
        </w:rPr>
        <w:t>为风险暴露的剩余期限与5之间的较小值，以年表示；</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t</m:t>
        </m:r>
      </m:oMath>
      <w:r>
        <w:rPr>
          <w:rFonts w:hint="eastAsia" w:ascii="宋体" w:hAnsi="宋体" w:eastAsia="宋体"/>
          <w:color w:val="auto"/>
          <w:sz w:val="21"/>
          <w:szCs w:val="21"/>
        </w:rPr>
        <w:t>为信用风险缓释工具的剩余期限与T之间的较小值，以年表示。</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填报案例： A银行向B公司发放1200万元人民币贷款，并计提50万元减值准备。B公司向A银行提供200万美元A银行存单做质押。假设美元对人民币的汇率为6:1。</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（1）先判定A银行存单作为合格质物的风险权重是否受底线约束，由于风险暴露以人民币计价，而质物以美元计价，计价货币不一致，应受风险权重底线约束，缓释覆盖部分需采用2</w:t>
      </w:r>
      <w:r>
        <w:rPr>
          <w:rFonts w:ascii="宋体" w:hAnsi="宋体" w:eastAsia="宋体"/>
          <w:color w:val="auto"/>
          <w:sz w:val="21"/>
          <w:szCs w:val="21"/>
        </w:rPr>
        <w:t>0%</w:t>
      </w:r>
      <w:r>
        <w:rPr>
          <w:rFonts w:hint="eastAsia" w:ascii="宋体" w:hAnsi="宋体" w:eastAsia="宋体"/>
          <w:color w:val="auto"/>
          <w:sz w:val="21"/>
          <w:szCs w:val="21"/>
        </w:rPr>
        <w:t>的风险权重底线。</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（2）信用风险缓释工具覆盖的风险暴露不得超过原风险暴露，再计算风险加权资产：</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RWA=（1200-50-11</w:t>
      </w:r>
      <w:r>
        <w:rPr>
          <w:rFonts w:ascii="宋体" w:hAnsi="宋体" w:eastAsia="宋体"/>
          <w:color w:val="auto"/>
          <w:sz w:val="21"/>
          <w:szCs w:val="21"/>
        </w:rPr>
        <w:t>50</w:t>
      </w:r>
      <w:r>
        <w:rPr>
          <w:rFonts w:hint="eastAsia" w:ascii="宋体" w:hAnsi="宋体" w:eastAsia="宋体"/>
          <w:color w:val="auto"/>
          <w:sz w:val="21"/>
          <w:szCs w:val="21"/>
        </w:rPr>
        <w:t>）×100%+11</w:t>
      </w:r>
      <w:r>
        <w:rPr>
          <w:rFonts w:ascii="宋体" w:hAnsi="宋体" w:eastAsia="宋体"/>
          <w:color w:val="auto"/>
          <w:sz w:val="21"/>
          <w:szCs w:val="21"/>
        </w:rPr>
        <w:t>50</w:t>
      </w:r>
      <w:r>
        <w:rPr>
          <w:rFonts w:hint="eastAsia" w:ascii="宋体" w:hAnsi="宋体" w:eastAsia="宋体"/>
          <w:color w:val="auto"/>
          <w:sz w:val="21"/>
          <w:szCs w:val="21"/>
        </w:rPr>
        <w:t>×</w:t>
      </w:r>
      <w:r>
        <w:rPr>
          <w:rFonts w:ascii="宋体" w:hAnsi="宋体" w:eastAsia="宋体"/>
          <w:color w:val="auto"/>
          <w:sz w:val="21"/>
          <w:szCs w:val="21"/>
        </w:rPr>
        <w:t>20</w:t>
      </w:r>
      <w:r>
        <w:rPr>
          <w:rFonts w:hint="eastAsia" w:ascii="宋体" w:hAnsi="宋体" w:eastAsia="宋体"/>
          <w:color w:val="auto"/>
          <w:sz w:val="21"/>
          <w:szCs w:val="21"/>
        </w:rPr>
        <w:t>%=</w:t>
      </w:r>
      <w:r>
        <w:rPr>
          <w:rFonts w:ascii="宋体" w:hAnsi="宋体" w:eastAsia="宋体"/>
          <w:color w:val="auto"/>
          <w:sz w:val="21"/>
          <w:szCs w:val="21"/>
        </w:rPr>
        <w:t>230</w:t>
      </w:r>
      <w:r>
        <w:rPr>
          <w:rFonts w:hint="eastAsia" w:ascii="宋体" w:hAnsi="宋体" w:eastAsia="宋体"/>
          <w:color w:val="auto"/>
          <w:sz w:val="21"/>
          <w:szCs w:val="21"/>
        </w:rPr>
        <w:t>万元</w:t>
      </w:r>
    </w:p>
    <w:p>
      <w:pPr>
        <w:pStyle w:val="35"/>
        <w:ind w:firstLine="0" w:firstLineChars="0"/>
        <w:jc w:val="both"/>
        <w:rPr>
          <w:rFonts w:ascii="宋体" w:hAnsi="宋体" w:eastAsia="宋体"/>
          <w:color w:val="auto"/>
          <w:sz w:val="21"/>
          <w:szCs w:val="21"/>
        </w:rPr>
      </w:pPr>
    </w:p>
    <w:p>
      <w:pPr>
        <w:pStyle w:val="35"/>
        <w:ind w:firstLine="420"/>
        <w:jc w:val="both"/>
        <w:rPr>
          <w:rFonts w:hint="eastAsia" w:ascii="宋体" w:hAnsi="宋体" w:eastAsia="宋体"/>
          <w:color w:val="auto"/>
          <w:sz w:val="21"/>
          <w:szCs w:val="21"/>
          <w:lang w:eastAsia="zh-CN"/>
        </w:rPr>
      </w:pPr>
      <w:r>
        <w:rPr>
          <w:rFonts w:hint="eastAsia" w:ascii="宋体" w:hAnsi="宋体" w:eastAsia="宋体"/>
          <w:color w:val="auto"/>
          <w:sz w:val="21"/>
          <w:szCs w:val="21"/>
        </w:rPr>
        <w:t>附注项目：用于填报未在本表表内反映的各类资产余额</w:t>
      </w:r>
      <w:r>
        <w:rPr>
          <w:rFonts w:hint="eastAsia" w:ascii="宋体" w:hAnsi="宋体" w:eastAsia="宋体"/>
          <w:color w:val="auto"/>
          <w:sz w:val="21"/>
          <w:szCs w:val="21"/>
          <w:lang w:eastAsia="zh-CN"/>
        </w:rPr>
        <w:t>。</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本表</w:t>
      </w:r>
      <w:r>
        <w:rPr>
          <w:rFonts w:ascii="宋体" w:hAnsi="宋体" w:eastAsia="宋体"/>
          <w:color w:val="auto"/>
          <w:sz w:val="21"/>
          <w:szCs w:val="21"/>
        </w:rPr>
        <w:t>23</w:t>
      </w:r>
      <w:r>
        <w:rPr>
          <w:rFonts w:hint="eastAsia" w:ascii="宋体" w:hAnsi="宋体" w:eastAsia="宋体"/>
          <w:color w:val="auto"/>
          <w:sz w:val="21"/>
          <w:szCs w:val="21"/>
        </w:rPr>
        <w:t>.C项与附注相关项目的计算</w:t>
      </w:r>
      <w:r>
        <w:rPr>
          <w:rFonts w:hint="eastAsia" w:ascii="宋体" w:hAnsi="宋体" w:eastAsia="宋体"/>
          <w:color w:val="auto"/>
          <w:sz w:val="21"/>
          <w:szCs w:val="21"/>
          <w:lang w:val="en-US" w:eastAsia="zh-CN"/>
        </w:rPr>
        <w:t>结果，</w:t>
      </w:r>
      <w:r>
        <w:rPr>
          <w:rFonts w:hint="eastAsia" w:ascii="宋体" w:hAnsi="宋体" w:eastAsia="宋体"/>
          <w:color w:val="auto"/>
          <w:sz w:val="21"/>
          <w:szCs w:val="21"/>
        </w:rPr>
        <w:t>与《G01资产负债项目统计表》中</w:t>
      </w:r>
      <w:r>
        <w:rPr>
          <w:rFonts w:ascii="宋体" w:hAnsi="宋体" w:eastAsia="宋体"/>
          <w:color w:val="auto"/>
          <w:sz w:val="21"/>
          <w:szCs w:val="21"/>
        </w:rPr>
        <w:t>[</w:t>
      </w:r>
      <w:r>
        <w:rPr>
          <w:rFonts w:hint="eastAsia" w:ascii="宋体" w:hAnsi="宋体" w:eastAsia="宋体"/>
          <w:color w:val="auto"/>
          <w:sz w:val="21"/>
          <w:szCs w:val="21"/>
        </w:rPr>
        <w:t>25.C资产总计</w:t>
      </w:r>
      <w:r>
        <w:rPr>
          <w:rFonts w:ascii="宋体" w:hAnsi="宋体" w:eastAsia="宋体"/>
          <w:color w:val="auto"/>
          <w:sz w:val="21"/>
          <w:szCs w:val="21"/>
        </w:rPr>
        <w:t>]</w:t>
      </w:r>
      <w:r>
        <w:rPr>
          <w:rFonts w:hint="eastAsia" w:ascii="宋体" w:hAnsi="宋体" w:eastAsia="宋体"/>
          <w:color w:val="auto"/>
          <w:sz w:val="21"/>
          <w:szCs w:val="21"/>
          <w:lang w:val="en-US" w:eastAsia="zh-CN"/>
        </w:rPr>
        <w:t>的差值，应反映资产管理产品在两表中计量方式不同的影响</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附注1</w:t>
      </w:r>
      <w:r>
        <w:rPr>
          <w:rFonts w:ascii="宋体" w:hAnsi="宋体" w:eastAsia="宋体"/>
          <w:color w:val="auto"/>
          <w:sz w:val="21"/>
          <w:szCs w:val="21"/>
        </w:rPr>
        <w:t>.已计算市场风险资本的表内交易</w:t>
      </w:r>
      <w:r>
        <w:rPr>
          <w:rFonts w:hint="eastAsia" w:ascii="宋体" w:hAnsi="宋体" w:eastAsia="宋体"/>
          <w:color w:val="auto"/>
          <w:sz w:val="21"/>
          <w:szCs w:val="21"/>
        </w:rPr>
        <w:t>账簿</w:t>
      </w:r>
      <w:r>
        <w:rPr>
          <w:rFonts w:ascii="宋体" w:hAnsi="宋体" w:eastAsia="宋体"/>
          <w:color w:val="auto"/>
          <w:sz w:val="21"/>
          <w:szCs w:val="21"/>
        </w:rPr>
        <w:t>资产]：</w:t>
      </w:r>
      <w:r>
        <w:rPr>
          <w:rFonts w:hint="eastAsia" w:ascii="宋体" w:hAnsi="宋体" w:eastAsia="宋体"/>
          <w:color w:val="auto"/>
          <w:sz w:val="21"/>
          <w:szCs w:val="21"/>
        </w:rPr>
        <w:t>是指</w:t>
      </w:r>
      <w:r>
        <w:rPr>
          <w:rFonts w:ascii="宋体" w:hAnsi="宋体" w:eastAsia="宋体"/>
          <w:color w:val="auto"/>
          <w:sz w:val="21"/>
          <w:szCs w:val="21"/>
        </w:rPr>
        <w:t>填报机构按照《</w:t>
      </w:r>
      <w:r>
        <w:rPr>
          <w:rFonts w:hint="eastAsia" w:ascii="宋体" w:hAnsi="宋体" w:eastAsia="宋体"/>
          <w:color w:val="auto"/>
          <w:sz w:val="21"/>
          <w:szCs w:val="21"/>
        </w:rPr>
        <w:t>办法</w:t>
      </w:r>
      <w:r>
        <w:rPr>
          <w:rFonts w:ascii="宋体" w:hAnsi="宋体" w:eastAsia="宋体"/>
          <w:color w:val="auto"/>
          <w:sz w:val="21"/>
          <w:szCs w:val="21"/>
        </w:rPr>
        <w:t>》要求</w:t>
      </w:r>
      <w:r>
        <w:rPr>
          <w:rFonts w:hint="eastAsia" w:ascii="宋体" w:hAnsi="宋体" w:eastAsia="宋体"/>
          <w:color w:val="auto"/>
          <w:sz w:val="21"/>
          <w:szCs w:val="21"/>
        </w:rPr>
        <w:t>计算</w:t>
      </w:r>
      <w:r>
        <w:rPr>
          <w:rFonts w:ascii="宋体" w:hAnsi="宋体" w:eastAsia="宋体"/>
          <w:color w:val="auto"/>
          <w:sz w:val="21"/>
          <w:szCs w:val="21"/>
        </w:rPr>
        <w:t>市场风险暴露资本要求</w:t>
      </w:r>
      <w:r>
        <w:rPr>
          <w:rFonts w:hint="eastAsia" w:ascii="宋体" w:hAnsi="宋体" w:eastAsia="宋体"/>
          <w:color w:val="auto"/>
          <w:sz w:val="21"/>
          <w:szCs w:val="21"/>
        </w:rPr>
        <w:t>后</w:t>
      </w:r>
      <w:r>
        <w:rPr>
          <w:rFonts w:ascii="宋体" w:hAnsi="宋体" w:eastAsia="宋体"/>
          <w:color w:val="auto"/>
          <w:sz w:val="21"/>
          <w:szCs w:val="21"/>
        </w:rPr>
        <w:t>，并已将计算结果在</w:t>
      </w:r>
      <w:r>
        <w:rPr>
          <w:rFonts w:hint="eastAsia" w:ascii="宋体" w:hAnsi="宋体" w:eastAsia="宋体"/>
          <w:color w:val="auto"/>
          <w:sz w:val="21"/>
          <w:szCs w:val="21"/>
        </w:rPr>
        <w:t>G40</w:t>
      </w:r>
      <w:r>
        <w:rPr>
          <w:rFonts w:ascii="宋体" w:hAnsi="宋体" w:eastAsia="宋体"/>
          <w:color w:val="auto"/>
          <w:sz w:val="21"/>
          <w:szCs w:val="21"/>
        </w:rPr>
        <w:t>《资本充足率汇总表》[</w:t>
      </w:r>
      <w:r>
        <w:rPr>
          <w:rFonts w:hint="eastAsia" w:ascii="宋体" w:hAnsi="宋体" w:eastAsia="宋体"/>
          <w:color w:val="auto"/>
          <w:sz w:val="21"/>
          <w:szCs w:val="21"/>
        </w:rPr>
        <w:t>5</w:t>
      </w:r>
      <w:r>
        <w:rPr>
          <w:rFonts w:ascii="宋体" w:hAnsi="宋体" w:eastAsia="宋体"/>
          <w:color w:val="auto"/>
          <w:sz w:val="21"/>
          <w:szCs w:val="21"/>
        </w:rPr>
        <w:t>.市场风险</w:t>
      </w:r>
      <w:r>
        <w:rPr>
          <w:rFonts w:hint="eastAsia" w:ascii="宋体" w:hAnsi="宋体" w:eastAsia="宋体"/>
          <w:color w:val="auto"/>
          <w:sz w:val="21"/>
          <w:szCs w:val="21"/>
        </w:rPr>
        <w:t>加权资产</w:t>
      </w:r>
      <w:r>
        <w:rPr>
          <w:rFonts w:ascii="宋体" w:hAnsi="宋体" w:eastAsia="宋体"/>
          <w:color w:val="auto"/>
          <w:sz w:val="21"/>
          <w:szCs w:val="21"/>
        </w:rPr>
        <w:t>]中填报，</w:t>
      </w:r>
      <w:r>
        <w:rPr>
          <w:rFonts w:hint="eastAsia" w:ascii="宋体" w:hAnsi="宋体" w:eastAsia="宋体"/>
          <w:color w:val="auto"/>
          <w:sz w:val="21"/>
          <w:szCs w:val="21"/>
        </w:rPr>
        <w:t>填报机构</w:t>
      </w:r>
      <w:r>
        <w:rPr>
          <w:rFonts w:ascii="宋体" w:hAnsi="宋体" w:eastAsia="宋体"/>
          <w:color w:val="auto"/>
          <w:sz w:val="21"/>
          <w:szCs w:val="21"/>
        </w:rPr>
        <w:t>表内交易</w:t>
      </w:r>
      <w:r>
        <w:rPr>
          <w:rFonts w:hint="eastAsia" w:ascii="宋体" w:hAnsi="宋体" w:eastAsia="宋体"/>
          <w:color w:val="auto"/>
          <w:sz w:val="21"/>
          <w:szCs w:val="21"/>
        </w:rPr>
        <w:t>账簿</w:t>
      </w:r>
      <w:r>
        <w:rPr>
          <w:rFonts w:ascii="宋体" w:hAnsi="宋体" w:eastAsia="宋体"/>
          <w:color w:val="auto"/>
          <w:sz w:val="21"/>
          <w:szCs w:val="21"/>
        </w:rPr>
        <w:t>中已经</w:t>
      </w:r>
      <w:r>
        <w:rPr>
          <w:rFonts w:hint="eastAsia" w:ascii="宋体" w:hAnsi="宋体" w:eastAsia="宋体"/>
          <w:color w:val="auto"/>
          <w:sz w:val="21"/>
          <w:szCs w:val="21"/>
        </w:rPr>
        <w:t>计算市场风险的</w:t>
      </w:r>
      <w:r>
        <w:rPr>
          <w:rFonts w:ascii="宋体" w:hAnsi="宋体" w:eastAsia="宋体"/>
          <w:color w:val="auto"/>
          <w:sz w:val="21"/>
          <w:szCs w:val="21"/>
        </w:rPr>
        <w:t>部分</w:t>
      </w:r>
      <w:r>
        <w:rPr>
          <w:rFonts w:hint="eastAsia" w:ascii="宋体" w:hAnsi="宋体" w:eastAsia="宋体"/>
          <w:color w:val="auto"/>
          <w:sz w:val="21"/>
          <w:szCs w:val="21"/>
        </w:rPr>
        <w:t>在本表中</w:t>
      </w:r>
      <w:r>
        <w:rPr>
          <w:rFonts w:ascii="宋体" w:hAnsi="宋体" w:eastAsia="宋体"/>
          <w:color w:val="auto"/>
          <w:sz w:val="21"/>
          <w:szCs w:val="21"/>
        </w:rPr>
        <w:t>不再重复计算信用风险需要的资本金，有关交易</w:t>
      </w:r>
      <w:r>
        <w:rPr>
          <w:rFonts w:hint="eastAsia" w:ascii="宋体" w:hAnsi="宋体" w:eastAsia="宋体"/>
          <w:color w:val="auto"/>
          <w:sz w:val="21"/>
          <w:szCs w:val="21"/>
        </w:rPr>
        <w:t>账簿</w:t>
      </w:r>
      <w:r>
        <w:rPr>
          <w:rFonts w:ascii="宋体" w:hAnsi="宋体" w:eastAsia="宋体"/>
          <w:color w:val="auto"/>
          <w:sz w:val="21"/>
          <w:szCs w:val="21"/>
        </w:rPr>
        <w:t>余额在本表</w:t>
      </w:r>
      <w:r>
        <w:rPr>
          <w:rFonts w:hint="eastAsia" w:ascii="宋体" w:hAnsi="宋体" w:eastAsia="宋体"/>
          <w:color w:val="auto"/>
          <w:sz w:val="21"/>
          <w:szCs w:val="21"/>
        </w:rPr>
        <w:t>表内</w:t>
      </w:r>
      <w:r>
        <w:rPr>
          <w:rFonts w:ascii="宋体" w:hAnsi="宋体" w:eastAsia="宋体"/>
          <w:color w:val="auto"/>
          <w:sz w:val="21"/>
          <w:szCs w:val="21"/>
        </w:rPr>
        <w:t>各相关项目中剔除，汇总后在本项目填报。</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附注2</w:t>
      </w:r>
      <w:r>
        <w:rPr>
          <w:rFonts w:ascii="宋体" w:hAnsi="宋体" w:eastAsia="宋体"/>
          <w:color w:val="auto"/>
          <w:sz w:val="21"/>
          <w:szCs w:val="21"/>
        </w:rPr>
        <w:t>.资本扣减项]：反映各</w:t>
      </w:r>
      <w:r>
        <w:rPr>
          <w:rFonts w:hint="eastAsia" w:ascii="宋体" w:hAnsi="宋体" w:eastAsia="宋体"/>
          <w:color w:val="auto"/>
          <w:sz w:val="21"/>
          <w:szCs w:val="21"/>
        </w:rPr>
        <w:t>填报机构</w:t>
      </w:r>
      <w:r>
        <w:rPr>
          <w:rFonts w:ascii="宋体" w:hAnsi="宋体" w:eastAsia="宋体"/>
          <w:color w:val="auto"/>
          <w:sz w:val="21"/>
          <w:szCs w:val="21"/>
        </w:rPr>
        <w:t>在计算资本时应扣除的资产总计</w:t>
      </w:r>
      <w:r>
        <w:rPr>
          <w:rFonts w:hint="eastAsia" w:ascii="宋体" w:hAnsi="宋体" w:eastAsia="宋体"/>
          <w:color w:val="auto"/>
          <w:sz w:val="21"/>
          <w:szCs w:val="21"/>
        </w:rPr>
        <w:t>，包括核心一级资本监管扣除项目、其他一级资本监管扣除项目和二级资本监管扣除项目。以上金额在</w:t>
      </w:r>
      <w:r>
        <w:rPr>
          <w:rFonts w:ascii="宋体" w:hAnsi="宋体" w:eastAsia="宋体"/>
          <w:color w:val="auto"/>
          <w:sz w:val="21"/>
          <w:szCs w:val="21"/>
        </w:rPr>
        <w:t>本表</w:t>
      </w:r>
      <w:r>
        <w:rPr>
          <w:rFonts w:hint="eastAsia" w:ascii="宋体" w:hAnsi="宋体" w:eastAsia="宋体"/>
          <w:color w:val="auto"/>
          <w:sz w:val="21"/>
          <w:szCs w:val="21"/>
        </w:rPr>
        <w:t>表内</w:t>
      </w:r>
      <w:r>
        <w:rPr>
          <w:rFonts w:ascii="宋体" w:hAnsi="宋体" w:eastAsia="宋体"/>
          <w:color w:val="auto"/>
          <w:sz w:val="21"/>
          <w:szCs w:val="21"/>
        </w:rPr>
        <w:t>各相关项目中剔除，汇总后在本项目填报。</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w:t>
      </w:r>
      <w:r>
        <w:rPr>
          <w:rFonts w:ascii="宋体" w:hAnsi="宋体" w:eastAsia="宋体"/>
          <w:color w:val="auto"/>
          <w:sz w:val="21"/>
          <w:szCs w:val="21"/>
        </w:rPr>
        <w:t>3.</w:t>
      </w:r>
      <w:r>
        <w:rPr>
          <w:rFonts w:hint="eastAsia" w:ascii="宋体" w:hAnsi="宋体" w:eastAsia="宋体"/>
          <w:color w:val="auto"/>
          <w:sz w:val="21"/>
          <w:szCs w:val="21"/>
        </w:rPr>
        <w:t>衍生金融资产（银行账簿）</w:t>
      </w:r>
      <w:r>
        <w:rPr>
          <w:rFonts w:ascii="宋体" w:hAnsi="宋体" w:eastAsia="宋体"/>
          <w:color w:val="auto"/>
          <w:sz w:val="21"/>
          <w:szCs w:val="21"/>
        </w:rPr>
        <w:t>]：</w:t>
      </w:r>
      <w:r>
        <w:rPr>
          <w:rFonts w:hint="eastAsia" w:ascii="宋体" w:hAnsi="宋体" w:eastAsia="宋体"/>
          <w:color w:val="auto"/>
          <w:sz w:val="21"/>
          <w:szCs w:val="21"/>
        </w:rPr>
        <w:t>对于填报机构在资产负债表中反映的衍生产品的表内市值部分，不在上面主表中反映，而是按照现期暴露法在《</w:t>
      </w:r>
      <w:r>
        <w:rPr>
          <w:rFonts w:ascii="宋体" w:hAnsi="宋体" w:eastAsia="宋体"/>
          <w:color w:val="auto"/>
          <w:sz w:val="21"/>
          <w:szCs w:val="21"/>
        </w:rPr>
        <w:t>G4B-3(a)</w:t>
      </w:r>
      <w:r>
        <w:rPr>
          <w:rFonts w:hint="eastAsia" w:ascii="宋体" w:hAnsi="宋体" w:eastAsia="宋体"/>
          <w:color w:val="auto"/>
          <w:sz w:val="21"/>
          <w:szCs w:val="21"/>
        </w:rPr>
        <w:t>与非中央交易对手的场外衍生工具交易对手信用风险违约风险计算表</w:t>
      </w:r>
      <w:r>
        <w:rPr>
          <w:rFonts w:ascii="宋体" w:hAnsi="宋体" w:eastAsia="宋体"/>
          <w:color w:val="auto"/>
          <w:sz w:val="21"/>
          <w:szCs w:val="21"/>
        </w:rPr>
        <w:t>(现期风险暴露法)》中反映，或按照标准法在《G4B-3(a1)</w:t>
      </w:r>
      <w:r>
        <w:rPr>
          <w:rFonts w:hint="eastAsia" w:ascii="宋体" w:hAnsi="宋体" w:eastAsia="宋体"/>
          <w:color w:val="auto"/>
          <w:sz w:val="21"/>
          <w:szCs w:val="21"/>
        </w:rPr>
        <w:t>与非中央交易对手的场外衍生工具交易对手信用风险违约风险计算表（标准法）</w:t>
      </w:r>
      <w:r>
        <w:rPr>
          <w:rFonts w:ascii="宋体" w:hAnsi="宋体" w:eastAsia="宋体"/>
          <w:color w:val="auto"/>
          <w:sz w:val="21"/>
          <w:szCs w:val="21"/>
        </w:rPr>
        <w:t>》中反映。</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附注4</w:t>
      </w:r>
      <w:r>
        <w:rPr>
          <w:rFonts w:ascii="宋体" w:hAnsi="宋体" w:eastAsia="宋体"/>
          <w:color w:val="auto"/>
          <w:sz w:val="21"/>
          <w:szCs w:val="21"/>
        </w:rPr>
        <w:t>.</w:t>
      </w:r>
      <w:r>
        <w:rPr>
          <w:rFonts w:hint="eastAsia" w:ascii="宋体" w:hAnsi="宋体" w:eastAsia="宋体"/>
          <w:color w:val="auto"/>
          <w:sz w:val="21"/>
          <w:szCs w:val="21"/>
        </w:rPr>
        <w:t>已计算交易对手信用风险的证券融资交易业务(银行账簿)</w:t>
      </w:r>
      <w:r>
        <w:rPr>
          <w:rFonts w:ascii="宋体" w:hAnsi="宋体" w:eastAsia="宋体"/>
          <w:color w:val="auto"/>
          <w:sz w:val="21"/>
          <w:szCs w:val="21"/>
        </w:rPr>
        <w:t>]：</w:t>
      </w:r>
      <w:r>
        <w:rPr>
          <w:rFonts w:hint="eastAsia" w:ascii="宋体" w:hAnsi="宋体" w:eastAsia="宋体"/>
          <w:color w:val="auto"/>
          <w:sz w:val="21"/>
          <w:szCs w:val="21"/>
        </w:rPr>
        <w:t>本项目用于反映填报机构根据《办法》附件9《交易对手信用风险加权资产计量规则》，计算因证券融资交易形成的交易对手信用风险的银行账簿部分，该部分风险暴露已反映在《G4B-3(b)与非中央交易对手的证券融资交易交易对手信用风险违约风险计算表（权重法）》中，不在本表表内各相关项目中反映。</w:t>
      </w:r>
    </w:p>
    <w:p>
      <w:pPr>
        <w:pStyle w:val="35"/>
        <w:ind w:firstLine="420"/>
        <w:jc w:val="both"/>
        <w:rPr>
          <w:rFonts w:ascii="宋体" w:hAnsi="宋体" w:eastAsia="宋体"/>
          <w:b/>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附注5</w:t>
      </w:r>
      <w:r>
        <w:rPr>
          <w:rFonts w:ascii="宋体" w:hAnsi="宋体" w:eastAsia="宋体"/>
          <w:color w:val="auto"/>
          <w:sz w:val="21"/>
          <w:szCs w:val="21"/>
        </w:rPr>
        <w:t>.</w:t>
      </w:r>
      <w:r>
        <w:rPr>
          <w:rFonts w:hint="eastAsia" w:ascii="宋体" w:hAnsi="宋体" w:eastAsia="宋体"/>
          <w:color w:val="auto"/>
          <w:sz w:val="21"/>
          <w:szCs w:val="21"/>
        </w:rPr>
        <w:t>未纳入监管并表的附属公司的资产</w:t>
      </w:r>
      <w:r>
        <w:rPr>
          <w:rFonts w:ascii="宋体" w:hAnsi="宋体" w:eastAsia="宋体"/>
          <w:color w:val="auto"/>
          <w:sz w:val="21"/>
          <w:szCs w:val="21"/>
        </w:rPr>
        <w:t>]</w:t>
      </w:r>
      <w:r>
        <w:rPr>
          <w:rFonts w:hint="eastAsia" w:ascii="宋体" w:hAnsi="宋体" w:eastAsia="宋体"/>
          <w:color w:val="auto"/>
          <w:sz w:val="21"/>
          <w:szCs w:val="21"/>
        </w:rPr>
        <w:t>：本项目用于填报未纳入监管并表的附属公司的资产总额。因《办法》规定的监管并表范围与会计并表范围不同，而形成的差异。目前该类附属公司特指保险公司。</w:t>
      </w:r>
    </w:p>
    <w:p>
      <w:pPr>
        <w:pStyle w:val="35"/>
        <w:ind w:firstLine="422"/>
        <w:jc w:val="both"/>
        <w:rPr>
          <w:rFonts w:ascii="宋体" w:hAnsi="宋体" w:eastAsia="宋体"/>
          <w:b/>
          <w:color w:val="auto"/>
          <w:sz w:val="21"/>
          <w:szCs w:val="21"/>
        </w:rPr>
      </w:pPr>
      <w:r>
        <w:rPr>
          <w:rFonts w:hint="eastAsia" w:ascii="宋体" w:hAnsi="宋体" w:eastAsia="宋体"/>
          <w:b/>
          <w:color w:val="auto"/>
          <w:sz w:val="21"/>
          <w:szCs w:val="21"/>
        </w:rPr>
        <w:t>其他说明：</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说明1：债权所对应的表内应收利息应与相应债权填入同一项目。</w:t>
      </w:r>
    </w:p>
    <w:p>
      <w:pPr>
        <w:pStyle w:val="35"/>
        <w:ind w:firstLine="0" w:firstLineChars="0"/>
        <w:jc w:val="both"/>
        <w:rPr>
          <w:rFonts w:ascii="宋体" w:hAnsi="宋体" w:eastAsia="宋体"/>
          <w:b/>
          <w:color w:val="auto"/>
          <w:sz w:val="21"/>
          <w:szCs w:val="21"/>
        </w:rPr>
      </w:pPr>
      <w:r>
        <w:rPr>
          <w:rFonts w:ascii="宋体" w:hAnsi="宋体" w:eastAsia="宋体"/>
          <w:b/>
          <w:color w:val="auto"/>
          <w:sz w:val="21"/>
          <w:szCs w:val="21"/>
        </w:rPr>
        <w:t>第四部分：核对关系</w:t>
      </w:r>
    </w:p>
    <w:p>
      <w:pPr>
        <w:pStyle w:val="35"/>
        <w:ind w:firstLine="422"/>
        <w:jc w:val="both"/>
        <w:rPr>
          <w:rFonts w:ascii="宋体" w:hAnsi="宋体" w:eastAsia="宋体"/>
          <w:b/>
          <w:bCs/>
          <w:color w:val="auto"/>
          <w:sz w:val="21"/>
          <w:szCs w:val="21"/>
        </w:rPr>
      </w:pPr>
      <w:r>
        <w:rPr>
          <w:rFonts w:ascii="宋体" w:hAnsi="宋体" w:eastAsia="宋体"/>
          <w:b/>
          <w:bCs/>
          <w:color w:val="auto"/>
          <w:sz w:val="21"/>
          <w:szCs w:val="21"/>
        </w:rPr>
        <w:t>1.表内核对关系</w:t>
      </w:r>
    </w:p>
    <w:p>
      <w:pPr>
        <w:pStyle w:val="35"/>
        <w:ind w:firstLine="420"/>
        <w:jc w:val="both"/>
        <w:rPr>
          <w:rFonts w:ascii="宋体" w:hAnsi="宋体" w:eastAsia="宋体"/>
          <w:color w:val="auto"/>
          <w:sz w:val="21"/>
          <w:szCs w:val="21"/>
        </w:rPr>
      </w:pPr>
      <w:r>
        <w:rPr>
          <w:rFonts w:ascii="宋体" w:hAnsi="宋体" w:eastAsia="宋体"/>
          <w:color w:val="auto"/>
          <w:sz w:val="21"/>
          <w:szCs w:val="21"/>
        </w:rPr>
        <w:t>[1.]= [1.1]+[1.2]+[1.3]（本关系不覆盖[AR]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[2.]= [2.1]+[2.2]+[2.3]+[2.4]</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rPr>
        <w:t>5</w:t>
      </w:r>
      <w:r>
        <w:rPr>
          <w:rFonts w:ascii="宋体" w:hAnsi="宋体" w:eastAsia="宋体"/>
          <w:color w:val="auto"/>
          <w:sz w:val="21"/>
          <w:szCs w:val="21"/>
        </w:rPr>
        <w:t>]+[2.</w:t>
      </w:r>
      <w:r>
        <w:rPr>
          <w:rFonts w:hint="eastAsia" w:ascii="宋体" w:hAnsi="宋体" w:eastAsia="宋体"/>
          <w:color w:val="auto"/>
          <w:sz w:val="21"/>
          <w:szCs w:val="21"/>
        </w:rPr>
        <w:t>6</w:t>
      </w:r>
      <w:r>
        <w:rPr>
          <w:rFonts w:ascii="宋体" w:hAnsi="宋体" w:eastAsia="宋体"/>
          <w:color w:val="auto"/>
          <w:sz w:val="21"/>
          <w:szCs w:val="21"/>
        </w:rPr>
        <w:t>]+[2.</w:t>
      </w:r>
      <w:r>
        <w:rPr>
          <w:rFonts w:hint="eastAsia" w:ascii="宋体" w:hAnsi="宋体" w:eastAsia="宋体"/>
          <w:color w:val="auto"/>
          <w:sz w:val="21"/>
          <w:szCs w:val="21"/>
        </w:rPr>
        <w:t>7</w:t>
      </w:r>
      <w:r>
        <w:rPr>
          <w:rFonts w:ascii="宋体" w:hAnsi="宋体" w:eastAsia="宋体"/>
          <w:color w:val="auto"/>
          <w:sz w:val="21"/>
          <w:szCs w:val="21"/>
        </w:rPr>
        <w:t>]+[2.</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2.9]（本关系不覆盖[AR]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[3.]= [3.1]+[3.2]（本关系不覆盖[AR]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 [3.1</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2]+[3.</w:t>
      </w:r>
      <w:r>
        <w:rPr>
          <w:rFonts w:hint="eastAsia" w:ascii="宋体" w:hAnsi="宋体" w:eastAsia="宋体"/>
          <w:color w:val="auto"/>
          <w:sz w:val="21"/>
          <w:szCs w:val="21"/>
        </w:rPr>
        <w:t>1.</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.2]= [3.1</w:t>
      </w:r>
      <w:r>
        <w:rPr>
          <w:rFonts w:hint="eastAsia" w:ascii="宋体" w:hAnsi="宋体" w:eastAsia="宋体"/>
          <w:color w:val="auto"/>
          <w:sz w:val="21"/>
          <w:szCs w:val="21"/>
        </w:rPr>
        <w:t>.</w:t>
      </w:r>
      <w:r>
        <w:rPr>
          <w:rFonts w:ascii="宋体" w:hAnsi="宋体" w:eastAsia="宋体"/>
          <w:color w:val="auto"/>
          <w:sz w:val="21"/>
          <w:szCs w:val="21"/>
        </w:rPr>
        <w:t>2.1]+[3.</w:t>
      </w:r>
      <w:r>
        <w:rPr>
          <w:rFonts w:hint="eastAsia" w:ascii="宋体" w:hAnsi="宋体" w:eastAsia="宋体"/>
          <w:color w:val="auto"/>
          <w:sz w:val="21"/>
          <w:szCs w:val="21"/>
        </w:rPr>
        <w:t>1.</w:t>
      </w:r>
      <w:r>
        <w:rPr>
          <w:rFonts w:ascii="宋体" w:hAnsi="宋体" w:eastAsia="宋体"/>
          <w:color w:val="auto"/>
          <w:sz w:val="21"/>
          <w:szCs w:val="21"/>
        </w:rPr>
        <w:t>2.2]+[3.</w:t>
      </w:r>
      <w:r>
        <w:rPr>
          <w:rFonts w:hint="eastAsia" w:ascii="宋体" w:hAnsi="宋体" w:eastAsia="宋体"/>
          <w:color w:val="auto"/>
          <w:sz w:val="21"/>
          <w:szCs w:val="21"/>
        </w:rPr>
        <w:t>1.</w:t>
      </w:r>
      <w:r>
        <w:rPr>
          <w:rFonts w:ascii="宋体" w:hAnsi="宋体" w:eastAsia="宋体"/>
          <w:color w:val="auto"/>
          <w:sz w:val="21"/>
          <w:szCs w:val="21"/>
        </w:rPr>
        <w:t>2.3]（本关系不覆盖[AR]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[5.]= [5.1]+[5.2]+[5.3]+[5.4]+[5.</w:t>
      </w:r>
      <w:r>
        <w:rPr>
          <w:rFonts w:hint="eastAsia" w:ascii="宋体" w:hAnsi="宋体" w:eastAsia="宋体"/>
          <w:color w:val="auto"/>
          <w:sz w:val="21"/>
          <w:szCs w:val="21"/>
        </w:rPr>
        <w:t>5</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[6.]= [6.1]+[6.2]+[6.3]+[6.4]+[6.</w:t>
      </w:r>
      <w:r>
        <w:rPr>
          <w:rFonts w:hint="eastAsia" w:ascii="宋体" w:hAnsi="宋体" w:eastAsia="宋体"/>
          <w:color w:val="auto"/>
          <w:sz w:val="21"/>
          <w:szCs w:val="21"/>
        </w:rPr>
        <w:t>5</w:t>
      </w:r>
      <w:r>
        <w:rPr>
          <w:rFonts w:ascii="宋体" w:hAnsi="宋体" w:eastAsia="宋体"/>
          <w:color w:val="auto"/>
          <w:sz w:val="21"/>
          <w:szCs w:val="21"/>
        </w:rPr>
        <w:t>]+[6.6]+[6.7]（本关系不覆盖[AR]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 [7.1]+[7.2]+[7.3]（本关系不覆盖[AR]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 [7.1</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2]+[7.</w:t>
      </w:r>
      <w:r>
        <w:rPr>
          <w:rFonts w:hint="eastAsia" w:ascii="宋体" w:hAnsi="宋体" w:eastAsia="宋体"/>
          <w:color w:val="auto"/>
          <w:sz w:val="21"/>
          <w:szCs w:val="21"/>
        </w:rPr>
        <w:t>1.</w:t>
      </w:r>
      <w:r>
        <w:rPr>
          <w:rFonts w:ascii="宋体" w:hAnsi="宋体" w:eastAsia="宋体"/>
          <w:color w:val="auto"/>
          <w:sz w:val="21"/>
          <w:szCs w:val="21"/>
        </w:rPr>
        <w:t>3]+[7.</w:t>
      </w:r>
      <w:r>
        <w:rPr>
          <w:rFonts w:hint="eastAsia" w:ascii="宋体" w:hAnsi="宋体" w:eastAsia="宋体"/>
          <w:color w:val="auto"/>
          <w:sz w:val="21"/>
          <w:szCs w:val="21"/>
        </w:rPr>
        <w:t>1.</w:t>
      </w:r>
      <w:r>
        <w:rPr>
          <w:rFonts w:ascii="宋体" w:hAnsi="宋体" w:eastAsia="宋体"/>
          <w:color w:val="auto"/>
          <w:sz w:val="21"/>
          <w:szCs w:val="21"/>
        </w:rPr>
        <w:t>4]+[7.</w:t>
      </w:r>
      <w:r>
        <w:rPr>
          <w:rFonts w:hint="eastAsia" w:ascii="宋体" w:hAnsi="宋体" w:eastAsia="宋体"/>
          <w:color w:val="auto"/>
          <w:sz w:val="21"/>
          <w:szCs w:val="21"/>
        </w:rPr>
        <w:t>1.</w:t>
      </w:r>
      <w:r>
        <w:rPr>
          <w:rFonts w:ascii="宋体" w:hAnsi="宋体" w:eastAsia="宋体"/>
          <w:color w:val="auto"/>
          <w:sz w:val="21"/>
          <w:szCs w:val="21"/>
        </w:rPr>
        <w:t>5]（本关系不覆盖[AR]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.1]= [7.1</w:t>
      </w:r>
      <w:r>
        <w:rPr>
          <w:rFonts w:hint="eastAsia" w:ascii="宋体" w:hAnsi="宋体" w:eastAsia="宋体"/>
          <w:color w:val="auto"/>
          <w:sz w:val="21"/>
          <w:szCs w:val="21"/>
        </w:rPr>
        <w:t>.1</w:t>
      </w:r>
      <w:r>
        <w:rPr>
          <w:rFonts w:ascii="宋体" w:hAnsi="宋体" w:eastAsia="宋体"/>
          <w:color w:val="auto"/>
          <w:sz w:val="21"/>
          <w:szCs w:val="21"/>
        </w:rPr>
        <w:t>.1]+[7.</w:t>
      </w:r>
      <w:r>
        <w:rPr>
          <w:rFonts w:hint="eastAsia" w:ascii="宋体" w:hAnsi="宋体" w:eastAsia="宋体"/>
          <w:color w:val="auto"/>
          <w:sz w:val="21"/>
          <w:szCs w:val="21"/>
        </w:rPr>
        <w:t>1.</w:t>
      </w:r>
      <w:r>
        <w:rPr>
          <w:rFonts w:ascii="宋体" w:hAnsi="宋体" w:eastAsia="宋体"/>
          <w:color w:val="auto"/>
          <w:sz w:val="21"/>
          <w:szCs w:val="21"/>
        </w:rPr>
        <w:t>1.2]（本关系不覆盖[AR]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.2]= [7.1</w:t>
      </w:r>
      <w:r>
        <w:rPr>
          <w:rFonts w:hint="eastAsia" w:ascii="宋体" w:hAnsi="宋体" w:eastAsia="宋体"/>
          <w:color w:val="auto"/>
          <w:sz w:val="21"/>
          <w:szCs w:val="21"/>
        </w:rPr>
        <w:t>.</w:t>
      </w:r>
      <w:r>
        <w:rPr>
          <w:rFonts w:ascii="宋体" w:hAnsi="宋体" w:eastAsia="宋体"/>
          <w:color w:val="auto"/>
          <w:sz w:val="21"/>
          <w:szCs w:val="21"/>
        </w:rPr>
        <w:t>2.1]+[7.</w:t>
      </w:r>
      <w:r>
        <w:rPr>
          <w:rFonts w:hint="eastAsia" w:ascii="宋体" w:hAnsi="宋体" w:eastAsia="宋体"/>
          <w:color w:val="auto"/>
          <w:sz w:val="21"/>
          <w:szCs w:val="21"/>
        </w:rPr>
        <w:t>1.</w:t>
      </w:r>
      <w:r>
        <w:rPr>
          <w:rFonts w:ascii="宋体" w:hAnsi="宋体" w:eastAsia="宋体"/>
          <w:color w:val="auto"/>
          <w:sz w:val="21"/>
          <w:szCs w:val="21"/>
        </w:rPr>
        <w:t>2.2]（本关系不覆盖[AR]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.3]= [7.1</w:t>
      </w:r>
      <w:r>
        <w:rPr>
          <w:rFonts w:hint="eastAsia" w:ascii="宋体" w:hAnsi="宋体" w:eastAsia="宋体"/>
          <w:color w:val="auto"/>
          <w:sz w:val="21"/>
          <w:szCs w:val="21"/>
        </w:rPr>
        <w:t>.</w:t>
      </w:r>
      <w:r>
        <w:rPr>
          <w:rFonts w:ascii="宋体" w:hAnsi="宋体" w:eastAsia="宋体"/>
          <w:color w:val="auto"/>
          <w:sz w:val="21"/>
          <w:szCs w:val="21"/>
        </w:rPr>
        <w:t>3.1]+[7.</w:t>
      </w:r>
      <w:r>
        <w:rPr>
          <w:rFonts w:hint="eastAsia" w:ascii="宋体" w:hAnsi="宋体" w:eastAsia="宋体"/>
          <w:color w:val="auto"/>
          <w:sz w:val="21"/>
          <w:szCs w:val="21"/>
        </w:rPr>
        <w:t>1.</w:t>
      </w:r>
      <w:r>
        <w:rPr>
          <w:rFonts w:ascii="宋体" w:hAnsi="宋体" w:eastAsia="宋体"/>
          <w:color w:val="auto"/>
          <w:sz w:val="21"/>
          <w:szCs w:val="21"/>
        </w:rPr>
        <w:t>3.2]（本关系不覆盖[AR]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[7.2]= [7.2</w:t>
      </w:r>
      <w:r>
        <w:rPr>
          <w:rFonts w:hint="eastAsia" w:ascii="宋体" w:hAnsi="宋体" w:eastAsia="宋体"/>
          <w:color w:val="auto"/>
          <w:sz w:val="21"/>
          <w:szCs w:val="21"/>
        </w:rPr>
        <w:t>.1</w:t>
      </w:r>
      <w:r>
        <w:rPr>
          <w:rFonts w:ascii="宋体" w:hAnsi="宋体" w:eastAsia="宋体"/>
          <w:color w:val="auto"/>
          <w:sz w:val="21"/>
          <w:szCs w:val="21"/>
        </w:rPr>
        <w:t>]+[7.2</w:t>
      </w:r>
      <w:r>
        <w:rPr>
          <w:rFonts w:hint="eastAsia" w:ascii="宋体" w:hAnsi="宋体" w:eastAsia="宋体"/>
          <w:color w:val="auto"/>
          <w:sz w:val="21"/>
          <w:szCs w:val="21"/>
        </w:rPr>
        <w:t>.</w:t>
      </w:r>
      <w:r>
        <w:rPr>
          <w:rFonts w:ascii="宋体" w:hAnsi="宋体" w:eastAsia="宋体"/>
          <w:color w:val="auto"/>
          <w:sz w:val="21"/>
          <w:szCs w:val="21"/>
        </w:rPr>
        <w:t>2]+[7.2</w:t>
      </w:r>
      <w:r>
        <w:rPr>
          <w:rFonts w:hint="eastAsia" w:ascii="宋体" w:hAnsi="宋体" w:eastAsia="宋体"/>
          <w:color w:val="auto"/>
          <w:sz w:val="21"/>
          <w:szCs w:val="21"/>
        </w:rPr>
        <w:t>.</w:t>
      </w:r>
      <w:r>
        <w:rPr>
          <w:rFonts w:ascii="宋体" w:hAnsi="宋体" w:eastAsia="宋体"/>
          <w:color w:val="auto"/>
          <w:sz w:val="21"/>
          <w:szCs w:val="21"/>
        </w:rPr>
        <w:t>3]+[7.2</w:t>
      </w:r>
      <w:r>
        <w:rPr>
          <w:rFonts w:hint="eastAsia" w:ascii="宋体" w:hAnsi="宋体" w:eastAsia="宋体"/>
          <w:color w:val="auto"/>
          <w:sz w:val="21"/>
          <w:szCs w:val="21"/>
        </w:rPr>
        <w:t>.</w:t>
      </w:r>
      <w:r>
        <w:rPr>
          <w:rFonts w:ascii="宋体" w:hAnsi="宋体" w:eastAsia="宋体"/>
          <w:color w:val="auto"/>
          <w:sz w:val="21"/>
          <w:szCs w:val="21"/>
        </w:rPr>
        <w:t>4]+[7.2</w:t>
      </w:r>
      <w:r>
        <w:rPr>
          <w:rFonts w:hint="eastAsia" w:ascii="宋体" w:hAnsi="宋体" w:eastAsia="宋体"/>
          <w:color w:val="auto"/>
          <w:sz w:val="21"/>
          <w:szCs w:val="21"/>
        </w:rPr>
        <w:t>.</w:t>
      </w:r>
      <w:r>
        <w:rPr>
          <w:rFonts w:ascii="宋体" w:hAnsi="宋体" w:eastAsia="宋体"/>
          <w:color w:val="auto"/>
          <w:sz w:val="21"/>
          <w:szCs w:val="21"/>
        </w:rPr>
        <w:t>5]（本关系不覆盖[AR]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[7.2</w:t>
      </w:r>
      <w:r>
        <w:rPr>
          <w:rFonts w:hint="eastAsia" w:ascii="宋体" w:hAnsi="宋体" w:eastAsia="宋体"/>
          <w:color w:val="auto"/>
          <w:sz w:val="21"/>
          <w:szCs w:val="21"/>
        </w:rPr>
        <w:t>.1</w:t>
      </w:r>
      <w:r>
        <w:rPr>
          <w:rFonts w:ascii="宋体" w:hAnsi="宋体" w:eastAsia="宋体"/>
          <w:color w:val="auto"/>
          <w:sz w:val="21"/>
          <w:szCs w:val="21"/>
        </w:rPr>
        <w:t>]= [7.2</w:t>
      </w:r>
      <w:r>
        <w:rPr>
          <w:rFonts w:hint="eastAsia" w:ascii="宋体" w:hAnsi="宋体" w:eastAsia="宋体"/>
          <w:color w:val="auto"/>
          <w:sz w:val="21"/>
          <w:szCs w:val="21"/>
        </w:rPr>
        <w:t>.1</w:t>
      </w:r>
      <w:r>
        <w:rPr>
          <w:rFonts w:ascii="宋体" w:hAnsi="宋体" w:eastAsia="宋体"/>
          <w:color w:val="auto"/>
          <w:sz w:val="21"/>
          <w:szCs w:val="21"/>
        </w:rPr>
        <w:t>.1]+[7.2</w:t>
      </w:r>
      <w:r>
        <w:rPr>
          <w:rFonts w:hint="eastAsia" w:ascii="宋体" w:hAnsi="宋体" w:eastAsia="宋体"/>
          <w:color w:val="auto"/>
          <w:sz w:val="21"/>
          <w:szCs w:val="21"/>
        </w:rPr>
        <w:t>.</w:t>
      </w:r>
      <w:r>
        <w:rPr>
          <w:rFonts w:ascii="宋体" w:hAnsi="宋体" w:eastAsia="宋体"/>
          <w:color w:val="auto"/>
          <w:sz w:val="21"/>
          <w:szCs w:val="21"/>
        </w:rPr>
        <w:t>1.2]+[7.2</w:t>
      </w:r>
      <w:r>
        <w:rPr>
          <w:rFonts w:hint="eastAsia" w:ascii="宋体" w:hAnsi="宋体" w:eastAsia="宋体"/>
          <w:color w:val="auto"/>
          <w:sz w:val="21"/>
          <w:szCs w:val="21"/>
        </w:rPr>
        <w:t>.</w:t>
      </w:r>
      <w:r>
        <w:rPr>
          <w:rFonts w:ascii="宋体" w:hAnsi="宋体" w:eastAsia="宋体"/>
          <w:color w:val="auto"/>
          <w:sz w:val="21"/>
          <w:szCs w:val="21"/>
        </w:rPr>
        <w:t>1.3]+[7.2</w:t>
      </w:r>
      <w:r>
        <w:rPr>
          <w:rFonts w:hint="eastAsia" w:ascii="宋体" w:hAnsi="宋体" w:eastAsia="宋体"/>
          <w:color w:val="auto"/>
          <w:sz w:val="21"/>
          <w:szCs w:val="21"/>
        </w:rPr>
        <w:t>.</w:t>
      </w:r>
      <w:r>
        <w:rPr>
          <w:rFonts w:ascii="宋体" w:hAnsi="宋体" w:eastAsia="宋体"/>
          <w:color w:val="auto"/>
          <w:sz w:val="21"/>
          <w:szCs w:val="21"/>
        </w:rPr>
        <w:t>1.4]+[7.2</w:t>
      </w:r>
      <w:r>
        <w:rPr>
          <w:rFonts w:hint="eastAsia" w:ascii="宋体" w:hAnsi="宋体" w:eastAsia="宋体"/>
          <w:color w:val="auto"/>
          <w:sz w:val="21"/>
          <w:szCs w:val="21"/>
        </w:rPr>
        <w:t>.</w:t>
      </w:r>
      <w:r>
        <w:rPr>
          <w:rFonts w:ascii="宋体" w:hAnsi="宋体" w:eastAsia="宋体"/>
          <w:color w:val="auto"/>
          <w:sz w:val="21"/>
          <w:szCs w:val="21"/>
        </w:rPr>
        <w:t>1.5]（本关系不覆盖[AR]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[7.2</w:t>
      </w:r>
      <w:r>
        <w:rPr>
          <w:rFonts w:hint="eastAsia" w:ascii="宋体" w:hAnsi="宋体" w:eastAsia="宋体"/>
          <w:color w:val="auto"/>
          <w:sz w:val="21"/>
          <w:szCs w:val="21"/>
        </w:rPr>
        <w:t>.</w:t>
      </w:r>
      <w:r>
        <w:rPr>
          <w:rFonts w:ascii="宋体" w:hAnsi="宋体" w:eastAsia="宋体"/>
          <w:color w:val="auto"/>
          <w:sz w:val="21"/>
          <w:szCs w:val="21"/>
        </w:rPr>
        <w:t>2]= [7.2</w:t>
      </w:r>
      <w:r>
        <w:rPr>
          <w:rFonts w:hint="eastAsia" w:ascii="宋体" w:hAnsi="宋体" w:eastAsia="宋体"/>
          <w:color w:val="auto"/>
          <w:sz w:val="21"/>
          <w:szCs w:val="21"/>
        </w:rPr>
        <w:t>.</w:t>
      </w:r>
      <w:r>
        <w:rPr>
          <w:rFonts w:ascii="宋体" w:hAnsi="宋体" w:eastAsia="宋体"/>
          <w:color w:val="auto"/>
          <w:sz w:val="21"/>
          <w:szCs w:val="21"/>
        </w:rPr>
        <w:t>2.1]+[7.2</w:t>
      </w:r>
      <w:r>
        <w:rPr>
          <w:rFonts w:hint="eastAsia" w:ascii="宋体" w:hAnsi="宋体" w:eastAsia="宋体"/>
          <w:color w:val="auto"/>
          <w:sz w:val="21"/>
          <w:szCs w:val="21"/>
        </w:rPr>
        <w:t>.</w:t>
      </w:r>
      <w:r>
        <w:rPr>
          <w:rFonts w:ascii="宋体" w:hAnsi="宋体" w:eastAsia="宋体"/>
          <w:color w:val="auto"/>
          <w:sz w:val="21"/>
          <w:szCs w:val="21"/>
        </w:rPr>
        <w:t>2.2]+[7.2</w:t>
      </w:r>
      <w:r>
        <w:rPr>
          <w:rFonts w:hint="eastAsia" w:ascii="宋体" w:hAnsi="宋体" w:eastAsia="宋体"/>
          <w:color w:val="auto"/>
          <w:sz w:val="21"/>
          <w:szCs w:val="21"/>
        </w:rPr>
        <w:t>.</w:t>
      </w:r>
      <w:r>
        <w:rPr>
          <w:rFonts w:ascii="宋体" w:hAnsi="宋体" w:eastAsia="宋体"/>
          <w:color w:val="auto"/>
          <w:sz w:val="21"/>
          <w:szCs w:val="21"/>
        </w:rPr>
        <w:t>2.3]+[7.2</w:t>
      </w:r>
      <w:r>
        <w:rPr>
          <w:rFonts w:hint="eastAsia" w:ascii="宋体" w:hAnsi="宋体" w:eastAsia="宋体"/>
          <w:color w:val="auto"/>
          <w:sz w:val="21"/>
          <w:szCs w:val="21"/>
        </w:rPr>
        <w:t>.</w:t>
      </w:r>
      <w:r>
        <w:rPr>
          <w:rFonts w:ascii="宋体" w:hAnsi="宋体" w:eastAsia="宋体"/>
          <w:color w:val="auto"/>
          <w:sz w:val="21"/>
          <w:szCs w:val="21"/>
        </w:rPr>
        <w:t>2.4]+[7.2</w:t>
      </w:r>
      <w:r>
        <w:rPr>
          <w:rFonts w:hint="eastAsia" w:ascii="宋体" w:hAnsi="宋体" w:eastAsia="宋体"/>
          <w:color w:val="auto"/>
          <w:sz w:val="21"/>
          <w:szCs w:val="21"/>
        </w:rPr>
        <w:t>.</w:t>
      </w:r>
      <w:r>
        <w:rPr>
          <w:rFonts w:ascii="宋体" w:hAnsi="宋体" w:eastAsia="宋体"/>
          <w:color w:val="auto"/>
          <w:sz w:val="21"/>
          <w:szCs w:val="21"/>
        </w:rPr>
        <w:t>2.5]（本关系不覆盖[AR]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[7.2</w:t>
      </w:r>
      <w:r>
        <w:rPr>
          <w:rFonts w:hint="eastAsia" w:ascii="宋体" w:hAnsi="宋体" w:eastAsia="宋体"/>
          <w:color w:val="auto"/>
          <w:sz w:val="21"/>
          <w:szCs w:val="21"/>
        </w:rPr>
        <w:t>.</w:t>
      </w:r>
      <w:r>
        <w:rPr>
          <w:rFonts w:ascii="宋体" w:hAnsi="宋体" w:eastAsia="宋体"/>
          <w:color w:val="auto"/>
          <w:sz w:val="21"/>
          <w:szCs w:val="21"/>
        </w:rPr>
        <w:t>3]= [7.2</w:t>
      </w:r>
      <w:r>
        <w:rPr>
          <w:rFonts w:hint="eastAsia" w:ascii="宋体" w:hAnsi="宋体" w:eastAsia="宋体"/>
          <w:color w:val="auto"/>
          <w:sz w:val="21"/>
          <w:szCs w:val="21"/>
        </w:rPr>
        <w:t>.</w:t>
      </w:r>
      <w:r>
        <w:rPr>
          <w:rFonts w:ascii="宋体" w:hAnsi="宋体" w:eastAsia="宋体"/>
          <w:color w:val="auto"/>
          <w:sz w:val="21"/>
          <w:szCs w:val="21"/>
        </w:rPr>
        <w:t>3.1]+[7.2</w:t>
      </w:r>
      <w:r>
        <w:rPr>
          <w:rFonts w:hint="eastAsia" w:ascii="宋体" w:hAnsi="宋体" w:eastAsia="宋体"/>
          <w:color w:val="auto"/>
          <w:sz w:val="21"/>
          <w:szCs w:val="21"/>
        </w:rPr>
        <w:t>.</w:t>
      </w:r>
      <w:r>
        <w:rPr>
          <w:rFonts w:ascii="宋体" w:hAnsi="宋体" w:eastAsia="宋体"/>
          <w:color w:val="auto"/>
          <w:sz w:val="21"/>
          <w:szCs w:val="21"/>
        </w:rPr>
        <w:t>3.2]+[7.2</w:t>
      </w:r>
      <w:r>
        <w:rPr>
          <w:rFonts w:hint="eastAsia" w:ascii="宋体" w:hAnsi="宋体" w:eastAsia="宋体"/>
          <w:color w:val="auto"/>
          <w:sz w:val="21"/>
          <w:szCs w:val="21"/>
        </w:rPr>
        <w:t>.</w:t>
      </w:r>
      <w:r>
        <w:rPr>
          <w:rFonts w:ascii="宋体" w:hAnsi="宋体" w:eastAsia="宋体"/>
          <w:color w:val="auto"/>
          <w:sz w:val="21"/>
          <w:szCs w:val="21"/>
        </w:rPr>
        <w:t>3.3]+[7.2</w:t>
      </w:r>
      <w:r>
        <w:rPr>
          <w:rFonts w:hint="eastAsia" w:ascii="宋体" w:hAnsi="宋体" w:eastAsia="宋体"/>
          <w:color w:val="auto"/>
          <w:sz w:val="21"/>
          <w:szCs w:val="21"/>
        </w:rPr>
        <w:t>.</w:t>
      </w:r>
      <w:r>
        <w:rPr>
          <w:rFonts w:ascii="宋体" w:hAnsi="宋体" w:eastAsia="宋体"/>
          <w:color w:val="auto"/>
          <w:sz w:val="21"/>
          <w:szCs w:val="21"/>
        </w:rPr>
        <w:t>3.4]（本关系不覆盖[AR]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[7.3]= [7.3</w:t>
      </w:r>
      <w:r>
        <w:rPr>
          <w:rFonts w:hint="eastAsia" w:ascii="宋体" w:hAnsi="宋体" w:eastAsia="宋体"/>
          <w:color w:val="auto"/>
          <w:sz w:val="21"/>
          <w:szCs w:val="21"/>
        </w:rPr>
        <w:t>.1</w:t>
      </w:r>
      <w:r>
        <w:rPr>
          <w:rFonts w:ascii="宋体" w:hAnsi="宋体" w:eastAsia="宋体"/>
          <w:color w:val="auto"/>
          <w:sz w:val="21"/>
          <w:szCs w:val="21"/>
        </w:rPr>
        <w:t>]+[7.3</w:t>
      </w:r>
      <w:r>
        <w:rPr>
          <w:rFonts w:hint="eastAsia" w:ascii="宋体" w:hAnsi="宋体" w:eastAsia="宋体"/>
          <w:color w:val="auto"/>
          <w:sz w:val="21"/>
          <w:szCs w:val="21"/>
        </w:rPr>
        <w:t>.</w:t>
      </w:r>
      <w:r>
        <w:rPr>
          <w:rFonts w:ascii="宋体" w:hAnsi="宋体" w:eastAsia="宋体"/>
          <w:color w:val="auto"/>
          <w:sz w:val="21"/>
          <w:szCs w:val="21"/>
        </w:rPr>
        <w:t>2]+[7.3</w:t>
      </w:r>
      <w:r>
        <w:rPr>
          <w:rFonts w:hint="eastAsia" w:ascii="宋体" w:hAnsi="宋体" w:eastAsia="宋体"/>
          <w:color w:val="auto"/>
          <w:sz w:val="21"/>
          <w:szCs w:val="21"/>
        </w:rPr>
        <w:t>.</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w:t>
      </w:r>
      <w:r>
        <w:rPr>
          <w:rFonts w:hint="eastAsia" w:ascii="宋体" w:hAnsi="宋体" w:eastAsia="宋体"/>
          <w:color w:val="auto"/>
          <w:sz w:val="21"/>
          <w:szCs w:val="21"/>
        </w:rPr>
        <w:t>8.1</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[8.</w:t>
      </w:r>
      <w:r>
        <w:rPr>
          <w:rFonts w:hint="eastAsia" w:ascii="宋体" w:hAnsi="宋体" w:eastAsia="宋体"/>
          <w:color w:val="auto"/>
          <w:sz w:val="21"/>
          <w:szCs w:val="21"/>
        </w:rPr>
        <w:t>1</w:t>
      </w:r>
      <w:r>
        <w:rPr>
          <w:rFonts w:ascii="宋体" w:hAnsi="宋体" w:eastAsia="宋体"/>
          <w:color w:val="auto"/>
          <w:sz w:val="21"/>
          <w:szCs w:val="21"/>
        </w:rPr>
        <w:t>]= [8.1</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1.</w:t>
      </w:r>
      <w:r>
        <w:rPr>
          <w:rFonts w:ascii="宋体" w:hAnsi="宋体" w:eastAsia="宋体"/>
          <w:color w:val="auto"/>
          <w:sz w:val="21"/>
          <w:szCs w:val="21"/>
        </w:rPr>
        <w:t>2]+[8.</w:t>
      </w:r>
      <w:r>
        <w:rPr>
          <w:rFonts w:hint="eastAsia" w:ascii="宋体" w:hAnsi="宋体" w:eastAsia="宋体"/>
          <w:color w:val="auto"/>
          <w:sz w:val="21"/>
          <w:szCs w:val="21"/>
        </w:rPr>
        <w:t>1.</w:t>
      </w:r>
      <w:r>
        <w:rPr>
          <w:rFonts w:ascii="宋体" w:hAnsi="宋体" w:eastAsia="宋体"/>
          <w:color w:val="auto"/>
          <w:sz w:val="21"/>
          <w:szCs w:val="21"/>
        </w:rPr>
        <w:t>3]+[8.</w:t>
      </w:r>
      <w:r>
        <w:rPr>
          <w:rFonts w:hint="eastAsia" w:ascii="宋体" w:hAnsi="宋体" w:eastAsia="宋体"/>
          <w:color w:val="auto"/>
          <w:sz w:val="21"/>
          <w:szCs w:val="21"/>
        </w:rPr>
        <w:t>1.</w:t>
      </w:r>
      <w:r>
        <w:rPr>
          <w:rFonts w:ascii="宋体" w:hAnsi="宋体" w:eastAsia="宋体"/>
          <w:color w:val="auto"/>
          <w:sz w:val="21"/>
          <w:szCs w:val="21"/>
        </w:rPr>
        <w:t>4]（本关系不覆盖[AR]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[8.2]= [8.2</w:t>
      </w:r>
      <w:r>
        <w:rPr>
          <w:rFonts w:hint="eastAsia" w:ascii="宋体" w:hAnsi="宋体" w:eastAsia="宋体"/>
          <w:color w:val="auto"/>
          <w:sz w:val="21"/>
          <w:szCs w:val="21"/>
        </w:rPr>
        <w:t>.1</w:t>
      </w:r>
      <w:r>
        <w:rPr>
          <w:rFonts w:ascii="宋体" w:hAnsi="宋体" w:eastAsia="宋体"/>
          <w:color w:val="auto"/>
          <w:sz w:val="21"/>
          <w:szCs w:val="21"/>
        </w:rPr>
        <w:t>]+[8.2</w:t>
      </w:r>
      <w:r>
        <w:rPr>
          <w:rFonts w:hint="eastAsia" w:ascii="宋体" w:hAnsi="宋体" w:eastAsia="宋体"/>
          <w:color w:val="auto"/>
          <w:sz w:val="21"/>
          <w:szCs w:val="21"/>
        </w:rPr>
        <w:t>.</w:t>
      </w:r>
      <w:r>
        <w:rPr>
          <w:rFonts w:ascii="宋体" w:hAnsi="宋体" w:eastAsia="宋体"/>
          <w:color w:val="auto"/>
          <w:sz w:val="21"/>
          <w:szCs w:val="21"/>
        </w:rPr>
        <w:t>2]+[8.2</w:t>
      </w:r>
      <w:r>
        <w:rPr>
          <w:rFonts w:hint="eastAsia" w:ascii="宋体" w:hAnsi="宋体" w:eastAsia="宋体"/>
          <w:color w:val="auto"/>
          <w:sz w:val="21"/>
          <w:szCs w:val="21"/>
        </w:rPr>
        <w:t>.</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[8.2</w:t>
      </w:r>
      <w:r>
        <w:rPr>
          <w:rFonts w:hint="eastAsia" w:ascii="宋体" w:hAnsi="宋体" w:eastAsia="宋体"/>
          <w:color w:val="auto"/>
          <w:sz w:val="21"/>
          <w:szCs w:val="21"/>
        </w:rPr>
        <w:t>.</w:t>
      </w:r>
      <w:r>
        <w:rPr>
          <w:rFonts w:ascii="宋体" w:hAnsi="宋体" w:eastAsia="宋体"/>
          <w:color w:val="auto"/>
          <w:sz w:val="21"/>
          <w:szCs w:val="21"/>
        </w:rPr>
        <w:t>1]= [8.2</w:t>
      </w:r>
      <w:r>
        <w:rPr>
          <w:rFonts w:hint="eastAsia" w:ascii="宋体" w:hAnsi="宋体" w:eastAsia="宋体"/>
          <w:color w:val="auto"/>
          <w:sz w:val="21"/>
          <w:szCs w:val="21"/>
        </w:rPr>
        <w:t>.1</w:t>
      </w:r>
      <w:r>
        <w:rPr>
          <w:rFonts w:ascii="宋体" w:hAnsi="宋体" w:eastAsia="宋体"/>
          <w:color w:val="auto"/>
          <w:sz w:val="21"/>
          <w:szCs w:val="21"/>
        </w:rPr>
        <w:t>.1]+[8.2</w:t>
      </w:r>
      <w:r>
        <w:rPr>
          <w:rFonts w:hint="eastAsia" w:ascii="宋体" w:hAnsi="宋体" w:eastAsia="宋体"/>
          <w:color w:val="auto"/>
          <w:sz w:val="21"/>
          <w:szCs w:val="21"/>
        </w:rPr>
        <w:t>.</w:t>
      </w:r>
      <w:r>
        <w:rPr>
          <w:rFonts w:ascii="宋体" w:hAnsi="宋体" w:eastAsia="宋体"/>
          <w:color w:val="auto"/>
          <w:sz w:val="21"/>
          <w:szCs w:val="21"/>
        </w:rPr>
        <w:t>1.2]（本关系不覆盖[AR]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[9</w:t>
      </w:r>
      <w:r>
        <w:rPr>
          <w:rFonts w:hint="eastAsia" w:ascii="宋体" w:hAnsi="宋体" w:eastAsia="宋体"/>
          <w:color w:val="auto"/>
          <w:sz w:val="21"/>
          <w:szCs w:val="21"/>
        </w:rPr>
        <w:t>.1</w:t>
      </w:r>
      <w:r>
        <w:rPr>
          <w:rFonts w:ascii="宋体" w:hAnsi="宋体" w:eastAsia="宋体"/>
          <w:color w:val="auto"/>
          <w:sz w:val="21"/>
          <w:szCs w:val="21"/>
        </w:rPr>
        <w:t>]+[9.2]</w:t>
      </w:r>
      <w:r>
        <w:rPr>
          <w:rFonts w:hint="eastAsia" w:ascii="宋体" w:hAnsi="宋体" w:eastAsia="宋体"/>
          <w:color w:val="auto"/>
          <w:sz w:val="21"/>
          <w:szCs w:val="21"/>
        </w:rPr>
        <w:t>+</w:t>
      </w:r>
      <w:r>
        <w:rPr>
          <w:rFonts w:ascii="宋体" w:hAnsi="宋体" w:eastAsia="宋体"/>
          <w:color w:val="auto"/>
          <w:sz w:val="21"/>
          <w:szCs w:val="21"/>
        </w:rPr>
        <w:t>[9.</w:t>
      </w:r>
      <w:r>
        <w:rPr>
          <w:rFonts w:hint="eastAsia" w:ascii="宋体" w:hAnsi="宋体" w:eastAsia="宋体"/>
          <w:color w:val="auto"/>
          <w:sz w:val="21"/>
          <w:szCs w:val="21"/>
        </w:rPr>
        <w:t>3</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[9.</w:t>
      </w:r>
      <w:r>
        <w:rPr>
          <w:rFonts w:hint="eastAsia" w:ascii="宋体" w:hAnsi="宋体" w:eastAsia="宋体"/>
          <w:color w:val="auto"/>
          <w:sz w:val="21"/>
          <w:szCs w:val="21"/>
        </w:rPr>
        <w:t>1</w:t>
      </w:r>
      <w:r>
        <w:rPr>
          <w:rFonts w:ascii="宋体" w:hAnsi="宋体" w:eastAsia="宋体"/>
          <w:color w:val="auto"/>
          <w:sz w:val="21"/>
          <w:szCs w:val="21"/>
        </w:rPr>
        <w:t>]= [9.1</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1.</w:t>
      </w:r>
      <w:r>
        <w:rPr>
          <w:rFonts w:ascii="宋体" w:hAnsi="宋体" w:eastAsia="宋体"/>
          <w:color w:val="auto"/>
          <w:sz w:val="21"/>
          <w:szCs w:val="21"/>
        </w:rPr>
        <w:t>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[9.1</w:t>
      </w:r>
      <w:r>
        <w:rPr>
          <w:rFonts w:hint="eastAsia" w:ascii="宋体" w:hAnsi="宋体" w:eastAsia="宋体"/>
          <w:color w:val="auto"/>
          <w:sz w:val="21"/>
          <w:szCs w:val="21"/>
        </w:rPr>
        <w:t>.1</w:t>
      </w:r>
      <w:r>
        <w:rPr>
          <w:rFonts w:ascii="宋体" w:hAnsi="宋体" w:eastAsia="宋体"/>
          <w:color w:val="auto"/>
          <w:sz w:val="21"/>
          <w:szCs w:val="21"/>
        </w:rPr>
        <w:t>]= [9.1</w:t>
      </w:r>
      <w:r>
        <w:rPr>
          <w:rFonts w:hint="eastAsia" w:ascii="宋体" w:hAnsi="宋体" w:eastAsia="宋体"/>
          <w:color w:val="auto"/>
          <w:sz w:val="21"/>
          <w:szCs w:val="21"/>
        </w:rPr>
        <w:t>.1</w:t>
      </w:r>
      <w:r>
        <w:rPr>
          <w:rFonts w:ascii="宋体" w:hAnsi="宋体" w:eastAsia="宋体"/>
          <w:color w:val="auto"/>
          <w:sz w:val="21"/>
          <w:szCs w:val="21"/>
        </w:rPr>
        <w:t>.1]+[9.</w:t>
      </w:r>
      <w:r>
        <w:rPr>
          <w:rFonts w:hint="eastAsia" w:ascii="宋体" w:hAnsi="宋体" w:eastAsia="宋体"/>
          <w:color w:val="auto"/>
          <w:sz w:val="21"/>
          <w:szCs w:val="21"/>
        </w:rPr>
        <w:t>1.</w:t>
      </w:r>
      <w:r>
        <w:rPr>
          <w:rFonts w:ascii="宋体" w:hAnsi="宋体" w:eastAsia="宋体"/>
          <w:color w:val="auto"/>
          <w:sz w:val="21"/>
          <w:szCs w:val="21"/>
        </w:rPr>
        <w:t>1.2]（本关系不覆盖[AR]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10</w:t>
      </w:r>
      <w:r>
        <w:rPr>
          <w:rFonts w:ascii="宋体" w:hAnsi="宋体" w:eastAsia="宋体"/>
          <w:color w:val="auto"/>
          <w:sz w:val="21"/>
          <w:szCs w:val="21"/>
        </w:rPr>
        <w:t>.]= [</w:t>
      </w:r>
      <w:r>
        <w:rPr>
          <w:rFonts w:hint="eastAsia" w:ascii="宋体" w:hAnsi="宋体" w:eastAsia="宋体"/>
          <w:color w:val="auto"/>
          <w:sz w:val="21"/>
          <w:szCs w:val="21"/>
        </w:rPr>
        <w:t>10</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10.2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 [</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11.2</w:t>
      </w:r>
      <w:r>
        <w:rPr>
          <w:rFonts w:ascii="宋体" w:hAnsi="宋体" w:eastAsia="宋体"/>
          <w:color w:val="auto"/>
          <w:sz w:val="21"/>
          <w:szCs w:val="21"/>
        </w:rPr>
        <w:t>]+[</w:t>
      </w:r>
      <w:r>
        <w:rPr>
          <w:rFonts w:hint="eastAsia" w:ascii="宋体" w:hAnsi="宋体" w:eastAsia="宋体"/>
          <w:color w:val="auto"/>
          <w:sz w:val="21"/>
          <w:szCs w:val="21"/>
        </w:rPr>
        <w:t>11.3</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 [</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1.3]+[</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1.4]+[</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1.5]+[</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1.6]+[</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1.7]（本关系不覆盖[AR]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1.7]= [</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1.7</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1.7.</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1.7.3]（本关系不覆盖[AR]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2]= [</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.1</w:t>
      </w:r>
      <w:r>
        <w:rPr>
          <w:rFonts w:hint="eastAsia" w:ascii="宋体" w:hAnsi="宋体" w:eastAsia="宋体"/>
          <w:color w:val="auto"/>
          <w:sz w:val="21"/>
          <w:szCs w:val="21"/>
        </w:rPr>
        <w:t>.</w:t>
      </w:r>
      <w:r>
        <w:rPr>
          <w:rFonts w:ascii="宋体" w:hAnsi="宋体" w:eastAsia="宋体"/>
          <w:color w:val="auto"/>
          <w:sz w:val="21"/>
          <w:szCs w:val="21"/>
        </w:rPr>
        <w:t>2.3]（本关系不覆盖[AR]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 [</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2.1</w:t>
      </w:r>
      <w:r>
        <w:rPr>
          <w:rFonts w:ascii="宋体" w:hAnsi="宋体" w:eastAsia="宋体"/>
          <w:color w:val="auto"/>
          <w:sz w:val="21"/>
          <w:szCs w:val="21"/>
        </w:rPr>
        <w:t>]+[</w:t>
      </w:r>
      <w:r>
        <w:rPr>
          <w:rFonts w:hint="eastAsia" w:ascii="宋体" w:hAnsi="宋体" w:eastAsia="宋体"/>
          <w:color w:val="auto"/>
          <w:sz w:val="21"/>
          <w:szCs w:val="21"/>
        </w:rPr>
        <w:t>11.2.2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1.3]+[</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1.4]+[</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1.5]+[</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1.6]+[</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1.7]（本关系不覆盖[AR]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12.1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12.2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12.1.1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12.1.2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12.1.1</w:t>
      </w:r>
      <w:r>
        <w:rPr>
          <w:rFonts w:ascii="宋体" w:hAnsi="宋体" w:eastAsia="宋体"/>
          <w:color w:val="auto"/>
          <w:sz w:val="21"/>
          <w:szCs w:val="21"/>
        </w:rPr>
        <w:t>]= [</w:t>
      </w:r>
      <w:r>
        <w:rPr>
          <w:rFonts w:hint="eastAsia" w:ascii="宋体" w:hAnsi="宋体" w:eastAsia="宋体"/>
          <w:color w:val="auto"/>
          <w:sz w:val="21"/>
          <w:szCs w:val="21"/>
        </w:rPr>
        <w:t>12.1.</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12.1.</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12.1.</w:t>
      </w:r>
      <w:r>
        <w:rPr>
          <w:rFonts w:ascii="宋体" w:hAnsi="宋体" w:eastAsia="宋体"/>
          <w:color w:val="auto"/>
          <w:sz w:val="21"/>
          <w:szCs w:val="21"/>
        </w:rPr>
        <w:t>1.2]= [</w:t>
      </w:r>
      <w:r>
        <w:rPr>
          <w:rFonts w:hint="eastAsia" w:ascii="宋体" w:hAnsi="宋体" w:eastAsia="宋体"/>
          <w:color w:val="auto"/>
          <w:sz w:val="21"/>
          <w:szCs w:val="21"/>
        </w:rPr>
        <w:t>12.1.</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.1]+[</w:t>
      </w:r>
      <w:r>
        <w:rPr>
          <w:rFonts w:hint="eastAsia" w:ascii="宋体" w:hAnsi="宋体" w:eastAsia="宋体"/>
          <w:color w:val="auto"/>
          <w:sz w:val="21"/>
          <w:szCs w:val="21"/>
        </w:rPr>
        <w:t>12.1.</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.2]+[</w:t>
      </w:r>
      <w:r>
        <w:rPr>
          <w:rFonts w:hint="eastAsia" w:ascii="宋体" w:hAnsi="宋体" w:eastAsia="宋体"/>
          <w:color w:val="auto"/>
          <w:sz w:val="21"/>
          <w:szCs w:val="21"/>
        </w:rPr>
        <w:t>12.1.</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12.1.2</w:t>
      </w:r>
      <w:r>
        <w:rPr>
          <w:rFonts w:ascii="宋体" w:hAnsi="宋体" w:eastAsia="宋体"/>
          <w:color w:val="auto"/>
          <w:sz w:val="21"/>
          <w:szCs w:val="21"/>
        </w:rPr>
        <w:t>]= [</w:t>
      </w:r>
      <w:r>
        <w:rPr>
          <w:rFonts w:hint="eastAsia" w:ascii="宋体" w:hAnsi="宋体" w:eastAsia="宋体"/>
          <w:color w:val="auto"/>
          <w:sz w:val="21"/>
          <w:szCs w:val="21"/>
        </w:rPr>
        <w:t>12.1.2</w:t>
      </w:r>
      <w:r>
        <w:rPr>
          <w:rFonts w:ascii="宋体" w:hAnsi="宋体" w:eastAsia="宋体"/>
          <w:color w:val="auto"/>
          <w:sz w:val="21"/>
          <w:szCs w:val="21"/>
        </w:rPr>
        <w:t>.1]+[</w:t>
      </w:r>
      <w:r>
        <w:rPr>
          <w:rFonts w:hint="eastAsia" w:ascii="宋体" w:hAnsi="宋体" w:eastAsia="宋体"/>
          <w:color w:val="auto"/>
          <w:sz w:val="21"/>
          <w:szCs w:val="21"/>
        </w:rPr>
        <w:t>12.1.2</w:t>
      </w:r>
      <w:r>
        <w:rPr>
          <w:rFonts w:ascii="宋体" w:hAnsi="宋体" w:eastAsia="宋体"/>
          <w:color w:val="auto"/>
          <w:sz w:val="21"/>
          <w:szCs w:val="21"/>
        </w:rPr>
        <w:t>.2]+[</w:t>
      </w:r>
      <w:r>
        <w:rPr>
          <w:rFonts w:hint="eastAsia" w:ascii="宋体" w:hAnsi="宋体" w:eastAsia="宋体"/>
          <w:color w:val="auto"/>
          <w:sz w:val="21"/>
          <w:szCs w:val="21"/>
        </w:rPr>
        <w:t>12.1.2</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 [</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.1]+[</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.2]+[</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.2]= [</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.2.1]+[</w:t>
      </w:r>
      <w:r>
        <w:rPr>
          <w:rFonts w:hint="eastAsia" w:ascii="宋体" w:hAnsi="宋体" w:eastAsia="宋体"/>
          <w:color w:val="auto"/>
          <w:sz w:val="21"/>
          <w:szCs w:val="21"/>
        </w:rPr>
        <w:t>12.</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.2.2]（本关系不覆盖[AR]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.2</w:t>
      </w:r>
      <w:r>
        <w:rPr>
          <w:rFonts w:ascii="宋体" w:hAnsi="宋体" w:eastAsia="宋体"/>
          <w:color w:val="auto"/>
          <w:sz w:val="21"/>
          <w:szCs w:val="21"/>
        </w:rPr>
        <w:t>]= [</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.2</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.2</w:t>
      </w:r>
      <w:r>
        <w:rPr>
          <w:rFonts w:ascii="宋体" w:hAnsi="宋体" w:eastAsia="宋体"/>
          <w:color w:val="auto"/>
          <w:sz w:val="21"/>
          <w:szCs w:val="21"/>
        </w:rPr>
        <w:t>.2]（本关系不覆盖[AR]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[15.]= [15.1]+[15.2]+[15.3]+[15.4]+[15.</w:t>
      </w:r>
      <w:r>
        <w:rPr>
          <w:rFonts w:hint="eastAsia" w:ascii="宋体" w:hAnsi="宋体" w:eastAsia="宋体"/>
          <w:color w:val="auto"/>
          <w:sz w:val="21"/>
          <w:szCs w:val="21"/>
        </w:rPr>
        <w:t>5</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[16.]= [16.1]+[16.2]+[16.3]+[16.4]+[16.</w:t>
      </w:r>
      <w:r>
        <w:rPr>
          <w:rFonts w:hint="eastAsia" w:ascii="宋体" w:hAnsi="宋体" w:eastAsia="宋体"/>
          <w:color w:val="auto"/>
          <w:sz w:val="21"/>
          <w:szCs w:val="21"/>
        </w:rPr>
        <w:t>5</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 [</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.4]（本关系不覆盖[AR]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2]= [</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2.2]+[</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2.3]+[</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2.4]（本关系不覆盖[AR]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.2</w:t>
      </w:r>
      <w:r>
        <w:rPr>
          <w:rFonts w:ascii="宋体" w:hAnsi="宋体" w:eastAsia="宋体"/>
          <w:color w:val="auto"/>
          <w:sz w:val="21"/>
          <w:szCs w:val="21"/>
        </w:rPr>
        <w:t>]= [</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.2</w:t>
      </w:r>
      <w:r>
        <w:rPr>
          <w:rFonts w:ascii="宋体" w:hAnsi="宋体" w:eastAsia="宋体"/>
          <w:color w:val="auto"/>
          <w:sz w:val="21"/>
          <w:szCs w:val="21"/>
        </w:rPr>
        <w:t>.1]+[</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.2</w:t>
      </w:r>
      <w:r>
        <w:rPr>
          <w:rFonts w:ascii="宋体" w:hAnsi="宋体" w:eastAsia="宋体"/>
          <w:color w:val="auto"/>
          <w:sz w:val="21"/>
          <w:szCs w:val="21"/>
        </w:rPr>
        <w:t>.2]（本关系不覆盖[AR]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3.1]+[</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3.2]+[</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3.3]+[</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3.4]+[</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3.5]+[</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3.6]+[</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3.7]+[</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3.8]+[</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3.9]+[</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3.10]+[</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3.11]+[</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3.12]+[</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3.13]+[</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3.14]</w:t>
      </w:r>
      <w:ins w:id="13" w:author="陈静" w:date="2024-12-12T15:49:03Z">
        <w:r>
          <w:rPr>
            <w:rFonts w:hint="eastAsia" w:ascii="宋体" w:hAnsi="宋体" w:eastAsia="宋体"/>
            <w:color w:val="auto"/>
            <w:sz w:val="21"/>
            <w:szCs w:val="21"/>
            <w:highlight w:val="yellow"/>
          </w:rPr>
          <w:t>+[19.3.15]+[19.3.16]</w:t>
        </w:r>
      </w:ins>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[20</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 xml:space="preserve"> [20</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[20</w:t>
      </w:r>
      <w:r>
        <w:rPr>
          <w:rFonts w:hint="eastAsia" w:ascii="宋体" w:hAnsi="宋体" w:eastAsia="宋体"/>
          <w:color w:val="auto"/>
          <w:sz w:val="21"/>
          <w:szCs w:val="21"/>
        </w:rPr>
        <w:t>.2</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[20</w:t>
      </w:r>
      <w:r>
        <w:rPr>
          <w:rFonts w:hint="eastAsia" w:ascii="宋体" w:hAnsi="宋体" w:eastAsia="宋体"/>
          <w:color w:val="auto"/>
          <w:sz w:val="21"/>
          <w:szCs w:val="21"/>
        </w:rPr>
        <w:t>.1</w:t>
      </w:r>
      <w:r>
        <w:rPr>
          <w:rFonts w:ascii="宋体" w:hAnsi="宋体" w:eastAsia="宋体"/>
          <w:color w:val="auto"/>
          <w:sz w:val="21"/>
          <w:szCs w:val="21"/>
        </w:rPr>
        <w:t>]= [20</w:t>
      </w:r>
      <w:r>
        <w:rPr>
          <w:rFonts w:hint="eastAsia" w:ascii="宋体" w:hAnsi="宋体" w:eastAsia="宋体"/>
          <w:color w:val="auto"/>
          <w:sz w:val="21"/>
          <w:szCs w:val="21"/>
        </w:rPr>
        <w:t>.1</w:t>
      </w:r>
      <w:r>
        <w:rPr>
          <w:rFonts w:ascii="宋体" w:hAnsi="宋体" w:eastAsia="宋体"/>
          <w:color w:val="auto"/>
          <w:sz w:val="21"/>
          <w:szCs w:val="21"/>
        </w:rPr>
        <w:t>.1]+[20</w:t>
      </w:r>
      <w:r>
        <w:rPr>
          <w:rFonts w:hint="eastAsia" w:ascii="宋体" w:hAnsi="宋体" w:eastAsia="宋体"/>
          <w:color w:val="auto"/>
          <w:sz w:val="21"/>
          <w:szCs w:val="21"/>
        </w:rPr>
        <w:t>.1</w:t>
      </w:r>
      <w:r>
        <w:rPr>
          <w:rFonts w:ascii="宋体" w:hAnsi="宋体" w:eastAsia="宋体"/>
          <w:color w:val="auto"/>
          <w:sz w:val="21"/>
          <w:szCs w:val="21"/>
        </w:rPr>
        <w:t>.2]+[20</w:t>
      </w:r>
      <w:r>
        <w:rPr>
          <w:rFonts w:hint="eastAsia" w:ascii="宋体" w:hAnsi="宋体" w:eastAsia="宋体"/>
          <w:color w:val="auto"/>
          <w:sz w:val="21"/>
          <w:szCs w:val="21"/>
        </w:rPr>
        <w:t>.1</w:t>
      </w:r>
      <w:r>
        <w:rPr>
          <w:rFonts w:ascii="宋体" w:hAnsi="宋体" w:eastAsia="宋体"/>
          <w:color w:val="auto"/>
          <w:sz w:val="21"/>
          <w:szCs w:val="21"/>
        </w:rPr>
        <w:t>.3]+[20</w:t>
      </w:r>
      <w:r>
        <w:rPr>
          <w:rFonts w:hint="eastAsia" w:ascii="宋体" w:hAnsi="宋体" w:eastAsia="宋体"/>
          <w:color w:val="auto"/>
          <w:sz w:val="21"/>
          <w:szCs w:val="21"/>
        </w:rPr>
        <w:t>.1</w:t>
      </w:r>
      <w:r>
        <w:rPr>
          <w:rFonts w:ascii="宋体" w:hAnsi="宋体" w:eastAsia="宋体"/>
          <w:color w:val="auto"/>
          <w:sz w:val="21"/>
          <w:szCs w:val="21"/>
        </w:rPr>
        <w:t>.4]+[20</w:t>
      </w:r>
      <w:r>
        <w:rPr>
          <w:rFonts w:hint="eastAsia" w:ascii="宋体" w:hAnsi="宋体" w:eastAsia="宋体"/>
          <w:color w:val="auto"/>
          <w:sz w:val="21"/>
          <w:szCs w:val="21"/>
        </w:rPr>
        <w:t>.1</w:t>
      </w:r>
      <w:r>
        <w:rPr>
          <w:rFonts w:ascii="宋体" w:hAnsi="宋体" w:eastAsia="宋体"/>
          <w:color w:val="auto"/>
          <w:sz w:val="21"/>
          <w:szCs w:val="21"/>
        </w:rPr>
        <w:t xml:space="preserve">.5] </w:t>
      </w:r>
      <w:r>
        <w:rPr>
          <w:rFonts w:hint="eastAsia" w:ascii="宋体" w:hAnsi="宋体" w:eastAsia="宋体"/>
          <w:color w:val="auto"/>
          <w:sz w:val="21"/>
          <w:szCs w:val="21"/>
        </w:rPr>
        <w:t>（</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rPr>
          <w:rFonts w:ascii="宋体" w:hAnsi="宋体" w:eastAsia="宋体"/>
          <w:color w:val="auto"/>
          <w:sz w:val="21"/>
          <w:szCs w:val="21"/>
        </w:rPr>
      </w:pPr>
      <w:r>
        <w:rPr>
          <w:rFonts w:hint="eastAsia" w:ascii="宋体" w:hAnsi="宋体" w:eastAsia="宋体"/>
          <w:color w:val="auto"/>
          <w:sz w:val="21"/>
          <w:szCs w:val="21"/>
        </w:rPr>
        <w:t>[22.]= [22.1]+[22.2]+[22.3]（本关系仅覆盖[AS]列）</w:t>
      </w:r>
    </w:p>
    <w:p>
      <w:pPr>
        <w:pStyle w:val="35"/>
        <w:spacing w:line="420" w:lineRule="exact"/>
        <w:ind w:firstLine="420"/>
        <w:jc w:val="both"/>
        <w:rPr>
          <w:rFonts w:ascii="宋体" w:hAnsi="宋体" w:eastAsia="宋体"/>
          <w:color w:val="auto"/>
          <w:sz w:val="21"/>
          <w:szCs w:val="21"/>
        </w:rPr>
      </w:pPr>
      <w:r>
        <w:rPr>
          <w:rFonts w:hint="eastAsia" w:ascii="宋体" w:hAnsi="宋体" w:eastAsia="宋体"/>
          <w:color w:val="auto"/>
          <w:sz w:val="21"/>
          <w:szCs w:val="21"/>
        </w:rPr>
        <w:t>[22.]= [22.1]+[22.2]（本关系</w:t>
      </w:r>
      <w:r>
        <w:rPr>
          <w:rFonts w:hint="eastAsia" w:ascii="宋体" w:hAnsi="宋体" w:eastAsia="宋体"/>
          <w:color w:val="auto"/>
          <w:sz w:val="21"/>
          <w:szCs w:val="21"/>
          <w:lang w:eastAsia="zh-CN"/>
        </w:rPr>
        <w:t>仅</w:t>
      </w:r>
      <w:r>
        <w:rPr>
          <w:rFonts w:hint="eastAsia" w:ascii="宋体" w:hAnsi="宋体" w:eastAsia="宋体"/>
          <w:color w:val="auto"/>
          <w:sz w:val="21"/>
          <w:szCs w:val="21"/>
        </w:rPr>
        <w:t>覆盖[</w:t>
      </w:r>
      <w:r>
        <w:rPr>
          <w:rFonts w:hint="eastAsia" w:ascii="宋体" w:hAnsi="宋体" w:eastAsia="宋体"/>
          <w:color w:val="auto"/>
          <w:sz w:val="21"/>
          <w:szCs w:val="21"/>
          <w:lang w:val="en-US" w:eastAsia="zh-CN"/>
        </w:rPr>
        <w:t>A</w:t>
      </w:r>
      <w:r>
        <w:rPr>
          <w:rFonts w:hint="eastAsia" w:ascii="宋体" w:hAnsi="宋体" w:eastAsia="宋体"/>
          <w:color w:val="auto"/>
          <w:sz w:val="21"/>
          <w:szCs w:val="21"/>
        </w:rPr>
        <w:t>]至[</w:t>
      </w:r>
      <w:r>
        <w:rPr>
          <w:rFonts w:hint="eastAsia" w:ascii="宋体" w:hAnsi="宋体" w:eastAsia="宋体"/>
          <w:color w:val="auto"/>
          <w:sz w:val="21"/>
          <w:szCs w:val="21"/>
          <w:lang w:val="en-US" w:eastAsia="zh-CN"/>
        </w:rPr>
        <w:t>D</w:t>
      </w:r>
      <w:r>
        <w:rPr>
          <w:rFonts w:hint="eastAsia" w:ascii="宋体" w:hAnsi="宋体" w:eastAsia="宋体"/>
          <w:color w:val="auto"/>
          <w:sz w:val="21"/>
          <w:szCs w:val="21"/>
        </w:rPr>
        <w:t>]列）</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[23.]=[</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w:t>
      </w:r>
      <w:r>
        <w:rPr>
          <w:rFonts w:hint="eastAsia" w:ascii="宋体" w:hAnsi="宋体" w:eastAsia="宋体"/>
          <w:color w:val="auto"/>
          <w:sz w:val="21"/>
          <w:szCs w:val="21"/>
        </w:rPr>
        <w:t>4.</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5</w:t>
      </w:r>
      <w:r>
        <w:rPr>
          <w:rFonts w:ascii="宋体" w:hAnsi="宋体" w:eastAsia="宋体"/>
          <w:color w:val="auto"/>
          <w:sz w:val="21"/>
          <w:szCs w:val="21"/>
        </w:rPr>
        <w:t>.]+[</w:t>
      </w:r>
      <w:r>
        <w:rPr>
          <w:rFonts w:hint="eastAsia" w:ascii="宋体" w:hAnsi="宋体" w:eastAsia="宋体"/>
          <w:color w:val="auto"/>
          <w:sz w:val="21"/>
          <w:szCs w:val="21"/>
        </w:rPr>
        <w:t>6.</w:t>
      </w:r>
      <w:r>
        <w:rPr>
          <w:rFonts w:ascii="宋体" w:hAnsi="宋体" w:eastAsia="宋体"/>
          <w:color w:val="auto"/>
          <w:sz w:val="21"/>
          <w:szCs w:val="21"/>
        </w:rPr>
        <w:t>]+[</w:t>
      </w:r>
      <w:r>
        <w:rPr>
          <w:rFonts w:hint="eastAsia" w:ascii="宋体" w:hAnsi="宋体" w:eastAsia="宋体"/>
          <w:color w:val="auto"/>
          <w:sz w:val="21"/>
          <w:szCs w:val="21"/>
        </w:rPr>
        <w:t>7.</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9</w:t>
      </w:r>
      <w:r>
        <w:rPr>
          <w:rFonts w:ascii="宋体" w:hAnsi="宋体" w:eastAsia="宋体"/>
          <w:color w:val="auto"/>
          <w:sz w:val="21"/>
          <w:szCs w:val="21"/>
        </w:rPr>
        <w:t>.]+[</w:t>
      </w:r>
      <w:r>
        <w:rPr>
          <w:rFonts w:hint="eastAsia" w:ascii="宋体" w:hAnsi="宋体" w:eastAsia="宋体"/>
          <w:color w:val="auto"/>
          <w:sz w:val="21"/>
          <w:szCs w:val="21"/>
        </w:rPr>
        <w:t>10.</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13.</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[14.]+[</w:t>
      </w:r>
      <w:r>
        <w:rPr>
          <w:rFonts w:hint="eastAsia" w:ascii="宋体" w:hAnsi="宋体" w:eastAsia="宋体"/>
          <w:color w:val="auto"/>
          <w:sz w:val="21"/>
          <w:szCs w:val="21"/>
        </w:rPr>
        <w:t>1</w:t>
      </w:r>
      <w:r>
        <w:rPr>
          <w:rFonts w:ascii="宋体" w:hAnsi="宋体" w:eastAsia="宋体"/>
          <w:color w:val="auto"/>
          <w:sz w:val="21"/>
          <w:szCs w:val="21"/>
        </w:rPr>
        <w:t>5</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6</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8</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[19.]+[20</w:t>
      </w:r>
      <w:r>
        <w:rPr>
          <w:rFonts w:hint="eastAsia" w:ascii="宋体" w:hAnsi="宋体" w:eastAsia="宋体"/>
          <w:color w:val="auto"/>
          <w:sz w:val="21"/>
          <w:szCs w:val="21"/>
        </w:rPr>
        <w:t>.</w:t>
      </w:r>
      <w:r>
        <w:rPr>
          <w:rFonts w:ascii="宋体" w:hAnsi="宋体" w:eastAsia="宋体"/>
          <w:color w:val="auto"/>
          <w:sz w:val="21"/>
          <w:szCs w:val="21"/>
        </w:rPr>
        <w:t>]+[21</w:t>
      </w:r>
      <w:r>
        <w:rPr>
          <w:rFonts w:hint="eastAsia" w:ascii="宋体" w:hAnsi="宋体" w:eastAsia="宋体"/>
          <w:color w:val="auto"/>
          <w:sz w:val="21"/>
          <w:szCs w:val="21"/>
        </w:rPr>
        <w:t>.</w:t>
      </w:r>
      <w:r>
        <w:rPr>
          <w:rFonts w:ascii="宋体" w:hAnsi="宋体" w:eastAsia="宋体"/>
          <w:color w:val="auto"/>
          <w:sz w:val="21"/>
          <w:szCs w:val="21"/>
        </w:rPr>
        <w:t>]+[22</w:t>
      </w:r>
      <w:r>
        <w:rPr>
          <w:rFonts w:hint="eastAsia" w:ascii="宋体" w:hAnsi="宋体" w:eastAsia="宋体"/>
          <w:color w:val="auto"/>
          <w:sz w:val="21"/>
          <w:szCs w:val="21"/>
        </w:rPr>
        <w:t>.</w:t>
      </w:r>
      <w:r>
        <w:rPr>
          <w:rFonts w:ascii="宋体" w:hAnsi="宋体" w:eastAsia="宋体"/>
          <w:color w:val="auto"/>
          <w:sz w:val="21"/>
          <w:szCs w:val="21"/>
        </w:rPr>
        <w:t>]（本关系不覆盖[AR]</w:t>
      </w:r>
      <w:r>
        <w:rPr>
          <w:rFonts w:hint="eastAsia" w:ascii="宋体" w:hAnsi="宋体" w:eastAsia="宋体"/>
          <w:color w:val="auto"/>
          <w:sz w:val="21"/>
          <w:szCs w:val="21"/>
        </w:rPr>
        <w:t>、</w:t>
      </w:r>
      <w:r>
        <w:rPr>
          <w:rFonts w:ascii="宋体" w:hAnsi="宋体" w:eastAsia="宋体"/>
          <w:color w:val="auto"/>
          <w:sz w:val="21"/>
          <w:szCs w:val="21"/>
        </w:rPr>
        <w:t>[AT]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[26.]=[23.]</w:t>
      </w:r>
      <w:r>
        <w:rPr>
          <w:rFonts w:hint="eastAsia" w:ascii="宋体" w:hAnsi="宋体" w:eastAsia="宋体"/>
          <w:color w:val="auto"/>
          <w:sz w:val="21"/>
          <w:szCs w:val="21"/>
        </w:rPr>
        <w:t>+</w:t>
      </w:r>
      <w:r>
        <w:rPr>
          <w:rFonts w:ascii="宋体" w:hAnsi="宋体" w:eastAsia="宋体"/>
          <w:color w:val="auto"/>
          <w:sz w:val="21"/>
          <w:szCs w:val="21"/>
        </w:rPr>
        <w:t>[24.]</w:t>
      </w:r>
      <w:r>
        <w:rPr>
          <w:rFonts w:hint="eastAsia" w:ascii="宋体" w:hAnsi="宋体" w:eastAsia="宋体"/>
          <w:color w:val="auto"/>
          <w:sz w:val="21"/>
          <w:szCs w:val="21"/>
        </w:rPr>
        <w:t>-</w:t>
      </w:r>
      <w:r>
        <w:rPr>
          <w:rFonts w:ascii="宋体" w:hAnsi="宋体" w:eastAsia="宋体"/>
          <w:color w:val="auto"/>
          <w:sz w:val="21"/>
          <w:szCs w:val="21"/>
        </w:rPr>
        <w:t>[25.]（本关系</w:t>
      </w:r>
      <w:r>
        <w:rPr>
          <w:rFonts w:hint="eastAsia" w:ascii="宋体" w:hAnsi="宋体" w:eastAsia="宋体"/>
          <w:color w:val="auto"/>
          <w:sz w:val="21"/>
          <w:szCs w:val="21"/>
        </w:rPr>
        <w:t>仅</w:t>
      </w:r>
      <w:r>
        <w:rPr>
          <w:rFonts w:ascii="宋体" w:hAnsi="宋体" w:eastAsia="宋体"/>
          <w:color w:val="auto"/>
          <w:sz w:val="21"/>
          <w:szCs w:val="21"/>
        </w:rPr>
        <w:t>覆盖[AS]</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lang w:val="it-IT"/>
        </w:rPr>
      </w:pPr>
      <w:r>
        <w:rPr>
          <w:rFonts w:ascii="宋体" w:hAnsi="宋体" w:eastAsia="宋体"/>
          <w:color w:val="auto"/>
          <w:sz w:val="21"/>
          <w:szCs w:val="21"/>
          <w:lang w:val="it-IT"/>
        </w:rPr>
        <w:t>[C]=[A]</w:t>
      </w:r>
      <w:r>
        <w:rPr>
          <w:rFonts w:hint="eastAsia" w:ascii="宋体" w:hAnsi="宋体" w:eastAsia="宋体"/>
          <w:color w:val="auto"/>
          <w:sz w:val="21"/>
          <w:szCs w:val="21"/>
          <w:lang w:val="it-IT"/>
        </w:rPr>
        <w:t>-</w:t>
      </w:r>
      <w:r>
        <w:rPr>
          <w:rFonts w:ascii="宋体" w:hAnsi="宋体" w:eastAsia="宋体"/>
          <w:color w:val="auto"/>
          <w:sz w:val="21"/>
          <w:szCs w:val="21"/>
          <w:lang w:val="it-IT"/>
        </w:rPr>
        <w:t>[B]</w:t>
      </w:r>
    </w:p>
    <w:p>
      <w:pPr>
        <w:pStyle w:val="35"/>
        <w:spacing w:line="420" w:lineRule="exact"/>
        <w:ind w:firstLine="420"/>
        <w:jc w:val="both"/>
        <w:rPr>
          <w:rFonts w:hint="eastAsia" w:ascii="宋体" w:hAnsi="宋体" w:eastAsia="宋体"/>
          <w:color w:val="auto"/>
          <w:sz w:val="21"/>
          <w:szCs w:val="21"/>
          <w:lang w:val="pt-BR" w:eastAsia="zh-CN"/>
        </w:rPr>
      </w:pPr>
      <w:r>
        <w:rPr>
          <w:rFonts w:ascii="宋体" w:hAnsi="宋体" w:eastAsia="宋体"/>
          <w:color w:val="auto"/>
          <w:sz w:val="21"/>
          <w:szCs w:val="21"/>
          <w:lang w:val="pt-BR"/>
        </w:rPr>
        <w:t>[C]</w:t>
      </w:r>
      <w:r>
        <w:rPr>
          <w:rFonts w:hint="eastAsia" w:ascii="宋体" w:hAnsi="宋体" w:eastAsia="宋体"/>
          <w:color w:val="auto"/>
          <w:sz w:val="21"/>
          <w:szCs w:val="21"/>
          <w:lang w:val="pt-BR"/>
        </w:rPr>
        <w:t>=</w:t>
      </w:r>
      <w:r>
        <w:rPr>
          <w:rFonts w:ascii="宋体" w:hAnsi="宋体" w:eastAsia="宋体"/>
          <w:color w:val="auto"/>
          <w:sz w:val="21"/>
          <w:szCs w:val="21"/>
          <w:lang w:val="pt-BR"/>
        </w:rPr>
        <w:t>[E]+[F]+[G]+[H]+[I]+[J]+[K]+[L]+[M]+[N]+[O]+[</w:t>
      </w:r>
      <w:r>
        <w:rPr>
          <w:rFonts w:hint="eastAsia" w:ascii="宋体" w:hAnsi="宋体" w:eastAsia="宋体"/>
          <w:color w:val="auto"/>
          <w:sz w:val="21"/>
          <w:szCs w:val="21"/>
          <w:lang w:val="pt-BR"/>
        </w:rPr>
        <w:t>P</w:t>
      </w:r>
      <w:r>
        <w:rPr>
          <w:rFonts w:ascii="宋体" w:hAnsi="宋体" w:eastAsia="宋体"/>
          <w:color w:val="auto"/>
          <w:sz w:val="21"/>
          <w:szCs w:val="21"/>
          <w:lang w:val="pt-BR"/>
        </w:rPr>
        <w:t>]+[</w:t>
      </w:r>
      <w:r>
        <w:rPr>
          <w:rFonts w:hint="eastAsia" w:ascii="宋体" w:hAnsi="宋体" w:eastAsia="宋体"/>
          <w:color w:val="auto"/>
          <w:sz w:val="21"/>
          <w:szCs w:val="21"/>
          <w:lang w:val="pt-BR"/>
        </w:rPr>
        <w:t>Q</w:t>
      </w:r>
      <w:r>
        <w:rPr>
          <w:rFonts w:ascii="宋体" w:hAnsi="宋体" w:eastAsia="宋体"/>
          <w:color w:val="auto"/>
          <w:sz w:val="21"/>
          <w:szCs w:val="21"/>
          <w:lang w:val="pt-BR"/>
        </w:rPr>
        <w:t>]+[</w:t>
      </w:r>
      <w:r>
        <w:rPr>
          <w:rFonts w:ascii="宋体" w:hAnsi="宋体" w:eastAsia="宋体"/>
          <w:color w:val="auto"/>
          <w:sz w:val="21"/>
          <w:szCs w:val="21"/>
        </w:rPr>
        <w:t>R</w:t>
      </w:r>
      <w:r>
        <w:rPr>
          <w:rFonts w:hint="eastAsia" w:ascii="宋体" w:hAnsi="宋体" w:eastAsia="宋体"/>
          <w:color w:val="auto"/>
          <w:sz w:val="21"/>
          <w:szCs w:val="21"/>
          <w:lang w:val="pt-BR"/>
        </w:rPr>
        <w:t>]</w:t>
      </w:r>
      <w:r>
        <w:rPr>
          <w:rFonts w:ascii="宋体" w:hAnsi="宋体" w:eastAsia="宋体"/>
          <w:color w:val="auto"/>
          <w:sz w:val="21"/>
          <w:szCs w:val="21"/>
          <w:lang w:val="pt-BR"/>
        </w:rPr>
        <w:t>+[S]+[T]+[U]+[V]+[W]+[X]+[Y]+[Z]+[AA]+[AB]+[AC]+[AD]+[AE]+[AF]+[AG]+[AH]+[AI]+[AJ]+[AK]+[AL]+[A M]+[AN]+[AO]+[AP]+[AQ]</w:t>
      </w:r>
      <w:r>
        <w:rPr>
          <w:rFonts w:hint="eastAsia" w:ascii="宋体" w:hAnsi="宋体" w:eastAsia="宋体"/>
          <w:color w:val="auto"/>
          <w:sz w:val="21"/>
          <w:szCs w:val="21"/>
          <w:lang w:val="pt-BR" w:eastAsia="zh-CN"/>
        </w:rPr>
        <w:t>（本关系不覆盖</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21</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23</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行）</w:t>
      </w:r>
    </w:p>
    <w:p>
      <w:pPr>
        <w:pStyle w:val="35"/>
        <w:spacing w:line="420" w:lineRule="exact"/>
        <w:ind w:firstLine="420"/>
        <w:jc w:val="both"/>
        <w:rPr>
          <w:rFonts w:ascii="宋体" w:hAnsi="宋体" w:eastAsia="宋体"/>
          <w:color w:val="auto"/>
          <w:sz w:val="21"/>
          <w:szCs w:val="21"/>
          <w:lang w:val="pt-BR"/>
        </w:rPr>
      </w:pPr>
      <w:r>
        <w:rPr>
          <w:rFonts w:ascii="宋体" w:hAnsi="宋体" w:eastAsia="宋体"/>
          <w:color w:val="auto"/>
          <w:sz w:val="21"/>
          <w:szCs w:val="21"/>
          <w:lang w:val="pt-BR"/>
        </w:rPr>
        <w:t>[AS]=[E]×0%+[F]×10%+[G]×20%+[H]×0%+[I]×10%+[J]×20%+[K]×0%+[L]×10%+[M]×20%+[N]×0%+[</w:t>
      </w:r>
      <w:r>
        <w:rPr>
          <w:rFonts w:hint="eastAsia" w:ascii="宋体" w:hAnsi="宋体" w:eastAsia="宋体"/>
          <w:color w:val="auto"/>
          <w:sz w:val="21"/>
          <w:szCs w:val="21"/>
          <w:lang w:val="pt-BR"/>
        </w:rPr>
        <w:t>O</w:t>
      </w:r>
      <w:r>
        <w:rPr>
          <w:rFonts w:ascii="宋体" w:hAnsi="宋体" w:eastAsia="宋体"/>
          <w:color w:val="auto"/>
          <w:sz w:val="21"/>
          <w:szCs w:val="21"/>
          <w:lang w:val="pt-BR"/>
        </w:rPr>
        <w:t>]×10%+[</w:t>
      </w:r>
      <w:r>
        <w:rPr>
          <w:rFonts w:hint="eastAsia" w:ascii="宋体" w:hAnsi="宋体" w:eastAsia="宋体"/>
          <w:color w:val="auto"/>
          <w:sz w:val="21"/>
          <w:szCs w:val="21"/>
          <w:lang w:val="pt-BR"/>
        </w:rPr>
        <w:t>P</w:t>
      </w:r>
      <w:r>
        <w:rPr>
          <w:rFonts w:ascii="宋体" w:hAnsi="宋体" w:eastAsia="宋体"/>
          <w:color w:val="auto"/>
          <w:sz w:val="21"/>
          <w:szCs w:val="21"/>
          <w:lang w:val="pt-BR"/>
        </w:rPr>
        <w:t>]×20%</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Q</w:t>
      </w:r>
      <w:r>
        <w:rPr>
          <w:rFonts w:ascii="宋体" w:hAnsi="宋体" w:eastAsia="宋体"/>
          <w:color w:val="auto"/>
          <w:sz w:val="21"/>
          <w:szCs w:val="21"/>
          <w:lang w:val="pt-BR"/>
        </w:rPr>
        <w:t>]×20%+[</w:t>
      </w:r>
      <w:r>
        <w:rPr>
          <w:rFonts w:hint="eastAsia" w:ascii="宋体" w:hAnsi="宋体" w:eastAsia="宋体"/>
          <w:color w:val="auto"/>
          <w:sz w:val="21"/>
          <w:szCs w:val="21"/>
          <w:lang w:val="pt-BR"/>
        </w:rPr>
        <w:t>R</w:t>
      </w:r>
      <w:r>
        <w:rPr>
          <w:rFonts w:ascii="宋体" w:hAnsi="宋体" w:eastAsia="宋体"/>
          <w:color w:val="auto"/>
          <w:sz w:val="21"/>
          <w:szCs w:val="21"/>
          <w:lang w:val="pt-BR"/>
        </w:rPr>
        <w:t>]×20%+[S</w:t>
      </w:r>
      <w:r>
        <w:rPr>
          <w:rFonts w:hint="eastAsia" w:ascii="宋体" w:hAnsi="宋体" w:eastAsia="宋体"/>
          <w:color w:val="auto"/>
          <w:sz w:val="21"/>
          <w:szCs w:val="21"/>
          <w:lang w:val="pt-BR"/>
        </w:rPr>
        <w:t>]</w:t>
      </w:r>
      <w:r>
        <w:rPr>
          <w:rFonts w:ascii="宋体" w:hAnsi="宋体" w:eastAsia="宋体"/>
          <w:color w:val="auto"/>
          <w:sz w:val="21"/>
          <w:szCs w:val="21"/>
          <w:lang w:val="pt-BR"/>
        </w:rPr>
        <w:t>×20%+[T]×50%</w:t>
      </w:r>
      <w:r>
        <w:rPr>
          <w:rFonts w:hint="eastAsia" w:ascii="宋体" w:hAnsi="宋体" w:eastAsia="宋体"/>
          <w:color w:val="auto"/>
          <w:sz w:val="21"/>
          <w:szCs w:val="21"/>
          <w:lang w:val="pt-BR"/>
        </w:rPr>
        <w:t>+</w:t>
      </w:r>
      <w:r>
        <w:rPr>
          <w:rFonts w:ascii="宋体" w:hAnsi="宋体" w:eastAsia="宋体"/>
          <w:color w:val="auto"/>
          <w:sz w:val="21"/>
          <w:szCs w:val="21"/>
          <w:lang w:val="pt-BR"/>
        </w:rPr>
        <w:t>[U]×0%+[V]×10%+[W</w:t>
      </w:r>
      <w:r>
        <w:rPr>
          <w:rFonts w:hint="eastAsia" w:ascii="宋体" w:hAnsi="宋体" w:eastAsia="宋体"/>
          <w:color w:val="auto"/>
          <w:sz w:val="21"/>
          <w:szCs w:val="21"/>
          <w:lang w:val="pt-BR"/>
        </w:rPr>
        <w:t>]</w:t>
      </w:r>
      <w:r>
        <w:rPr>
          <w:rFonts w:ascii="宋体" w:hAnsi="宋体" w:eastAsia="宋体"/>
          <w:color w:val="auto"/>
          <w:sz w:val="21"/>
          <w:szCs w:val="21"/>
          <w:lang w:val="pt-BR"/>
        </w:rPr>
        <w:t>×20%+[X]×0%+[Y]×10%+[Z</w:t>
      </w:r>
      <w:r>
        <w:rPr>
          <w:rFonts w:hint="eastAsia" w:ascii="宋体" w:hAnsi="宋体" w:eastAsia="宋体"/>
          <w:color w:val="auto"/>
          <w:sz w:val="21"/>
          <w:szCs w:val="21"/>
          <w:lang w:val="pt-BR"/>
        </w:rPr>
        <w:t>]</w:t>
      </w:r>
      <w:r>
        <w:rPr>
          <w:rFonts w:ascii="宋体" w:hAnsi="宋体" w:eastAsia="宋体"/>
          <w:color w:val="auto"/>
          <w:sz w:val="21"/>
          <w:szCs w:val="21"/>
          <w:lang w:val="pt-BR"/>
        </w:rPr>
        <w:t>×20%+[AA</w:t>
      </w:r>
      <w:r>
        <w:rPr>
          <w:rFonts w:hint="eastAsia" w:ascii="宋体" w:hAnsi="宋体" w:eastAsia="宋体"/>
          <w:color w:val="auto"/>
          <w:sz w:val="21"/>
          <w:szCs w:val="21"/>
          <w:lang w:val="pt-BR"/>
        </w:rPr>
        <w:t>]</w:t>
      </w:r>
      <w:r>
        <w:rPr>
          <w:rFonts w:ascii="宋体" w:hAnsi="宋体" w:eastAsia="宋体"/>
          <w:color w:val="auto"/>
          <w:sz w:val="21"/>
          <w:szCs w:val="21"/>
          <w:lang w:val="pt-BR"/>
        </w:rPr>
        <w:t>×20%+[AB]×50%+[AC</w:t>
      </w:r>
      <w:r>
        <w:rPr>
          <w:rFonts w:hint="eastAsia" w:ascii="宋体" w:hAnsi="宋体" w:eastAsia="宋体"/>
          <w:color w:val="auto"/>
          <w:sz w:val="21"/>
          <w:szCs w:val="21"/>
          <w:lang w:val="pt-BR"/>
        </w:rPr>
        <w:t>]</w:t>
      </w:r>
      <w:r>
        <w:rPr>
          <w:rFonts w:ascii="宋体" w:hAnsi="宋体" w:eastAsia="宋体"/>
          <w:color w:val="auto"/>
          <w:sz w:val="21"/>
          <w:szCs w:val="21"/>
          <w:lang w:val="pt-BR"/>
        </w:rPr>
        <w:t>×20%+[AD]×50%+[AE</w:t>
      </w:r>
      <w:r>
        <w:rPr>
          <w:rFonts w:hint="eastAsia" w:ascii="宋体" w:hAnsi="宋体" w:eastAsia="宋体"/>
          <w:color w:val="auto"/>
          <w:sz w:val="21"/>
          <w:szCs w:val="21"/>
          <w:lang w:val="pt-BR"/>
        </w:rPr>
        <w:t>]</w:t>
      </w:r>
      <w:r>
        <w:rPr>
          <w:rFonts w:ascii="宋体" w:hAnsi="宋体" w:eastAsia="宋体"/>
          <w:color w:val="auto"/>
          <w:sz w:val="21"/>
          <w:szCs w:val="21"/>
          <w:lang w:val="pt-BR"/>
        </w:rPr>
        <w:t>×20%+[AF]×30%+[AG</w:t>
      </w:r>
      <w:r>
        <w:rPr>
          <w:rFonts w:hint="eastAsia" w:ascii="宋体" w:hAnsi="宋体" w:eastAsia="宋体"/>
          <w:color w:val="auto"/>
          <w:sz w:val="21"/>
          <w:szCs w:val="21"/>
          <w:lang w:val="pt-BR"/>
        </w:rPr>
        <w:t>]</w:t>
      </w:r>
      <w:r>
        <w:rPr>
          <w:rFonts w:ascii="宋体" w:hAnsi="宋体" w:eastAsia="宋体"/>
          <w:color w:val="auto"/>
          <w:sz w:val="21"/>
          <w:szCs w:val="21"/>
          <w:lang w:val="pt-BR"/>
        </w:rPr>
        <w:t>×40%+[AH]×0%+[AI]×10%+[AJ</w:t>
      </w:r>
      <w:r>
        <w:rPr>
          <w:rFonts w:hint="eastAsia" w:ascii="宋体" w:hAnsi="宋体" w:eastAsia="宋体"/>
          <w:color w:val="auto"/>
          <w:sz w:val="21"/>
          <w:szCs w:val="21"/>
          <w:lang w:val="pt-BR"/>
        </w:rPr>
        <w:t>]</w:t>
      </w:r>
      <w:r>
        <w:rPr>
          <w:rFonts w:ascii="宋体" w:hAnsi="宋体" w:eastAsia="宋体"/>
          <w:color w:val="auto"/>
          <w:sz w:val="21"/>
          <w:szCs w:val="21"/>
          <w:lang w:val="pt-BR"/>
        </w:rPr>
        <w:t>×20%+[AK</w:t>
      </w:r>
      <w:r>
        <w:rPr>
          <w:rFonts w:hint="eastAsia" w:ascii="宋体" w:hAnsi="宋体" w:eastAsia="宋体"/>
          <w:color w:val="auto"/>
          <w:sz w:val="21"/>
          <w:szCs w:val="21"/>
          <w:lang w:val="pt-BR"/>
        </w:rPr>
        <w:t>]</w:t>
      </w:r>
      <w:r>
        <w:rPr>
          <w:rFonts w:ascii="宋体" w:hAnsi="宋体" w:eastAsia="宋体"/>
          <w:color w:val="auto"/>
          <w:sz w:val="21"/>
          <w:szCs w:val="21"/>
          <w:lang w:val="pt-BR"/>
        </w:rPr>
        <w:t>×20%+[AL]×30%+[AM</w:t>
      </w:r>
      <w:r>
        <w:rPr>
          <w:rFonts w:hint="eastAsia" w:ascii="宋体" w:hAnsi="宋体" w:eastAsia="宋体"/>
          <w:color w:val="auto"/>
          <w:sz w:val="21"/>
          <w:szCs w:val="21"/>
          <w:lang w:val="pt-BR"/>
        </w:rPr>
        <w:t>]</w:t>
      </w:r>
      <w:r>
        <w:rPr>
          <w:rFonts w:ascii="宋体" w:hAnsi="宋体" w:eastAsia="宋体"/>
          <w:color w:val="auto"/>
          <w:sz w:val="21"/>
          <w:szCs w:val="21"/>
          <w:lang w:val="pt-BR"/>
        </w:rPr>
        <w:t>×50%+[AN]×0%+[AO]×10%+[AP</w:t>
      </w:r>
      <w:r>
        <w:rPr>
          <w:rFonts w:hint="eastAsia" w:ascii="宋体" w:hAnsi="宋体" w:eastAsia="宋体"/>
          <w:color w:val="auto"/>
          <w:sz w:val="21"/>
          <w:szCs w:val="21"/>
          <w:lang w:val="pt-BR"/>
        </w:rPr>
        <w:t>]</w:t>
      </w:r>
      <w:r>
        <w:rPr>
          <w:rFonts w:ascii="宋体" w:hAnsi="宋体" w:eastAsia="宋体"/>
          <w:color w:val="auto"/>
          <w:sz w:val="21"/>
          <w:szCs w:val="21"/>
          <w:lang w:val="pt-BR"/>
        </w:rPr>
        <w:t>×20%+[AQ</w:t>
      </w:r>
      <w:r>
        <w:rPr>
          <w:rFonts w:hint="eastAsia" w:ascii="宋体" w:hAnsi="宋体" w:eastAsia="宋体"/>
          <w:color w:val="auto"/>
          <w:sz w:val="21"/>
          <w:szCs w:val="21"/>
          <w:lang w:val="pt-BR"/>
        </w:rPr>
        <w:t>]</w:t>
      </w:r>
      <w:r>
        <w:rPr>
          <w:rFonts w:ascii="宋体" w:hAnsi="宋体" w:eastAsia="宋体"/>
          <w:color w:val="auto"/>
          <w:sz w:val="21"/>
          <w:szCs w:val="21"/>
          <w:lang w:val="pt-BR"/>
        </w:rPr>
        <w:t>×[AR</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ascii="宋体" w:hAnsi="宋体" w:eastAsia="宋体"/>
          <w:color w:val="auto"/>
          <w:sz w:val="21"/>
          <w:szCs w:val="21"/>
        </w:rPr>
        <w:t>本关系不覆盖</w:t>
      </w:r>
      <w:r>
        <w:rPr>
          <w:rFonts w:ascii="宋体" w:hAnsi="宋体" w:eastAsia="宋体"/>
          <w:color w:val="auto"/>
          <w:sz w:val="21"/>
          <w:szCs w:val="21"/>
          <w:lang w:val="pt-BR"/>
        </w:rPr>
        <w:t>[1.]</w:t>
      </w:r>
      <w:r>
        <w:rPr>
          <w:rFonts w:hint="eastAsia" w:ascii="宋体" w:hAnsi="宋体" w:eastAsia="宋体"/>
          <w:color w:val="auto"/>
          <w:sz w:val="21"/>
          <w:szCs w:val="21"/>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[3.]</w:t>
      </w:r>
      <w:r>
        <w:rPr>
          <w:rFonts w:hint="eastAsia" w:ascii="宋体" w:hAnsi="宋体" w:eastAsia="宋体"/>
          <w:color w:val="auto"/>
          <w:sz w:val="21"/>
          <w:szCs w:val="21"/>
        </w:rPr>
        <w:t>、</w:t>
      </w:r>
      <w:r>
        <w:rPr>
          <w:rFonts w:ascii="宋体" w:hAnsi="宋体" w:eastAsia="宋体"/>
          <w:color w:val="auto"/>
          <w:sz w:val="21"/>
          <w:szCs w:val="21"/>
          <w:lang w:val="pt-BR"/>
        </w:rPr>
        <w:t>[3.</w:t>
      </w:r>
      <w:r>
        <w:rPr>
          <w:rFonts w:hint="eastAsia" w:ascii="宋体" w:hAnsi="宋体" w:eastAsia="宋体"/>
          <w:color w:val="auto"/>
          <w:sz w:val="21"/>
          <w:szCs w:val="21"/>
          <w:lang w:val="pt-BR"/>
        </w:rPr>
        <w:t>1</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[3.</w:t>
      </w:r>
      <w:r>
        <w:rPr>
          <w:rFonts w:hint="eastAsia" w:ascii="宋体" w:hAnsi="宋体" w:eastAsia="宋体"/>
          <w:color w:val="auto"/>
          <w:sz w:val="21"/>
          <w:szCs w:val="21"/>
          <w:lang w:val="pt-BR"/>
        </w:rPr>
        <w:t>1</w:t>
      </w:r>
      <w:r>
        <w:rPr>
          <w:rFonts w:ascii="宋体" w:hAnsi="宋体" w:eastAsia="宋体"/>
          <w:color w:val="auto"/>
          <w:sz w:val="21"/>
          <w:szCs w:val="21"/>
          <w:lang w:val="pt-BR"/>
        </w:rPr>
        <w:t>.2]</w:t>
      </w:r>
      <w:r>
        <w:rPr>
          <w:rFonts w:hint="eastAsia" w:ascii="宋体" w:hAnsi="宋体" w:eastAsia="宋体"/>
          <w:color w:val="auto"/>
          <w:sz w:val="21"/>
          <w:szCs w:val="21"/>
          <w:lang w:val="pt-BR"/>
        </w:rPr>
        <w:t>、</w:t>
      </w:r>
      <w:r>
        <w:rPr>
          <w:rFonts w:ascii="宋体" w:hAnsi="宋体" w:eastAsia="宋体"/>
          <w:color w:val="auto"/>
          <w:sz w:val="21"/>
          <w:szCs w:val="21"/>
          <w:lang w:val="pt-BR"/>
        </w:rPr>
        <w:t>[5.]</w:t>
      </w:r>
      <w:r>
        <w:rPr>
          <w:rFonts w:hint="eastAsia" w:ascii="宋体" w:hAnsi="宋体" w:eastAsia="宋体"/>
          <w:color w:val="auto"/>
          <w:sz w:val="21"/>
          <w:szCs w:val="21"/>
        </w:rPr>
        <w:t>、</w:t>
      </w:r>
      <w:r>
        <w:rPr>
          <w:rFonts w:ascii="宋体" w:hAnsi="宋体" w:eastAsia="宋体"/>
          <w:color w:val="auto"/>
          <w:sz w:val="21"/>
          <w:szCs w:val="21"/>
          <w:lang w:val="pt-BR"/>
        </w:rPr>
        <w:t>[6.]</w:t>
      </w:r>
      <w:r>
        <w:rPr>
          <w:rFonts w:hint="eastAsia" w:ascii="宋体" w:hAnsi="宋体" w:eastAsia="宋体"/>
          <w:color w:val="auto"/>
          <w:sz w:val="21"/>
          <w:szCs w:val="21"/>
        </w:rPr>
        <w:t>、</w:t>
      </w:r>
      <w:r>
        <w:rPr>
          <w:rFonts w:ascii="宋体" w:hAnsi="宋体" w:eastAsia="宋体"/>
          <w:color w:val="auto"/>
          <w:sz w:val="21"/>
          <w:szCs w:val="21"/>
          <w:lang w:val="pt-BR"/>
        </w:rPr>
        <w:t>[7.]</w:t>
      </w:r>
      <w:r>
        <w:rPr>
          <w:rFonts w:hint="eastAsia" w:ascii="宋体" w:hAnsi="宋体" w:eastAsia="宋体"/>
          <w:color w:val="auto"/>
          <w:sz w:val="21"/>
          <w:szCs w:val="21"/>
        </w:rPr>
        <w:t>、</w:t>
      </w:r>
      <w:r>
        <w:rPr>
          <w:rFonts w:ascii="宋体" w:hAnsi="宋体" w:eastAsia="宋体"/>
          <w:color w:val="auto"/>
          <w:sz w:val="21"/>
          <w:szCs w:val="21"/>
          <w:lang w:val="pt-BR"/>
        </w:rPr>
        <w:t>[7.1]</w:t>
      </w:r>
      <w:r>
        <w:rPr>
          <w:rFonts w:hint="eastAsia" w:ascii="宋体" w:hAnsi="宋体" w:eastAsia="宋体"/>
          <w:color w:val="auto"/>
          <w:sz w:val="21"/>
          <w:szCs w:val="21"/>
        </w:rPr>
        <w:t>、</w:t>
      </w:r>
      <w:r>
        <w:rPr>
          <w:rFonts w:ascii="宋体" w:hAnsi="宋体" w:eastAsia="宋体"/>
          <w:color w:val="auto"/>
          <w:sz w:val="21"/>
          <w:szCs w:val="21"/>
          <w:lang w:val="pt-BR"/>
        </w:rPr>
        <w:t>[7.1.1]</w:t>
      </w:r>
      <w:r>
        <w:rPr>
          <w:rFonts w:hint="eastAsia" w:ascii="宋体" w:hAnsi="宋体" w:eastAsia="宋体"/>
          <w:color w:val="auto"/>
          <w:sz w:val="21"/>
          <w:szCs w:val="21"/>
        </w:rPr>
        <w:t>、</w:t>
      </w:r>
      <w:r>
        <w:rPr>
          <w:rFonts w:ascii="宋体" w:hAnsi="宋体" w:eastAsia="宋体"/>
          <w:color w:val="auto"/>
          <w:sz w:val="21"/>
          <w:szCs w:val="21"/>
          <w:lang w:val="pt-BR"/>
        </w:rPr>
        <w:t>[7.1.2]</w:t>
      </w:r>
      <w:r>
        <w:rPr>
          <w:rFonts w:hint="eastAsia" w:ascii="宋体" w:hAnsi="宋体" w:eastAsia="宋体"/>
          <w:color w:val="auto"/>
          <w:sz w:val="21"/>
          <w:szCs w:val="21"/>
        </w:rPr>
        <w:t>、</w:t>
      </w:r>
      <w:r>
        <w:rPr>
          <w:rFonts w:ascii="宋体" w:hAnsi="宋体" w:eastAsia="宋体"/>
          <w:color w:val="auto"/>
          <w:sz w:val="21"/>
          <w:szCs w:val="21"/>
          <w:lang w:val="pt-BR"/>
        </w:rPr>
        <w:t>[7.1.3]</w:t>
      </w:r>
      <w:r>
        <w:rPr>
          <w:rFonts w:hint="eastAsia" w:ascii="宋体" w:hAnsi="宋体" w:eastAsia="宋体"/>
          <w:color w:val="auto"/>
          <w:sz w:val="21"/>
          <w:szCs w:val="21"/>
        </w:rPr>
        <w:t>、</w:t>
      </w:r>
      <w:r>
        <w:rPr>
          <w:rFonts w:ascii="宋体" w:hAnsi="宋体" w:eastAsia="宋体"/>
          <w:color w:val="auto"/>
          <w:sz w:val="21"/>
          <w:szCs w:val="21"/>
          <w:lang w:val="pt-BR"/>
        </w:rPr>
        <w:t>[7.1.</w:t>
      </w:r>
      <w:r>
        <w:rPr>
          <w:rFonts w:hint="eastAsia" w:ascii="宋体" w:hAnsi="宋体" w:eastAsia="宋体"/>
          <w:color w:val="auto"/>
          <w:sz w:val="21"/>
          <w:szCs w:val="21"/>
          <w:lang w:val="en-US" w:eastAsia="zh-CN"/>
        </w:rPr>
        <w:t>5</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[7.2]</w:t>
      </w:r>
      <w:r>
        <w:rPr>
          <w:rFonts w:hint="eastAsia" w:ascii="宋体" w:hAnsi="宋体" w:eastAsia="宋体"/>
          <w:color w:val="auto"/>
          <w:sz w:val="21"/>
          <w:szCs w:val="21"/>
        </w:rPr>
        <w:t>、</w:t>
      </w:r>
      <w:r>
        <w:rPr>
          <w:rFonts w:ascii="宋体" w:hAnsi="宋体" w:eastAsia="宋体"/>
          <w:color w:val="auto"/>
          <w:sz w:val="21"/>
          <w:szCs w:val="21"/>
          <w:lang w:val="pt-BR"/>
        </w:rPr>
        <w:t>[7.2.1]</w:t>
      </w:r>
      <w:r>
        <w:rPr>
          <w:rFonts w:hint="eastAsia" w:ascii="宋体" w:hAnsi="宋体" w:eastAsia="宋体"/>
          <w:color w:val="auto"/>
          <w:sz w:val="21"/>
          <w:szCs w:val="21"/>
        </w:rPr>
        <w:t>、</w:t>
      </w:r>
      <w:r>
        <w:rPr>
          <w:rFonts w:ascii="宋体" w:hAnsi="宋体" w:eastAsia="宋体"/>
          <w:color w:val="auto"/>
          <w:sz w:val="21"/>
          <w:szCs w:val="21"/>
          <w:lang w:val="pt-BR"/>
        </w:rPr>
        <w:t>[7.2.2]</w:t>
      </w:r>
      <w:r>
        <w:rPr>
          <w:rFonts w:hint="eastAsia" w:ascii="宋体" w:hAnsi="宋体" w:eastAsia="宋体"/>
          <w:color w:val="auto"/>
          <w:sz w:val="21"/>
          <w:szCs w:val="21"/>
        </w:rPr>
        <w:t>、</w:t>
      </w:r>
      <w:r>
        <w:rPr>
          <w:rFonts w:ascii="宋体" w:hAnsi="宋体" w:eastAsia="宋体"/>
          <w:color w:val="auto"/>
          <w:sz w:val="21"/>
          <w:szCs w:val="21"/>
          <w:lang w:val="pt-BR"/>
        </w:rPr>
        <w:t>[7.2.3]</w:t>
      </w:r>
      <w:r>
        <w:rPr>
          <w:rFonts w:hint="eastAsia" w:ascii="宋体" w:hAnsi="宋体" w:eastAsia="宋体"/>
          <w:color w:val="auto"/>
          <w:sz w:val="21"/>
          <w:szCs w:val="21"/>
        </w:rPr>
        <w:t>、</w:t>
      </w:r>
      <w:r>
        <w:rPr>
          <w:rFonts w:ascii="宋体" w:hAnsi="宋体" w:eastAsia="宋体"/>
          <w:color w:val="auto"/>
          <w:sz w:val="21"/>
          <w:szCs w:val="21"/>
          <w:lang w:val="pt-BR"/>
        </w:rPr>
        <w:t>[7.2.</w:t>
      </w:r>
      <w:r>
        <w:rPr>
          <w:rFonts w:hint="eastAsia" w:ascii="宋体" w:hAnsi="宋体" w:eastAsia="宋体"/>
          <w:color w:val="auto"/>
          <w:sz w:val="21"/>
          <w:szCs w:val="21"/>
          <w:lang w:val="en-US" w:eastAsia="zh-CN"/>
        </w:rPr>
        <w:t>5</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[7.3]</w:t>
      </w:r>
      <w:r>
        <w:rPr>
          <w:rFonts w:hint="eastAsia" w:ascii="宋体" w:hAnsi="宋体" w:eastAsia="宋体"/>
          <w:color w:val="auto"/>
          <w:sz w:val="21"/>
          <w:szCs w:val="21"/>
        </w:rPr>
        <w:t>、</w:t>
      </w:r>
      <w:r>
        <w:rPr>
          <w:rFonts w:ascii="宋体" w:hAnsi="宋体" w:eastAsia="宋体"/>
          <w:color w:val="auto"/>
          <w:sz w:val="21"/>
          <w:szCs w:val="21"/>
          <w:lang w:val="pt-BR"/>
        </w:rPr>
        <w:t>[8.]</w:t>
      </w:r>
      <w:r>
        <w:rPr>
          <w:rFonts w:hint="eastAsia" w:ascii="宋体" w:hAnsi="宋体" w:eastAsia="宋体"/>
          <w:color w:val="auto"/>
          <w:sz w:val="21"/>
          <w:szCs w:val="21"/>
        </w:rPr>
        <w:t>、</w:t>
      </w:r>
      <w:r>
        <w:rPr>
          <w:rFonts w:ascii="宋体" w:hAnsi="宋体" w:eastAsia="宋体"/>
          <w:color w:val="auto"/>
          <w:sz w:val="21"/>
          <w:szCs w:val="21"/>
          <w:lang w:val="pt-BR"/>
        </w:rPr>
        <w:t>[8.1]</w:t>
      </w:r>
      <w:r>
        <w:rPr>
          <w:rFonts w:hint="eastAsia" w:ascii="宋体" w:hAnsi="宋体" w:eastAsia="宋体"/>
          <w:color w:val="auto"/>
          <w:sz w:val="21"/>
          <w:szCs w:val="21"/>
        </w:rPr>
        <w:t>、</w:t>
      </w:r>
      <w:r>
        <w:rPr>
          <w:rFonts w:ascii="宋体" w:hAnsi="宋体" w:eastAsia="宋体"/>
          <w:color w:val="auto"/>
          <w:sz w:val="21"/>
          <w:szCs w:val="21"/>
          <w:lang w:val="pt-BR"/>
        </w:rPr>
        <w:t>[8.2]</w:t>
      </w:r>
      <w:r>
        <w:rPr>
          <w:rFonts w:hint="eastAsia" w:ascii="宋体" w:hAnsi="宋体" w:eastAsia="宋体"/>
          <w:color w:val="auto"/>
          <w:sz w:val="21"/>
          <w:szCs w:val="21"/>
        </w:rPr>
        <w:t>、</w:t>
      </w:r>
      <w:r>
        <w:rPr>
          <w:rFonts w:ascii="宋体" w:hAnsi="宋体" w:eastAsia="宋体"/>
          <w:color w:val="auto"/>
          <w:sz w:val="21"/>
          <w:szCs w:val="21"/>
          <w:lang w:val="pt-BR"/>
        </w:rPr>
        <w:t>[8.2.1]</w:t>
      </w:r>
      <w:r>
        <w:rPr>
          <w:rFonts w:hint="eastAsia" w:ascii="宋体" w:hAnsi="宋体" w:eastAsia="宋体"/>
          <w:color w:val="auto"/>
          <w:sz w:val="21"/>
          <w:szCs w:val="21"/>
          <w:lang w:val="pt-BR"/>
        </w:rPr>
        <w:t>、</w:t>
      </w:r>
      <w:r>
        <w:rPr>
          <w:rFonts w:ascii="宋体" w:hAnsi="宋体" w:eastAsia="宋体"/>
          <w:color w:val="auto"/>
          <w:sz w:val="21"/>
          <w:szCs w:val="21"/>
          <w:lang w:val="pt-BR"/>
        </w:rPr>
        <w:t>[8.</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[9.]</w:t>
      </w:r>
      <w:r>
        <w:rPr>
          <w:rFonts w:hint="eastAsia" w:ascii="宋体" w:hAnsi="宋体" w:eastAsia="宋体"/>
          <w:color w:val="auto"/>
          <w:sz w:val="21"/>
          <w:szCs w:val="21"/>
        </w:rPr>
        <w:t>、</w:t>
      </w:r>
      <w:r>
        <w:rPr>
          <w:rFonts w:ascii="宋体" w:hAnsi="宋体" w:eastAsia="宋体"/>
          <w:color w:val="auto"/>
          <w:sz w:val="21"/>
          <w:szCs w:val="21"/>
          <w:lang w:val="pt-BR"/>
        </w:rPr>
        <w:t>[9.1]</w:t>
      </w:r>
      <w:r>
        <w:rPr>
          <w:rFonts w:hint="eastAsia" w:ascii="宋体" w:hAnsi="宋体" w:eastAsia="宋体"/>
          <w:color w:val="auto"/>
          <w:sz w:val="21"/>
          <w:szCs w:val="21"/>
        </w:rPr>
        <w:t>、</w:t>
      </w:r>
      <w:r>
        <w:rPr>
          <w:rFonts w:ascii="宋体" w:hAnsi="宋体" w:eastAsia="宋体"/>
          <w:color w:val="auto"/>
          <w:sz w:val="21"/>
          <w:szCs w:val="21"/>
          <w:lang w:val="pt-BR"/>
        </w:rPr>
        <w:t>[9.1.1]</w:t>
      </w:r>
      <w:r>
        <w:rPr>
          <w:rFonts w:hint="eastAsia" w:ascii="宋体" w:hAnsi="宋体" w:eastAsia="宋体"/>
          <w:color w:val="auto"/>
          <w:sz w:val="21"/>
          <w:szCs w:val="21"/>
        </w:rPr>
        <w:t>、</w:t>
      </w:r>
      <w:r>
        <w:rPr>
          <w:rFonts w:ascii="宋体" w:hAnsi="宋体" w:eastAsia="宋体"/>
          <w:color w:val="auto"/>
          <w:sz w:val="21"/>
          <w:szCs w:val="21"/>
          <w:lang w:val="pt-BR"/>
        </w:rPr>
        <w:t>[9.</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[9.</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pt-BR"/>
        </w:rPr>
        <w:t>0</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w:t>
      </w:r>
      <w:r>
        <w:rPr>
          <w:rFonts w:ascii="宋体" w:hAnsi="宋体" w:eastAsia="宋体"/>
          <w:color w:val="auto"/>
          <w:sz w:val="21"/>
          <w:szCs w:val="21"/>
          <w:lang w:val="pt-BR"/>
        </w:rPr>
        <w:t>[11.1]</w:t>
      </w:r>
      <w:r>
        <w:rPr>
          <w:rFonts w:hint="eastAsia" w:ascii="宋体" w:hAnsi="宋体" w:eastAsia="宋体"/>
          <w:color w:val="auto"/>
          <w:sz w:val="21"/>
          <w:szCs w:val="21"/>
        </w:rPr>
        <w:t>、</w:t>
      </w:r>
      <w:r>
        <w:rPr>
          <w:rFonts w:ascii="宋体" w:hAnsi="宋体" w:eastAsia="宋体"/>
          <w:color w:val="auto"/>
          <w:sz w:val="21"/>
          <w:szCs w:val="21"/>
          <w:lang w:val="pt-BR"/>
        </w:rPr>
        <w:t>[11.1.1]</w:t>
      </w:r>
      <w:r>
        <w:rPr>
          <w:rFonts w:hint="eastAsia" w:ascii="宋体" w:hAnsi="宋体" w:eastAsia="宋体"/>
          <w:color w:val="auto"/>
          <w:sz w:val="21"/>
          <w:szCs w:val="21"/>
        </w:rPr>
        <w:t>、</w:t>
      </w:r>
      <w:r>
        <w:rPr>
          <w:rFonts w:ascii="宋体" w:hAnsi="宋体" w:eastAsia="宋体"/>
          <w:color w:val="auto"/>
          <w:sz w:val="21"/>
          <w:szCs w:val="21"/>
          <w:lang w:val="pt-BR"/>
        </w:rPr>
        <w:t>[11.1.1.</w:t>
      </w:r>
      <w:r>
        <w:rPr>
          <w:rFonts w:hint="eastAsia" w:ascii="宋体" w:hAnsi="宋体" w:eastAsia="宋体"/>
          <w:color w:val="auto"/>
          <w:sz w:val="21"/>
          <w:szCs w:val="21"/>
          <w:lang w:val="en-US" w:eastAsia="zh-CN"/>
        </w:rPr>
        <w:t>7</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[11.1.2]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lang w:val="pt-BR"/>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lang w:val="pt-BR"/>
        </w:rPr>
        <w:t>2</w:t>
      </w:r>
      <w:r>
        <w:rPr>
          <w:rFonts w:ascii="宋体" w:hAnsi="宋体" w:eastAsia="宋体"/>
          <w:color w:val="auto"/>
          <w:sz w:val="21"/>
          <w:szCs w:val="21"/>
          <w:lang w:val="pt-BR"/>
        </w:rPr>
        <w:t>.1]</w:t>
      </w:r>
      <w:r>
        <w:rPr>
          <w:rFonts w:hint="eastAsia" w:ascii="宋体" w:hAnsi="宋体" w:eastAsia="宋体"/>
          <w:color w:val="auto"/>
          <w:sz w:val="21"/>
          <w:szCs w:val="21"/>
          <w:lang w:val="pt-BR"/>
        </w:rPr>
        <w:t>、</w:t>
      </w:r>
      <w:r>
        <w:rPr>
          <w:rFonts w:ascii="宋体" w:hAnsi="宋体" w:eastAsia="宋体"/>
          <w:color w:val="auto"/>
          <w:sz w:val="21"/>
          <w:szCs w:val="21"/>
          <w:lang w:val="pt-BR"/>
        </w:rPr>
        <w:t>[11.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12</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[12.1.1]</w:t>
      </w:r>
      <w:r>
        <w:rPr>
          <w:rFonts w:hint="eastAsia" w:ascii="宋体" w:hAnsi="宋体" w:eastAsia="宋体"/>
          <w:color w:val="auto"/>
          <w:sz w:val="21"/>
          <w:szCs w:val="21"/>
        </w:rPr>
        <w:t>、</w:t>
      </w:r>
      <w:r>
        <w:rPr>
          <w:rFonts w:ascii="宋体" w:hAnsi="宋体" w:eastAsia="宋体"/>
          <w:color w:val="auto"/>
          <w:sz w:val="21"/>
          <w:szCs w:val="21"/>
          <w:lang w:val="pt-BR"/>
        </w:rPr>
        <w:t>[12.1.1.2]</w:t>
      </w:r>
      <w:r>
        <w:rPr>
          <w:rFonts w:hint="eastAsia" w:ascii="宋体" w:hAnsi="宋体" w:eastAsia="宋体"/>
          <w:color w:val="auto"/>
          <w:sz w:val="21"/>
          <w:szCs w:val="21"/>
        </w:rPr>
        <w:t>、</w:t>
      </w:r>
      <w:r>
        <w:rPr>
          <w:rFonts w:ascii="宋体" w:hAnsi="宋体" w:eastAsia="宋体"/>
          <w:color w:val="auto"/>
          <w:sz w:val="21"/>
          <w:szCs w:val="21"/>
          <w:lang w:val="pt-BR"/>
        </w:rPr>
        <w:t>[12.1.2]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[12.2.1]</w:t>
      </w:r>
      <w:r>
        <w:rPr>
          <w:rFonts w:hint="eastAsia" w:ascii="宋体" w:hAnsi="宋体" w:eastAsia="宋体"/>
          <w:color w:val="auto"/>
          <w:sz w:val="21"/>
          <w:szCs w:val="21"/>
        </w:rPr>
        <w:t>、</w:t>
      </w:r>
      <w:r>
        <w:rPr>
          <w:rFonts w:ascii="宋体" w:hAnsi="宋体" w:eastAsia="宋体"/>
          <w:color w:val="auto"/>
          <w:sz w:val="21"/>
          <w:szCs w:val="21"/>
          <w:lang w:val="pt-BR"/>
        </w:rPr>
        <w:t>[12.2.1.2]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pt-BR"/>
        </w:rPr>
        <w:t>5</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16</w:t>
      </w:r>
      <w:r>
        <w:rPr>
          <w:rFonts w:ascii="宋体" w:hAnsi="宋体" w:eastAsia="宋体"/>
          <w:color w:val="auto"/>
          <w:sz w:val="21"/>
          <w:szCs w:val="21"/>
          <w:lang w:val="pt-BR"/>
        </w:rPr>
        <w:t>.]</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7.]</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7.1]</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7.2]</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8.]</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8.2]</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9.]</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ascii="宋体" w:hAnsi="宋体" w:eastAsia="宋体"/>
          <w:color w:val="auto"/>
          <w:sz w:val="21"/>
          <w:szCs w:val="21"/>
          <w:lang w:val="pt-BR"/>
        </w:rPr>
        <w:t>9.3]</w:t>
      </w:r>
      <w:r>
        <w:rPr>
          <w:rFonts w:hint="eastAsia" w:ascii="宋体" w:hAnsi="宋体" w:eastAsia="宋体"/>
          <w:color w:val="auto"/>
          <w:sz w:val="21"/>
          <w:szCs w:val="21"/>
          <w:lang w:val="pt-BR"/>
        </w:rPr>
        <w:t>、</w:t>
      </w:r>
      <w:r>
        <w:rPr>
          <w:rFonts w:ascii="宋体" w:hAnsi="宋体" w:eastAsia="宋体"/>
          <w:color w:val="auto"/>
          <w:sz w:val="21"/>
          <w:szCs w:val="21"/>
          <w:lang w:val="pt-BR"/>
        </w:rPr>
        <w:t>[20.]</w:t>
      </w:r>
      <w:r>
        <w:rPr>
          <w:rFonts w:hint="eastAsia" w:ascii="宋体" w:hAnsi="宋体" w:eastAsia="宋体"/>
          <w:color w:val="auto"/>
          <w:sz w:val="21"/>
          <w:szCs w:val="21"/>
          <w:lang w:val="pt-BR"/>
        </w:rPr>
        <w:t>、</w:t>
      </w:r>
      <w:r>
        <w:rPr>
          <w:rFonts w:ascii="宋体" w:hAnsi="宋体" w:eastAsia="宋体"/>
          <w:color w:val="auto"/>
          <w:sz w:val="21"/>
          <w:szCs w:val="21"/>
          <w:lang w:val="pt-BR"/>
        </w:rPr>
        <w:t>[20.1]</w:t>
      </w:r>
      <w:r>
        <w:rPr>
          <w:rFonts w:hint="eastAsia" w:ascii="宋体" w:hAnsi="宋体" w:eastAsia="宋体"/>
          <w:color w:val="auto"/>
          <w:sz w:val="21"/>
          <w:szCs w:val="21"/>
          <w:lang w:val="pt-BR"/>
        </w:rPr>
        <w:t>、</w:t>
      </w:r>
      <w:r>
        <w:rPr>
          <w:rFonts w:ascii="宋体" w:hAnsi="宋体" w:eastAsia="宋体"/>
          <w:color w:val="auto"/>
          <w:sz w:val="21"/>
          <w:szCs w:val="21"/>
          <w:lang w:val="pt-BR"/>
        </w:rPr>
        <w:t>[2</w:t>
      </w:r>
      <w:r>
        <w:rPr>
          <w:rFonts w:hint="eastAsia" w:ascii="宋体" w:hAnsi="宋体" w:eastAsia="宋体"/>
          <w:color w:val="auto"/>
          <w:sz w:val="21"/>
          <w:szCs w:val="21"/>
          <w:lang w:val="en-US" w:eastAsia="zh-CN"/>
        </w:rPr>
        <w:t>1</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[22.]</w:t>
      </w:r>
      <w:r>
        <w:rPr>
          <w:rFonts w:hint="eastAsia" w:ascii="宋体" w:hAnsi="宋体" w:eastAsia="宋体"/>
          <w:color w:val="auto"/>
          <w:sz w:val="21"/>
          <w:szCs w:val="21"/>
          <w:lang w:val="pt-BR"/>
        </w:rPr>
        <w:t>、</w:t>
      </w:r>
      <w:r>
        <w:rPr>
          <w:rFonts w:ascii="宋体" w:hAnsi="宋体" w:eastAsia="宋体"/>
          <w:color w:val="auto"/>
          <w:sz w:val="21"/>
          <w:szCs w:val="21"/>
          <w:lang w:val="pt-BR"/>
        </w:rPr>
        <w:t>[2</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.1]</w:t>
      </w:r>
      <w:r>
        <w:rPr>
          <w:rFonts w:hint="eastAsia" w:ascii="宋体" w:hAnsi="宋体" w:eastAsia="宋体"/>
          <w:color w:val="auto"/>
          <w:sz w:val="21"/>
          <w:szCs w:val="21"/>
          <w:lang w:val="pt-BR"/>
        </w:rPr>
        <w:t>、</w:t>
      </w:r>
      <w:r>
        <w:rPr>
          <w:rFonts w:ascii="宋体" w:hAnsi="宋体" w:eastAsia="宋体"/>
          <w:color w:val="auto"/>
          <w:sz w:val="21"/>
          <w:szCs w:val="21"/>
          <w:lang w:val="pt-BR"/>
        </w:rPr>
        <w:t>[2</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pt-BR"/>
        </w:rPr>
        <w:t>、</w:t>
      </w:r>
      <w:r>
        <w:rPr>
          <w:rFonts w:ascii="宋体" w:hAnsi="宋体" w:eastAsia="宋体"/>
          <w:color w:val="auto"/>
          <w:sz w:val="21"/>
          <w:szCs w:val="21"/>
          <w:lang w:val="pt-BR"/>
        </w:rPr>
        <w:t>[2</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pt-BR"/>
        </w:rPr>
        <w:t>、</w:t>
      </w:r>
      <w:r>
        <w:rPr>
          <w:rFonts w:ascii="宋体" w:hAnsi="宋体" w:eastAsia="宋体"/>
          <w:color w:val="auto"/>
          <w:sz w:val="21"/>
          <w:szCs w:val="21"/>
          <w:lang w:val="pt-BR"/>
        </w:rPr>
        <w:t>[23.]</w:t>
      </w:r>
      <w:r>
        <w:rPr>
          <w:rFonts w:hint="eastAsia" w:ascii="宋体" w:hAnsi="宋体" w:eastAsia="宋体"/>
          <w:color w:val="auto"/>
          <w:sz w:val="21"/>
          <w:szCs w:val="21"/>
          <w:lang w:val="pt-BR"/>
        </w:rPr>
        <w:t>、</w:t>
      </w:r>
      <w:r>
        <w:rPr>
          <w:rFonts w:ascii="宋体" w:hAnsi="宋体" w:eastAsia="宋体"/>
          <w:color w:val="auto"/>
          <w:sz w:val="21"/>
          <w:szCs w:val="21"/>
          <w:lang w:val="pt-BR"/>
        </w:rPr>
        <w:t>[24.]</w:t>
      </w:r>
      <w:r>
        <w:rPr>
          <w:rFonts w:hint="eastAsia" w:ascii="宋体" w:hAnsi="宋体" w:eastAsia="宋体"/>
          <w:color w:val="auto"/>
          <w:sz w:val="21"/>
          <w:szCs w:val="21"/>
          <w:lang w:val="pt-BR"/>
        </w:rPr>
        <w:t>、</w:t>
      </w:r>
      <w:r>
        <w:rPr>
          <w:rFonts w:ascii="宋体" w:hAnsi="宋体" w:eastAsia="宋体"/>
          <w:color w:val="auto"/>
          <w:sz w:val="21"/>
          <w:szCs w:val="21"/>
          <w:lang w:val="pt-BR"/>
        </w:rPr>
        <w:t>[25.]</w:t>
      </w:r>
      <w:r>
        <w:rPr>
          <w:rFonts w:hint="eastAsia" w:ascii="宋体" w:hAnsi="宋体" w:eastAsia="宋体"/>
          <w:color w:val="auto"/>
          <w:sz w:val="21"/>
          <w:szCs w:val="21"/>
          <w:lang w:val="pt-BR"/>
        </w:rPr>
        <w:t>、</w:t>
      </w:r>
      <w:r>
        <w:rPr>
          <w:rFonts w:ascii="宋体" w:hAnsi="宋体" w:eastAsia="宋体"/>
          <w:color w:val="auto"/>
          <w:sz w:val="21"/>
          <w:szCs w:val="21"/>
          <w:lang w:val="pt-BR"/>
        </w:rPr>
        <w:t>[26.]</w:t>
      </w:r>
      <w:r>
        <w:rPr>
          <w:rFonts w:hint="eastAsia" w:ascii="宋体" w:hAnsi="宋体" w:eastAsia="宋体"/>
          <w:color w:val="auto"/>
          <w:sz w:val="21"/>
          <w:szCs w:val="21"/>
        </w:rPr>
        <w:t>各行</w:t>
      </w:r>
      <w:r>
        <w:rPr>
          <w:rFonts w:ascii="宋体" w:hAnsi="宋体" w:eastAsia="宋体"/>
          <w:color w:val="auto"/>
          <w:sz w:val="21"/>
          <w:szCs w:val="21"/>
          <w:lang w:val="pt-BR"/>
        </w:rPr>
        <w:t>）</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[AT]=[AS]÷[</w:t>
      </w:r>
      <w:r>
        <w:rPr>
          <w:rFonts w:hint="eastAsia" w:ascii="宋体" w:hAnsi="宋体" w:eastAsia="宋体"/>
          <w:color w:val="auto"/>
          <w:sz w:val="21"/>
          <w:szCs w:val="21"/>
          <w:lang w:val="pt-BR"/>
        </w:rPr>
        <w:t>C</w:t>
      </w:r>
      <w:r>
        <w:rPr>
          <w:rFonts w:ascii="宋体" w:hAnsi="宋体" w:eastAsia="宋体"/>
          <w:color w:val="auto"/>
          <w:sz w:val="21"/>
          <w:szCs w:val="21"/>
          <w:lang w:val="pt-BR"/>
        </w:rPr>
        <w:t>]×</w:t>
      </w:r>
      <w:r>
        <w:rPr>
          <w:rFonts w:hint="eastAsia" w:ascii="宋体" w:hAnsi="宋体" w:eastAsia="宋体"/>
          <w:color w:val="auto"/>
          <w:sz w:val="21"/>
          <w:szCs w:val="21"/>
          <w:lang w:val="pt-BR"/>
        </w:rPr>
        <w:t>100%</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此外，如以上校验关系的等式左项为阴影，即不填报数据，则不适用本项校验关系。</w:t>
      </w:r>
    </w:p>
    <w:p>
      <w:pPr>
        <w:pStyle w:val="35"/>
        <w:ind w:firstLine="420"/>
        <w:jc w:val="both"/>
        <w:rPr>
          <w:rFonts w:ascii="宋体" w:hAnsi="宋体" w:eastAsia="宋体"/>
          <w:bCs/>
          <w:color w:val="auto"/>
          <w:sz w:val="21"/>
          <w:szCs w:val="21"/>
        </w:rPr>
      </w:pPr>
      <w:r>
        <w:rPr>
          <w:rFonts w:ascii="宋体" w:hAnsi="宋体" w:eastAsia="宋体"/>
          <w:bCs/>
          <w:color w:val="auto"/>
          <w:sz w:val="21"/>
          <w:szCs w:val="21"/>
        </w:rPr>
        <w:t>表中阴影部分不填报数据。</w:t>
      </w:r>
    </w:p>
    <w:p>
      <w:pPr>
        <w:pStyle w:val="35"/>
        <w:ind w:firstLine="422"/>
        <w:jc w:val="both"/>
        <w:rPr>
          <w:rFonts w:ascii="宋体" w:hAnsi="宋体" w:eastAsia="宋体"/>
          <w:b/>
          <w:bCs/>
          <w:color w:val="auto"/>
          <w:sz w:val="21"/>
          <w:szCs w:val="21"/>
        </w:rPr>
      </w:pPr>
      <w:r>
        <w:rPr>
          <w:rFonts w:ascii="宋体" w:hAnsi="宋体" w:eastAsia="宋体"/>
          <w:b/>
          <w:bCs/>
          <w:color w:val="auto"/>
          <w:sz w:val="21"/>
          <w:szCs w:val="21"/>
        </w:rPr>
        <w:t>2.表间核对关系</w:t>
      </w:r>
    </w:p>
    <w:p>
      <w:pPr>
        <w:pStyle w:val="35"/>
        <w:ind w:firstLine="420"/>
        <w:jc w:val="both"/>
        <w:rPr>
          <w:rFonts w:ascii="宋体" w:hAnsi="宋体" w:eastAsia="宋体"/>
          <w:color w:val="auto"/>
          <w:sz w:val="21"/>
          <w:szCs w:val="21"/>
        </w:rPr>
      </w:pPr>
      <w:r>
        <w:rPr>
          <w:rFonts w:ascii="宋体" w:hAnsi="宋体" w:eastAsia="宋体"/>
          <w:color w:val="auto"/>
          <w:sz w:val="21"/>
          <w:szCs w:val="21"/>
        </w:rPr>
        <w:t>[1.1A]</w:t>
      </w:r>
      <w:r>
        <w:rPr>
          <w:rFonts w:hint="eastAsia" w:ascii="宋体" w:hAnsi="宋体" w:eastAsia="宋体"/>
          <w:color w:val="auto"/>
          <w:sz w:val="21"/>
          <w:szCs w:val="21"/>
        </w:rPr>
        <w:t>=</w:t>
      </w:r>
      <w:r>
        <w:rPr>
          <w:rFonts w:ascii="宋体" w:hAnsi="宋体" w:eastAsia="宋体"/>
          <w:color w:val="auto"/>
          <w:sz w:val="21"/>
          <w:szCs w:val="21"/>
        </w:rPr>
        <w:t>G01_[1.C]</w:t>
      </w:r>
      <w:r>
        <w:rPr>
          <w:rFonts w:hint="eastAsia" w:ascii="宋体" w:hAnsi="宋体" w:eastAsia="宋体"/>
          <w:color w:val="auto"/>
          <w:sz w:val="21"/>
          <w:szCs w:val="21"/>
        </w:rPr>
        <w:t>，仅适用于法人口径，外国银行分行不适用；</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 xml:space="preserve">[1.2A]≤G01_[2.C]，仅适用于法人口径，外国银行分行不适用；  </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[1.2A]≤G22_[1.2C]，仅适用于法人口径，外国银行分行不适用；</w:t>
      </w:r>
    </w:p>
    <w:p>
      <w:pPr>
        <w:pStyle w:val="35"/>
        <w:ind w:firstLine="420"/>
        <w:jc w:val="both"/>
        <w:rPr>
          <w:rFonts w:ascii="宋体" w:hAnsi="宋体" w:eastAsia="宋体"/>
          <w:color w:val="auto"/>
          <w:sz w:val="21"/>
          <w:szCs w:val="21"/>
          <w:highlight w:val="none"/>
          <w:lang w:val="pt-BR"/>
        </w:rPr>
      </w:pPr>
      <w:r>
        <w:rPr>
          <w:rFonts w:hint="eastAsia" w:ascii="宋体" w:hAnsi="宋体" w:eastAsia="宋体"/>
          <w:color w:val="auto"/>
          <w:sz w:val="21"/>
          <w:szCs w:val="21"/>
          <w:highlight w:val="none"/>
          <w:lang w:val="pt-BR"/>
        </w:rPr>
        <w:t>[1</w:t>
      </w:r>
      <w:r>
        <w:rPr>
          <w:rFonts w:ascii="宋体" w:hAnsi="宋体" w:eastAsia="宋体"/>
          <w:color w:val="auto"/>
          <w:sz w:val="21"/>
          <w:szCs w:val="21"/>
          <w:highlight w:val="none"/>
          <w:lang w:val="pt-BR"/>
        </w:rPr>
        <w:t>5</w:t>
      </w:r>
      <w:r>
        <w:rPr>
          <w:rFonts w:hint="eastAsia" w:ascii="宋体" w:hAnsi="宋体" w:eastAsia="宋体"/>
          <w:color w:val="auto"/>
          <w:sz w:val="21"/>
          <w:szCs w:val="21"/>
          <w:highlight w:val="none"/>
          <w:lang w:val="pt-BR"/>
        </w:rPr>
        <w:t>.1A]</w:t>
      </w:r>
      <w:r>
        <w:rPr>
          <w:rFonts w:ascii="宋体" w:hAnsi="宋体" w:eastAsia="宋体"/>
          <w:color w:val="auto"/>
          <w:sz w:val="21"/>
          <w:szCs w:val="21"/>
          <w:highlight w:val="none"/>
          <w:lang w:val="pt-BR"/>
        </w:rPr>
        <w:t>=</w:t>
      </w:r>
      <w:r>
        <w:rPr>
          <w:rFonts w:hint="eastAsia" w:ascii="宋体" w:hAnsi="宋体" w:eastAsia="宋体"/>
          <w:color w:val="auto"/>
          <w:sz w:val="21"/>
          <w:szCs w:val="21"/>
          <w:highlight w:val="none"/>
          <w:lang w:val="pt-BR"/>
        </w:rPr>
        <w:t>G4A_[2.2.1A]-G4A_[2.2.1.1A]+G4A_[2.2.2A]-G4A_[2.2.2.1A]-G4A_[2.2.4.1.1A]+G4A_[4.2.1A]-G4A_[4.2.1.1A]</w:t>
      </w:r>
    </w:p>
    <w:p>
      <w:pPr>
        <w:pStyle w:val="35"/>
        <w:ind w:firstLine="420"/>
        <w:jc w:val="both"/>
        <w:rPr>
          <w:rFonts w:ascii="宋体" w:hAnsi="宋体" w:eastAsia="宋体"/>
          <w:color w:val="auto"/>
          <w:sz w:val="21"/>
          <w:szCs w:val="21"/>
          <w:highlight w:val="none"/>
          <w:lang w:val="pt-BR"/>
        </w:rPr>
      </w:pPr>
      <w:r>
        <w:rPr>
          <w:rFonts w:hint="eastAsia" w:ascii="宋体" w:hAnsi="宋体" w:eastAsia="宋体"/>
          <w:color w:val="auto"/>
          <w:sz w:val="21"/>
          <w:szCs w:val="21"/>
          <w:highlight w:val="none"/>
          <w:lang w:val="pt-BR"/>
        </w:rPr>
        <w:t>[1</w:t>
      </w:r>
      <w:r>
        <w:rPr>
          <w:rFonts w:ascii="宋体" w:hAnsi="宋体" w:eastAsia="宋体"/>
          <w:color w:val="auto"/>
          <w:sz w:val="21"/>
          <w:szCs w:val="21"/>
          <w:highlight w:val="none"/>
          <w:lang w:val="pt-BR"/>
        </w:rPr>
        <w:t>9.2</w:t>
      </w:r>
      <w:r>
        <w:rPr>
          <w:rFonts w:hint="eastAsia" w:ascii="宋体" w:hAnsi="宋体" w:eastAsia="宋体"/>
          <w:color w:val="auto"/>
          <w:sz w:val="21"/>
          <w:szCs w:val="21"/>
          <w:highlight w:val="none"/>
          <w:lang w:val="pt-BR"/>
        </w:rPr>
        <w:t xml:space="preserve">A]=G4A_[2.2.3A]-G4A_[2.2.3.1A]-G4A_[2.2.4.1.2A] </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[21.A]=G4B-4_[1.A]</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[21.C]=G4B-4_[1.B]</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[21.</w:t>
      </w:r>
      <w:r>
        <w:rPr>
          <w:rFonts w:ascii="宋体" w:hAnsi="宋体" w:eastAsia="宋体"/>
          <w:color w:val="auto"/>
          <w:sz w:val="21"/>
          <w:szCs w:val="21"/>
        </w:rPr>
        <w:t>AS</w:t>
      </w:r>
      <w:r>
        <w:rPr>
          <w:rFonts w:ascii="宋体" w:hAnsi="宋体" w:eastAsia="宋体"/>
          <w:color w:val="auto"/>
          <w:sz w:val="21"/>
          <w:szCs w:val="21"/>
          <w:lang w:val="pt-BR"/>
        </w:rPr>
        <w:t>]=G4B-4_[1.C]</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[22.1.C]=[22.1.D]=[22.1.AQ]=G4B-5_[1.</w:t>
      </w:r>
      <w:r>
        <w:rPr>
          <w:rFonts w:hint="eastAsia" w:ascii="宋体" w:hAnsi="宋体" w:eastAsia="宋体"/>
          <w:color w:val="auto"/>
          <w:sz w:val="21"/>
          <w:szCs w:val="21"/>
          <w:lang w:val="en-US" w:eastAsia="zh-CN"/>
        </w:rPr>
        <w:t>F</w:t>
      </w:r>
      <w:r>
        <w:rPr>
          <w:rFonts w:hint="eastAsia" w:ascii="宋体" w:hAnsi="宋体" w:eastAsia="宋体"/>
          <w:color w:val="auto"/>
          <w:sz w:val="21"/>
          <w:szCs w:val="21"/>
          <w:lang w:val="pt-BR"/>
        </w:rPr>
        <w:t>]</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[22.1.AS]=G4B-5_[1.</w:t>
      </w:r>
      <w:r>
        <w:rPr>
          <w:rFonts w:hint="eastAsia" w:ascii="宋体" w:hAnsi="宋体" w:eastAsia="宋体"/>
          <w:color w:val="auto"/>
          <w:sz w:val="21"/>
          <w:szCs w:val="21"/>
          <w:lang w:val="en-US" w:eastAsia="zh-CN"/>
        </w:rPr>
        <w:t>G</w:t>
      </w:r>
      <w:r>
        <w:rPr>
          <w:rFonts w:hint="eastAsia" w:ascii="宋体" w:hAnsi="宋体" w:eastAsia="宋体"/>
          <w:color w:val="auto"/>
          <w:sz w:val="21"/>
          <w:szCs w:val="21"/>
          <w:lang w:val="pt-BR"/>
        </w:rPr>
        <w:t>]</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[22.2.C]=[22.2.D]=[22.2.AQ]=G4B-5_[1.</w:t>
      </w:r>
      <w:r>
        <w:rPr>
          <w:rFonts w:hint="eastAsia" w:ascii="宋体" w:hAnsi="宋体" w:eastAsia="宋体"/>
          <w:color w:val="auto"/>
          <w:sz w:val="21"/>
          <w:szCs w:val="21"/>
          <w:lang w:val="en-US" w:eastAsia="zh-CN"/>
        </w:rPr>
        <w:t>H</w:t>
      </w:r>
      <w:r>
        <w:rPr>
          <w:rFonts w:hint="eastAsia" w:ascii="宋体" w:hAnsi="宋体" w:eastAsia="宋体"/>
          <w:color w:val="auto"/>
          <w:sz w:val="21"/>
          <w:szCs w:val="21"/>
          <w:lang w:val="pt-BR"/>
        </w:rPr>
        <w:t>]</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[22.2.AS]=G4B-5_[1.</w:t>
      </w:r>
      <w:r>
        <w:rPr>
          <w:rFonts w:hint="eastAsia" w:ascii="宋体" w:hAnsi="宋体" w:eastAsia="宋体"/>
          <w:color w:val="auto"/>
          <w:sz w:val="21"/>
          <w:szCs w:val="21"/>
          <w:lang w:val="en-US" w:eastAsia="zh-CN"/>
        </w:rPr>
        <w:t>I</w:t>
      </w:r>
      <w:r>
        <w:rPr>
          <w:rFonts w:hint="eastAsia" w:ascii="宋体" w:hAnsi="宋体" w:eastAsia="宋体"/>
          <w:color w:val="auto"/>
          <w:sz w:val="21"/>
          <w:szCs w:val="21"/>
          <w:lang w:val="pt-BR"/>
        </w:rPr>
        <w:t>]</w:t>
      </w:r>
    </w:p>
    <w:p>
      <w:pPr>
        <w:pStyle w:val="35"/>
        <w:ind w:firstLine="420"/>
        <w:jc w:val="both"/>
        <w:rPr>
          <w:rFonts w:ascii="宋体" w:hAnsi="宋体" w:eastAsia="宋体"/>
          <w:color w:val="auto"/>
          <w:sz w:val="21"/>
          <w:szCs w:val="21"/>
          <w:lang w:val="pt-BR"/>
        </w:rPr>
      </w:pPr>
      <w:r>
        <w:rPr>
          <w:rFonts w:hint="eastAsia" w:ascii="宋体" w:hAnsi="宋体" w:eastAsia="宋体"/>
          <w:color w:val="auto"/>
          <w:sz w:val="21"/>
          <w:szCs w:val="21"/>
          <w:lang w:val="pt-BR"/>
        </w:rPr>
        <w:t>[22.3.AS]=G4B-5_[1.</w:t>
      </w:r>
      <w:r>
        <w:rPr>
          <w:rFonts w:hint="eastAsia" w:ascii="宋体" w:hAnsi="宋体" w:eastAsia="宋体"/>
          <w:color w:val="auto"/>
          <w:sz w:val="21"/>
          <w:szCs w:val="21"/>
          <w:lang w:val="en-US" w:eastAsia="zh-CN"/>
        </w:rPr>
        <w:t>M</w:t>
      </w:r>
      <w:r>
        <w:rPr>
          <w:rFonts w:hint="eastAsia" w:ascii="宋体" w:hAnsi="宋体" w:eastAsia="宋体"/>
          <w:color w:val="auto"/>
          <w:sz w:val="21"/>
          <w:szCs w:val="21"/>
          <w:lang w:val="pt-BR"/>
        </w:rPr>
        <w:t>]-[1.</w:t>
      </w:r>
      <w:r>
        <w:rPr>
          <w:rFonts w:hint="eastAsia" w:ascii="宋体" w:hAnsi="宋体" w:eastAsia="宋体"/>
          <w:color w:val="auto"/>
          <w:sz w:val="21"/>
          <w:szCs w:val="21"/>
          <w:lang w:val="en-US" w:eastAsia="zh-CN"/>
        </w:rPr>
        <w:t>L</w:t>
      </w:r>
      <w:r>
        <w:rPr>
          <w:rFonts w:hint="eastAsia" w:ascii="宋体" w:hAnsi="宋体" w:eastAsia="宋体"/>
          <w:color w:val="auto"/>
          <w:sz w:val="21"/>
          <w:szCs w:val="21"/>
          <w:lang w:val="pt-BR"/>
        </w:rPr>
        <w:t>]</w:t>
      </w:r>
    </w:p>
    <w:p>
      <w:pPr>
        <w:pStyle w:val="35"/>
        <w:ind w:firstLine="420"/>
        <w:jc w:val="both"/>
        <w:rPr>
          <w:rFonts w:hint="eastAsia" w:ascii="宋体" w:hAnsi="宋体" w:eastAsia="宋体"/>
          <w:sz w:val="21"/>
          <w:szCs w:val="21"/>
          <w:lang w:val="pt-BR" w:eastAsia="zh-CN"/>
        </w:rPr>
      </w:pPr>
      <w:r>
        <w:rPr>
          <w:rFonts w:ascii="宋体" w:hAnsi="宋体" w:eastAsia="宋体"/>
          <w:sz w:val="21"/>
          <w:szCs w:val="21"/>
          <w:lang w:val="pt-BR"/>
        </w:rPr>
        <w:t>[24.AS]</w:t>
      </w:r>
      <w:r>
        <w:rPr>
          <w:rFonts w:hint="eastAsia" w:ascii="宋体" w:hAnsi="宋体" w:eastAsia="宋体"/>
          <w:sz w:val="21"/>
          <w:szCs w:val="21"/>
          <w:lang w:val="pt-BR"/>
        </w:rPr>
        <w:t>=G4A_</w:t>
      </w:r>
      <w:r>
        <w:rPr>
          <w:rFonts w:ascii="宋体" w:hAnsi="宋体" w:eastAsia="宋体"/>
          <w:sz w:val="21"/>
          <w:szCs w:val="21"/>
          <w:lang w:val="pt-BR"/>
        </w:rPr>
        <w:t>[</w:t>
      </w:r>
      <w:r>
        <w:rPr>
          <w:rFonts w:hint="eastAsia" w:ascii="宋体" w:hAnsi="宋体" w:eastAsia="宋体"/>
          <w:sz w:val="21"/>
          <w:szCs w:val="21"/>
          <w:lang w:val="pt-BR"/>
        </w:rPr>
        <w:t>5.2.1A</w:t>
      </w:r>
      <w:r>
        <w:rPr>
          <w:rFonts w:ascii="宋体" w:hAnsi="宋体" w:eastAsia="宋体"/>
          <w:sz w:val="21"/>
          <w:szCs w:val="21"/>
          <w:lang w:val="pt-BR"/>
        </w:rPr>
        <w:t>]</w:t>
      </w:r>
      <w:r>
        <w:rPr>
          <w:rFonts w:hint="eastAsia" w:ascii="宋体" w:hAnsi="宋体" w:eastAsia="宋体"/>
          <w:sz w:val="21"/>
          <w:szCs w:val="21"/>
          <w:lang w:val="pt-BR" w:eastAsia="zh-CN"/>
        </w:rPr>
        <w:t>（权重法银行适用）</w:t>
      </w:r>
    </w:p>
    <w:p>
      <w:pPr>
        <w:pStyle w:val="35"/>
        <w:ind w:firstLine="420"/>
        <w:jc w:val="both"/>
        <w:rPr>
          <w:rFonts w:ascii="宋体" w:hAnsi="宋体" w:eastAsia="宋体"/>
          <w:sz w:val="21"/>
          <w:szCs w:val="21"/>
          <w:lang w:val="pt-BR"/>
        </w:rPr>
      </w:pPr>
      <w:r>
        <w:rPr>
          <w:rFonts w:ascii="宋体" w:hAnsi="宋体" w:eastAsia="宋体"/>
          <w:sz w:val="21"/>
          <w:szCs w:val="21"/>
          <w:lang w:val="pt-BR"/>
        </w:rPr>
        <w:t>[25.AS]</w:t>
      </w:r>
      <w:r>
        <w:rPr>
          <w:rFonts w:hint="eastAsia" w:ascii="宋体" w:hAnsi="宋体" w:eastAsia="宋体"/>
          <w:sz w:val="21"/>
          <w:szCs w:val="21"/>
          <w:lang w:val="pt-BR"/>
        </w:rPr>
        <w:t>=</w:t>
      </w:r>
      <w:r>
        <w:rPr>
          <w:rFonts w:ascii="宋体" w:hAnsi="宋体" w:eastAsia="宋体"/>
          <w:sz w:val="21"/>
          <w:szCs w:val="21"/>
          <w:lang w:val="pt-BR"/>
        </w:rPr>
        <w:t>G4A_[</w:t>
      </w:r>
      <w:r>
        <w:rPr>
          <w:rFonts w:hint="eastAsia" w:ascii="宋体" w:hAnsi="宋体" w:eastAsia="宋体"/>
          <w:sz w:val="21"/>
          <w:szCs w:val="21"/>
          <w:lang w:val="pt-BR"/>
        </w:rPr>
        <w:t>2.1.4.1</w:t>
      </w:r>
      <w:r>
        <w:rPr>
          <w:rFonts w:ascii="宋体" w:hAnsi="宋体" w:eastAsia="宋体"/>
          <w:sz w:val="21"/>
          <w:szCs w:val="21"/>
          <w:lang w:val="pt-BR"/>
        </w:rPr>
        <w:t>A]</w:t>
      </w:r>
    </w:p>
    <w:p>
      <w:pPr>
        <w:pStyle w:val="35"/>
        <w:ind w:firstLine="420"/>
        <w:jc w:val="both"/>
        <w:rPr>
          <w:rFonts w:ascii="宋体" w:hAnsi="宋体" w:eastAsia="宋体"/>
          <w:sz w:val="21"/>
          <w:szCs w:val="21"/>
          <w:lang w:val="pt-BR"/>
        </w:rPr>
      </w:pPr>
      <w:r>
        <w:rPr>
          <w:rFonts w:hint="eastAsia" w:ascii="宋体" w:hAnsi="宋体" w:eastAsia="宋体"/>
          <w:sz w:val="21"/>
          <w:szCs w:val="21"/>
        </w:rPr>
        <w:t>附注</w:t>
      </w:r>
      <w:r>
        <w:rPr>
          <w:rFonts w:hint="eastAsia" w:ascii="宋体" w:hAnsi="宋体" w:eastAsia="宋体"/>
          <w:sz w:val="21"/>
          <w:szCs w:val="21"/>
          <w:lang w:val="pt-BR"/>
        </w:rPr>
        <w:t>[2</w:t>
      </w:r>
      <w:r>
        <w:rPr>
          <w:rFonts w:ascii="宋体" w:hAnsi="宋体" w:eastAsia="宋体"/>
          <w:sz w:val="21"/>
          <w:szCs w:val="21"/>
          <w:lang w:val="pt-BR"/>
        </w:rPr>
        <w:t>.</w:t>
      </w:r>
      <w:r>
        <w:rPr>
          <w:rFonts w:hint="eastAsia" w:ascii="宋体" w:hAnsi="宋体" w:eastAsia="宋体"/>
          <w:sz w:val="21"/>
          <w:szCs w:val="21"/>
          <w:lang w:val="pt-BR"/>
        </w:rPr>
        <w:t xml:space="preserve">A]=G4A_[2.A]+G4A_[4.A]+G4A_[6.A] </w:t>
      </w:r>
    </w:p>
    <w:p>
      <w:pPr>
        <w:pStyle w:val="35"/>
        <w:ind w:firstLine="420"/>
        <w:jc w:val="both"/>
        <w:rPr>
          <w:rFonts w:ascii="宋体" w:hAnsi="宋体" w:eastAsia="宋体"/>
          <w:color w:val="auto"/>
          <w:sz w:val="21"/>
          <w:szCs w:val="21"/>
          <w:lang w:val="pt-BR"/>
        </w:rPr>
      </w:pPr>
      <w:r>
        <w:rPr>
          <w:rFonts w:hint="eastAsia" w:ascii="宋体" w:hAnsi="宋体" w:eastAsia="宋体"/>
          <w:sz w:val="21"/>
          <w:szCs w:val="21"/>
          <w:lang w:val="pt-BR"/>
        </w:rPr>
        <w:t>附注[3.A]≤G01_[23.2C]</w:t>
      </w:r>
      <w:r>
        <w:rPr>
          <w:rFonts w:hint="eastAsia" w:ascii="宋体" w:hAnsi="宋体" w:eastAsia="宋体"/>
          <w:color w:val="auto"/>
          <w:sz w:val="21"/>
          <w:szCs w:val="21"/>
          <w:lang w:val="pt-BR"/>
        </w:rPr>
        <w:t>，</w:t>
      </w:r>
      <w:r>
        <w:rPr>
          <w:rFonts w:hint="eastAsia" w:ascii="宋体" w:hAnsi="宋体" w:eastAsia="宋体"/>
          <w:color w:val="auto"/>
          <w:sz w:val="21"/>
          <w:szCs w:val="21"/>
        </w:rPr>
        <w:t>仅适用于法人口径</w:t>
      </w:r>
      <w:r>
        <w:rPr>
          <w:rFonts w:hint="eastAsia" w:ascii="宋体" w:hAnsi="宋体" w:eastAsia="宋体"/>
          <w:color w:val="auto"/>
          <w:sz w:val="21"/>
          <w:szCs w:val="21"/>
          <w:lang w:val="pt-BR"/>
        </w:rPr>
        <w:t>，</w:t>
      </w:r>
      <w:r>
        <w:rPr>
          <w:rFonts w:hint="eastAsia" w:ascii="宋体" w:hAnsi="宋体" w:eastAsia="宋体"/>
          <w:color w:val="auto"/>
          <w:sz w:val="21"/>
          <w:szCs w:val="21"/>
        </w:rPr>
        <w:t>外国银行分行不适用</w:t>
      </w:r>
      <w:r>
        <w:rPr>
          <w:rFonts w:hint="eastAsia" w:ascii="宋体" w:hAnsi="宋体" w:eastAsia="宋体"/>
          <w:color w:val="auto"/>
          <w:sz w:val="21"/>
          <w:szCs w:val="21"/>
          <w:lang w:val="pt-BR"/>
        </w:rPr>
        <w:t>；</w:t>
      </w:r>
      <w:r>
        <w:rPr>
          <w:rFonts w:hint="eastAsia" w:ascii="宋体" w:hAnsi="宋体" w:eastAsia="宋体"/>
          <w:sz w:val="21"/>
          <w:szCs w:val="21"/>
          <w:lang w:val="pt-BR"/>
        </w:rPr>
        <w:t xml:space="preserve">   </w:t>
      </w:r>
    </w:p>
    <w:p>
      <w:pPr>
        <w:pStyle w:val="35"/>
        <w:ind w:firstLine="420"/>
        <w:jc w:val="both"/>
        <w:rPr>
          <w:rFonts w:ascii="宋体" w:hAnsi="宋体" w:eastAsia="宋体"/>
          <w:sz w:val="21"/>
          <w:szCs w:val="21"/>
          <w:lang w:val="pt-BR"/>
        </w:rPr>
      </w:pPr>
      <w:r>
        <w:rPr>
          <w:rFonts w:hint="eastAsia" w:ascii="宋体" w:hAnsi="宋体" w:eastAsia="宋体"/>
          <w:sz w:val="21"/>
          <w:szCs w:val="21"/>
          <w:lang w:val="pt-BR"/>
        </w:rPr>
        <w:t>附注[4.A]≤G4B-3_[2.A]</w:t>
      </w:r>
    </w:p>
    <w:p>
      <w:pPr>
        <w:pStyle w:val="35"/>
        <w:ind w:firstLine="0" w:firstLineChars="0"/>
        <w:jc w:val="both"/>
        <w:rPr>
          <w:rFonts w:ascii="宋体" w:hAnsi="宋体" w:eastAsia="宋体"/>
          <w:b/>
          <w:color w:val="auto"/>
          <w:sz w:val="21"/>
          <w:szCs w:val="21"/>
          <w:lang w:val="pt-BR"/>
        </w:rPr>
      </w:pPr>
      <w:r>
        <w:rPr>
          <w:rFonts w:ascii="宋体" w:hAnsi="宋体" w:eastAsia="宋体"/>
          <w:b/>
          <w:color w:val="auto"/>
          <w:sz w:val="21"/>
          <w:szCs w:val="21"/>
        </w:rPr>
        <w:t>第五部分</w:t>
      </w:r>
      <w:r>
        <w:rPr>
          <w:rFonts w:ascii="宋体" w:hAnsi="宋体" w:eastAsia="宋体"/>
          <w:b/>
          <w:color w:val="auto"/>
          <w:sz w:val="21"/>
          <w:szCs w:val="21"/>
          <w:lang w:val="pt-BR"/>
        </w:rPr>
        <w:t>：</w:t>
      </w:r>
      <w:r>
        <w:rPr>
          <w:rFonts w:ascii="宋体" w:hAnsi="宋体" w:eastAsia="宋体"/>
          <w:b/>
          <w:color w:val="auto"/>
          <w:sz w:val="21"/>
          <w:szCs w:val="21"/>
        </w:rPr>
        <w:t>备注</w:t>
      </w:r>
    </w:p>
    <w:p>
      <w:pPr>
        <w:pStyle w:val="35"/>
        <w:ind w:firstLine="420"/>
        <w:jc w:val="both"/>
        <w:rPr>
          <w:rFonts w:ascii="宋体" w:hAnsi="宋体"/>
          <w:szCs w:val="21"/>
          <w:lang w:val="pt-BR"/>
        </w:rPr>
      </w:pPr>
      <w:r>
        <w:rPr>
          <w:rFonts w:ascii="宋体" w:hAnsi="宋体" w:eastAsia="宋体"/>
          <w:sz w:val="21"/>
          <w:szCs w:val="21"/>
          <w:lang w:val="pt-BR"/>
        </w:rPr>
        <w:t>外国银行分行填报本表</w:t>
      </w:r>
      <w:r>
        <w:rPr>
          <w:rFonts w:hint="eastAsia" w:ascii="宋体" w:hAnsi="宋体" w:eastAsia="宋体"/>
          <w:sz w:val="21"/>
          <w:szCs w:val="21"/>
          <w:lang w:val="pt-BR"/>
        </w:rPr>
        <w:t>仅限</w:t>
      </w:r>
      <w:r>
        <w:rPr>
          <w:rFonts w:ascii="宋体" w:hAnsi="宋体" w:eastAsia="宋体"/>
          <w:sz w:val="21"/>
          <w:szCs w:val="21"/>
          <w:lang w:val="pt-BR"/>
        </w:rPr>
        <w:t>其风险资产中的人民币份额</w:t>
      </w:r>
      <w:r>
        <w:rPr>
          <w:rFonts w:hint="eastAsia" w:ascii="宋体" w:hAnsi="宋体" w:eastAsia="宋体"/>
          <w:sz w:val="21"/>
          <w:szCs w:val="21"/>
          <w:lang w:val="pt-BR"/>
        </w:rPr>
        <w:t>。</w:t>
      </w: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9"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Times New Roman”“">
    <w:altName w:val="宋体"/>
    <w:panose1 w:val="020B0604020202020204"/>
    <w:charset w:val="86"/>
    <w:family w:val="roman"/>
    <w:pitch w:val="default"/>
    <w:sig w:usb0="00000000" w:usb1="00000000" w:usb2="00000010" w:usb3="00000000" w:csb0="00040000" w:csb1="00000000"/>
  </w:font>
  <w:font w:name="Verdana">
    <w:altName w:val="DejaVu Sans"/>
    <w:panose1 w:val="020B0604030504040204"/>
    <w:charset w:val="00"/>
    <w:family w:val="swiss"/>
    <w:pitch w:val="default"/>
    <w:sig w:usb0="00000000" w:usb1="00000000" w:usb2="00000010" w:usb3="00000000" w:csb0="0000019F" w:csb1="00000000"/>
  </w:font>
  <w:font w:name="MS Mincho">
    <w:altName w:val="宋体"/>
    <w:panose1 w:val="02020609040205080304"/>
    <w:charset w:val="80"/>
    <w:family w:val="modern"/>
    <w:pitch w:val="default"/>
    <w:sig w:usb0="00000000" w:usb1="00000000" w:usb2="08000012" w:usb3="00000000" w:csb0="0002009F" w:csb1="00000000"/>
  </w:font>
  <w:font w:name="Arial Narrow">
    <w:altName w:val="DejaVu Sans"/>
    <w:panose1 w:val="020B0606020202030204"/>
    <w:charset w:val="00"/>
    <w:family w:val="swiss"/>
    <w:pitch w:val="default"/>
    <w:sig w:usb0="00000000" w:usb1="00000000" w:usb2="00000000" w:usb3="00000000" w:csb0="0000009F" w:csb1="00000000"/>
  </w:font>
  <w:font w:name="Cambria Math">
    <w:altName w:val="DejaVu Math TeX Gyre"/>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微软雅黑">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rPr>
        <w:rStyle w:val="43"/>
      </w:rPr>
      <w:fldChar w:fldCharType="begin"/>
    </w:r>
    <w:r>
      <w:rPr>
        <w:rStyle w:val="43"/>
      </w:rPr>
      <w:instrText xml:space="preserve">PAGE  </w:instrText>
    </w:r>
    <w:r>
      <w:rPr>
        <w:rStyle w:val="43"/>
      </w:rPr>
      <w:fldChar w:fldCharType="separate"/>
    </w:r>
    <w:r>
      <w:rPr>
        <w:rStyle w:val="43"/>
      </w:rPr>
      <w:t>1</w:t>
    </w:r>
    <w:r>
      <w:rPr>
        <w:rStyle w:val="43"/>
      </w:rP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rPr>
        <w:rStyle w:val="43"/>
      </w:rPr>
      <w:fldChar w:fldCharType="begin"/>
    </w:r>
    <w:r>
      <w:rPr>
        <w:rStyle w:val="43"/>
      </w:rPr>
      <w:instrText xml:space="preserve">PAGE  </w:instrText>
    </w:r>
    <w:r>
      <w:rPr>
        <w:rStyle w:val="43"/>
      </w:rPr>
      <w:fldChar w:fldCharType="end"/>
    </w:r>
  </w:p>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93213E"/>
    <w:rsid w:val="000013BA"/>
    <w:rsid w:val="00001401"/>
    <w:rsid w:val="0000150C"/>
    <w:rsid w:val="00004CF4"/>
    <w:rsid w:val="00006655"/>
    <w:rsid w:val="0000738B"/>
    <w:rsid w:val="00007486"/>
    <w:rsid w:val="00007EF8"/>
    <w:rsid w:val="00010C94"/>
    <w:rsid w:val="000142AB"/>
    <w:rsid w:val="000154CD"/>
    <w:rsid w:val="0001669B"/>
    <w:rsid w:val="00017FA5"/>
    <w:rsid w:val="00021026"/>
    <w:rsid w:val="000210B3"/>
    <w:rsid w:val="00023D9C"/>
    <w:rsid w:val="00026BF1"/>
    <w:rsid w:val="00026E63"/>
    <w:rsid w:val="00026F8B"/>
    <w:rsid w:val="000272CA"/>
    <w:rsid w:val="00030571"/>
    <w:rsid w:val="00032980"/>
    <w:rsid w:val="00032B1C"/>
    <w:rsid w:val="00034BE9"/>
    <w:rsid w:val="00036F63"/>
    <w:rsid w:val="00037811"/>
    <w:rsid w:val="00040D24"/>
    <w:rsid w:val="000430C9"/>
    <w:rsid w:val="00045212"/>
    <w:rsid w:val="000453C6"/>
    <w:rsid w:val="000460A1"/>
    <w:rsid w:val="0005079F"/>
    <w:rsid w:val="00053FF3"/>
    <w:rsid w:val="00054719"/>
    <w:rsid w:val="000566C4"/>
    <w:rsid w:val="00057B9A"/>
    <w:rsid w:val="0006057B"/>
    <w:rsid w:val="0006206D"/>
    <w:rsid w:val="000642C1"/>
    <w:rsid w:val="000643AB"/>
    <w:rsid w:val="00064EE2"/>
    <w:rsid w:val="000676D8"/>
    <w:rsid w:val="000722F1"/>
    <w:rsid w:val="000735B8"/>
    <w:rsid w:val="00073E5B"/>
    <w:rsid w:val="00077F09"/>
    <w:rsid w:val="000808C0"/>
    <w:rsid w:val="00080C07"/>
    <w:rsid w:val="00081ABF"/>
    <w:rsid w:val="000825C2"/>
    <w:rsid w:val="000834D7"/>
    <w:rsid w:val="000855E9"/>
    <w:rsid w:val="00085D59"/>
    <w:rsid w:val="00085F8B"/>
    <w:rsid w:val="00091983"/>
    <w:rsid w:val="00091BBF"/>
    <w:rsid w:val="0009371A"/>
    <w:rsid w:val="000976AD"/>
    <w:rsid w:val="00097AF2"/>
    <w:rsid w:val="00097C4B"/>
    <w:rsid w:val="000A2526"/>
    <w:rsid w:val="000A447E"/>
    <w:rsid w:val="000A5381"/>
    <w:rsid w:val="000A561A"/>
    <w:rsid w:val="000A6112"/>
    <w:rsid w:val="000A79FB"/>
    <w:rsid w:val="000A7B2B"/>
    <w:rsid w:val="000B087A"/>
    <w:rsid w:val="000B0F97"/>
    <w:rsid w:val="000B1F46"/>
    <w:rsid w:val="000B4494"/>
    <w:rsid w:val="000B6613"/>
    <w:rsid w:val="000B7F74"/>
    <w:rsid w:val="000C134F"/>
    <w:rsid w:val="000C1712"/>
    <w:rsid w:val="000C2424"/>
    <w:rsid w:val="000C267C"/>
    <w:rsid w:val="000C5D3C"/>
    <w:rsid w:val="000C6378"/>
    <w:rsid w:val="000C68D6"/>
    <w:rsid w:val="000D0A99"/>
    <w:rsid w:val="000D2A57"/>
    <w:rsid w:val="000D2CBD"/>
    <w:rsid w:val="000D3245"/>
    <w:rsid w:val="000D4172"/>
    <w:rsid w:val="000D58FD"/>
    <w:rsid w:val="000D5D72"/>
    <w:rsid w:val="000D7ED0"/>
    <w:rsid w:val="000E09A9"/>
    <w:rsid w:val="000E4373"/>
    <w:rsid w:val="000E46CB"/>
    <w:rsid w:val="000E58D0"/>
    <w:rsid w:val="000E6954"/>
    <w:rsid w:val="000E6CF5"/>
    <w:rsid w:val="000F134B"/>
    <w:rsid w:val="000F28CA"/>
    <w:rsid w:val="000F4B94"/>
    <w:rsid w:val="000F5B77"/>
    <w:rsid w:val="000F6A13"/>
    <w:rsid w:val="0010003D"/>
    <w:rsid w:val="00100A67"/>
    <w:rsid w:val="00102094"/>
    <w:rsid w:val="0010243A"/>
    <w:rsid w:val="001028C0"/>
    <w:rsid w:val="0010463B"/>
    <w:rsid w:val="00105467"/>
    <w:rsid w:val="00105AFE"/>
    <w:rsid w:val="00106414"/>
    <w:rsid w:val="00106DAC"/>
    <w:rsid w:val="00107A1A"/>
    <w:rsid w:val="00107D1F"/>
    <w:rsid w:val="00110965"/>
    <w:rsid w:val="00110A89"/>
    <w:rsid w:val="001134DB"/>
    <w:rsid w:val="00115509"/>
    <w:rsid w:val="00116E91"/>
    <w:rsid w:val="00120783"/>
    <w:rsid w:val="001215BF"/>
    <w:rsid w:val="00121B5A"/>
    <w:rsid w:val="00121CB8"/>
    <w:rsid w:val="00122186"/>
    <w:rsid w:val="00122A9A"/>
    <w:rsid w:val="00123B27"/>
    <w:rsid w:val="00133D2B"/>
    <w:rsid w:val="001341AC"/>
    <w:rsid w:val="0013464B"/>
    <w:rsid w:val="00134E18"/>
    <w:rsid w:val="001362BF"/>
    <w:rsid w:val="001368E3"/>
    <w:rsid w:val="00137038"/>
    <w:rsid w:val="00140656"/>
    <w:rsid w:val="001452CD"/>
    <w:rsid w:val="00147050"/>
    <w:rsid w:val="00147A7A"/>
    <w:rsid w:val="00151FE2"/>
    <w:rsid w:val="00156E70"/>
    <w:rsid w:val="00157B48"/>
    <w:rsid w:val="00157D39"/>
    <w:rsid w:val="00161E87"/>
    <w:rsid w:val="00163C43"/>
    <w:rsid w:val="00163C47"/>
    <w:rsid w:val="00163F49"/>
    <w:rsid w:val="001648F5"/>
    <w:rsid w:val="00170D56"/>
    <w:rsid w:val="0017131D"/>
    <w:rsid w:val="00171F03"/>
    <w:rsid w:val="001751B6"/>
    <w:rsid w:val="00175390"/>
    <w:rsid w:val="0017606D"/>
    <w:rsid w:val="00176DD2"/>
    <w:rsid w:val="00177E4E"/>
    <w:rsid w:val="00180752"/>
    <w:rsid w:val="00180A88"/>
    <w:rsid w:val="0018100E"/>
    <w:rsid w:val="00182B1E"/>
    <w:rsid w:val="00184220"/>
    <w:rsid w:val="001844B5"/>
    <w:rsid w:val="00184535"/>
    <w:rsid w:val="001850C1"/>
    <w:rsid w:val="00185D17"/>
    <w:rsid w:val="0018773A"/>
    <w:rsid w:val="00191E78"/>
    <w:rsid w:val="00191F09"/>
    <w:rsid w:val="00194F38"/>
    <w:rsid w:val="00195141"/>
    <w:rsid w:val="00195249"/>
    <w:rsid w:val="001955DE"/>
    <w:rsid w:val="00195EB8"/>
    <w:rsid w:val="00197BBA"/>
    <w:rsid w:val="001A0365"/>
    <w:rsid w:val="001A0D6E"/>
    <w:rsid w:val="001A0E50"/>
    <w:rsid w:val="001A176D"/>
    <w:rsid w:val="001A25C0"/>
    <w:rsid w:val="001A2FDE"/>
    <w:rsid w:val="001A33E8"/>
    <w:rsid w:val="001A5867"/>
    <w:rsid w:val="001A65AE"/>
    <w:rsid w:val="001B0C5E"/>
    <w:rsid w:val="001B2B33"/>
    <w:rsid w:val="001B301A"/>
    <w:rsid w:val="001C33F3"/>
    <w:rsid w:val="001C3A13"/>
    <w:rsid w:val="001C5169"/>
    <w:rsid w:val="001C5294"/>
    <w:rsid w:val="001C6FF8"/>
    <w:rsid w:val="001C7515"/>
    <w:rsid w:val="001C776B"/>
    <w:rsid w:val="001C77C5"/>
    <w:rsid w:val="001D1254"/>
    <w:rsid w:val="001D20CF"/>
    <w:rsid w:val="001D461E"/>
    <w:rsid w:val="001D529B"/>
    <w:rsid w:val="001D5CAD"/>
    <w:rsid w:val="001E253D"/>
    <w:rsid w:val="001E2899"/>
    <w:rsid w:val="001E3CE9"/>
    <w:rsid w:val="001F326D"/>
    <w:rsid w:val="001F3B67"/>
    <w:rsid w:val="001F6F01"/>
    <w:rsid w:val="002005D9"/>
    <w:rsid w:val="00201433"/>
    <w:rsid w:val="00202728"/>
    <w:rsid w:val="00202E30"/>
    <w:rsid w:val="002042EB"/>
    <w:rsid w:val="002047D5"/>
    <w:rsid w:val="00204A44"/>
    <w:rsid w:val="002061DD"/>
    <w:rsid w:val="00207A24"/>
    <w:rsid w:val="00210260"/>
    <w:rsid w:val="00211C55"/>
    <w:rsid w:val="0021233B"/>
    <w:rsid w:val="00212463"/>
    <w:rsid w:val="002140FE"/>
    <w:rsid w:val="0021701C"/>
    <w:rsid w:val="00217C0B"/>
    <w:rsid w:val="0022087F"/>
    <w:rsid w:val="00224AA9"/>
    <w:rsid w:val="00224F94"/>
    <w:rsid w:val="00231F08"/>
    <w:rsid w:val="00232EAE"/>
    <w:rsid w:val="0023421B"/>
    <w:rsid w:val="00234C64"/>
    <w:rsid w:val="00236947"/>
    <w:rsid w:val="00240DB6"/>
    <w:rsid w:val="00240E73"/>
    <w:rsid w:val="002415B0"/>
    <w:rsid w:val="00244BCC"/>
    <w:rsid w:val="00247D12"/>
    <w:rsid w:val="00253B8F"/>
    <w:rsid w:val="0025407C"/>
    <w:rsid w:val="00254A5D"/>
    <w:rsid w:val="00256C2F"/>
    <w:rsid w:val="00256EAE"/>
    <w:rsid w:val="00257DAE"/>
    <w:rsid w:val="0026114A"/>
    <w:rsid w:val="00261415"/>
    <w:rsid w:val="00264E92"/>
    <w:rsid w:val="002653C3"/>
    <w:rsid w:val="00267CDC"/>
    <w:rsid w:val="00270575"/>
    <w:rsid w:val="00272224"/>
    <w:rsid w:val="00272C23"/>
    <w:rsid w:val="00272EFD"/>
    <w:rsid w:val="00283DE3"/>
    <w:rsid w:val="0028537B"/>
    <w:rsid w:val="00285DF2"/>
    <w:rsid w:val="002879F3"/>
    <w:rsid w:val="00287E1F"/>
    <w:rsid w:val="0029116D"/>
    <w:rsid w:val="00291171"/>
    <w:rsid w:val="00293193"/>
    <w:rsid w:val="002A109F"/>
    <w:rsid w:val="002A1FFA"/>
    <w:rsid w:val="002A3669"/>
    <w:rsid w:val="002A493E"/>
    <w:rsid w:val="002A4944"/>
    <w:rsid w:val="002A669E"/>
    <w:rsid w:val="002A6E95"/>
    <w:rsid w:val="002A7206"/>
    <w:rsid w:val="002A78CA"/>
    <w:rsid w:val="002A7B18"/>
    <w:rsid w:val="002B0267"/>
    <w:rsid w:val="002B1297"/>
    <w:rsid w:val="002B1BC3"/>
    <w:rsid w:val="002B51D7"/>
    <w:rsid w:val="002B6DD0"/>
    <w:rsid w:val="002B71D3"/>
    <w:rsid w:val="002B7D68"/>
    <w:rsid w:val="002C03BD"/>
    <w:rsid w:val="002C09C0"/>
    <w:rsid w:val="002C09FD"/>
    <w:rsid w:val="002C0DE2"/>
    <w:rsid w:val="002C2E35"/>
    <w:rsid w:val="002C33C4"/>
    <w:rsid w:val="002C42E8"/>
    <w:rsid w:val="002C4D28"/>
    <w:rsid w:val="002C5CA2"/>
    <w:rsid w:val="002C6443"/>
    <w:rsid w:val="002C7F99"/>
    <w:rsid w:val="002C7FB1"/>
    <w:rsid w:val="002D2B98"/>
    <w:rsid w:val="002D4ACD"/>
    <w:rsid w:val="002D570F"/>
    <w:rsid w:val="002D5E57"/>
    <w:rsid w:val="002D6501"/>
    <w:rsid w:val="002E0CAA"/>
    <w:rsid w:val="002E24CD"/>
    <w:rsid w:val="002E54E9"/>
    <w:rsid w:val="002E5A75"/>
    <w:rsid w:val="002E5B9F"/>
    <w:rsid w:val="002E5D9A"/>
    <w:rsid w:val="002E71AB"/>
    <w:rsid w:val="002F005C"/>
    <w:rsid w:val="002F17F7"/>
    <w:rsid w:val="002F27F0"/>
    <w:rsid w:val="002F2B1F"/>
    <w:rsid w:val="002F2CDD"/>
    <w:rsid w:val="002F5C51"/>
    <w:rsid w:val="002F6182"/>
    <w:rsid w:val="00300DFF"/>
    <w:rsid w:val="0030113D"/>
    <w:rsid w:val="003014A7"/>
    <w:rsid w:val="003030A8"/>
    <w:rsid w:val="0030475B"/>
    <w:rsid w:val="00305203"/>
    <w:rsid w:val="0031023D"/>
    <w:rsid w:val="003106F6"/>
    <w:rsid w:val="00312C5C"/>
    <w:rsid w:val="00313619"/>
    <w:rsid w:val="00313ABE"/>
    <w:rsid w:val="0031560D"/>
    <w:rsid w:val="00317CF8"/>
    <w:rsid w:val="00317EF8"/>
    <w:rsid w:val="00325072"/>
    <w:rsid w:val="00325455"/>
    <w:rsid w:val="0032607A"/>
    <w:rsid w:val="003266AB"/>
    <w:rsid w:val="00327406"/>
    <w:rsid w:val="003277FE"/>
    <w:rsid w:val="00331207"/>
    <w:rsid w:val="003315DA"/>
    <w:rsid w:val="00331993"/>
    <w:rsid w:val="003338FD"/>
    <w:rsid w:val="00334DB5"/>
    <w:rsid w:val="0034051F"/>
    <w:rsid w:val="00341663"/>
    <w:rsid w:val="00343454"/>
    <w:rsid w:val="0034367A"/>
    <w:rsid w:val="0034398D"/>
    <w:rsid w:val="0034599C"/>
    <w:rsid w:val="00345C88"/>
    <w:rsid w:val="00345E7B"/>
    <w:rsid w:val="00346E3A"/>
    <w:rsid w:val="0035056D"/>
    <w:rsid w:val="003517F2"/>
    <w:rsid w:val="0035271E"/>
    <w:rsid w:val="00360792"/>
    <w:rsid w:val="003613CC"/>
    <w:rsid w:val="003635DB"/>
    <w:rsid w:val="00363AF0"/>
    <w:rsid w:val="00365087"/>
    <w:rsid w:val="0036750B"/>
    <w:rsid w:val="00371014"/>
    <w:rsid w:val="0037109D"/>
    <w:rsid w:val="00371B16"/>
    <w:rsid w:val="00377CD7"/>
    <w:rsid w:val="00380BA3"/>
    <w:rsid w:val="00380EF3"/>
    <w:rsid w:val="00382970"/>
    <w:rsid w:val="003836BC"/>
    <w:rsid w:val="00385C75"/>
    <w:rsid w:val="003873B6"/>
    <w:rsid w:val="00390316"/>
    <w:rsid w:val="00392AA8"/>
    <w:rsid w:val="00392B27"/>
    <w:rsid w:val="00392C75"/>
    <w:rsid w:val="00395BFA"/>
    <w:rsid w:val="003964C5"/>
    <w:rsid w:val="003968E8"/>
    <w:rsid w:val="003A0213"/>
    <w:rsid w:val="003A03B7"/>
    <w:rsid w:val="003A0DBF"/>
    <w:rsid w:val="003A2CC8"/>
    <w:rsid w:val="003A4437"/>
    <w:rsid w:val="003A76AB"/>
    <w:rsid w:val="003A7D0F"/>
    <w:rsid w:val="003B071F"/>
    <w:rsid w:val="003B0C76"/>
    <w:rsid w:val="003B0E99"/>
    <w:rsid w:val="003B20AA"/>
    <w:rsid w:val="003B2580"/>
    <w:rsid w:val="003B29F7"/>
    <w:rsid w:val="003B4D96"/>
    <w:rsid w:val="003B57AC"/>
    <w:rsid w:val="003B5F01"/>
    <w:rsid w:val="003B7369"/>
    <w:rsid w:val="003C04DA"/>
    <w:rsid w:val="003C0B2E"/>
    <w:rsid w:val="003C1221"/>
    <w:rsid w:val="003C2C38"/>
    <w:rsid w:val="003C41A6"/>
    <w:rsid w:val="003C5192"/>
    <w:rsid w:val="003C5DE6"/>
    <w:rsid w:val="003D0263"/>
    <w:rsid w:val="003D3379"/>
    <w:rsid w:val="003D441D"/>
    <w:rsid w:val="003D5B64"/>
    <w:rsid w:val="003D6DEC"/>
    <w:rsid w:val="003D74CE"/>
    <w:rsid w:val="003E080B"/>
    <w:rsid w:val="003E1ED0"/>
    <w:rsid w:val="003E4440"/>
    <w:rsid w:val="003E78D4"/>
    <w:rsid w:val="003F17B8"/>
    <w:rsid w:val="003F3185"/>
    <w:rsid w:val="003F4145"/>
    <w:rsid w:val="003F661D"/>
    <w:rsid w:val="00400F71"/>
    <w:rsid w:val="004047F2"/>
    <w:rsid w:val="00405E9D"/>
    <w:rsid w:val="0040664E"/>
    <w:rsid w:val="0041396F"/>
    <w:rsid w:val="00414EB8"/>
    <w:rsid w:val="00415CF4"/>
    <w:rsid w:val="00416241"/>
    <w:rsid w:val="004226B8"/>
    <w:rsid w:val="00423067"/>
    <w:rsid w:val="00423FDF"/>
    <w:rsid w:val="00425A78"/>
    <w:rsid w:val="00426136"/>
    <w:rsid w:val="00426BDD"/>
    <w:rsid w:val="00430BA3"/>
    <w:rsid w:val="00430F2A"/>
    <w:rsid w:val="00432369"/>
    <w:rsid w:val="00433589"/>
    <w:rsid w:val="00433C9E"/>
    <w:rsid w:val="0043450B"/>
    <w:rsid w:val="00437DF4"/>
    <w:rsid w:val="00440C88"/>
    <w:rsid w:val="004423DA"/>
    <w:rsid w:val="004426FF"/>
    <w:rsid w:val="00442E8D"/>
    <w:rsid w:val="004442DD"/>
    <w:rsid w:val="004452EC"/>
    <w:rsid w:val="00446306"/>
    <w:rsid w:val="00446ABC"/>
    <w:rsid w:val="00450E81"/>
    <w:rsid w:val="00451521"/>
    <w:rsid w:val="00453177"/>
    <w:rsid w:val="00455489"/>
    <w:rsid w:val="00457AF6"/>
    <w:rsid w:val="004622EF"/>
    <w:rsid w:val="00462DEF"/>
    <w:rsid w:val="00463D92"/>
    <w:rsid w:val="00466290"/>
    <w:rsid w:val="0046736A"/>
    <w:rsid w:val="00467472"/>
    <w:rsid w:val="0047382F"/>
    <w:rsid w:val="00473D28"/>
    <w:rsid w:val="00473E1A"/>
    <w:rsid w:val="00475DB9"/>
    <w:rsid w:val="00476304"/>
    <w:rsid w:val="00477971"/>
    <w:rsid w:val="00477C56"/>
    <w:rsid w:val="004805F5"/>
    <w:rsid w:val="00480A79"/>
    <w:rsid w:val="00483220"/>
    <w:rsid w:val="00483A2D"/>
    <w:rsid w:val="00484121"/>
    <w:rsid w:val="00487C79"/>
    <w:rsid w:val="00490548"/>
    <w:rsid w:val="004911EC"/>
    <w:rsid w:val="00491E44"/>
    <w:rsid w:val="004929B6"/>
    <w:rsid w:val="00496A93"/>
    <w:rsid w:val="00496D7D"/>
    <w:rsid w:val="004A0254"/>
    <w:rsid w:val="004A2B39"/>
    <w:rsid w:val="004A2EF7"/>
    <w:rsid w:val="004A3A03"/>
    <w:rsid w:val="004B113B"/>
    <w:rsid w:val="004B194B"/>
    <w:rsid w:val="004B4EBF"/>
    <w:rsid w:val="004B7219"/>
    <w:rsid w:val="004B7236"/>
    <w:rsid w:val="004C07ED"/>
    <w:rsid w:val="004C1CAF"/>
    <w:rsid w:val="004C223A"/>
    <w:rsid w:val="004C4E44"/>
    <w:rsid w:val="004C6B6A"/>
    <w:rsid w:val="004D1C1A"/>
    <w:rsid w:val="004D25D4"/>
    <w:rsid w:val="004D3914"/>
    <w:rsid w:val="004E03D7"/>
    <w:rsid w:val="004E57F7"/>
    <w:rsid w:val="004E6F66"/>
    <w:rsid w:val="004F0FC6"/>
    <w:rsid w:val="004F12F0"/>
    <w:rsid w:val="004F2497"/>
    <w:rsid w:val="004F25DB"/>
    <w:rsid w:val="004F4D71"/>
    <w:rsid w:val="004F6B08"/>
    <w:rsid w:val="005016A0"/>
    <w:rsid w:val="00502C4E"/>
    <w:rsid w:val="005047BD"/>
    <w:rsid w:val="0050492E"/>
    <w:rsid w:val="00506614"/>
    <w:rsid w:val="00511EE2"/>
    <w:rsid w:val="005125C8"/>
    <w:rsid w:val="0051440E"/>
    <w:rsid w:val="00514D88"/>
    <w:rsid w:val="00515E25"/>
    <w:rsid w:val="005177BE"/>
    <w:rsid w:val="00517DA2"/>
    <w:rsid w:val="00520918"/>
    <w:rsid w:val="00520E00"/>
    <w:rsid w:val="00520F08"/>
    <w:rsid w:val="00521536"/>
    <w:rsid w:val="00522055"/>
    <w:rsid w:val="00523765"/>
    <w:rsid w:val="0052642A"/>
    <w:rsid w:val="005274AD"/>
    <w:rsid w:val="00530159"/>
    <w:rsid w:val="00530202"/>
    <w:rsid w:val="00532A66"/>
    <w:rsid w:val="00535B1A"/>
    <w:rsid w:val="005365EF"/>
    <w:rsid w:val="00536D2E"/>
    <w:rsid w:val="005376A7"/>
    <w:rsid w:val="00540626"/>
    <w:rsid w:val="005410B4"/>
    <w:rsid w:val="00541674"/>
    <w:rsid w:val="00541EB8"/>
    <w:rsid w:val="00543459"/>
    <w:rsid w:val="0054367E"/>
    <w:rsid w:val="00543E97"/>
    <w:rsid w:val="00544ADD"/>
    <w:rsid w:val="005452AF"/>
    <w:rsid w:val="00546E2C"/>
    <w:rsid w:val="00547E0A"/>
    <w:rsid w:val="00551B96"/>
    <w:rsid w:val="00551BB8"/>
    <w:rsid w:val="00552B26"/>
    <w:rsid w:val="00552B34"/>
    <w:rsid w:val="00553FF4"/>
    <w:rsid w:val="00554B19"/>
    <w:rsid w:val="0055537C"/>
    <w:rsid w:val="005553E7"/>
    <w:rsid w:val="0056175B"/>
    <w:rsid w:val="00562762"/>
    <w:rsid w:val="005639F2"/>
    <w:rsid w:val="0056748A"/>
    <w:rsid w:val="005676EF"/>
    <w:rsid w:val="005679AC"/>
    <w:rsid w:val="00570D69"/>
    <w:rsid w:val="00571306"/>
    <w:rsid w:val="0057245C"/>
    <w:rsid w:val="00572F00"/>
    <w:rsid w:val="005742D7"/>
    <w:rsid w:val="00575FC6"/>
    <w:rsid w:val="00577253"/>
    <w:rsid w:val="005779F3"/>
    <w:rsid w:val="00577DD0"/>
    <w:rsid w:val="0058340E"/>
    <w:rsid w:val="0058447C"/>
    <w:rsid w:val="005848B5"/>
    <w:rsid w:val="00584C95"/>
    <w:rsid w:val="00585916"/>
    <w:rsid w:val="00586410"/>
    <w:rsid w:val="00586D29"/>
    <w:rsid w:val="00587DDA"/>
    <w:rsid w:val="0059003B"/>
    <w:rsid w:val="00590A8A"/>
    <w:rsid w:val="005926B0"/>
    <w:rsid w:val="00593FCB"/>
    <w:rsid w:val="0059600F"/>
    <w:rsid w:val="00596010"/>
    <w:rsid w:val="00597047"/>
    <w:rsid w:val="005A2A4A"/>
    <w:rsid w:val="005A589F"/>
    <w:rsid w:val="005A6F47"/>
    <w:rsid w:val="005B1852"/>
    <w:rsid w:val="005B2872"/>
    <w:rsid w:val="005B4B04"/>
    <w:rsid w:val="005B60AF"/>
    <w:rsid w:val="005B6A9A"/>
    <w:rsid w:val="005B7999"/>
    <w:rsid w:val="005C0636"/>
    <w:rsid w:val="005C097B"/>
    <w:rsid w:val="005C14CA"/>
    <w:rsid w:val="005C3A24"/>
    <w:rsid w:val="005C3F09"/>
    <w:rsid w:val="005C42E4"/>
    <w:rsid w:val="005C7E5B"/>
    <w:rsid w:val="005D03F0"/>
    <w:rsid w:val="005D0C32"/>
    <w:rsid w:val="005D0CB3"/>
    <w:rsid w:val="005D1BAC"/>
    <w:rsid w:val="005D347B"/>
    <w:rsid w:val="005D7200"/>
    <w:rsid w:val="005D7A8D"/>
    <w:rsid w:val="005E2A13"/>
    <w:rsid w:val="005E36F6"/>
    <w:rsid w:val="005E4D39"/>
    <w:rsid w:val="005F05A9"/>
    <w:rsid w:val="005F2A64"/>
    <w:rsid w:val="005F34BF"/>
    <w:rsid w:val="005F456D"/>
    <w:rsid w:val="005F4C1D"/>
    <w:rsid w:val="005F4CAA"/>
    <w:rsid w:val="00601629"/>
    <w:rsid w:val="0060216A"/>
    <w:rsid w:val="00604509"/>
    <w:rsid w:val="00604705"/>
    <w:rsid w:val="0060472E"/>
    <w:rsid w:val="0060633D"/>
    <w:rsid w:val="0060651C"/>
    <w:rsid w:val="0060684F"/>
    <w:rsid w:val="00610863"/>
    <w:rsid w:val="006115B5"/>
    <w:rsid w:val="00611C9D"/>
    <w:rsid w:val="00614C81"/>
    <w:rsid w:val="0061538C"/>
    <w:rsid w:val="00615528"/>
    <w:rsid w:val="00615DC4"/>
    <w:rsid w:val="006176F0"/>
    <w:rsid w:val="006217BF"/>
    <w:rsid w:val="006237D5"/>
    <w:rsid w:val="00623AA3"/>
    <w:rsid w:val="00624A37"/>
    <w:rsid w:val="00632F60"/>
    <w:rsid w:val="00633E3C"/>
    <w:rsid w:val="006356FA"/>
    <w:rsid w:val="006375BF"/>
    <w:rsid w:val="00640516"/>
    <w:rsid w:val="00642449"/>
    <w:rsid w:val="00644C96"/>
    <w:rsid w:val="006519EB"/>
    <w:rsid w:val="00651C6B"/>
    <w:rsid w:val="00652CE4"/>
    <w:rsid w:val="00654F8C"/>
    <w:rsid w:val="00657385"/>
    <w:rsid w:val="00657E9B"/>
    <w:rsid w:val="00662F91"/>
    <w:rsid w:val="00671AC0"/>
    <w:rsid w:val="00671F38"/>
    <w:rsid w:val="006720B0"/>
    <w:rsid w:val="00672843"/>
    <w:rsid w:val="00673B9C"/>
    <w:rsid w:val="00675EFF"/>
    <w:rsid w:val="006765C4"/>
    <w:rsid w:val="00676F95"/>
    <w:rsid w:val="00677510"/>
    <w:rsid w:val="00677C37"/>
    <w:rsid w:val="0068327A"/>
    <w:rsid w:val="00683D74"/>
    <w:rsid w:val="00684AEA"/>
    <w:rsid w:val="00686F52"/>
    <w:rsid w:val="00687536"/>
    <w:rsid w:val="006908AF"/>
    <w:rsid w:val="00694214"/>
    <w:rsid w:val="00694426"/>
    <w:rsid w:val="00694E23"/>
    <w:rsid w:val="00695557"/>
    <w:rsid w:val="00696CAE"/>
    <w:rsid w:val="00697A66"/>
    <w:rsid w:val="006A0712"/>
    <w:rsid w:val="006A07FB"/>
    <w:rsid w:val="006A1EC2"/>
    <w:rsid w:val="006A2985"/>
    <w:rsid w:val="006A32DF"/>
    <w:rsid w:val="006B0146"/>
    <w:rsid w:val="006B0700"/>
    <w:rsid w:val="006B24C0"/>
    <w:rsid w:val="006B55E2"/>
    <w:rsid w:val="006B7B45"/>
    <w:rsid w:val="006C08A0"/>
    <w:rsid w:val="006C0A5F"/>
    <w:rsid w:val="006C157D"/>
    <w:rsid w:val="006C2585"/>
    <w:rsid w:val="006C433C"/>
    <w:rsid w:val="006C6B13"/>
    <w:rsid w:val="006C7DBF"/>
    <w:rsid w:val="006D0A95"/>
    <w:rsid w:val="006D5193"/>
    <w:rsid w:val="006D57BA"/>
    <w:rsid w:val="006D5F2E"/>
    <w:rsid w:val="006E1BE0"/>
    <w:rsid w:val="006E2AC6"/>
    <w:rsid w:val="006E3430"/>
    <w:rsid w:val="006E3945"/>
    <w:rsid w:val="006E5706"/>
    <w:rsid w:val="006E65DE"/>
    <w:rsid w:val="006E68A7"/>
    <w:rsid w:val="006E6F08"/>
    <w:rsid w:val="006F1D18"/>
    <w:rsid w:val="006F2BE6"/>
    <w:rsid w:val="006F3D84"/>
    <w:rsid w:val="006F5B8A"/>
    <w:rsid w:val="007010E2"/>
    <w:rsid w:val="007017C5"/>
    <w:rsid w:val="0070233C"/>
    <w:rsid w:val="007026D1"/>
    <w:rsid w:val="00712B4D"/>
    <w:rsid w:val="007134E3"/>
    <w:rsid w:val="007149E9"/>
    <w:rsid w:val="007167EE"/>
    <w:rsid w:val="007175E4"/>
    <w:rsid w:val="00717E60"/>
    <w:rsid w:val="0072068C"/>
    <w:rsid w:val="00721312"/>
    <w:rsid w:val="00722ABA"/>
    <w:rsid w:val="00725253"/>
    <w:rsid w:val="00727393"/>
    <w:rsid w:val="00732398"/>
    <w:rsid w:val="007329E8"/>
    <w:rsid w:val="007331A8"/>
    <w:rsid w:val="0073333E"/>
    <w:rsid w:val="0073547D"/>
    <w:rsid w:val="00735737"/>
    <w:rsid w:val="00736775"/>
    <w:rsid w:val="00736B1D"/>
    <w:rsid w:val="007400A7"/>
    <w:rsid w:val="00740656"/>
    <w:rsid w:val="007415FD"/>
    <w:rsid w:val="00741926"/>
    <w:rsid w:val="007420C7"/>
    <w:rsid w:val="007441BB"/>
    <w:rsid w:val="00744486"/>
    <w:rsid w:val="007452C0"/>
    <w:rsid w:val="00746F4E"/>
    <w:rsid w:val="007474C3"/>
    <w:rsid w:val="00747B45"/>
    <w:rsid w:val="00751230"/>
    <w:rsid w:val="007524EF"/>
    <w:rsid w:val="0075277F"/>
    <w:rsid w:val="00753400"/>
    <w:rsid w:val="00754068"/>
    <w:rsid w:val="007545DA"/>
    <w:rsid w:val="00754800"/>
    <w:rsid w:val="00754E82"/>
    <w:rsid w:val="00755226"/>
    <w:rsid w:val="0075564C"/>
    <w:rsid w:val="00756347"/>
    <w:rsid w:val="0075665F"/>
    <w:rsid w:val="007578A4"/>
    <w:rsid w:val="00757DEC"/>
    <w:rsid w:val="0076300E"/>
    <w:rsid w:val="0076525A"/>
    <w:rsid w:val="00767C42"/>
    <w:rsid w:val="00767F7A"/>
    <w:rsid w:val="00772DF6"/>
    <w:rsid w:val="00772F25"/>
    <w:rsid w:val="00777261"/>
    <w:rsid w:val="00780069"/>
    <w:rsid w:val="00780B2B"/>
    <w:rsid w:val="007817AB"/>
    <w:rsid w:val="00781817"/>
    <w:rsid w:val="007822E5"/>
    <w:rsid w:val="00784D55"/>
    <w:rsid w:val="007859EF"/>
    <w:rsid w:val="00785D7D"/>
    <w:rsid w:val="0078608C"/>
    <w:rsid w:val="007902C0"/>
    <w:rsid w:val="00790FCC"/>
    <w:rsid w:val="00793C0C"/>
    <w:rsid w:val="007A044D"/>
    <w:rsid w:val="007A66D9"/>
    <w:rsid w:val="007B2B76"/>
    <w:rsid w:val="007B2BDD"/>
    <w:rsid w:val="007B55AF"/>
    <w:rsid w:val="007C1311"/>
    <w:rsid w:val="007C13CD"/>
    <w:rsid w:val="007C2188"/>
    <w:rsid w:val="007C3C23"/>
    <w:rsid w:val="007C4747"/>
    <w:rsid w:val="007C486F"/>
    <w:rsid w:val="007C6773"/>
    <w:rsid w:val="007C760F"/>
    <w:rsid w:val="007C7D89"/>
    <w:rsid w:val="007D2483"/>
    <w:rsid w:val="007D3FC0"/>
    <w:rsid w:val="007D5FAB"/>
    <w:rsid w:val="007E190C"/>
    <w:rsid w:val="007E4FD4"/>
    <w:rsid w:val="007E647F"/>
    <w:rsid w:val="007F0856"/>
    <w:rsid w:val="007F1D23"/>
    <w:rsid w:val="007F2282"/>
    <w:rsid w:val="007F28F6"/>
    <w:rsid w:val="007F2AB0"/>
    <w:rsid w:val="007F5076"/>
    <w:rsid w:val="007F565D"/>
    <w:rsid w:val="007F61FE"/>
    <w:rsid w:val="0080011E"/>
    <w:rsid w:val="00803438"/>
    <w:rsid w:val="00803825"/>
    <w:rsid w:val="008054A6"/>
    <w:rsid w:val="008105DC"/>
    <w:rsid w:val="00810EF8"/>
    <w:rsid w:val="00812045"/>
    <w:rsid w:val="00812441"/>
    <w:rsid w:val="0081413A"/>
    <w:rsid w:val="008156E1"/>
    <w:rsid w:val="00817468"/>
    <w:rsid w:val="00817575"/>
    <w:rsid w:val="00817595"/>
    <w:rsid w:val="008236A9"/>
    <w:rsid w:val="00824350"/>
    <w:rsid w:val="0082579E"/>
    <w:rsid w:val="0082747A"/>
    <w:rsid w:val="0083006F"/>
    <w:rsid w:val="008302C3"/>
    <w:rsid w:val="00830337"/>
    <w:rsid w:val="008339AF"/>
    <w:rsid w:val="00837001"/>
    <w:rsid w:val="0084026B"/>
    <w:rsid w:val="008427D5"/>
    <w:rsid w:val="00843AF4"/>
    <w:rsid w:val="00844817"/>
    <w:rsid w:val="00847887"/>
    <w:rsid w:val="0085008D"/>
    <w:rsid w:val="008505CC"/>
    <w:rsid w:val="00851018"/>
    <w:rsid w:val="008514B1"/>
    <w:rsid w:val="00851D0D"/>
    <w:rsid w:val="00853E23"/>
    <w:rsid w:val="00855143"/>
    <w:rsid w:val="0085615A"/>
    <w:rsid w:val="0085752E"/>
    <w:rsid w:val="008601C2"/>
    <w:rsid w:val="008603AA"/>
    <w:rsid w:val="008606C0"/>
    <w:rsid w:val="00861CC3"/>
    <w:rsid w:val="00862744"/>
    <w:rsid w:val="00864217"/>
    <w:rsid w:val="008642A7"/>
    <w:rsid w:val="00871A65"/>
    <w:rsid w:val="008745FD"/>
    <w:rsid w:val="00875118"/>
    <w:rsid w:val="008823CD"/>
    <w:rsid w:val="008826A8"/>
    <w:rsid w:val="00882D9F"/>
    <w:rsid w:val="00882DF2"/>
    <w:rsid w:val="00885955"/>
    <w:rsid w:val="00886BF9"/>
    <w:rsid w:val="00890A12"/>
    <w:rsid w:val="0089317E"/>
    <w:rsid w:val="008945E8"/>
    <w:rsid w:val="008957FA"/>
    <w:rsid w:val="008A104E"/>
    <w:rsid w:val="008A46AD"/>
    <w:rsid w:val="008A58C6"/>
    <w:rsid w:val="008A5FE2"/>
    <w:rsid w:val="008A6C9C"/>
    <w:rsid w:val="008A6F76"/>
    <w:rsid w:val="008B03FD"/>
    <w:rsid w:val="008B3955"/>
    <w:rsid w:val="008B4E2E"/>
    <w:rsid w:val="008C333B"/>
    <w:rsid w:val="008C5066"/>
    <w:rsid w:val="008C660C"/>
    <w:rsid w:val="008C7B15"/>
    <w:rsid w:val="008D0191"/>
    <w:rsid w:val="008D0C3C"/>
    <w:rsid w:val="008D1B8E"/>
    <w:rsid w:val="008D3808"/>
    <w:rsid w:val="008D612A"/>
    <w:rsid w:val="008D692F"/>
    <w:rsid w:val="008E0405"/>
    <w:rsid w:val="008E0457"/>
    <w:rsid w:val="008E0A3F"/>
    <w:rsid w:val="008E1170"/>
    <w:rsid w:val="008E13E4"/>
    <w:rsid w:val="008E1B73"/>
    <w:rsid w:val="008E3771"/>
    <w:rsid w:val="008E58A2"/>
    <w:rsid w:val="008E739F"/>
    <w:rsid w:val="008F13EB"/>
    <w:rsid w:val="008F1963"/>
    <w:rsid w:val="008F1A6B"/>
    <w:rsid w:val="008F1C48"/>
    <w:rsid w:val="008F1FE5"/>
    <w:rsid w:val="008F22B5"/>
    <w:rsid w:val="008F2A24"/>
    <w:rsid w:val="008F2FE8"/>
    <w:rsid w:val="008F5742"/>
    <w:rsid w:val="008F7983"/>
    <w:rsid w:val="009015DC"/>
    <w:rsid w:val="009019AD"/>
    <w:rsid w:val="0090284C"/>
    <w:rsid w:val="00903BD6"/>
    <w:rsid w:val="009040CD"/>
    <w:rsid w:val="00904437"/>
    <w:rsid w:val="009047BE"/>
    <w:rsid w:val="00905401"/>
    <w:rsid w:val="00905532"/>
    <w:rsid w:val="009056B2"/>
    <w:rsid w:val="00905DAD"/>
    <w:rsid w:val="0090677F"/>
    <w:rsid w:val="009079BD"/>
    <w:rsid w:val="0091096D"/>
    <w:rsid w:val="00910A15"/>
    <w:rsid w:val="00910AE4"/>
    <w:rsid w:val="009166F3"/>
    <w:rsid w:val="00920263"/>
    <w:rsid w:val="009206C1"/>
    <w:rsid w:val="0092176D"/>
    <w:rsid w:val="009229A7"/>
    <w:rsid w:val="00925022"/>
    <w:rsid w:val="00926505"/>
    <w:rsid w:val="00927760"/>
    <w:rsid w:val="00930B42"/>
    <w:rsid w:val="0093213E"/>
    <w:rsid w:val="009344A6"/>
    <w:rsid w:val="00942231"/>
    <w:rsid w:val="0094226F"/>
    <w:rsid w:val="00944317"/>
    <w:rsid w:val="00945526"/>
    <w:rsid w:val="00945C95"/>
    <w:rsid w:val="00946245"/>
    <w:rsid w:val="00947EC7"/>
    <w:rsid w:val="00952BC3"/>
    <w:rsid w:val="00955CBA"/>
    <w:rsid w:val="00956A5F"/>
    <w:rsid w:val="009619F6"/>
    <w:rsid w:val="00961C5D"/>
    <w:rsid w:val="00961FA7"/>
    <w:rsid w:val="00961FEA"/>
    <w:rsid w:val="009626DF"/>
    <w:rsid w:val="009662D4"/>
    <w:rsid w:val="0096664C"/>
    <w:rsid w:val="009745AD"/>
    <w:rsid w:val="00982749"/>
    <w:rsid w:val="00982937"/>
    <w:rsid w:val="00982D2E"/>
    <w:rsid w:val="0098790F"/>
    <w:rsid w:val="009906B8"/>
    <w:rsid w:val="00991AE9"/>
    <w:rsid w:val="0099331F"/>
    <w:rsid w:val="009937E7"/>
    <w:rsid w:val="00994E3E"/>
    <w:rsid w:val="009952CB"/>
    <w:rsid w:val="00995604"/>
    <w:rsid w:val="00995BFA"/>
    <w:rsid w:val="0099697E"/>
    <w:rsid w:val="009A0CF8"/>
    <w:rsid w:val="009A1F7A"/>
    <w:rsid w:val="009A2084"/>
    <w:rsid w:val="009A274C"/>
    <w:rsid w:val="009A2E25"/>
    <w:rsid w:val="009A3471"/>
    <w:rsid w:val="009A4828"/>
    <w:rsid w:val="009A6107"/>
    <w:rsid w:val="009A6608"/>
    <w:rsid w:val="009A7981"/>
    <w:rsid w:val="009B165A"/>
    <w:rsid w:val="009B1790"/>
    <w:rsid w:val="009B2C8A"/>
    <w:rsid w:val="009B2C8B"/>
    <w:rsid w:val="009B2F5D"/>
    <w:rsid w:val="009B3936"/>
    <w:rsid w:val="009B5A9C"/>
    <w:rsid w:val="009B641A"/>
    <w:rsid w:val="009B6D8F"/>
    <w:rsid w:val="009B6FDC"/>
    <w:rsid w:val="009B71D8"/>
    <w:rsid w:val="009B759F"/>
    <w:rsid w:val="009C1E09"/>
    <w:rsid w:val="009C1F6C"/>
    <w:rsid w:val="009C2AE8"/>
    <w:rsid w:val="009C333C"/>
    <w:rsid w:val="009C5D82"/>
    <w:rsid w:val="009D27F2"/>
    <w:rsid w:val="009D3E7D"/>
    <w:rsid w:val="009E2CEA"/>
    <w:rsid w:val="009E2FC3"/>
    <w:rsid w:val="009E355D"/>
    <w:rsid w:val="009E6A76"/>
    <w:rsid w:val="009F3B84"/>
    <w:rsid w:val="009F4C65"/>
    <w:rsid w:val="009F5BA0"/>
    <w:rsid w:val="009F6811"/>
    <w:rsid w:val="009F6817"/>
    <w:rsid w:val="009F7423"/>
    <w:rsid w:val="009F772A"/>
    <w:rsid w:val="009F7E0C"/>
    <w:rsid w:val="00A001DC"/>
    <w:rsid w:val="00A016C9"/>
    <w:rsid w:val="00A01AE4"/>
    <w:rsid w:val="00A02DE0"/>
    <w:rsid w:val="00A034FC"/>
    <w:rsid w:val="00A077CF"/>
    <w:rsid w:val="00A07CCD"/>
    <w:rsid w:val="00A1301B"/>
    <w:rsid w:val="00A13D95"/>
    <w:rsid w:val="00A15C0E"/>
    <w:rsid w:val="00A17536"/>
    <w:rsid w:val="00A17CA7"/>
    <w:rsid w:val="00A207C7"/>
    <w:rsid w:val="00A227FF"/>
    <w:rsid w:val="00A22B16"/>
    <w:rsid w:val="00A236D4"/>
    <w:rsid w:val="00A237B6"/>
    <w:rsid w:val="00A23835"/>
    <w:rsid w:val="00A243D3"/>
    <w:rsid w:val="00A24AA3"/>
    <w:rsid w:val="00A24C21"/>
    <w:rsid w:val="00A24CC0"/>
    <w:rsid w:val="00A25940"/>
    <w:rsid w:val="00A26B24"/>
    <w:rsid w:val="00A2727D"/>
    <w:rsid w:val="00A27994"/>
    <w:rsid w:val="00A30A94"/>
    <w:rsid w:val="00A31E8E"/>
    <w:rsid w:val="00A35937"/>
    <w:rsid w:val="00A36B79"/>
    <w:rsid w:val="00A4204C"/>
    <w:rsid w:val="00A4410E"/>
    <w:rsid w:val="00A466F0"/>
    <w:rsid w:val="00A50689"/>
    <w:rsid w:val="00A5309B"/>
    <w:rsid w:val="00A54929"/>
    <w:rsid w:val="00A5581F"/>
    <w:rsid w:val="00A55B7B"/>
    <w:rsid w:val="00A5620E"/>
    <w:rsid w:val="00A60308"/>
    <w:rsid w:val="00A64361"/>
    <w:rsid w:val="00A6524E"/>
    <w:rsid w:val="00A66879"/>
    <w:rsid w:val="00A7350B"/>
    <w:rsid w:val="00A73959"/>
    <w:rsid w:val="00A73B4B"/>
    <w:rsid w:val="00A7442C"/>
    <w:rsid w:val="00A75FD3"/>
    <w:rsid w:val="00A77E40"/>
    <w:rsid w:val="00A81512"/>
    <w:rsid w:val="00A81CD4"/>
    <w:rsid w:val="00A828BA"/>
    <w:rsid w:val="00A863CA"/>
    <w:rsid w:val="00A911FC"/>
    <w:rsid w:val="00A92419"/>
    <w:rsid w:val="00AA0E65"/>
    <w:rsid w:val="00AA1530"/>
    <w:rsid w:val="00AA1585"/>
    <w:rsid w:val="00AA1943"/>
    <w:rsid w:val="00AA3DA3"/>
    <w:rsid w:val="00AA6316"/>
    <w:rsid w:val="00AA6D28"/>
    <w:rsid w:val="00AA761F"/>
    <w:rsid w:val="00AA77DE"/>
    <w:rsid w:val="00AB0664"/>
    <w:rsid w:val="00AB0E67"/>
    <w:rsid w:val="00AB1F4F"/>
    <w:rsid w:val="00AB2A54"/>
    <w:rsid w:val="00AB3899"/>
    <w:rsid w:val="00AB4426"/>
    <w:rsid w:val="00AB4EFF"/>
    <w:rsid w:val="00AB6630"/>
    <w:rsid w:val="00AC05AC"/>
    <w:rsid w:val="00AC0EEC"/>
    <w:rsid w:val="00AC2E49"/>
    <w:rsid w:val="00AC454A"/>
    <w:rsid w:val="00AC4F66"/>
    <w:rsid w:val="00AC7058"/>
    <w:rsid w:val="00AD174F"/>
    <w:rsid w:val="00AD3E4B"/>
    <w:rsid w:val="00AE0576"/>
    <w:rsid w:val="00AE2D0D"/>
    <w:rsid w:val="00AE2DF1"/>
    <w:rsid w:val="00AE3D70"/>
    <w:rsid w:val="00AE4131"/>
    <w:rsid w:val="00AE5FC0"/>
    <w:rsid w:val="00AE6A35"/>
    <w:rsid w:val="00AE6FB5"/>
    <w:rsid w:val="00AF09DB"/>
    <w:rsid w:val="00AF103F"/>
    <w:rsid w:val="00AF28EB"/>
    <w:rsid w:val="00AF5C9D"/>
    <w:rsid w:val="00AF78A1"/>
    <w:rsid w:val="00B02015"/>
    <w:rsid w:val="00B03B70"/>
    <w:rsid w:val="00B045B0"/>
    <w:rsid w:val="00B053C1"/>
    <w:rsid w:val="00B0682E"/>
    <w:rsid w:val="00B10C8A"/>
    <w:rsid w:val="00B11C43"/>
    <w:rsid w:val="00B12348"/>
    <w:rsid w:val="00B158EC"/>
    <w:rsid w:val="00B1695F"/>
    <w:rsid w:val="00B21257"/>
    <w:rsid w:val="00B21AB8"/>
    <w:rsid w:val="00B22DCD"/>
    <w:rsid w:val="00B239A1"/>
    <w:rsid w:val="00B261B5"/>
    <w:rsid w:val="00B26EAF"/>
    <w:rsid w:val="00B272B1"/>
    <w:rsid w:val="00B27371"/>
    <w:rsid w:val="00B32D3E"/>
    <w:rsid w:val="00B333BA"/>
    <w:rsid w:val="00B33DCF"/>
    <w:rsid w:val="00B34783"/>
    <w:rsid w:val="00B34997"/>
    <w:rsid w:val="00B35DDB"/>
    <w:rsid w:val="00B41A65"/>
    <w:rsid w:val="00B41BB1"/>
    <w:rsid w:val="00B428FD"/>
    <w:rsid w:val="00B42C95"/>
    <w:rsid w:val="00B44939"/>
    <w:rsid w:val="00B44B61"/>
    <w:rsid w:val="00B44BC7"/>
    <w:rsid w:val="00B466E5"/>
    <w:rsid w:val="00B4742D"/>
    <w:rsid w:val="00B57356"/>
    <w:rsid w:val="00B576A3"/>
    <w:rsid w:val="00B57A93"/>
    <w:rsid w:val="00B57C08"/>
    <w:rsid w:val="00B57CC2"/>
    <w:rsid w:val="00B605AB"/>
    <w:rsid w:val="00B61FD3"/>
    <w:rsid w:val="00B6218C"/>
    <w:rsid w:val="00B64054"/>
    <w:rsid w:val="00B64387"/>
    <w:rsid w:val="00B64583"/>
    <w:rsid w:val="00B64A6A"/>
    <w:rsid w:val="00B64E93"/>
    <w:rsid w:val="00B665EC"/>
    <w:rsid w:val="00B66F2F"/>
    <w:rsid w:val="00B676F9"/>
    <w:rsid w:val="00B71743"/>
    <w:rsid w:val="00B71CE7"/>
    <w:rsid w:val="00B72B8E"/>
    <w:rsid w:val="00B74EE4"/>
    <w:rsid w:val="00B7653A"/>
    <w:rsid w:val="00B76D4A"/>
    <w:rsid w:val="00B802B2"/>
    <w:rsid w:val="00B818C6"/>
    <w:rsid w:val="00B854C5"/>
    <w:rsid w:val="00B85552"/>
    <w:rsid w:val="00B8570A"/>
    <w:rsid w:val="00B86D65"/>
    <w:rsid w:val="00B9132B"/>
    <w:rsid w:val="00B9235A"/>
    <w:rsid w:val="00B9372D"/>
    <w:rsid w:val="00B95946"/>
    <w:rsid w:val="00B96935"/>
    <w:rsid w:val="00B97C6F"/>
    <w:rsid w:val="00BA03C0"/>
    <w:rsid w:val="00BA09B1"/>
    <w:rsid w:val="00BA1986"/>
    <w:rsid w:val="00BA3143"/>
    <w:rsid w:val="00BA36EE"/>
    <w:rsid w:val="00BA4609"/>
    <w:rsid w:val="00BA4A9A"/>
    <w:rsid w:val="00BA4DFA"/>
    <w:rsid w:val="00BA6AA3"/>
    <w:rsid w:val="00BA6BB8"/>
    <w:rsid w:val="00BA6FB9"/>
    <w:rsid w:val="00BB021E"/>
    <w:rsid w:val="00BB1330"/>
    <w:rsid w:val="00BB1E02"/>
    <w:rsid w:val="00BB2487"/>
    <w:rsid w:val="00BB4182"/>
    <w:rsid w:val="00BB54B2"/>
    <w:rsid w:val="00BB7479"/>
    <w:rsid w:val="00BC5A63"/>
    <w:rsid w:val="00BC6462"/>
    <w:rsid w:val="00BD0090"/>
    <w:rsid w:val="00BD0DBE"/>
    <w:rsid w:val="00BD1390"/>
    <w:rsid w:val="00BD31F5"/>
    <w:rsid w:val="00BD3E07"/>
    <w:rsid w:val="00BD435D"/>
    <w:rsid w:val="00BD66D4"/>
    <w:rsid w:val="00BD7FEC"/>
    <w:rsid w:val="00BE0180"/>
    <w:rsid w:val="00BE1265"/>
    <w:rsid w:val="00BE2DF5"/>
    <w:rsid w:val="00BE5598"/>
    <w:rsid w:val="00BE67FD"/>
    <w:rsid w:val="00BE6DEF"/>
    <w:rsid w:val="00BE70AC"/>
    <w:rsid w:val="00BE77A0"/>
    <w:rsid w:val="00BE7D64"/>
    <w:rsid w:val="00BE7E95"/>
    <w:rsid w:val="00BF0CD9"/>
    <w:rsid w:val="00BF0DBF"/>
    <w:rsid w:val="00BF4342"/>
    <w:rsid w:val="00BF59EB"/>
    <w:rsid w:val="00C00476"/>
    <w:rsid w:val="00C01F39"/>
    <w:rsid w:val="00C06474"/>
    <w:rsid w:val="00C1021D"/>
    <w:rsid w:val="00C12337"/>
    <w:rsid w:val="00C12653"/>
    <w:rsid w:val="00C13547"/>
    <w:rsid w:val="00C14EA6"/>
    <w:rsid w:val="00C1644D"/>
    <w:rsid w:val="00C20B73"/>
    <w:rsid w:val="00C20C5A"/>
    <w:rsid w:val="00C23A77"/>
    <w:rsid w:val="00C23EBA"/>
    <w:rsid w:val="00C27A03"/>
    <w:rsid w:val="00C27BB4"/>
    <w:rsid w:val="00C30417"/>
    <w:rsid w:val="00C3063A"/>
    <w:rsid w:val="00C328D4"/>
    <w:rsid w:val="00C32E39"/>
    <w:rsid w:val="00C32F37"/>
    <w:rsid w:val="00C3398B"/>
    <w:rsid w:val="00C33AB7"/>
    <w:rsid w:val="00C34268"/>
    <w:rsid w:val="00C34365"/>
    <w:rsid w:val="00C37ED7"/>
    <w:rsid w:val="00C407F7"/>
    <w:rsid w:val="00C428B9"/>
    <w:rsid w:val="00C45909"/>
    <w:rsid w:val="00C45C85"/>
    <w:rsid w:val="00C47EE5"/>
    <w:rsid w:val="00C510A0"/>
    <w:rsid w:val="00C511B0"/>
    <w:rsid w:val="00C51229"/>
    <w:rsid w:val="00C52776"/>
    <w:rsid w:val="00C52BDA"/>
    <w:rsid w:val="00C542FF"/>
    <w:rsid w:val="00C57BF1"/>
    <w:rsid w:val="00C61128"/>
    <w:rsid w:val="00C6249E"/>
    <w:rsid w:val="00C64950"/>
    <w:rsid w:val="00C658D7"/>
    <w:rsid w:val="00C65C3A"/>
    <w:rsid w:val="00C676EE"/>
    <w:rsid w:val="00C6799E"/>
    <w:rsid w:val="00C7012B"/>
    <w:rsid w:val="00C706EE"/>
    <w:rsid w:val="00C71197"/>
    <w:rsid w:val="00C71C34"/>
    <w:rsid w:val="00C74271"/>
    <w:rsid w:val="00C74792"/>
    <w:rsid w:val="00C751A0"/>
    <w:rsid w:val="00C75AE4"/>
    <w:rsid w:val="00C77E63"/>
    <w:rsid w:val="00C77F08"/>
    <w:rsid w:val="00C8019C"/>
    <w:rsid w:val="00C81EA9"/>
    <w:rsid w:val="00C8203C"/>
    <w:rsid w:val="00C8332B"/>
    <w:rsid w:val="00C8419C"/>
    <w:rsid w:val="00C84306"/>
    <w:rsid w:val="00C846F5"/>
    <w:rsid w:val="00C84789"/>
    <w:rsid w:val="00C85DAB"/>
    <w:rsid w:val="00C8739F"/>
    <w:rsid w:val="00CA1B57"/>
    <w:rsid w:val="00CA4949"/>
    <w:rsid w:val="00CA540C"/>
    <w:rsid w:val="00CA58BA"/>
    <w:rsid w:val="00CB0520"/>
    <w:rsid w:val="00CB0C2C"/>
    <w:rsid w:val="00CB1598"/>
    <w:rsid w:val="00CB470D"/>
    <w:rsid w:val="00CB4970"/>
    <w:rsid w:val="00CB55C0"/>
    <w:rsid w:val="00CB6D05"/>
    <w:rsid w:val="00CB7E4F"/>
    <w:rsid w:val="00CC1939"/>
    <w:rsid w:val="00CC599F"/>
    <w:rsid w:val="00CC6747"/>
    <w:rsid w:val="00CC6A74"/>
    <w:rsid w:val="00CD4890"/>
    <w:rsid w:val="00CD64F4"/>
    <w:rsid w:val="00CD7748"/>
    <w:rsid w:val="00CE1E54"/>
    <w:rsid w:val="00CE20C8"/>
    <w:rsid w:val="00CE215D"/>
    <w:rsid w:val="00CE5A16"/>
    <w:rsid w:val="00CE6961"/>
    <w:rsid w:val="00CE6AD7"/>
    <w:rsid w:val="00CE6DCA"/>
    <w:rsid w:val="00CF136D"/>
    <w:rsid w:val="00CF27FE"/>
    <w:rsid w:val="00CF2FE1"/>
    <w:rsid w:val="00CF478F"/>
    <w:rsid w:val="00CF48B4"/>
    <w:rsid w:val="00CF4A10"/>
    <w:rsid w:val="00CF60AC"/>
    <w:rsid w:val="00CF63A9"/>
    <w:rsid w:val="00CF656D"/>
    <w:rsid w:val="00CF6CC2"/>
    <w:rsid w:val="00CF6F0D"/>
    <w:rsid w:val="00D0053B"/>
    <w:rsid w:val="00D00747"/>
    <w:rsid w:val="00D00D5D"/>
    <w:rsid w:val="00D00E3E"/>
    <w:rsid w:val="00D01410"/>
    <w:rsid w:val="00D04E41"/>
    <w:rsid w:val="00D0502E"/>
    <w:rsid w:val="00D05508"/>
    <w:rsid w:val="00D065DD"/>
    <w:rsid w:val="00D070D0"/>
    <w:rsid w:val="00D11037"/>
    <w:rsid w:val="00D13503"/>
    <w:rsid w:val="00D14794"/>
    <w:rsid w:val="00D14B26"/>
    <w:rsid w:val="00D202EA"/>
    <w:rsid w:val="00D21DBB"/>
    <w:rsid w:val="00D2397E"/>
    <w:rsid w:val="00D2398C"/>
    <w:rsid w:val="00D239F2"/>
    <w:rsid w:val="00D265AA"/>
    <w:rsid w:val="00D37A1B"/>
    <w:rsid w:val="00D40594"/>
    <w:rsid w:val="00D4328C"/>
    <w:rsid w:val="00D45DE2"/>
    <w:rsid w:val="00D468E8"/>
    <w:rsid w:val="00D47F68"/>
    <w:rsid w:val="00D500D6"/>
    <w:rsid w:val="00D50646"/>
    <w:rsid w:val="00D5450D"/>
    <w:rsid w:val="00D55DBB"/>
    <w:rsid w:val="00D57569"/>
    <w:rsid w:val="00D575E2"/>
    <w:rsid w:val="00D577D0"/>
    <w:rsid w:val="00D57B17"/>
    <w:rsid w:val="00D57D91"/>
    <w:rsid w:val="00D57F48"/>
    <w:rsid w:val="00D60938"/>
    <w:rsid w:val="00D60B67"/>
    <w:rsid w:val="00D61EFE"/>
    <w:rsid w:val="00D632C2"/>
    <w:rsid w:val="00D659E6"/>
    <w:rsid w:val="00D665D2"/>
    <w:rsid w:val="00D67EB5"/>
    <w:rsid w:val="00D67F1F"/>
    <w:rsid w:val="00D708C8"/>
    <w:rsid w:val="00D719AE"/>
    <w:rsid w:val="00D722B9"/>
    <w:rsid w:val="00D74D12"/>
    <w:rsid w:val="00D7720B"/>
    <w:rsid w:val="00D772C4"/>
    <w:rsid w:val="00D77E9E"/>
    <w:rsid w:val="00D80421"/>
    <w:rsid w:val="00D81034"/>
    <w:rsid w:val="00D821DB"/>
    <w:rsid w:val="00D82563"/>
    <w:rsid w:val="00D8407F"/>
    <w:rsid w:val="00D90074"/>
    <w:rsid w:val="00D9039F"/>
    <w:rsid w:val="00D93497"/>
    <w:rsid w:val="00D9575E"/>
    <w:rsid w:val="00D95CC0"/>
    <w:rsid w:val="00D95E3E"/>
    <w:rsid w:val="00D96619"/>
    <w:rsid w:val="00D96D71"/>
    <w:rsid w:val="00D976E2"/>
    <w:rsid w:val="00DA1BC6"/>
    <w:rsid w:val="00DA2608"/>
    <w:rsid w:val="00DA26FF"/>
    <w:rsid w:val="00DA38D7"/>
    <w:rsid w:val="00DA5514"/>
    <w:rsid w:val="00DA66BA"/>
    <w:rsid w:val="00DA68A8"/>
    <w:rsid w:val="00DA6A99"/>
    <w:rsid w:val="00DB04C2"/>
    <w:rsid w:val="00DB1185"/>
    <w:rsid w:val="00DB1720"/>
    <w:rsid w:val="00DB35FC"/>
    <w:rsid w:val="00DB498C"/>
    <w:rsid w:val="00DB5D73"/>
    <w:rsid w:val="00DB7017"/>
    <w:rsid w:val="00DB799E"/>
    <w:rsid w:val="00DC08CF"/>
    <w:rsid w:val="00DC0CFD"/>
    <w:rsid w:val="00DC64D0"/>
    <w:rsid w:val="00DC7006"/>
    <w:rsid w:val="00DC7BEA"/>
    <w:rsid w:val="00DC7E5A"/>
    <w:rsid w:val="00DD124E"/>
    <w:rsid w:val="00DD24D9"/>
    <w:rsid w:val="00DD2FBC"/>
    <w:rsid w:val="00DD4697"/>
    <w:rsid w:val="00DD5D02"/>
    <w:rsid w:val="00DD6285"/>
    <w:rsid w:val="00DE0838"/>
    <w:rsid w:val="00DE1352"/>
    <w:rsid w:val="00DE14B4"/>
    <w:rsid w:val="00DE179C"/>
    <w:rsid w:val="00DE20E3"/>
    <w:rsid w:val="00DE2921"/>
    <w:rsid w:val="00DE3CF3"/>
    <w:rsid w:val="00DE4E6F"/>
    <w:rsid w:val="00DE7040"/>
    <w:rsid w:val="00DE7992"/>
    <w:rsid w:val="00DF1645"/>
    <w:rsid w:val="00DF263B"/>
    <w:rsid w:val="00DF34B0"/>
    <w:rsid w:val="00DF44C2"/>
    <w:rsid w:val="00DF4640"/>
    <w:rsid w:val="00DF5A25"/>
    <w:rsid w:val="00DF725F"/>
    <w:rsid w:val="00E00889"/>
    <w:rsid w:val="00E0207B"/>
    <w:rsid w:val="00E02611"/>
    <w:rsid w:val="00E043FD"/>
    <w:rsid w:val="00E0459F"/>
    <w:rsid w:val="00E050B5"/>
    <w:rsid w:val="00E0752E"/>
    <w:rsid w:val="00E1074F"/>
    <w:rsid w:val="00E12011"/>
    <w:rsid w:val="00E15C10"/>
    <w:rsid w:val="00E17396"/>
    <w:rsid w:val="00E17484"/>
    <w:rsid w:val="00E1762B"/>
    <w:rsid w:val="00E17980"/>
    <w:rsid w:val="00E224C6"/>
    <w:rsid w:val="00E22A5B"/>
    <w:rsid w:val="00E237D9"/>
    <w:rsid w:val="00E255B3"/>
    <w:rsid w:val="00E25852"/>
    <w:rsid w:val="00E266C0"/>
    <w:rsid w:val="00E26B1D"/>
    <w:rsid w:val="00E302F1"/>
    <w:rsid w:val="00E3110A"/>
    <w:rsid w:val="00E31717"/>
    <w:rsid w:val="00E31770"/>
    <w:rsid w:val="00E32358"/>
    <w:rsid w:val="00E32E92"/>
    <w:rsid w:val="00E3350E"/>
    <w:rsid w:val="00E34D53"/>
    <w:rsid w:val="00E35576"/>
    <w:rsid w:val="00E355AD"/>
    <w:rsid w:val="00E35D2B"/>
    <w:rsid w:val="00E36A49"/>
    <w:rsid w:val="00E3702A"/>
    <w:rsid w:val="00E373DA"/>
    <w:rsid w:val="00E43893"/>
    <w:rsid w:val="00E4418F"/>
    <w:rsid w:val="00E44BDC"/>
    <w:rsid w:val="00E45EB1"/>
    <w:rsid w:val="00E518FC"/>
    <w:rsid w:val="00E532CC"/>
    <w:rsid w:val="00E545C7"/>
    <w:rsid w:val="00E55716"/>
    <w:rsid w:val="00E55C44"/>
    <w:rsid w:val="00E57F42"/>
    <w:rsid w:val="00E60DFB"/>
    <w:rsid w:val="00E617B9"/>
    <w:rsid w:val="00E65C7C"/>
    <w:rsid w:val="00E65FD8"/>
    <w:rsid w:val="00E672C1"/>
    <w:rsid w:val="00E713BA"/>
    <w:rsid w:val="00E72806"/>
    <w:rsid w:val="00E74FFD"/>
    <w:rsid w:val="00E754BD"/>
    <w:rsid w:val="00E7631E"/>
    <w:rsid w:val="00E77F97"/>
    <w:rsid w:val="00E8014B"/>
    <w:rsid w:val="00E81117"/>
    <w:rsid w:val="00E811B3"/>
    <w:rsid w:val="00E83257"/>
    <w:rsid w:val="00E836A6"/>
    <w:rsid w:val="00E8470E"/>
    <w:rsid w:val="00E86B53"/>
    <w:rsid w:val="00E876E5"/>
    <w:rsid w:val="00E91B66"/>
    <w:rsid w:val="00E92623"/>
    <w:rsid w:val="00E93DF7"/>
    <w:rsid w:val="00E97EBA"/>
    <w:rsid w:val="00EA0D41"/>
    <w:rsid w:val="00EA1512"/>
    <w:rsid w:val="00EA169B"/>
    <w:rsid w:val="00EA3397"/>
    <w:rsid w:val="00EA3C76"/>
    <w:rsid w:val="00EA7CAC"/>
    <w:rsid w:val="00EB169E"/>
    <w:rsid w:val="00EB1E2E"/>
    <w:rsid w:val="00EB21AB"/>
    <w:rsid w:val="00EB42E6"/>
    <w:rsid w:val="00EC0476"/>
    <w:rsid w:val="00EC0CD7"/>
    <w:rsid w:val="00EC0E2D"/>
    <w:rsid w:val="00EC2041"/>
    <w:rsid w:val="00EC29BC"/>
    <w:rsid w:val="00EC4B13"/>
    <w:rsid w:val="00EC5A89"/>
    <w:rsid w:val="00ED0A8C"/>
    <w:rsid w:val="00ED12E2"/>
    <w:rsid w:val="00ED1CA4"/>
    <w:rsid w:val="00ED2D37"/>
    <w:rsid w:val="00ED391A"/>
    <w:rsid w:val="00ED5247"/>
    <w:rsid w:val="00ED52BF"/>
    <w:rsid w:val="00ED5E0C"/>
    <w:rsid w:val="00ED72A7"/>
    <w:rsid w:val="00EE026A"/>
    <w:rsid w:val="00EE2A7A"/>
    <w:rsid w:val="00EE413D"/>
    <w:rsid w:val="00EE45D2"/>
    <w:rsid w:val="00EE4E32"/>
    <w:rsid w:val="00EE64B5"/>
    <w:rsid w:val="00EF4D24"/>
    <w:rsid w:val="00EF5922"/>
    <w:rsid w:val="00EF6FD8"/>
    <w:rsid w:val="00EF7723"/>
    <w:rsid w:val="00EF774C"/>
    <w:rsid w:val="00EF79A0"/>
    <w:rsid w:val="00F003FB"/>
    <w:rsid w:val="00F00804"/>
    <w:rsid w:val="00F0098E"/>
    <w:rsid w:val="00F01546"/>
    <w:rsid w:val="00F037CB"/>
    <w:rsid w:val="00F07BFF"/>
    <w:rsid w:val="00F15C0E"/>
    <w:rsid w:val="00F2137B"/>
    <w:rsid w:val="00F22D6A"/>
    <w:rsid w:val="00F22DA4"/>
    <w:rsid w:val="00F2796D"/>
    <w:rsid w:val="00F27D18"/>
    <w:rsid w:val="00F30B3B"/>
    <w:rsid w:val="00F314F9"/>
    <w:rsid w:val="00F316EE"/>
    <w:rsid w:val="00F33AE9"/>
    <w:rsid w:val="00F34443"/>
    <w:rsid w:val="00F3499F"/>
    <w:rsid w:val="00F34E74"/>
    <w:rsid w:val="00F35017"/>
    <w:rsid w:val="00F37BBE"/>
    <w:rsid w:val="00F40B38"/>
    <w:rsid w:val="00F430B3"/>
    <w:rsid w:val="00F4623F"/>
    <w:rsid w:val="00F5041B"/>
    <w:rsid w:val="00F5049C"/>
    <w:rsid w:val="00F51277"/>
    <w:rsid w:val="00F53FAB"/>
    <w:rsid w:val="00F567E3"/>
    <w:rsid w:val="00F57097"/>
    <w:rsid w:val="00F57B35"/>
    <w:rsid w:val="00F604B5"/>
    <w:rsid w:val="00F62F4D"/>
    <w:rsid w:val="00F63104"/>
    <w:rsid w:val="00F64008"/>
    <w:rsid w:val="00F65A0D"/>
    <w:rsid w:val="00F663F6"/>
    <w:rsid w:val="00F66429"/>
    <w:rsid w:val="00F706B2"/>
    <w:rsid w:val="00F707DC"/>
    <w:rsid w:val="00F71CEB"/>
    <w:rsid w:val="00F72AC5"/>
    <w:rsid w:val="00F75200"/>
    <w:rsid w:val="00F75A70"/>
    <w:rsid w:val="00F75D5C"/>
    <w:rsid w:val="00F75E47"/>
    <w:rsid w:val="00F77B19"/>
    <w:rsid w:val="00F8109C"/>
    <w:rsid w:val="00F81837"/>
    <w:rsid w:val="00F82E43"/>
    <w:rsid w:val="00F8328E"/>
    <w:rsid w:val="00F8372F"/>
    <w:rsid w:val="00F83D77"/>
    <w:rsid w:val="00F845E3"/>
    <w:rsid w:val="00F860D0"/>
    <w:rsid w:val="00F86ECA"/>
    <w:rsid w:val="00F913E2"/>
    <w:rsid w:val="00F91967"/>
    <w:rsid w:val="00F92027"/>
    <w:rsid w:val="00F92C6D"/>
    <w:rsid w:val="00F930FB"/>
    <w:rsid w:val="00F93E07"/>
    <w:rsid w:val="00F96EAD"/>
    <w:rsid w:val="00F974B6"/>
    <w:rsid w:val="00F97C22"/>
    <w:rsid w:val="00FA612D"/>
    <w:rsid w:val="00FA6A19"/>
    <w:rsid w:val="00FB1B07"/>
    <w:rsid w:val="00FB346B"/>
    <w:rsid w:val="00FB7338"/>
    <w:rsid w:val="00FC311C"/>
    <w:rsid w:val="00FC390C"/>
    <w:rsid w:val="00FC3E2B"/>
    <w:rsid w:val="00FC5491"/>
    <w:rsid w:val="00FC5DB3"/>
    <w:rsid w:val="00FC73BF"/>
    <w:rsid w:val="00FC7BD9"/>
    <w:rsid w:val="00FD0088"/>
    <w:rsid w:val="00FD2EC9"/>
    <w:rsid w:val="00FD404A"/>
    <w:rsid w:val="00FD4F3B"/>
    <w:rsid w:val="00FE0D16"/>
    <w:rsid w:val="00FE111C"/>
    <w:rsid w:val="00FE27DE"/>
    <w:rsid w:val="00FE2A56"/>
    <w:rsid w:val="00FE5CC5"/>
    <w:rsid w:val="00FE60B6"/>
    <w:rsid w:val="00FE7E88"/>
    <w:rsid w:val="00FF19D3"/>
    <w:rsid w:val="00FF5989"/>
    <w:rsid w:val="00FF6550"/>
    <w:rsid w:val="0550171A"/>
    <w:rsid w:val="06FE994B"/>
    <w:rsid w:val="07E56FE1"/>
    <w:rsid w:val="0A600591"/>
    <w:rsid w:val="0B1E4AA6"/>
    <w:rsid w:val="0E0406CC"/>
    <w:rsid w:val="10DC1574"/>
    <w:rsid w:val="11E78E87"/>
    <w:rsid w:val="11F474F0"/>
    <w:rsid w:val="12BC47AA"/>
    <w:rsid w:val="17CF5A8E"/>
    <w:rsid w:val="1CEF05A3"/>
    <w:rsid w:val="1EAEAEA6"/>
    <w:rsid w:val="1F520570"/>
    <w:rsid w:val="1F6D2F0B"/>
    <w:rsid w:val="1FEAF1FE"/>
    <w:rsid w:val="22710CD1"/>
    <w:rsid w:val="24FE6677"/>
    <w:rsid w:val="261F18C3"/>
    <w:rsid w:val="2B8910FB"/>
    <w:rsid w:val="2EF3DB1B"/>
    <w:rsid w:val="2EF827BD"/>
    <w:rsid w:val="2F2E8E6B"/>
    <w:rsid w:val="2FBA546A"/>
    <w:rsid w:val="2FDE3D02"/>
    <w:rsid w:val="30704386"/>
    <w:rsid w:val="31EDBCCD"/>
    <w:rsid w:val="36110BD6"/>
    <w:rsid w:val="37AF8153"/>
    <w:rsid w:val="37B5D1BE"/>
    <w:rsid w:val="37EF1389"/>
    <w:rsid w:val="392D19AE"/>
    <w:rsid w:val="397D0F67"/>
    <w:rsid w:val="39D40477"/>
    <w:rsid w:val="39F1FEAE"/>
    <w:rsid w:val="3A83B617"/>
    <w:rsid w:val="3A9C5158"/>
    <w:rsid w:val="3AA3BB91"/>
    <w:rsid w:val="3C007580"/>
    <w:rsid w:val="3CF50723"/>
    <w:rsid w:val="3DEC14BA"/>
    <w:rsid w:val="3DFE130B"/>
    <w:rsid w:val="3DFF4006"/>
    <w:rsid w:val="3E6F2D57"/>
    <w:rsid w:val="3EF7AE33"/>
    <w:rsid w:val="3EFB2AB9"/>
    <w:rsid w:val="3F3F6F13"/>
    <w:rsid w:val="3FE2CAB0"/>
    <w:rsid w:val="3FEA5EAC"/>
    <w:rsid w:val="40C854ED"/>
    <w:rsid w:val="450A41C4"/>
    <w:rsid w:val="47FEABB3"/>
    <w:rsid w:val="4A50237A"/>
    <w:rsid w:val="4BDF7AB4"/>
    <w:rsid w:val="4BFD3BF9"/>
    <w:rsid w:val="4BFFE2A1"/>
    <w:rsid w:val="4CD96C31"/>
    <w:rsid w:val="4F5FA3C7"/>
    <w:rsid w:val="4FEF3387"/>
    <w:rsid w:val="50BF2A82"/>
    <w:rsid w:val="51431C42"/>
    <w:rsid w:val="51567A66"/>
    <w:rsid w:val="53FD1EE2"/>
    <w:rsid w:val="55DAA528"/>
    <w:rsid w:val="574D901B"/>
    <w:rsid w:val="579FF622"/>
    <w:rsid w:val="58592953"/>
    <w:rsid w:val="597E6BDF"/>
    <w:rsid w:val="59B71C2F"/>
    <w:rsid w:val="5A6DB520"/>
    <w:rsid w:val="5AF7E9D2"/>
    <w:rsid w:val="5B0F23CE"/>
    <w:rsid w:val="5BEF9343"/>
    <w:rsid w:val="5BF76553"/>
    <w:rsid w:val="5DF31DA2"/>
    <w:rsid w:val="5DFB801B"/>
    <w:rsid w:val="5E4D218A"/>
    <w:rsid w:val="5E8FB7D5"/>
    <w:rsid w:val="5F011A45"/>
    <w:rsid w:val="5F0FF560"/>
    <w:rsid w:val="5F7783D6"/>
    <w:rsid w:val="5F7DC8E5"/>
    <w:rsid w:val="5F8F5BFB"/>
    <w:rsid w:val="5FEB1187"/>
    <w:rsid w:val="5FFF81B3"/>
    <w:rsid w:val="5FFFAECA"/>
    <w:rsid w:val="61350446"/>
    <w:rsid w:val="634E4F7A"/>
    <w:rsid w:val="65BF640D"/>
    <w:rsid w:val="65DE92EB"/>
    <w:rsid w:val="66540B53"/>
    <w:rsid w:val="666B5177"/>
    <w:rsid w:val="67B728FF"/>
    <w:rsid w:val="69172C38"/>
    <w:rsid w:val="6AD25BC9"/>
    <w:rsid w:val="6BEF16D2"/>
    <w:rsid w:val="6CC80B73"/>
    <w:rsid w:val="6CC96A45"/>
    <w:rsid w:val="6CEBDA1B"/>
    <w:rsid w:val="6DF75853"/>
    <w:rsid w:val="6DF7723E"/>
    <w:rsid w:val="6E010407"/>
    <w:rsid w:val="6E73B1E9"/>
    <w:rsid w:val="6F3FA7A7"/>
    <w:rsid w:val="6F62B913"/>
    <w:rsid w:val="6F798764"/>
    <w:rsid w:val="6FAFC63A"/>
    <w:rsid w:val="6FE7DF23"/>
    <w:rsid w:val="6FFF8D02"/>
    <w:rsid w:val="702640CC"/>
    <w:rsid w:val="70834CCC"/>
    <w:rsid w:val="70F5AFCD"/>
    <w:rsid w:val="711F6C71"/>
    <w:rsid w:val="73F84612"/>
    <w:rsid w:val="7597C5F0"/>
    <w:rsid w:val="75B8525D"/>
    <w:rsid w:val="76D75E22"/>
    <w:rsid w:val="76EB7F7B"/>
    <w:rsid w:val="77DD519A"/>
    <w:rsid w:val="77E29F32"/>
    <w:rsid w:val="77E309D0"/>
    <w:rsid w:val="77F04EAC"/>
    <w:rsid w:val="77F23BFF"/>
    <w:rsid w:val="77FB43C8"/>
    <w:rsid w:val="77FC0DA9"/>
    <w:rsid w:val="77FD2562"/>
    <w:rsid w:val="796FEC38"/>
    <w:rsid w:val="7A3A2795"/>
    <w:rsid w:val="7A8D0E5A"/>
    <w:rsid w:val="7AAB1B4F"/>
    <w:rsid w:val="7B288977"/>
    <w:rsid w:val="7B579576"/>
    <w:rsid w:val="7B6AADFA"/>
    <w:rsid w:val="7B7F2123"/>
    <w:rsid w:val="7B7FD048"/>
    <w:rsid w:val="7B9F097E"/>
    <w:rsid w:val="7BA91DE6"/>
    <w:rsid w:val="7BCB2562"/>
    <w:rsid w:val="7BFF82FC"/>
    <w:rsid w:val="7CCC468D"/>
    <w:rsid w:val="7D582760"/>
    <w:rsid w:val="7DBFA08D"/>
    <w:rsid w:val="7DDBCCC0"/>
    <w:rsid w:val="7DEFC356"/>
    <w:rsid w:val="7DF380DE"/>
    <w:rsid w:val="7E2C35F1"/>
    <w:rsid w:val="7E2F3701"/>
    <w:rsid w:val="7E6231BF"/>
    <w:rsid w:val="7EDDF701"/>
    <w:rsid w:val="7EEF7880"/>
    <w:rsid w:val="7EEFF468"/>
    <w:rsid w:val="7EF54F16"/>
    <w:rsid w:val="7EFF0D95"/>
    <w:rsid w:val="7F379DFC"/>
    <w:rsid w:val="7F6A6012"/>
    <w:rsid w:val="7FBBFDC2"/>
    <w:rsid w:val="7FBF40F2"/>
    <w:rsid w:val="7FBFA8D5"/>
    <w:rsid w:val="7FDDCE0F"/>
    <w:rsid w:val="7FDEA675"/>
    <w:rsid w:val="7FDFAE34"/>
    <w:rsid w:val="7FE895EF"/>
    <w:rsid w:val="7FF78F71"/>
    <w:rsid w:val="7FFCC0FF"/>
    <w:rsid w:val="7FFDCFE5"/>
    <w:rsid w:val="7FFE40D3"/>
    <w:rsid w:val="7FFF08CE"/>
    <w:rsid w:val="7FFFADA0"/>
    <w:rsid w:val="7FFFFEB9"/>
    <w:rsid w:val="86FBD90C"/>
    <w:rsid w:val="885ABD5D"/>
    <w:rsid w:val="8FBF0347"/>
    <w:rsid w:val="93F9D885"/>
    <w:rsid w:val="95FE61CC"/>
    <w:rsid w:val="98BE5B62"/>
    <w:rsid w:val="9D57A004"/>
    <w:rsid w:val="9E7FD973"/>
    <w:rsid w:val="9FC3F650"/>
    <w:rsid w:val="9FFA22B6"/>
    <w:rsid w:val="A5DD4871"/>
    <w:rsid w:val="AFD7A674"/>
    <w:rsid w:val="AFF99465"/>
    <w:rsid w:val="AFFFE624"/>
    <w:rsid w:val="B1CBE804"/>
    <w:rsid w:val="B7793F67"/>
    <w:rsid w:val="BBBF6D97"/>
    <w:rsid w:val="BBEE5B9A"/>
    <w:rsid w:val="BDDFC275"/>
    <w:rsid w:val="BDEC6ED2"/>
    <w:rsid w:val="BF7CDBA9"/>
    <w:rsid w:val="BF975DAD"/>
    <w:rsid w:val="BFDF7B06"/>
    <w:rsid w:val="C1F6135D"/>
    <w:rsid w:val="C7774450"/>
    <w:rsid w:val="CEF7AE98"/>
    <w:rsid w:val="CF76459B"/>
    <w:rsid w:val="CFAEF3E3"/>
    <w:rsid w:val="CFEBB363"/>
    <w:rsid w:val="D1F53D5B"/>
    <w:rsid w:val="D3DD40AC"/>
    <w:rsid w:val="D6CE5B6B"/>
    <w:rsid w:val="D73F87F4"/>
    <w:rsid w:val="D9F69E91"/>
    <w:rsid w:val="DBDF0451"/>
    <w:rsid w:val="DBFFBA40"/>
    <w:rsid w:val="DDFCA69E"/>
    <w:rsid w:val="DE950F49"/>
    <w:rsid w:val="DF0C772E"/>
    <w:rsid w:val="DF7F764A"/>
    <w:rsid w:val="DF9FB097"/>
    <w:rsid w:val="DFD9AD3F"/>
    <w:rsid w:val="DFE90844"/>
    <w:rsid w:val="DFEF4617"/>
    <w:rsid w:val="DFFBF6A4"/>
    <w:rsid w:val="DFFF4728"/>
    <w:rsid w:val="E7D7E81A"/>
    <w:rsid w:val="EB7D1E43"/>
    <w:rsid w:val="EBA7CD38"/>
    <w:rsid w:val="EDD63C6D"/>
    <w:rsid w:val="EED3A7A1"/>
    <w:rsid w:val="EEDBFB2C"/>
    <w:rsid w:val="EEFF396E"/>
    <w:rsid w:val="EF660BC7"/>
    <w:rsid w:val="EF9F51F2"/>
    <w:rsid w:val="EFA5A36F"/>
    <w:rsid w:val="EFFECA19"/>
    <w:rsid w:val="F0792064"/>
    <w:rsid w:val="F36C6625"/>
    <w:rsid w:val="F3FB792E"/>
    <w:rsid w:val="F5BA4E41"/>
    <w:rsid w:val="F5DF8749"/>
    <w:rsid w:val="F677E06C"/>
    <w:rsid w:val="F6FF4C6F"/>
    <w:rsid w:val="F77790F0"/>
    <w:rsid w:val="F7BF5579"/>
    <w:rsid w:val="F7FE05F0"/>
    <w:rsid w:val="F7FE163E"/>
    <w:rsid w:val="F84B9BC8"/>
    <w:rsid w:val="F8BD304F"/>
    <w:rsid w:val="F8D95119"/>
    <w:rsid w:val="FAA52348"/>
    <w:rsid w:val="FAF53DED"/>
    <w:rsid w:val="FB7380F1"/>
    <w:rsid w:val="FB9B5C29"/>
    <w:rsid w:val="FBBEC3AF"/>
    <w:rsid w:val="FD1C384F"/>
    <w:rsid w:val="FD1E0BBF"/>
    <w:rsid w:val="FD9CBC9B"/>
    <w:rsid w:val="FDDB3DAB"/>
    <w:rsid w:val="FDF1FEC3"/>
    <w:rsid w:val="FDF9F04B"/>
    <w:rsid w:val="FE7BA153"/>
    <w:rsid w:val="FE89625D"/>
    <w:rsid w:val="FEF33546"/>
    <w:rsid w:val="FEFEF2BD"/>
    <w:rsid w:val="FEFFAD09"/>
    <w:rsid w:val="FF2FD04F"/>
    <w:rsid w:val="FF8F85ED"/>
    <w:rsid w:val="FF9E033A"/>
    <w:rsid w:val="FFBFAD29"/>
    <w:rsid w:val="FFC91AF2"/>
    <w:rsid w:val="FFEA6ADE"/>
    <w:rsid w:val="FFECE393"/>
    <w:rsid w:val="FFF26A93"/>
    <w:rsid w:val="FFFBF4A0"/>
    <w:rsid w:val="FFFF73B2"/>
    <w:rsid w:val="FFFF8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99"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8"/>
    <w:qFormat/>
    <w:uiPriority w:val="0"/>
    <w:pPr>
      <w:keepNext/>
      <w:jc w:val="center"/>
      <w:outlineLvl w:val="0"/>
    </w:pPr>
    <w:rPr>
      <w:rFonts w:eastAsia="黑体"/>
      <w:b/>
      <w:sz w:val="30"/>
      <w:szCs w:val="20"/>
    </w:rPr>
  </w:style>
  <w:style w:type="paragraph" w:styleId="3">
    <w:name w:val="heading 2"/>
    <w:basedOn w:val="1"/>
    <w:next w:val="1"/>
    <w:link w:val="49"/>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50"/>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52"/>
    <w:qFormat/>
    <w:uiPriority w:val="0"/>
    <w:pPr>
      <w:spacing w:before="120"/>
      <w:outlineLvl w:val="3"/>
    </w:pPr>
  </w:style>
  <w:style w:type="paragraph" w:styleId="7">
    <w:name w:val="heading 5"/>
    <w:basedOn w:val="6"/>
    <w:next w:val="5"/>
    <w:link w:val="53"/>
    <w:qFormat/>
    <w:uiPriority w:val="0"/>
    <w:pPr>
      <w:outlineLvl w:val="4"/>
    </w:pPr>
  </w:style>
  <w:style w:type="paragraph" w:styleId="8">
    <w:name w:val="heading 6"/>
    <w:basedOn w:val="7"/>
    <w:next w:val="5"/>
    <w:link w:val="54"/>
    <w:qFormat/>
    <w:uiPriority w:val="0"/>
    <w:pPr>
      <w:outlineLvl w:val="5"/>
    </w:pPr>
  </w:style>
  <w:style w:type="paragraph" w:styleId="9">
    <w:name w:val="heading 7"/>
    <w:basedOn w:val="8"/>
    <w:next w:val="5"/>
    <w:link w:val="55"/>
    <w:qFormat/>
    <w:uiPriority w:val="0"/>
    <w:pPr>
      <w:outlineLvl w:val="6"/>
    </w:pPr>
  </w:style>
  <w:style w:type="paragraph" w:styleId="10">
    <w:name w:val="heading 8"/>
    <w:basedOn w:val="9"/>
    <w:next w:val="5"/>
    <w:link w:val="56"/>
    <w:qFormat/>
    <w:uiPriority w:val="0"/>
    <w:pPr>
      <w:outlineLvl w:val="7"/>
    </w:pPr>
  </w:style>
  <w:style w:type="paragraph" w:styleId="11">
    <w:name w:val="heading 9"/>
    <w:basedOn w:val="10"/>
    <w:next w:val="5"/>
    <w:link w:val="57"/>
    <w:qFormat/>
    <w:uiPriority w:val="0"/>
    <w:pPr>
      <w:outlineLvl w:val="8"/>
    </w:p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1"/>
    <w:qFormat/>
    <w:uiPriority w:val="0"/>
    <w:pPr>
      <w:widowControl/>
      <w:spacing w:after="240"/>
    </w:pPr>
    <w:rPr>
      <w:rFonts w:ascii="Arial" w:hAnsi="Arial"/>
      <w:kern w:val="0"/>
      <w:sz w:val="22"/>
      <w:szCs w:val="20"/>
      <w:lang w:val="en-GB" w:eastAsia="en-US"/>
    </w:rPr>
  </w:style>
  <w:style w:type="paragraph" w:styleId="12">
    <w:name w:val="toc 7"/>
    <w:basedOn w:val="1"/>
    <w:next w:val="1"/>
    <w:qFormat/>
    <w:uiPriority w:val="0"/>
    <w:pPr>
      <w:ind w:left="1260"/>
      <w:jc w:val="left"/>
    </w:pPr>
    <w:rPr>
      <w:sz w:val="18"/>
      <w:szCs w:val="18"/>
    </w:rPr>
  </w:style>
  <w:style w:type="paragraph" w:styleId="13">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4">
    <w:name w:val="Document Map"/>
    <w:basedOn w:val="1"/>
    <w:semiHidden/>
    <w:qFormat/>
    <w:uiPriority w:val="0"/>
    <w:pPr>
      <w:shd w:val="clear" w:color="auto" w:fill="000080"/>
    </w:pPr>
  </w:style>
  <w:style w:type="paragraph" w:styleId="15">
    <w:name w:val="annotation text"/>
    <w:basedOn w:val="1"/>
    <w:link w:val="58"/>
    <w:qFormat/>
    <w:uiPriority w:val="99"/>
    <w:pPr>
      <w:jc w:val="left"/>
    </w:pPr>
    <w:rPr>
      <w:szCs w:val="20"/>
    </w:rPr>
  </w:style>
  <w:style w:type="paragraph" w:styleId="16">
    <w:name w:val="Body Text"/>
    <w:basedOn w:val="1"/>
    <w:link w:val="59"/>
    <w:qFormat/>
    <w:uiPriority w:val="0"/>
    <w:rPr>
      <w:rFonts w:ascii="仿宋_GB2312" w:hAnsi="宋体" w:eastAsia="仿宋_GB2312"/>
      <w:sz w:val="30"/>
      <w:szCs w:val="20"/>
    </w:rPr>
  </w:style>
  <w:style w:type="paragraph" w:styleId="17">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8">
    <w:name w:val="toc 5"/>
    <w:basedOn w:val="1"/>
    <w:next w:val="1"/>
    <w:qFormat/>
    <w:uiPriority w:val="0"/>
    <w:pPr>
      <w:ind w:left="840"/>
      <w:jc w:val="left"/>
    </w:pPr>
    <w:rPr>
      <w:sz w:val="18"/>
      <w:szCs w:val="18"/>
    </w:rPr>
  </w:style>
  <w:style w:type="paragraph" w:styleId="19">
    <w:name w:val="toc 3"/>
    <w:basedOn w:val="1"/>
    <w:next w:val="1"/>
    <w:qFormat/>
    <w:uiPriority w:val="0"/>
    <w:pPr>
      <w:ind w:left="420"/>
      <w:jc w:val="left"/>
    </w:pPr>
    <w:rPr>
      <w:i/>
      <w:iCs/>
      <w:sz w:val="20"/>
      <w:szCs w:val="20"/>
    </w:rPr>
  </w:style>
  <w:style w:type="paragraph" w:styleId="20">
    <w:name w:val="Plain Text"/>
    <w:basedOn w:val="1"/>
    <w:link w:val="60"/>
    <w:qFormat/>
    <w:uiPriority w:val="0"/>
    <w:pPr>
      <w:widowControl/>
      <w:jc w:val="left"/>
    </w:pPr>
    <w:rPr>
      <w:rFonts w:ascii="Consolas" w:hAnsi="Consolas"/>
      <w:kern w:val="0"/>
      <w:szCs w:val="21"/>
      <w:lang w:eastAsia="en-US"/>
    </w:rPr>
  </w:style>
  <w:style w:type="paragraph" w:styleId="21">
    <w:name w:val="toc 8"/>
    <w:basedOn w:val="1"/>
    <w:next w:val="1"/>
    <w:qFormat/>
    <w:uiPriority w:val="0"/>
    <w:pPr>
      <w:ind w:left="1470"/>
      <w:jc w:val="left"/>
    </w:pPr>
    <w:rPr>
      <w:sz w:val="18"/>
      <w:szCs w:val="18"/>
    </w:rPr>
  </w:style>
  <w:style w:type="paragraph" w:styleId="22">
    <w:name w:val="Date"/>
    <w:basedOn w:val="1"/>
    <w:next w:val="1"/>
    <w:qFormat/>
    <w:uiPriority w:val="0"/>
    <w:pPr>
      <w:ind w:left="100" w:leftChars="2500"/>
    </w:pPr>
  </w:style>
  <w:style w:type="paragraph" w:styleId="23">
    <w:name w:val="Body Text Indent 2"/>
    <w:basedOn w:val="1"/>
    <w:qFormat/>
    <w:uiPriority w:val="0"/>
    <w:pPr>
      <w:spacing w:after="100" w:line="360" w:lineRule="auto"/>
      <w:ind w:firstLine="600" w:firstLineChars="200"/>
    </w:pPr>
    <w:rPr>
      <w:rFonts w:ascii="仿宋_GB2312" w:eastAsia="仿宋_GB2312"/>
      <w:sz w:val="30"/>
    </w:rPr>
  </w:style>
  <w:style w:type="paragraph" w:styleId="24">
    <w:name w:val="endnote text"/>
    <w:basedOn w:val="1"/>
    <w:qFormat/>
    <w:uiPriority w:val="0"/>
    <w:pPr>
      <w:snapToGrid w:val="0"/>
      <w:jc w:val="left"/>
    </w:pPr>
  </w:style>
  <w:style w:type="paragraph" w:styleId="25">
    <w:name w:val="Balloon Text"/>
    <w:basedOn w:val="1"/>
    <w:semiHidden/>
    <w:qFormat/>
    <w:uiPriority w:val="0"/>
    <w:rPr>
      <w:sz w:val="18"/>
      <w:szCs w:val="18"/>
    </w:rPr>
  </w:style>
  <w:style w:type="paragraph" w:styleId="26">
    <w:name w:val="footer"/>
    <w:basedOn w:val="1"/>
    <w:link w:val="61"/>
    <w:qFormat/>
    <w:uiPriority w:val="0"/>
    <w:pPr>
      <w:tabs>
        <w:tab w:val="center" w:pos="4153"/>
        <w:tab w:val="right" w:pos="8306"/>
      </w:tabs>
      <w:snapToGrid w:val="0"/>
      <w:jc w:val="left"/>
    </w:pPr>
    <w:rPr>
      <w:sz w:val="18"/>
      <w:szCs w:val="18"/>
    </w:rPr>
  </w:style>
  <w:style w:type="paragraph" w:styleId="27">
    <w:name w:val="header"/>
    <w:basedOn w:val="1"/>
    <w:link w:val="62"/>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8">
    <w:name w:val="toc 1"/>
    <w:basedOn w:val="1"/>
    <w:next w:val="1"/>
    <w:semiHidden/>
    <w:qFormat/>
    <w:uiPriority w:val="0"/>
    <w:pPr>
      <w:spacing w:before="120" w:after="120"/>
      <w:jc w:val="left"/>
    </w:pPr>
    <w:rPr>
      <w:b/>
      <w:bCs/>
      <w:caps/>
      <w:sz w:val="20"/>
      <w:szCs w:val="20"/>
    </w:rPr>
  </w:style>
  <w:style w:type="paragraph" w:styleId="29">
    <w:name w:val="toc 4"/>
    <w:basedOn w:val="1"/>
    <w:next w:val="1"/>
    <w:qFormat/>
    <w:uiPriority w:val="0"/>
    <w:pPr>
      <w:ind w:left="630"/>
      <w:jc w:val="left"/>
    </w:pPr>
    <w:rPr>
      <w:sz w:val="18"/>
      <w:szCs w:val="18"/>
    </w:rPr>
  </w:style>
  <w:style w:type="paragraph" w:styleId="30">
    <w:name w:val="footnote text"/>
    <w:basedOn w:val="1"/>
    <w:link w:val="63"/>
    <w:semiHidden/>
    <w:qFormat/>
    <w:uiPriority w:val="0"/>
    <w:pPr>
      <w:snapToGrid w:val="0"/>
      <w:jc w:val="left"/>
    </w:pPr>
    <w:rPr>
      <w:sz w:val="18"/>
      <w:szCs w:val="18"/>
    </w:rPr>
  </w:style>
  <w:style w:type="paragraph" w:styleId="31">
    <w:name w:val="toc 6"/>
    <w:basedOn w:val="1"/>
    <w:next w:val="1"/>
    <w:qFormat/>
    <w:uiPriority w:val="0"/>
    <w:pPr>
      <w:ind w:left="1050"/>
      <w:jc w:val="left"/>
    </w:pPr>
    <w:rPr>
      <w:sz w:val="18"/>
      <w:szCs w:val="18"/>
    </w:rPr>
  </w:style>
  <w:style w:type="paragraph" w:styleId="32">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33">
    <w:name w:val="toc 2"/>
    <w:basedOn w:val="1"/>
    <w:next w:val="1"/>
    <w:qFormat/>
    <w:uiPriority w:val="0"/>
    <w:pPr>
      <w:ind w:left="210"/>
      <w:jc w:val="left"/>
    </w:pPr>
    <w:rPr>
      <w:smallCaps/>
      <w:sz w:val="20"/>
      <w:szCs w:val="20"/>
    </w:rPr>
  </w:style>
  <w:style w:type="paragraph" w:styleId="34">
    <w:name w:val="toc 9"/>
    <w:basedOn w:val="1"/>
    <w:next w:val="1"/>
    <w:qFormat/>
    <w:uiPriority w:val="0"/>
    <w:pPr>
      <w:ind w:left="1680"/>
      <w:jc w:val="left"/>
    </w:pPr>
    <w:rPr>
      <w:sz w:val="18"/>
      <w:szCs w:val="18"/>
    </w:rPr>
  </w:style>
  <w:style w:type="paragraph" w:styleId="35">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36">
    <w:name w:val="Title"/>
    <w:basedOn w:val="1"/>
    <w:link w:val="64"/>
    <w:qFormat/>
    <w:uiPriority w:val="0"/>
    <w:pPr>
      <w:widowControl/>
      <w:spacing w:line="360" w:lineRule="auto"/>
      <w:jc w:val="center"/>
    </w:pPr>
    <w:rPr>
      <w:rFonts w:ascii="Arial" w:hAnsi="Arial"/>
      <w:b/>
      <w:kern w:val="0"/>
      <w:sz w:val="28"/>
      <w:szCs w:val="20"/>
      <w:lang w:val="de-DE" w:eastAsia="en-GB"/>
    </w:rPr>
  </w:style>
  <w:style w:type="paragraph" w:styleId="37">
    <w:name w:val="annotation subject"/>
    <w:basedOn w:val="15"/>
    <w:next w:val="15"/>
    <w:link w:val="65"/>
    <w:qFormat/>
    <w:uiPriority w:val="0"/>
    <w:pPr>
      <w:jc w:val="both"/>
    </w:pPr>
    <w:rPr>
      <w:b/>
      <w:bCs/>
      <w:sz w:val="20"/>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endnote reference"/>
    <w:qFormat/>
    <w:uiPriority w:val="0"/>
    <w:rPr>
      <w:vertAlign w:val="superscript"/>
    </w:rPr>
  </w:style>
  <w:style w:type="character" w:styleId="43">
    <w:name w:val="page number"/>
    <w:qFormat/>
    <w:uiPriority w:val="0"/>
  </w:style>
  <w:style w:type="character" w:styleId="44">
    <w:name w:val="FollowedHyperlink"/>
    <w:qFormat/>
    <w:uiPriority w:val="0"/>
    <w:rPr>
      <w:rFonts w:ascii="Arial" w:hAnsi="Arial"/>
      <w:color w:val="auto"/>
      <w:sz w:val="20"/>
      <w:u w:val="none"/>
    </w:rPr>
  </w:style>
  <w:style w:type="character" w:styleId="45">
    <w:name w:val="Hyperlink"/>
    <w:qFormat/>
    <w:uiPriority w:val="0"/>
    <w:rPr>
      <w:color w:val="3366CC"/>
      <w:u w:val="single"/>
    </w:rPr>
  </w:style>
  <w:style w:type="character" w:styleId="46">
    <w:name w:val="annotation reference"/>
    <w:semiHidden/>
    <w:qFormat/>
    <w:uiPriority w:val="99"/>
    <w:rPr>
      <w:sz w:val="21"/>
      <w:szCs w:val="21"/>
    </w:rPr>
  </w:style>
  <w:style w:type="character" w:styleId="47">
    <w:name w:val="footnote reference"/>
    <w:semiHidden/>
    <w:qFormat/>
    <w:uiPriority w:val="0"/>
    <w:rPr>
      <w:vertAlign w:val="superscript"/>
    </w:rPr>
  </w:style>
  <w:style w:type="character" w:customStyle="1" w:styleId="48">
    <w:name w:val="标题 1 字符"/>
    <w:link w:val="2"/>
    <w:qFormat/>
    <w:uiPriority w:val="0"/>
    <w:rPr>
      <w:rFonts w:eastAsia="黑体"/>
      <w:b/>
      <w:kern w:val="2"/>
      <w:sz w:val="30"/>
      <w:lang w:val="en-US" w:eastAsia="zh-CN" w:bidi="ar-SA"/>
    </w:rPr>
  </w:style>
  <w:style w:type="character" w:customStyle="1" w:styleId="49">
    <w:name w:val="标题 2 字符"/>
    <w:link w:val="3"/>
    <w:qFormat/>
    <w:uiPriority w:val="0"/>
    <w:rPr>
      <w:rFonts w:ascii="Arial" w:hAnsi="Arial" w:eastAsia="黑体"/>
      <w:b/>
      <w:bCs/>
      <w:kern w:val="2"/>
      <w:sz w:val="24"/>
      <w:szCs w:val="32"/>
      <w:lang w:val="en-US" w:eastAsia="zh-CN" w:bidi="ar-SA"/>
    </w:rPr>
  </w:style>
  <w:style w:type="character" w:customStyle="1" w:styleId="50">
    <w:name w:val="标题 3 字符"/>
    <w:link w:val="4"/>
    <w:qFormat/>
    <w:uiPriority w:val="0"/>
    <w:rPr>
      <w:rFonts w:ascii="Arial" w:hAnsi="Arial" w:eastAsia="宋体"/>
      <w:b/>
      <w:i/>
      <w:kern w:val="2"/>
      <w:sz w:val="22"/>
      <w:lang w:val="en-GB" w:eastAsia="en-US" w:bidi="ar-SA"/>
    </w:rPr>
  </w:style>
  <w:style w:type="character" w:customStyle="1" w:styleId="51">
    <w:name w:val="Paragraph Char"/>
    <w:link w:val="5"/>
    <w:qFormat/>
    <w:uiPriority w:val="0"/>
    <w:rPr>
      <w:rFonts w:ascii="Arial" w:hAnsi="Arial" w:eastAsia="宋体"/>
      <w:sz w:val="22"/>
      <w:lang w:val="en-GB" w:eastAsia="en-US" w:bidi="ar-SA"/>
    </w:rPr>
  </w:style>
  <w:style w:type="character" w:customStyle="1" w:styleId="52">
    <w:name w:val="标题 4 字符"/>
    <w:link w:val="6"/>
    <w:qFormat/>
    <w:uiPriority w:val="0"/>
    <w:rPr>
      <w:rFonts w:ascii="Arial" w:hAnsi="Arial" w:eastAsia="宋体"/>
      <w:b/>
      <w:i/>
      <w:kern w:val="2"/>
      <w:sz w:val="22"/>
      <w:lang w:val="en-GB" w:eastAsia="en-US" w:bidi="ar-SA"/>
    </w:rPr>
  </w:style>
  <w:style w:type="character" w:customStyle="1" w:styleId="53">
    <w:name w:val="标题 5 字符"/>
    <w:link w:val="7"/>
    <w:qFormat/>
    <w:uiPriority w:val="0"/>
    <w:rPr>
      <w:rFonts w:ascii="Arial" w:hAnsi="Arial" w:eastAsia="宋体"/>
      <w:b/>
      <w:i/>
      <w:kern w:val="2"/>
      <w:sz w:val="22"/>
      <w:lang w:val="en-GB" w:eastAsia="en-US" w:bidi="ar-SA"/>
    </w:rPr>
  </w:style>
  <w:style w:type="character" w:customStyle="1" w:styleId="54">
    <w:name w:val="标题 6 字符"/>
    <w:link w:val="8"/>
    <w:qFormat/>
    <w:uiPriority w:val="0"/>
    <w:rPr>
      <w:rFonts w:ascii="Arial" w:hAnsi="Arial" w:eastAsia="宋体"/>
      <w:b/>
      <w:i/>
      <w:kern w:val="2"/>
      <w:sz w:val="22"/>
      <w:lang w:val="en-GB" w:eastAsia="en-US" w:bidi="ar-SA"/>
    </w:rPr>
  </w:style>
  <w:style w:type="character" w:customStyle="1" w:styleId="55">
    <w:name w:val="标题 7 字符"/>
    <w:link w:val="9"/>
    <w:qFormat/>
    <w:uiPriority w:val="0"/>
    <w:rPr>
      <w:rFonts w:ascii="Arial" w:hAnsi="Arial" w:eastAsia="宋体"/>
      <w:b/>
      <w:i/>
      <w:kern w:val="2"/>
      <w:sz w:val="22"/>
      <w:lang w:val="en-GB" w:eastAsia="en-US" w:bidi="ar-SA"/>
    </w:rPr>
  </w:style>
  <w:style w:type="character" w:customStyle="1" w:styleId="56">
    <w:name w:val="标题 8 字符"/>
    <w:link w:val="10"/>
    <w:qFormat/>
    <w:uiPriority w:val="0"/>
    <w:rPr>
      <w:rFonts w:ascii="Arial" w:hAnsi="Arial" w:eastAsia="宋体"/>
      <w:b/>
      <w:i/>
      <w:kern w:val="2"/>
      <w:sz w:val="22"/>
      <w:lang w:val="en-GB" w:eastAsia="en-US" w:bidi="ar-SA"/>
    </w:rPr>
  </w:style>
  <w:style w:type="character" w:customStyle="1" w:styleId="57">
    <w:name w:val="标题 9 字符"/>
    <w:link w:val="11"/>
    <w:qFormat/>
    <w:uiPriority w:val="0"/>
    <w:rPr>
      <w:rFonts w:ascii="Arial" w:hAnsi="Arial" w:eastAsia="宋体"/>
      <w:b/>
      <w:i/>
      <w:kern w:val="2"/>
      <w:sz w:val="22"/>
      <w:lang w:val="en-GB" w:eastAsia="en-US" w:bidi="ar-SA"/>
    </w:rPr>
  </w:style>
  <w:style w:type="character" w:customStyle="1" w:styleId="58">
    <w:name w:val="批注文字 字符"/>
    <w:link w:val="15"/>
    <w:qFormat/>
    <w:uiPriority w:val="99"/>
    <w:rPr>
      <w:rFonts w:eastAsia="宋体"/>
      <w:kern w:val="2"/>
      <w:sz w:val="21"/>
      <w:lang w:val="en-US" w:eastAsia="zh-CN" w:bidi="ar-SA"/>
    </w:rPr>
  </w:style>
  <w:style w:type="character" w:customStyle="1" w:styleId="59">
    <w:name w:val="正文文本 字符"/>
    <w:link w:val="16"/>
    <w:qFormat/>
    <w:uiPriority w:val="0"/>
    <w:rPr>
      <w:rFonts w:ascii="仿宋_GB2312" w:hAnsi="宋体" w:eastAsia="仿宋_GB2312"/>
      <w:kern w:val="2"/>
      <w:sz w:val="30"/>
      <w:lang w:val="en-US" w:eastAsia="zh-CN" w:bidi="ar-SA"/>
    </w:rPr>
  </w:style>
  <w:style w:type="character" w:customStyle="1" w:styleId="60">
    <w:name w:val="纯文本 字符"/>
    <w:link w:val="20"/>
    <w:qFormat/>
    <w:uiPriority w:val="0"/>
    <w:rPr>
      <w:rFonts w:ascii="Consolas" w:hAnsi="Consolas" w:eastAsia="宋体"/>
      <w:sz w:val="21"/>
      <w:szCs w:val="21"/>
      <w:lang w:val="en-US" w:eastAsia="en-US" w:bidi="ar-SA"/>
    </w:rPr>
  </w:style>
  <w:style w:type="character" w:customStyle="1" w:styleId="61">
    <w:name w:val="页脚 字符"/>
    <w:link w:val="26"/>
    <w:qFormat/>
    <w:uiPriority w:val="0"/>
    <w:rPr>
      <w:rFonts w:eastAsia="宋体"/>
      <w:kern w:val="2"/>
      <w:sz w:val="18"/>
      <w:szCs w:val="18"/>
      <w:lang w:val="en-US" w:eastAsia="zh-CN" w:bidi="ar-SA"/>
    </w:rPr>
  </w:style>
  <w:style w:type="character" w:customStyle="1" w:styleId="62">
    <w:name w:val="页眉 字符"/>
    <w:link w:val="27"/>
    <w:qFormat/>
    <w:uiPriority w:val="0"/>
    <w:rPr>
      <w:rFonts w:eastAsia="黑体"/>
      <w:b/>
      <w:kern w:val="2"/>
      <w:sz w:val="30"/>
      <w:lang w:val="en-US" w:eastAsia="zh-CN" w:bidi="ar-SA"/>
    </w:rPr>
  </w:style>
  <w:style w:type="character" w:customStyle="1" w:styleId="63">
    <w:name w:val="脚注文本 字符"/>
    <w:link w:val="30"/>
    <w:qFormat/>
    <w:uiPriority w:val="0"/>
    <w:rPr>
      <w:rFonts w:eastAsia="宋体"/>
      <w:kern w:val="2"/>
      <w:sz w:val="18"/>
      <w:szCs w:val="18"/>
      <w:lang w:val="en-US" w:eastAsia="zh-CN" w:bidi="ar-SA"/>
    </w:rPr>
  </w:style>
  <w:style w:type="character" w:customStyle="1" w:styleId="64">
    <w:name w:val="标题 字符"/>
    <w:link w:val="36"/>
    <w:qFormat/>
    <w:uiPriority w:val="0"/>
    <w:rPr>
      <w:rFonts w:ascii="Arial" w:hAnsi="Arial" w:eastAsia="宋体"/>
      <w:b/>
      <w:sz w:val="28"/>
      <w:lang w:val="de-DE" w:eastAsia="en-GB" w:bidi="ar-SA"/>
    </w:rPr>
  </w:style>
  <w:style w:type="character" w:customStyle="1" w:styleId="65">
    <w:name w:val="批注主题 字符"/>
    <w:link w:val="37"/>
    <w:qFormat/>
    <w:uiPriority w:val="0"/>
    <w:rPr>
      <w:rFonts w:eastAsia="宋体"/>
      <w:b/>
      <w:bCs/>
      <w:kern w:val="2"/>
      <w:sz w:val="21"/>
      <w:lang w:val="en-US" w:eastAsia="zh-CN" w:bidi="ar-SA"/>
    </w:rPr>
  </w:style>
  <w:style w:type="paragraph" w:customStyle="1" w:styleId="66">
    <w:name w:val="默认段落字体 Para Char Char Char Char Char Char Char Char Char1 Char Char Char Char Char Char Char Char Char Char Char Char Char Char Char Char Char Char Char Char Char Char Char Char Char Char Char Char Char Char Char"/>
    <w:basedOn w:val="14"/>
    <w:qFormat/>
    <w:uiPriority w:val="0"/>
    <w:pPr>
      <w:jc w:val="left"/>
    </w:pPr>
    <w:rPr>
      <w:rFonts w:ascii="Tahoma" w:hAnsi="Tahoma"/>
      <w:sz w:val="24"/>
      <w:szCs w:val="28"/>
    </w:rPr>
  </w:style>
  <w:style w:type="paragraph" w:customStyle="1" w:styleId="67">
    <w:name w:val="_Style 16"/>
    <w:basedOn w:val="14"/>
    <w:qFormat/>
    <w:uiPriority w:val="0"/>
    <w:pPr>
      <w:jc w:val="left"/>
    </w:pPr>
    <w:rPr>
      <w:rFonts w:ascii="Tahoma" w:hAnsi="Tahoma"/>
      <w:sz w:val="24"/>
      <w:szCs w:val="28"/>
    </w:rPr>
  </w:style>
  <w:style w:type="character" w:customStyle="1" w:styleId="68">
    <w:name w:val="style21"/>
    <w:qFormat/>
    <w:uiPriority w:val="0"/>
    <w:rPr>
      <w:color w:val="0000A0"/>
      <w:sz w:val="33"/>
      <w:szCs w:val="33"/>
    </w:rPr>
  </w:style>
  <w:style w:type="paragraph" w:customStyle="1" w:styleId="69">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70">
    <w:name w:val="char"/>
    <w:basedOn w:val="1"/>
    <w:qFormat/>
    <w:uiPriority w:val="0"/>
    <w:pPr>
      <w:widowControl/>
      <w:spacing w:after="160"/>
      <w:jc w:val="left"/>
    </w:pPr>
    <w:rPr>
      <w:rFonts w:ascii="宋体" w:hAnsi="宋体" w:cs="”“Times New Roman”“"/>
      <w:kern w:val="0"/>
      <w:szCs w:val="21"/>
      <w:lang w:eastAsia="en-US"/>
    </w:rPr>
  </w:style>
  <w:style w:type="paragraph" w:customStyle="1" w:styleId="71">
    <w:name w:val="Normal (Web)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72">
    <w:name w:val="Char Char Char Char"/>
    <w:basedOn w:val="1"/>
    <w:qFormat/>
    <w:uiPriority w:val="0"/>
    <w:rPr>
      <w:szCs w:val="20"/>
    </w:rPr>
  </w:style>
  <w:style w:type="paragraph" w:customStyle="1" w:styleId="73">
    <w:name w:val="Char"/>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74">
    <w:name w:val="TableColumnHeading"/>
    <w:basedOn w:val="69"/>
    <w:next w:val="69"/>
    <w:qFormat/>
    <w:uiPriority w:val="0"/>
    <w:rPr>
      <w:rFonts w:ascii="Arial" w:hAnsi="Arial" w:eastAsia="宋体" w:cs="Arial"/>
      <w:color w:val="auto"/>
    </w:rPr>
  </w:style>
  <w:style w:type="paragraph" w:customStyle="1" w:styleId="75">
    <w:name w:val="TableText"/>
    <w:basedOn w:val="5"/>
    <w:qFormat/>
    <w:uiPriority w:val="0"/>
    <w:pPr>
      <w:keepNext/>
      <w:spacing w:before="60" w:after="60"/>
      <w:jc w:val="left"/>
    </w:pPr>
    <w:rPr>
      <w:sz w:val="20"/>
    </w:rPr>
  </w:style>
  <w:style w:type="character" w:customStyle="1" w:styleId="76">
    <w:name w:val="Paragraph Char Char Char Char Char1"/>
    <w:link w:val="77"/>
    <w:qFormat/>
    <w:uiPriority w:val="0"/>
    <w:rPr>
      <w:rFonts w:ascii="Arial" w:hAnsi="Arial" w:eastAsia="宋体"/>
      <w:sz w:val="22"/>
      <w:lang w:val="en-GB" w:eastAsia="en-US" w:bidi="ar-SA"/>
    </w:rPr>
  </w:style>
  <w:style w:type="paragraph" w:customStyle="1" w:styleId="77">
    <w:name w:val="Paragraph Char Char Char Char"/>
    <w:basedOn w:val="1"/>
    <w:link w:val="76"/>
    <w:qFormat/>
    <w:uiPriority w:val="0"/>
    <w:pPr>
      <w:widowControl/>
      <w:spacing w:after="240"/>
    </w:pPr>
    <w:rPr>
      <w:rFonts w:ascii="Arial" w:hAnsi="Arial"/>
      <w:kern w:val="0"/>
      <w:sz w:val="22"/>
      <w:szCs w:val="20"/>
      <w:lang w:val="en-GB" w:eastAsia="en-US"/>
    </w:rPr>
  </w:style>
  <w:style w:type="character" w:customStyle="1" w:styleId="78">
    <w:name w:val="Bullets Char"/>
    <w:link w:val="79"/>
    <w:qFormat/>
    <w:uiPriority w:val="0"/>
    <w:rPr>
      <w:rFonts w:ascii="Arial" w:hAnsi="Arial" w:eastAsia="MS Mincho"/>
      <w:sz w:val="22"/>
      <w:lang w:val="en-GB" w:eastAsia="ja-JP" w:bidi="ar-SA"/>
    </w:rPr>
  </w:style>
  <w:style w:type="paragraph" w:customStyle="1" w:styleId="79">
    <w:name w:val="Bullets"/>
    <w:basedOn w:val="1"/>
    <w:link w:val="78"/>
    <w:qFormat/>
    <w:uiPriority w:val="0"/>
    <w:pPr>
      <w:widowControl/>
      <w:spacing w:after="120"/>
      <w:ind w:left="720" w:hanging="360"/>
    </w:pPr>
    <w:rPr>
      <w:rFonts w:ascii="Arial" w:hAnsi="Arial" w:eastAsia="MS Mincho"/>
      <w:kern w:val="0"/>
      <w:sz w:val="22"/>
      <w:szCs w:val="20"/>
      <w:lang w:val="en-GB" w:eastAsia="ja-JP"/>
    </w:rPr>
  </w:style>
  <w:style w:type="character" w:customStyle="1" w:styleId="80">
    <w:name w:val="long_text1"/>
    <w:qFormat/>
    <w:uiPriority w:val="0"/>
    <w:rPr>
      <w:sz w:val="20"/>
      <w:szCs w:val="20"/>
    </w:rPr>
  </w:style>
  <w:style w:type="character" w:customStyle="1" w:styleId="81">
    <w:name w:val="short_text1"/>
    <w:qFormat/>
    <w:uiPriority w:val="0"/>
    <w:rPr>
      <w:sz w:val="29"/>
      <w:szCs w:val="29"/>
    </w:rPr>
  </w:style>
  <w:style w:type="paragraph" w:customStyle="1" w:styleId="82">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83">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84">
    <w:name w:val="AnnexIndentedHeading 3"/>
    <w:basedOn w:val="85"/>
    <w:next w:val="6"/>
    <w:qFormat/>
    <w:uiPriority w:val="0"/>
  </w:style>
  <w:style w:type="paragraph" w:customStyle="1" w:styleId="85">
    <w:name w:val="Indented Heading 3"/>
    <w:basedOn w:val="4"/>
    <w:next w:val="5"/>
    <w:qFormat/>
    <w:uiPriority w:val="0"/>
    <w:pPr>
      <w:ind w:left="851" w:hanging="851"/>
    </w:pPr>
  </w:style>
  <w:style w:type="paragraph" w:customStyle="1" w:styleId="86">
    <w:name w:val="Confidentiality"/>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87">
    <w:name w:val="TableTitle"/>
    <w:basedOn w:val="5"/>
    <w:qFormat/>
    <w:uiPriority w:val="0"/>
    <w:pPr>
      <w:keepNext/>
      <w:spacing w:before="120"/>
      <w:jc w:val="center"/>
    </w:pPr>
    <w:rPr>
      <w:b/>
    </w:rPr>
  </w:style>
  <w:style w:type="paragraph" w:customStyle="1" w:styleId="88">
    <w:name w:val="NTHeading 3"/>
    <w:basedOn w:val="4"/>
    <w:next w:val="5"/>
    <w:qFormat/>
    <w:uiPriority w:val="0"/>
  </w:style>
  <w:style w:type="paragraph" w:customStyle="1" w:styleId="89">
    <w:name w:val="BoxTitle"/>
    <w:basedOn w:val="5"/>
    <w:qFormat/>
    <w:uiPriority w:val="0"/>
    <w:pPr>
      <w:spacing w:before="120"/>
      <w:jc w:val="center"/>
    </w:pPr>
    <w:rPr>
      <w:b/>
      <w:bCs/>
      <w:sz w:val="20"/>
    </w:rPr>
  </w:style>
  <w:style w:type="paragraph" w:customStyle="1" w:styleId="90">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91">
    <w:name w:val="CoverSubtitle"/>
    <w:basedOn w:val="1"/>
    <w:next w:val="92"/>
    <w:qFormat/>
    <w:uiPriority w:val="0"/>
    <w:pPr>
      <w:widowControl/>
      <w:spacing w:before="120" w:after="360"/>
      <w:jc w:val="left"/>
    </w:pPr>
    <w:rPr>
      <w:rFonts w:ascii="Arial Narrow" w:hAnsi="Arial Narrow"/>
      <w:kern w:val="0"/>
      <w:sz w:val="48"/>
      <w:szCs w:val="20"/>
      <w:lang w:val="en-GB" w:eastAsia="en-US"/>
    </w:rPr>
  </w:style>
  <w:style w:type="paragraph" w:customStyle="1" w:styleId="92">
    <w:name w:val="CoverTitle"/>
    <w:basedOn w:val="1"/>
    <w:next w:val="93"/>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93">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94">
    <w:name w:val="FooterPageNumber"/>
    <w:basedOn w:val="95"/>
    <w:qFormat/>
    <w:uiPriority w:val="0"/>
    <w:pPr>
      <w:jc w:val="right"/>
    </w:pPr>
    <w:rPr>
      <w:sz w:val="20"/>
    </w:rPr>
  </w:style>
  <w:style w:type="paragraph" w:customStyle="1" w:styleId="95">
    <w:name w:val="FootertextOdd"/>
    <w:basedOn w:val="1"/>
    <w:qFormat/>
    <w:uiPriority w:val="0"/>
    <w:pPr>
      <w:widowControl/>
      <w:jc w:val="left"/>
    </w:pPr>
    <w:rPr>
      <w:rFonts w:ascii="Arial" w:hAnsi="Arial"/>
      <w:kern w:val="0"/>
      <w:sz w:val="16"/>
      <w:szCs w:val="20"/>
      <w:lang w:val="en-GB" w:eastAsia="en-US"/>
    </w:rPr>
  </w:style>
  <w:style w:type="paragraph" w:customStyle="1" w:styleId="96">
    <w:name w:val="Footerempty"/>
    <w:basedOn w:val="26"/>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97">
    <w:name w:val="PubliSubtitle"/>
    <w:basedOn w:val="5"/>
    <w:next w:val="5"/>
    <w:qFormat/>
    <w:uiPriority w:val="0"/>
    <w:pPr>
      <w:keepNext/>
      <w:spacing w:after="600"/>
      <w:jc w:val="center"/>
    </w:pPr>
    <w:rPr>
      <w:b/>
      <w:sz w:val="26"/>
    </w:rPr>
  </w:style>
  <w:style w:type="paragraph" w:customStyle="1" w:styleId="98">
    <w:name w:val="AnnexHeading 4"/>
    <w:basedOn w:val="4"/>
    <w:qFormat/>
    <w:uiPriority w:val="0"/>
    <w:pPr>
      <w:spacing w:before="0"/>
      <w:outlineLvl w:val="3"/>
    </w:pPr>
    <w:rPr>
      <w:b w:val="0"/>
    </w:rPr>
  </w:style>
  <w:style w:type="paragraph" w:customStyle="1" w:styleId="99">
    <w:name w:val="AnnexHeading 3"/>
    <w:basedOn w:val="4"/>
    <w:next w:val="6"/>
    <w:qFormat/>
    <w:uiPriority w:val="0"/>
    <w:pPr>
      <w:tabs>
        <w:tab w:val="left" w:pos="360"/>
      </w:tabs>
      <w:ind w:left="360" w:hanging="360"/>
    </w:pPr>
  </w:style>
  <w:style w:type="paragraph" w:customStyle="1" w:styleId="100">
    <w:name w:val="Emptyfooter"/>
    <w:basedOn w:val="101"/>
    <w:qFormat/>
    <w:uiPriority w:val="0"/>
    <w:rPr>
      <w:sz w:val="2"/>
    </w:rPr>
  </w:style>
  <w:style w:type="paragraph" w:customStyle="1" w:styleId="101">
    <w:name w:val="empty"/>
    <w:basedOn w:val="1"/>
    <w:qFormat/>
    <w:uiPriority w:val="0"/>
    <w:pPr>
      <w:widowControl/>
      <w:jc w:val="left"/>
    </w:pPr>
    <w:rPr>
      <w:rFonts w:ascii="Arial" w:hAnsi="Arial"/>
      <w:color w:val="FFFFFF"/>
      <w:kern w:val="0"/>
      <w:sz w:val="22"/>
      <w:szCs w:val="20"/>
      <w:lang w:val="en-GB" w:eastAsia="en-US"/>
    </w:rPr>
  </w:style>
  <w:style w:type="paragraph" w:customStyle="1" w:styleId="102">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103">
    <w:name w:val="BoxText"/>
    <w:basedOn w:val="5"/>
    <w:qFormat/>
    <w:uiPriority w:val="0"/>
    <w:rPr>
      <w:sz w:val="20"/>
    </w:rPr>
  </w:style>
  <w:style w:type="paragraph" w:customStyle="1" w:styleId="104">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05">
    <w:name w:val="ColumnHeading"/>
    <w:basedOn w:val="1"/>
    <w:qFormat/>
    <w:uiPriority w:val="0"/>
    <w:pPr>
      <w:widowControl/>
      <w:jc w:val="center"/>
    </w:pPr>
    <w:rPr>
      <w:rFonts w:ascii="Arial" w:hAnsi="Arial"/>
      <w:b/>
      <w:kern w:val="0"/>
      <w:sz w:val="20"/>
      <w:szCs w:val="20"/>
      <w:lang w:val="en-GB" w:eastAsia="en-US"/>
    </w:rPr>
  </w:style>
  <w:style w:type="paragraph" w:customStyle="1" w:styleId="106">
    <w:name w:val="TableRowHeading"/>
    <w:basedOn w:val="5"/>
    <w:qFormat/>
    <w:uiPriority w:val="0"/>
    <w:pPr>
      <w:spacing w:before="60" w:after="60"/>
      <w:jc w:val="left"/>
    </w:pPr>
    <w:rPr>
      <w:sz w:val="20"/>
    </w:rPr>
  </w:style>
  <w:style w:type="paragraph" w:customStyle="1" w:styleId="107">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108">
    <w:name w:val="NTHeading 4"/>
    <w:basedOn w:val="6"/>
    <w:next w:val="5"/>
    <w:qFormat/>
    <w:uiPriority w:val="0"/>
  </w:style>
  <w:style w:type="paragraph" w:customStyle="1" w:styleId="109">
    <w:name w:val="ConfidentialityOdd"/>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10">
    <w:name w:val="ConfidentialityEven"/>
    <w:basedOn w:val="109"/>
    <w:next w:val="27"/>
    <w:qFormat/>
    <w:uiPriority w:val="0"/>
    <w:pPr>
      <w:jc w:val="left"/>
    </w:pPr>
  </w:style>
  <w:style w:type="paragraph" w:customStyle="1" w:styleId="111">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2">
    <w:name w:val="FootertextEven"/>
    <w:basedOn w:val="95"/>
    <w:qFormat/>
    <w:uiPriority w:val="0"/>
    <w:pPr>
      <w:jc w:val="right"/>
    </w:pPr>
  </w:style>
  <w:style w:type="paragraph" w:customStyle="1" w:styleId="113">
    <w:name w:val="Page Numbereven"/>
    <w:basedOn w:val="94"/>
    <w:qFormat/>
    <w:uiPriority w:val="0"/>
    <w:pPr>
      <w:jc w:val="left"/>
    </w:pPr>
  </w:style>
  <w:style w:type="paragraph" w:customStyle="1" w:styleId="114">
    <w:name w:val="Indented Heading 4"/>
    <w:basedOn w:val="6"/>
    <w:next w:val="5"/>
    <w:qFormat/>
    <w:uiPriority w:val="0"/>
    <w:pPr>
      <w:ind w:left="851" w:hanging="851"/>
    </w:pPr>
  </w:style>
  <w:style w:type="paragraph" w:customStyle="1" w:styleId="115">
    <w:name w:val="Author"/>
    <w:basedOn w:val="5"/>
    <w:qFormat/>
    <w:uiPriority w:val="0"/>
    <w:pPr>
      <w:spacing w:after="600"/>
      <w:jc w:val="center"/>
    </w:pPr>
  </w:style>
  <w:style w:type="paragraph" w:customStyle="1" w:styleId="116">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117">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118">
    <w:name w:val="Copyright"/>
    <w:basedOn w:val="5"/>
    <w:next w:val="5"/>
    <w:qFormat/>
    <w:uiPriority w:val="0"/>
    <w:pPr>
      <w:spacing w:after="120"/>
      <w:ind w:left="284" w:hanging="284"/>
      <w:jc w:val="left"/>
    </w:pPr>
    <w:rPr>
      <w:i/>
      <w:sz w:val="20"/>
    </w:rPr>
  </w:style>
  <w:style w:type="paragraph" w:customStyle="1" w:styleId="119">
    <w:name w:val="Footnote"/>
    <w:basedOn w:val="30"/>
    <w:qFormat/>
    <w:uiPriority w:val="0"/>
    <w:pPr>
      <w:widowControl/>
      <w:snapToGrid/>
      <w:spacing w:after="120"/>
      <w:ind w:left="284" w:hanging="284"/>
      <w:jc w:val="both"/>
    </w:pPr>
    <w:rPr>
      <w:rFonts w:ascii="Arial" w:hAnsi="Arial"/>
      <w:kern w:val="0"/>
      <w:szCs w:val="20"/>
      <w:lang w:val="en-GB" w:eastAsia="en-US"/>
    </w:rPr>
  </w:style>
  <w:style w:type="paragraph" w:customStyle="1" w:styleId="120">
    <w:name w:val="TableNote"/>
    <w:basedOn w:val="5"/>
    <w:qFormat/>
    <w:uiPriority w:val="0"/>
    <w:pPr>
      <w:spacing w:before="120"/>
    </w:pPr>
    <w:rPr>
      <w:sz w:val="18"/>
    </w:rPr>
  </w:style>
  <w:style w:type="paragraph" w:customStyle="1" w:styleId="121">
    <w:name w:val="TableNumber"/>
    <w:basedOn w:val="5"/>
    <w:qFormat/>
    <w:uiPriority w:val="0"/>
    <w:pPr>
      <w:keepNext/>
      <w:spacing w:before="120" w:after="0"/>
      <w:jc w:val="center"/>
    </w:pPr>
  </w:style>
  <w:style w:type="paragraph" w:customStyle="1" w:styleId="122">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123">
    <w:name w:val="TableOfContentsTitle"/>
    <w:basedOn w:val="5"/>
    <w:qFormat/>
    <w:uiPriority w:val="0"/>
    <w:pPr>
      <w:spacing w:after="600"/>
      <w:jc w:val="center"/>
    </w:pPr>
    <w:rPr>
      <w:b/>
      <w:sz w:val="26"/>
    </w:rPr>
  </w:style>
  <w:style w:type="paragraph" w:customStyle="1" w:styleId="124">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25">
    <w:name w:val="BoxNumber"/>
    <w:basedOn w:val="5"/>
    <w:qFormat/>
    <w:uiPriority w:val="0"/>
    <w:pPr>
      <w:spacing w:before="120" w:after="0"/>
      <w:jc w:val="center"/>
    </w:pPr>
    <w:rPr>
      <w:sz w:val="20"/>
    </w:rPr>
  </w:style>
  <w:style w:type="paragraph" w:customStyle="1" w:styleId="126">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27">
    <w:name w:val="AnnexIndentedHeading 4"/>
    <w:basedOn w:val="114"/>
    <w:next w:val="6"/>
    <w:qFormat/>
    <w:uiPriority w:val="0"/>
  </w:style>
  <w:style w:type="paragraph" w:customStyle="1" w:styleId="128">
    <w:name w:val="AnnexIndentedHeading 2"/>
    <w:basedOn w:val="102"/>
    <w:next w:val="6"/>
    <w:qFormat/>
    <w:uiPriority w:val="0"/>
  </w:style>
  <w:style w:type="paragraph" w:styleId="129">
    <w:name w:val="List Paragraph"/>
    <w:basedOn w:val="1"/>
    <w:qFormat/>
    <w:uiPriority w:val="0"/>
    <w:pPr>
      <w:ind w:firstLine="420" w:firstLineChars="200"/>
    </w:pPr>
    <w:rPr>
      <w:rFonts w:ascii="Calibri" w:hAnsi="Calibri"/>
      <w:szCs w:val="22"/>
    </w:rPr>
  </w:style>
  <w:style w:type="paragraph" w:customStyle="1" w:styleId="130">
    <w:name w:val="IndentedParagraph"/>
    <w:basedOn w:val="5"/>
    <w:qFormat/>
    <w:uiPriority w:val="0"/>
    <w:pPr>
      <w:ind w:left="851" w:hanging="851"/>
    </w:pPr>
  </w:style>
  <w:style w:type="paragraph" w:customStyle="1" w:styleId="131">
    <w:name w:val="Footertext"/>
    <w:basedOn w:val="1"/>
    <w:qFormat/>
    <w:uiPriority w:val="0"/>
    <w:pPr>
      <w:widowControl/>
      <w:jc w:val="left"/>
    </w:pPr>
    <w:rPr>
      <w:rFonts w:ascii="Arial" w:hAnsi="Arial"/>
      <w:kern w:val="0"/>
      <w:sz w:val="16"/>
      <w:szCs w:val="20"/>
      <w:lang w:val="en-GB" w:eastAsia="en-US"/>
    </w:rPr>
  </w:style>
  <w:style w:type="paragraph" w:customStyle="1" w:styleId="132">
    <w:name w:val="PubliTitle"/>
    <w:basedOn w:val="5"/>
    <w:next w:val="5"/>
    <w:qFormat/>
    <w:uiPriority w:val="0"/>
    <w:pPr>
      <w:keepNext/>
      <w:spacing w:after="600"/>
      <w:jc w:val="center"/>
    </w:pPr>
    <w:rPr>
      <w:b/>
      <w:sz w:val="30"/>
    </w:rPr>
  </w:style>
  <w:style w:type="paragraph" w:customStyle="1" w:styleId="133">
    <w:name w:val="NTIndented Heading 1"/>
    <w:basedOn w:val="122"/>
    <w:next w:val="5"/>
    <w:qFormat/>
    <w:uiPriority w:val="0"/>
  </w:style>
  <w:style w:type="paragraph" w:customStyle="1" w:styleId="134">
    <w:name w:val="NTIndented Heading 2"/>
    <w:basedOn w:val="102"/>
    <w:next w:val="5"/>
    <w:qFormat/>
    <w:uiPriority w:val="0"/>
  </w:style>
  <w:style w:type="paragraph" w:customStyle="1" w:styleId="135">
    <w:name w:val="NTIndented Heading 3"/>
    <w:basedOn w:val="85"/>
    <w:next w:val="5"/>
    <w:qFormat/>
    <w:uiPriority w:val="0"/>
  </w:style>
  <w:style w:type="paragraph" w:customStyle="1" w:styleId="136">
    <w:name w:val="NTIndented Heading 4"/>
    <w:basedOn w:val="114"/>
    <w:next w:val="5"/>
    <w:qFormat/>
    <w:uiPriority w:val="0"/>
  </w:style>
  <w:style w:type="paragraph" w:customStyle="1" w:styleId="137">
    <w:name w:val="TableSubtitle"/>
    <w:basedOn w:val="5"/>
    <w:qFormat/>
    <w:uiPriority w:val="0"/>
    <w:pPr>
      <w:jc w:val="center"/>
    </w:pPr>
    <w:rPr>
      <w:sz w:val="20"/>
    </w:rPr>
  </w:style>
  <w:style w:type="paragraph" w:customStyle="1" w:styleId="138">
    <w:name w:val="列出段落1"/>
    <w:basedOn w:val="1"/>
    <w:qFormat/>
    <w:uiPriority w:val="0"/>
    <w:pPr>
      <w:widowControl/>
      <w:spacing w:after="200" w:line="276" w:lineRule="auto"/>
      <w:ind w:left="720"/>
      <w:jc w:val="left"/>
    </w:pPr>
    <w:rPr>
      <w:rFonts w:ascii="Calibri" w:hAnsi="Calibri" w:eastAsia="Calibri" w:cs="Calibri"/>
      <w:kern w:val="0"/>
      <w:sz w:val="22"/>
      <w:szCs w:val="22"/>
      <w:lang w:val="en-CA" w:eastAsia="en-US"/>
    </w:rPr>
  </w:style>
  <w:style w:type="paragraph" w:customStyle="1" w:styleId="139">
    <w:name w:val="Logo"/>
    <w:basedOn w:val="1"/>
    <w:qFormat/>
    <w:uiPriority w:val="0"/>
    <w:pPr>
      <w:widowControl/>
      <w:jc w:val="left"/>
    </w:pPr>
    <w:rPr>
      <w:rFonts w:ascii="Arial" w:hAnsi="Arial"/>
      <w:kern w:val="0"/>
      <w:sz w:val="22"/>
      <w:szCs w:val="20"/>
      <w:lang w:val="en-GB" w:eastAsia="en-US"/>
    </w:rPr>
  </w:style>
  <w:style w:type="paragraph" w:customStyle="1" w:styleId="140">
    <w:name w:val="Char1"/>
    <w:basedOn w:val="1"/>
    <w:qFormat/>
    <w:uiPriority w:val="0"/>
    <w:pPr>
      <w:widowControl/>
      <w:spacing w:after="160" w:line="240" w:lineRule="exact"/>
      <w:jc w:val="left"/>
    </w:pPr>
  </w:style>
  <w:style w:type="character" w:customStyle="1" w:styleId="141">
    <w:name w:val="Section Char"/>
    <w:qFormat/>
    <w:uiPriority w:val="0"/>
    <w:rPr>
      <w:rFonts w:ascii="Arial" w:hAnsi="Arial" w:eastAsia="宋体"/>
      <w:b/>
      <w:sz w:val="22"/>
      <w:lang w:val="en-GB" w:eastAsia="en-US" w:bidi="ar-SA"/>
    </w:rPr>
  </w:style>
  <w:style w:type="character" w:customStyle="1" w:styleId="142">
    <w:name w:val="Fußnote Char Char"/>
    <w:qFormat/>
    <w:uiPriority w:val="0"/>
    <w:rPr>
      <w:rFonts w:ascii="Arial" w:hAnsi="Arial" w:eastAsia="宋体"/>
      <w:sz w:val="18"/>
      <w:lang w:val="en-GB" w:eastAsia="en-US" w:bidi="ar-SA"/>
    </w:rPr>
  </w:style>
  <w:style w:type="paragraph" w:customStyle="1" w:styleId="143">
    <w:name w:val="_Style 142"/>
    <w:semiHidden/>
    <w:qFormat/>
    <w:uiPriority w:val="99"/>
    <w:rPr>
      <w:rFonts w:ascii="Times New Roman" w:hAnsi="Times New Roman" w:eastAsia="宋体" w:cs="Times New Roman"/>
      <w:kern w:val="2"/>
      <w:sz w:val="21"/>
      <w:szCs w:val="24"/>
      <w:lang w:val="en-US" w:eastAsia="zh-CN" w:bidi="ar-SA"/>
    </w:rPr>
  </w:style>
  <w:style w:type="paragraph" w:customStyle="1" w:styleId="144">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145">
    <w:name w:val="_Style 10"/>
    <w:basedOn w:val="14"/>
    <w:qFormat/>
    <w:uiPriority w:val="0"/>
    <w:pPr>
      <w:jc w:val="left"/>
    </w:pPr>
    <w:rPr>
      <w:rFonts w:ascii="Tahoma" w:hAnsi="Tahoma"/>
      <w:sz w:val="24"/>
      <w:szCs w:val="28"/>
    </w:rPr>
  </w:style>
  <w:style w:type="character" w:styleId="146">
    <w:name w:val="Placeholder Text"/>
    <w:basedOn w:val="40"/>
    <w:unhideWhenUsed/>
    <w:qFormat/>
    <w:uiPriority w:val="99"/>
    <w:rPr>
      <w:color w:val="80808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3364</Words>
  <Characters>19179</Characters>
  <Lines>159</Lines>
  <Paragraphs>44</Paragraphs>
  <TotalTime>2</TotalTime>
  <ScaleCrop>false</ScaleCrop>
  <LinksUpToDate>false</LinksUpToDate>
  <CharactersWithSpaces>22499</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2023-08-19T09:13:00Z</dcterms:created>
  <dc:creator>CBRC</dc:creator>
  <cp:lastModifiedBy>陈静</cp:lastModifiedBy>
  <cp:lastPrinted>2014-10-27T15:27:00Z</cp:lastPrinted>
  <dcterms:modified xsi:type="dcterms:W3CDTF">2024-12-12T17:11:01Z</dcterms:modified>
  <dc:title>G4B-1《表内信用风险加权资产计算表(权重法)》填报说明</dc:title>
  <cp:revision>279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257EF21C09564A17B8B5C400073BFCF6</vt:lpwstr>
  </property>
</Properties>
</file>