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_Toc379555450"/>
      <w:bookmarkStart w:id="1" w:name="_Toc349141679"/>
      <w:bookmarkStart w:id="2" w:name="_Toc352575128"/>
      <w:bookmarkStart w:id="3" w:name="_Toc349055215"/>
      <w:r>
        <w:rPr>
          <w:rFonts w:hint="eastAsia"/>
        </w:rPr>
        <w:t xml:space="preserve">G4B-5（a) </w:t>
      </w:r>
      <w:r>
        <w:t>《</w:t>
      </w:r>
      <w:r>
        <w:rPr>
          <w:rFonts w:hint="eastAsia"/>
        </w:rPr>
        <w:t>资产管理产品风险加权资产计算表（银行账簿、权重法）</w:t>
      </w:r>
      <w:r>
        <w:t>》</w:t>
      </w:r>
      <w:r>
        <w:rPr>
          <w:rFonts w:hint="eastAsia"/>
        </w:rPr>
        <w:t>(第一档银行)(新规)</w:t>
      </w:r>
      <w:r>
        <w:t>填报说明</w:t>
      </w:r>
      <w:bookmarkEnd w:id="0"/>
      <w:bookmarkEnd w:id="1"/>
      <w:bookmarkEnd w:id="2"/>
      <w:bookmarkEnd w:id="3"/>
    </w:p>
    <w:p>
      <w:pPr>
        <w:pStyle w:val="6"/>
        <w:ind w:firstLine="0" w:firstLineChars="0"/>
        <w:jc w:val="both"/>
        <w:outlineLvl w:val="0"/>
        <w:rPr>
          <w:rFonts w:ascii="宋体" w:hAnsi="宋体" w:eastAsia="宋体"/>
          <w:b/>
          <w:bCs/>
          <w:color w:val="auto"/>
          <w:sz w:val="21"/>
          <w:szCs w:val="21"/>
        </w:rPr>
      </w:pPr>
    </w:p>
    <w:p>
      <w:pPr>
        <w:pStyle w:val="6"/>
        <w:ind w:firstLine="0" w:firstLineChars="0"/>
        <w:jc w:val="both"/>
        <w:outlineLvl w:val="0"/>
        <w:rPr>
          <w:rFonts w:ascii="宋体" w:hAnsi="宋体" w:eastAsia="宋体"/>
          <w:b/>
          <w:bCs/>
          <w:color w:val="auto"/>
          <w:sz w:val="21"/>
          <w:szCs w:val="21"/>
        </w:rPr>
      </w:pPr>
      <w:r>
        <w:rPr>
          <w:rFonts w:ascii="宋体" w:hAnsi="宋体" w:eastAsia="宋体"/>
          <w:b/>
          <w:bCs/>
          <w:color w:val="auto"/>
          <w:sz w:val="21"/>
          <w:szCs w:val="21"/>
        </w:rPr>
        <w:t>第一部分：引言</w:t>
      </w:r>
    </w:p>
    <w:p>
      <w:pPr>
        <w:pStyle w:val="6"/>
        <w:ind w:firstLine="420"/>
        <w:jc w:val="both"/>
        <w:rPr>
          <w:rFonts w:ascii="宋体" w:hAnsi="宋体" w:eastAsia="宋体"/>
          <w:color w:val="auto"/>
          <w:sz w:val="21"/>
          <w:szCs w:val="21"/>
        </w:rPr>
      </w:pPr>
      <w:r>
        <w:rPr>
          <w:rFonts w:ascii="宋体" w:hAnsi="宋体" w:eastAsia="宋体"/>
          <w:color w:val="auto"/>
          <w:sz w:val="21"/>
          <w:szCs w:val="21"/>
        </w:rPr>
        <w:t>本表根据《商业银行资本管理办法》</w:t>
      </w:r>
      <w:r>
        <w:rPr>
          <w:rFonts w:hint="eastAsia" w:ascii="宋体" w:hAnsi="宋体" w:eastAsia="宋体"/>
          <w:color w:val="auto"/>
          <w:sz w:val="21"/>
          <w:szCs w:val="21"/>
        </w:rPr>
        <w:t>（以下简称《办法》）的相关</w:t>
      </w:r>
      <w:r>
        <w:rPr>
          <w:rFonts w:ascii="宋体" w:hAnsi="宋体" w:eastAsia="宋体"/>
          <w:color w:val="auto"/>
          <w:sz w:val="21"/>
          <w:szCs w:val="21"/>
        </w:rPr>
        <w:t>要求，</w:t>
      </w:r>
      <w:r>
        <w:rPr>
          <w:rFonts w:hint="eastAsia" w:ascii="宋体" w:hAnsi="宋体" w:eastAsia="宋体"/>
          <w:color w:val="auto"/>
          <w:sz w:val="21"/>
          <w:szCs w:val="21"/>
        </w:rPr>
        <w:t>计量银行账簿资产管理产品的信用风险加权资产</w:t>
      </w:r>
      <w:r>
        <w:rPr>
          <w:rFonts w:ascii="宋体" w:hAnsi="宋体" w:eastAsia="宋体"/>
          <w:color w:val="auto"/>
          <w:sz w:val="21"/>
          <w:szCs w:val="21"/>
        </w:rPr>
        <w:t>。</w:t>
      </w:r>
    </w:p>
    <w:p>
      <w:pPr>
        <w:pStyle w:val="6"/>
        <w:ind w:firstLine="0" w:firstLineChars="0"/>
        <w:jc w:val="both"/>
        <w:outlineLvl w:val="0"/>
        <w:rPr>
          <w:rFonts w:ascii="宋体" w:hAnsi="宋体" w:eastAsia="宋体"/>
          <w:b/>
          <w:bCs/>
          <w:color w:val="auto"/>
          <w:sz w:val="21"/>
          <w:szCs w:val="21"/>
        </w:rPr>
      </w:pPr>
      <w:r>
        <w:rPr>
          <w:rFonts w:ascii="宋体" w:hAnsi="宋体" w:eastAsia="宋体"/>
          <w:b/>
          <w:bCs/>
          <w:color w:val="auto"/>
          <w:sz w:val="21"/>
          <w:szCs w:val="21"/>
        </w:rPr>
        <w:t>第二部分：一般说明</w:t>
      </w:r>
    </w:p>
    <w:p>
      <w:pPr>
        <w:spacing w:line="440" w:lineRule="exact"/>
        <w:ind w:firstLine="420" w:firstLineChars="200"/>
        <w:rPr>
          <w:rFonts w:ascii="宋体" w:hAnsi="宋体"/>
          <w:szCs w:val="21"/>
        </w:rPr>
      </w:pPr>
      <w:r>
        <w:rPr>
          <w:rFonts w:ascii="宋体" w:hAnsi="宋体"/>
          <w:szCs w:val="21"/>
        </w:rPr>
        <w:t>1</w:t>
      </w:r>
      <w:r>
        <w:rPr>
          <w:rFonts w:hint="eastAsia" w:ascii="宋体" w:hAnsi="宋体"/>
          <w:szCs w:val="21"/>
        </w:rPr>
        <w:t>．</w:t>
      </w:r>
      <w:r>
        <w:rPr>
          <w:rFonts w:ascii="宋体" w:hAnsi="宋体"/>
          <w:szCs w:val="21"/>
        </w:rPr>
        <w:t>报表名称：</w:t>
      </w:r>
      <w:r>
        <w:rPr>
          <w:rFonts w:hint="eastAsia" w:ascii="宋体" w:hAnsi="宋体"/>
          <w:szCs w:val="21"/>
        </w:rPr>
        <w:t>资产管理产品信用风险加权资产计算表（银行账簿</w:t>
      </w:r>
      <w:r>
        <w:rPr>
          <w:rFonts w:hint="eastAsia"/>
        </w:rPr>
        <w:t>、权重法</w:t>
      </w:r>
      <w:r>
        <w:rPr>
          <w:rFonts w:hint="eastAsia" w:ascii="宋体" w:hAnsi="宋体"/>
          <w:szCs w:val="21"/>
        </w:rPr>
        <w:t>）。</w:t>
      </w:r>
    </w:p>
    <w:p>
      <w:pPr>
        <w:spacing w:line="440" w:lineRule="exact"/>
        <w:ind w:firstLine="420" w:firstLineChars="200"/>
        <w:rPr>
          <w:rFonts w:ascii="宋体" w:hAnsi="宋体"/>
          <w:szCs w:val="21"/>
        </w:rPr>
      </w:pPr>
      <w:r>
        <w:rPr>
          <w:rFonts w:ascii="宋体" w:hAnsi="宋体"/>
          <w:bCs/>
          <w:szCs w:val="21"/>
        </w:rPr>
        <w:t>2</w:t>
      </w:r>
      <w:r>
        <w:rPr>
          <w:rFonts w:hint="eastAsia" w:ascii="宋体" w:hAnsi="宋体"/>
          <w:bCs/>
          <w:szCs w:val="21"/>
        </w:rPr>
        <w:t>．</w:t>
      </w:r>
      <w:r>
        <w:rPr>
          <w:rFonts w:ascii="宋体" w:hAnsi="宋体"/>
          <w:bCs/>
          <w:szCs w:val="21"/>
        </w:rPr>
        <w:t>报表编码</w:t>
      </w:r>
      <w:r>
        <w:rPr>
          <w:rFonts w:ascii="宋体" w:hAnsi="宋体"/>
          <w:szCs w:val="21"/>
        </w:rPr>
        <w:t>：</w:t>
      </w:r>
      <w:ins w:id="0" w:author="陈静" w:date="2024-12-12T15:23:58Z">
        <w:r>
          <w:rPr>
            <w:rFonts w:hint="eastAsia" w:ascii="宋体" w:hAnsi="宋体"/>
            <w:szCs w:val="21"/>
            <w:lang w:eastAsia="zh-CN"/>
          </w:rPr>
          <w:t>金</w:t>
        </w:r>
      </w:ins>
      <w:r>
        <w:rPr>
          <w:rFonts w:ascii="宋体" w:hAnsi="宋体"/>
          <w:szCs w:val="21"/>
        </w:rPr>
        <w:t>监</w:t>
      </w:r>
      <w:r>
        <w:rPr>
          <w:rFonts w:hint="eastAsia" w:ascii="宋体" w:hAnsi="宋体"/>
          <w:szCs w:val="21"/>
        </w:rPr>
        <w:t>统</w:t>
      </w:r>
      <w:r>
        <w:rPr>
          <w:rFonts w:hint="eastAsia"/>
        </w:rPr>
        <w:t xml:space="preserve">G4B-5（a) </w:t>
      </w:r>
      <w:r>
        <w:rPr>
          <w:rFonts w:ascii="宋体" w:hAnsi="宋体"/>
          <w:szCs w:val="21"/>
        </w:rPr>
        <w:t>号</w:t>
      </w:r>
      <w:r>
        <w:rPr>
          <w:rFonts w:hint="eastAsia" w:ascii="宋体" w:hAnsi="宋体"/>
          <w:szCs w:val="21"/>
        </w:rPr>
        <w:t>。</w:t>
      </w:r>
    </w:p>
    <w:p>
      <w:pPr>
        <w:spacing w:line="440" w:lineRule="exact"/>
        <w:ind w:firstLine="420" w:firstLineChars="200"/>
        <w:rPr>
          <w:rFonts w:ascii="宋体" w:hAnsi="宋体"/>
          <w:szCs w:val="21"/>
        </w:rPr>
      </w:pPr>
      <w:r>
        <w:rPr>
          <w:rFonts w:hint="eastAsia" w:ascii="宋体" w:hAnsi="宋体"/>
          <w:szCs w:val="21"/>
        </w:rPr>
        <w:t>3．</w:t>
      </w:r>
      <w:r>
        <w:rPr>
          <w:rFonts w:ascii="宋体" w:hAnsi="宋体"/>
          <w:szCs w:val="21"/>
        </w:rPr>
        <w:t>填报机构：</w:t>
      </w:r>
      <w:r>
        <w:rPr>
          <w:rFonts w:hint="eastAsia" w:ascii="宋体" w:hAnsi="宋体"/>
          <w:szCs w:val="21"/>
        </w:rPr>
        <w:t>符合《办法》第一档商业银行标准的开发性金融机构和政策性银</w:t>
      </w:r>
      <w:r>
        <w:rPr>
          <w:rFonts w:ascii="宋体" w:hAnsi="宋体"/>
          <w:szCs w:val="21"/>
        </w:rPr>
        <w:t>行、</w:t>
      </w:r>
      <w:r>
        <w:rPr>
          <w:rFonts w:hint="eastAsia" w:ascii="宋体" w:hAnsi="宋体"/>
          <w:szCs w:val="21"/>
        </w:rPr>
        <w:t>大型商业银行（含邮储银行）、股份制商业银行、城市商业银行、民营银行、农村商业银行、</w:t>
      </w:r>
      <w:bookmarkStart w:id="9" w:name="_GoBack"/>
      <w:bookmarkEnd w:id="9"/>
      <w:r>
        <w:rPr>
          <w:rFonts w:hint="eastAsia" w:ascii="宋体" w:hAnsi="宋体"/>
          <w:szCs w:val="21"/>
        </w:rPr>
        <w:t>农村合作银行、农村信用合作社、村镇银行、外资法人银行、外国银行分行(仅报人民币账户数据)、企业集团财务公司、金融租赁公司、汽车金融公司、消费金融公司</w:t>
      </w:r>
      <w:r>
        <w:rPr>
          <w:rFonts w:ascii="宋体" w:hAnsi="宋体"/>
          <w:szCs w:val="21"/>
        </w:rPr>
        <w:t>。</w:t>
      </w:r>
    </w:p>
    <w:p>
      <w:pPr>
        <w:spacing w:line="440" w:lineRule="exact"/>
        <w:ind w:firstLine="539" w:firstLineChars="257"/>
        <w:rPr>
          <w:rFonts w:ascii="宋体" w:hAnsi="宋体"/>
          <w:szCs w:val="21"/>
        </w:rPr>
      </w:pPr>
      <w:r>
        <w:rPr>
          <w:rFonts w:hint="eastAsia" w:ascii="宋体" w:hAnsi="宋体"/>
          <w:szCs w:val="21"/>
        </w:rPr>
        <w:t>农村资金互助社、贷款公司将该表作为计算资本充足率的工作底稿，无需正式报送。</w:t>
      </w:r>
    </w:p>
    <w:p>
      <w:pPr>
        <w:spacing w:line="440" w:lineRule="exact"/>
        <w:ind w:firstLine="420" w:firstLineChars="200"/>
        <w:rPr>
          <w:rFonts w:ascii="宋体" w:hAnsi="宋体"/>
          <w:szCs w:val="21"/>
        </w:rPr>
      </w:pPr>
      <w:r>
        <w:rPr>
          <w:rFonts w:ascii="宋体" w:hAnsi="宋体"/>
          <w:szCs w:val="21"/>
        </w:rPr>
        <w:t>4</w:t>
      </w:r>
      <w:r>
        <w:rPr>
          <w:rFonts w:hint="eastAsia" w:ascii="宋体" w:hAnsi="宋体"/>
          <w:bCs/>
          <w:szCs w:val="21"/>
        </w:rPr>
        <w:t>．</w:t>
      </w:r>
      <w:r>
        <w:rPr>
          <w:rFonts w:ascii="宋体" w:hAnsi="宋体"/>
          <w:szCs w:val="21"/>
        </w:rPr>
        <w:t>报送</w:t>
      </w:r>
      <w:r>
        <w:rPr>
          <w:rFonts w:hint="eastAsia" w:ascii="宋体" w:hAnsi="宋体"/>
          <w:szCs w:val="21"/>
        </w:rPr>
        <w:t>口径、</w:t>
      </w:r>
      <w:r>
        <w:rPr>
          <w:rFonts w:ascii="宋体" w:hAnsi="宋体"/>
          <w:szCs w:val="21"/>
        </w:rPr>
        <w:t>频度</w:t>
      </w:r>
      <w:r>
        <w:rPr>
          <w:rFonts w:hint="eastAsia" w:ascii="宋体" w:hAnsi="宋体"/>
          <w:szCs w:val="21"/>
        </w:rPr>
        <w:t>及时间</w:t>
      </w:r>
      <w:r>
        <w:rPr>
          <w:rFonts w:ascii="宋体" w:hAnsi="宋体"/>
          <w:szCs w:val="21"/>
        </w:rPr>
        <w:t>：</w:t>
      </w:r>
      <w:r>
        <w:rPr>
          <w:rFonts w:hint="eastAsia" w:ascii="宋体" w:hAnsi="宋体"/>
          <w:szCs w:val="21"/>
        </w:rPr>
        <w:t>法人汇总数据（</w:t>
      </w:r>
      <w:r>
        <w:rPr>
          <w:rFonts w:ascii="宋体" w:hAnsi="宋体"/>
          <w:szCs w:val="21"/>
        </w:rPr>
        <w:t>季报</w:t>
      </w:r>
      <w:r>
        <w:rPr>
          <w:rFonts w:hint="eastAsia" w:ascii="宋体" w:hAnsi="宋体"/>
          <w:szCs w:val="21"/>
        </w:rPr>
        <w:t>）</w:t>
      </w:r>
      <w:r>
        <w:rPr>
          <w:rFonts w:ascii="宋体" w:hAnsi="宋体"/>
          <w:szCs w:val="21"/>
        </w:rPr>
        <w:t>为季后</w:t>
      </w:r>
      <w:r>
        <w:rPr>
          <w:rFonts w:hint="eastAsia" w:ascii="宋体" w:hAnsi="宋体"/>
          <w:szCs w:val="21"/>
        </w:rPr>
        <w:t>18</w:t>
      </w:r>
      <w:r>
        <w:rPr>
          <w:rFonts w:ascii="宋体" w:hAnsi="宋体"/>
          <w:szCs w:val="21"/>
        </w:rPr>
        <w:t>日</w:t>
      </w:r>
      <w:r>
        <w:rPr>
          <w:rFonts w:hint="eastAsia" w:ascii="宋体" w:hAnsi="宋体"/>
          <w:szCs w:val="21"/>
        </w:rPr>
        <w:t>内</w:t>
      </w:r>
      <w:r>
        <w:rPr>
          <w:rFonts w:ascii="宋体" w:hAnsi="宋体"/>
          <w:szCs w:val="21"/>
        </w:rPr>
        <w:t>、</w:t>
      </w:r>
      <w:r>
        <w:rPr>
          <w:rFonts w:hint="eastAsia" w:ascii="宋体" w:hAnsi="宋体"/>
          <w:szCs w:val="21"/>
        </w:rPr>
        <w:t>合并报表数据（季</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季</w:t>
      </w:r>
      <w:r>
        <w:rPr>
          <w:rFonts w:ascii="宋体" w:hAnsi="宋体"/>
          <w:szCs w:val="21"/>
        </w:rPr>
        <w:t>后</w:t>
      </w:r>
      <w:r>
        <w:rPr>
          <w:rFonts w:hint="eastAsia" w:ascii="宋体" w:hAnsi="宋体"/>
          <w:szCs w:val="21"/>
        </w:rPr>
        <w:t>40</w:t>
      </w:r>
      <w:r>
        <w:rPr>
          <w:rFonts w:ascii="宋体" w:hAnsi="宋体"/>
          <w:szCs w:val="21"/>
        </w:rPr>
        <w:t>日</w:t>
      </w:r>
      <w:r>
        <w:rPr>
          <w:rFonts w:hint="eastAsia" w:ascii="宋体" w:hAnsi="宋体"/>
          <w:szCs w:val="21"/>
        </w:rPr>
        <w:t>内</w:t>
      </w:r>
      <w:r>
        <w:rPr>
          <w:rFonts w:ascii="宋体" w:hAnsi="宋体"/>
          <w:szCs w:val="21"/>
        </w:rPr>
        <w:t>。</w:t>
      </w:r>
    </w:p>
    <w:p>
      <w:pPr>
        <w:spacing w:line="440" w:lineRule="exact"/>
        <w:ind w:firstLine="420" w:firstLineChars="200"/>
        <w:rPr>
          <w:color w:val="0D0D0D"/>
          <w:szCs w:val="21"/>
        </w:rPr>
      </w:pPr>
      <w:r>
        <w:rPr>
          <w:rFonts w:ascii="宋体" w:hAnsi="宋体"/>
          <w:szCs w:val="21"/>
        </w:rPr>
        <w:t>5</w:t>
      </w:r>
      <w:r>
        <w:rPr>
          <w:rFonts w:hint="eastAsia" w:ascii="宋体" w:hAnsi="宋体"/>
          <w:bCs/>
          <w:szCs w:val="21"/>
        </w:rPr>
        <w:t>．</w:t>
      </w:r>
      <w:r>
        <w:rPr>
          <w:rFonts w:ascii="宋体" w:hAnsi="宋体"/>
          <w:szCs w:val="21"/>
        </w:rPr>
        <w:t>报送方式：</w:t>
      </w:r>
      <w:r>
        <w:rPr>
          <w:color w:val="0D0D0D"/>
          <w:szCs w:val="21"/>
        </w:rPr>
        <w:t>以工作底稿形式汇总反映在相关报表中。</w:t>
      </w:r>
    </w:p>
    <w:p>
      <w:pPr>
        <w:spacing w:line="440" w:lineRule="exact"/>
        <w:ind w:firstLine="420" w:firstLineChars="200"/>
        <w:rPr>
          <w:rFonts w:ascii="宋体" w:hAnsi="宋体"/>
          <w:szCs w:val="21"/>
        </w:rPr>
      </w:pPr>
      <w:r>
        <w:rPr>
          <w:rFonts w:hint="eastAsia" w:ascii="宋体" w:hAnsi="宋体"/>
          <w:szCs w:val="21"/>
        </w:rPr>
        <w:t>6．</w:t>
      </w:r>
      <w:r>
        <w:rPr>
          <w:rFonts w:ascii="宋体" w:hAnsi="宋体"/>
          <w:szCs w:val="21"/>
        </w:rPr>
        <w:t>数据单位：万元，百分比。</w:t>
      </w:r>
    </w:p>
    <w:p>
      <w:pPr>
        <w:spacing w:line="440" w:lineRule="exact"/>
        <w:ind w:firstLine="420" w:firstLineChars="200"/>
        <w:rPr>
          <w:rFonts w:ascii="宋体" w:hAnsi="宋体"/>
          <w:szCs w:val="21"/>
        </w:rPr>
      </w:pPr>
      <w:r>
        <w:rPr>
          <w:rFonts w:hint="eastAsia" w:ascii="宋体" w:hAnsi="宋体"/>
          <w:szCs w:val="21"/>
        </w:rPr>
        <w:t>7．</w:t>
      </w:r>
      <w:r>
        <w:rPr>
          <w:rFonts w:ascii="宋体" w:hAnsi="宋体"/>
          <w:szCs w:val="21"/>
        </w:rPr>
        <w:t>四舍五入要求：金额保留</w:t>
      </w:r>
      <w:r>
        <w:rPr>
          <w:rFonts w:hint="eastAsia" w:ascii="宋体" w:hAnsi="宋体"/>
          <w:szCs w:val="21"/>
        </w:rPr>
        <w:t>两位小数</w:t>
      </w:r>
      <w:r>
        <w:rPr>
          <w:rFonts w:ascii="宋体" w:hAnsi="宋体"/>
          <w:szCs w:val="21"/>
        </w:rPr>
        <w:t>，百分比保留两位小数。</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8．填报币种：本表要求以本外币合计人民币数据填报。银行业金融机构将外币折算为人民币时，应按照报告期末最后一天国家外汇管理局公布的人民币兑美元、欧元、日元和港币的基准汇价进行折算。</w:t>
      </w:r>
      <w:r>
        <w:rPr>
          <w:rFonts w:ascii="宋体" w:hAnsi="宋体" w:eastAsia="宋体"/>
          <w:color w:val="auto"/>
          <w:sz w:val="21"/>
          <w:szCs w:val="21"/>
        </w:rPr>
        <w:t>美元、</w:t>
      </w:r>
      <w:r>
        <w:rPr>
          <w:rFonts w:hint="eastAsia" w:ascii="宋体" w:hAnsi="宋体" w:eastAsia="宋体"/>
          <w:color w:val="auto"/>
          <w:sz w:val="21"/>
          <w:szCs w:val="21"/>
        </w:rPr>
        <w:t>欧元、</w:t>
      </w:r>
      <w:r>
        <w:rPr>
          <w:rFonts w:ascii="宋体" w:hAnsi="宋体" w:eastAsia="宋体"/>
          <w:color w:val="auto"/>
          <w:sz w:val="21"/>
          <w:szCs w:val="21"/>
        </w:rPr>
        <w:t>日元</w:t>
      </w:r>
      <w:r>
        <w:rPr>
          <w:rFonts w:hint="eastAsia" w:ascii="宋体" w:hAnsi="宋体" w:eastAsia="宋体"/>
          <w:color w:val="auto"/>
          <w:sz w:val="21"/>
          <w:szCs w:val="21"/>
        </w:rPr>
        <w:t>和</w:t>
      </w:r>
      <w:r>
        <w:rPr>
          <w:rFonts w:ascii="宋体" w:hAnsi="宋体" w:eastAsia="宋体"/>
          <w:color w:val="auto"/>
          <w:sz w:val="21"/>
          <w:szCs w:val="21"/>
        </w:rPr>
        <w:t>港币等</w:t>
      </w:r>
      <w:r>
        <w:rPr>
          <w:rFonts w:hint="eastAsia" w:ascii="宋体" w:hAnsi="宋体" w:eastAsia="宋体"/>
          <w:color w:val="auto"/>
          <w:sz w:val="21"/>
          <w:szCs w:val="21"/>
        </w:rPr>
        <w:t>四种主要货币</w:t>
      </w:r>
      <w:r>
        <w:rPr>
          <w:rFonts w:ascii="宋体" w:hAnsi="宋体" w:eastAsia="宋体"/>
          <w:color w:val="auto"/>
          <w:sz w:val="21"/>
          <w:szCs w:val="21"/>
        </w:rPr>
        <w:t>以外的其他货币对人民币的</w:t>
      </w:r>
      <w:r>
        <w:rPr>
          <w:rFonts w:hint="eastAsia" w:ascii="宋体" w:hAnsi="宋体" w:eastAsia="宋体"/>
          <w:color w:val="auto"/>
          <w:sz w:val="21"/>
          <w:szCs w:val="21"/>
        </w:rPr>
        <w:t>折算</w:t>
      </w:r>
      <w:r>
        <w:rPr>
          <w:rFonts w:ascii="宋体" w:hAnsi="宋体" w:eastAsia="宋体"/>
          <w:color w:val="auto"/>
          <w:sz w:val="21"/>
          <w:szCs w:val="21"/>
        </w:rPr>
        <w:t>汇率，</w:t>
      </w:r>
      <w:r>
        <w:rPr>
          <w:rFonts w:hint="eastAsia" w:ascii="宋体" w:hAnsi="宋体" w:eastAsia="宋体"/>
          <w:color w:val="auto"/>
          <w:sz w:val="21"/>
          <w:szCs w:val="21"/>
        </w:rPr>
        <w:t>以报告期末最后一天</w:t>
      </w:r>
      <w:r>
        <w:rPr>
          <w:rFonts w:ascii="宋体" w:hAnsi="宋体" w:eastAsia="宋体"/>
          <w:color w:val="auto"/>
          <w:sz w:val="21"/>
          <w:szCs w:val="21"/>
        </w:rPr>
        <w:t>美元对人民币的基准汇率与</w:t>
      </w:r>
      <w:r>
        <w:rPr>
          <w:rFonts w:hint="eastAsia" w:ascii="宋体" w:hAnsi="宋体" w:eastAsia="宋体"/>
          <w:color w:val="auto"/>
          <w:sz w:val="21"/>
          <w:szCs w:val="21"/>
        </w:rPr>
        <w:t>同一天</w:t>
      </w:r>
      <w:r>
        <w:rPr>
          <w:rFonts w:ascii="宋体" w:hAnsi="宋体" w:eastAsia="宋体"/>
          <w:color w:val="auto"/>
          <w:sz w:val="21"/>
          <w:szCs w:val="21"/>
        </w:rPr>
        <w:t>上午9时国际外汇市场</w:t>
      </w:r>
      <w:r>
        <w:rPr>
          <w:rFonts w:hint="eastAsia" w:ascii="宋体" w:hAnsi="宋体" w:eastAsia="宋体"/>
          <w:color w:val="auto"/>
          <w:sz w:val="21"/>
          <w:szCs w:val="21"/>
        </w:rPr>
        <w:t>其他货币</w:t>
      </w:r>
      <w:r>
        <w:rPr>
          <w:rFonts w:ascii="宋体" w:hAnsi="宋体" w:eastAsia="宋体"/>
          <w:color w:val="auto"/>
          <w:sz w:val="21"/>
          <w:szCs w:val="21"/>
        </w:rPr>
        <w:t>兑美元汇率套算确定</w:t>
      </w:r>
      <w:r>
        <w:rPr>
          <w:rFonts w:hint="eastAsia" w:ascii="宋体" w:hAnsi="宋体" w:eastAsia="宋体"/>
          <w:color w:val="auto"/>
          <w:sz w:val="21"/>
          <w:szCs w:val="21"/>
        </w:rPr>
        <w:t>。</w:t>
      </w:r>
    </w:p>
    <w:p>
      <w:pPr>
        <w:pStyle w:val="6"/>
        <w:ind w:firstLine="0" w:firstLineChars="0"/>
        <w:jc w:val="both"/>
        <w:outlineLvl w:val="0"/>
        <w:rPr>
          <w:rFonts w:ascii="宋体" w:hAnsi="宋体" w:eastAsia="宋体"/>
          <w:b/>
          <w:color w:val="auto"/>
          <w:sz w:val="21"/>
          <w:szCs w:val="21"/>
        </w:rPr>
      </w:pPr>
      <w:r>
        <w:rPr>
          <w:rFonts w:ascii="宋体" w:hAnsi="宋体" w:eastAsia="宋体"/>
          <w:b/>
          <w:color w:val="auto"/>
          <w:sz w:val="21"/>
          <w:szCs w:val="21"/>
        </w:rPr>
        <w:t>第三部分：具体说明</w:t>
      </w:r>
    </w:p>
    <w:p>
      <w:pPr>
        <w:pStyle w:val="6"/>
        <w:numPr>
          <w:ilvl w:val="0"/>
          <w:numId w:val="1"/>
        </w:numPr>
        <w:ind w:firstLine="420"/>
        <w:jc w:val="both"/>
        <w:rPr>
          <w:rFonts w:ascii="宋体" w:hAnsi="宋体" w:eastAsia="宋体"/>
          <w:color w:val="auto"/>
          <w:sz w:val="21"/>
          <w:szCs w:val="21"/>
        </w:rPr>
      </w:pPr>
      <w:bookmarkStart w:id="4" w:name="_Hlk111649981"/>
      <w:r>
        <w:rPr>
          <w:rFonts w:hint="eastAsia" w:ascii="宋体" w:hAnsi="宋体" w:eastAsia="宋体"/>
          <w:color w:val="auto"/>
          <w:sz w:val="21"/>
          <w:szCs w:val="21"/>
        </w:rPr>
        <w:t>本表计量银行账簿资产管理产品投资业务的风险加权资产，包括商业银行应计入表外项目的资产管理产品（如认购资产管理产品的承诺）。商业银行应逐支产品进行填报，具体计量方法见《办法》附件12。</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2、资产管理产品采用穿透法识别出的各风险暴露，如公司风险暴露、资产证券化风险暴露等，也应填入对应的报表中。</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3、资产管理产品计量中产生的交易对手信用风险、信用估值调整风险相关数据，也应填入对应的报表中。</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[1.1</w:t>
      </w:r>
      <w:r>
        <w:rPr>
          <w:rFonts w:ascii="宋体" w:hAnsi="宋体" w:eastAsia="宋体"/>
          <w:color w:val="auto"/>
          <w:sz w:val="21"/>
          <w:szCs w:val="21"/>
        </w:rPr>
        <w:t>/2.1</w:t>
      </w:r>
      <w:r>
        <w:rPr>
          <w:rFonts w:hint="eastAsia" w:ascii="宋体" w:hAnsi="宋体" w:eastAsia="宋体"/>
          <w:color w:val="auto"/>
          <w:sz w:val="21"/>
          <w:szCs w:val="21"/>
        </w:rPr>
        <w:t>公募基金]：是指受政府主管部门监管的，通过公开发售基金份额募集资金，有基金托管人托管，由基金管理人管理和运作资金，为基金份额持有人的利益，以资产组合方式进行证券投资的一种利益共享、风险共担的集合投资方式。</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[1.1.1</w:t>
      </w:r>
      <w:r>
        <w:rPr>
          <w:rFonts w:ascii="宋体" w:hAnsi="宋体" w:eastAsia="宋体"/>
          <w:color w:val="auto"/>
          <w:sz w:val="21"/>
          <w:szCs w:val="21"/>
        </w:rPr>
        <w:t>/2.1.1</w:t>
      </w:r>
      <w:r>
        <w:rPr>
          <w:rFonts w:hint="eastAsia" w:ascii="宋体" w:hAnsi="宋体" w:eastAsia="宋体"/>
          <w:color w:val="auto"/>
          <w:sz w:val="21"/>
          <w:szCs w:val="21"/>
        </w:rPr>
        <w:t>货币基金]：是指仅投资于货币市场工具的公募基金。</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[1.1.2</w:t>
      </w:r>
      <w:r>
        <w:rPr>
          <w:rFonts w:ascii="宋体" w:hAnsi="宋体" w:eastAsia="宋体"/>
          <w:color w:val="auto"/>
          <w:sz w:val="21"/>
          <w:szCs w:val="21"/>
        </w:rPr>
        <w:t>/2.1.2</w:t>
      </w:r>
      <w:r>
        <w:rPr>
          <w:rFonts w:hint="eastAsia" w:ascii="宋体" w:hAnsi="宋体" w:eastAsia="宋体"/>
          <w:color w:val="auto"/>
          <w:sz w:val="21"/>
          <w:szCs w:val="21"/>
        </w:rPr>
        <w:t>债券基金]：是指百分之八十以上的基金资产投资于债券的公募基金。</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[1.1.3</w:t>
      </w:r>
      <w:r>
        <w:rPr>
          <w:rFonts w:ascii="宋体" w:hAnsi="宋体" w:eastAsia="宋体"/>
          <w:color w:val="auto"/>
          <w:sz w:val="21"/>
          <w:szCs w:val="21"/>
        </w:rPr>
        <w:t>/2.1.3</w:t>
      </w:r>
      <w:r>
        <w:rPr>
          <w:rFonts w:hint="eastAsia" w:ascii="宋体" w:hAnsi="宋体" w:eastAsia="宋体"/>
          <w:color w:val="auto"/>
          <w:sz w:val="21"/>
          <w:szCs w:val="21"/>
        </w:rPr>
        <w:t>其他公募基金]：是指股票基金、混合基金等未包含在以上分类的公募基金。</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[1.2</w:t>
      </w:r>
      <w:r>
        <w:rPr>
          <w:rFonts w:ascii="宋体" w:hAnsi="宋体" w:eastAsia="宋体"/>
          <w:color w:val="auto"/>
          <w:sz w:val="21"/>
          <w:szCs w:val="21"/>
        </w:rPr>
        <w:t>/2.2</w:t>
      </w:r>
      <w:r>
        <w:rPr>
          <w:rFonts w:hint="eastAsia" w:ascii="宋体" w:hAnsi="宋体" w:eastAsia="宋体"/>
          <w:color w:val="auto"/>
          <w:sz w:val="21"/>
          <w:szCs w:val="21"/>
        </w:rPr>
        <w:t>非保本理财]：是指由银行发行的不保证投资者本金不发生投资损失，也不承诺收益水平的理财产品。</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[1.3</w:t>
      </w:r>
      <w:r>
        <w:rPr>
          <w:rFonts w:ascii="宋体" w:hAnsi="宋体" w:eastAsia="宋体"/>
          <w:color w:val="auto"/>
          <w:sz w:val="21"/>
          <w:szCs w:val="21"/>
        </w:rPr>
        <w:t>/2.3</w:t>
      </w:r>
      <w:r>
        <w:rPr>
          <w:rFonts w:hint="eastAsia" w:ascii="宋体" w:hAnsi="宋体" w:eastAsia="宋体"/>
          <w:color w:val="auto"/>
          <w:sz w:val="21"/>
          <w:szCs w:val="21"/>
        </w:rPr>
        <w:t>证券业资管产品（除公募基金）]：是指除公募基金（已在1.1/2.1中统计）外，由证券业金融机构发行的各类资产管理产品。</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[1.4</w:t>
      </w:r>
      <w:r>
        <w:rPr>
          <w:rFonts w:ascii="宋体" w:hAnsi="宋体" w:eastAsia="宋体"/>
          <w:color w:val="auto"/>
          <w:sz w:val="21"/>
          <w:szCs w:val="21"/>
        </w:rPr>
        <w:t>/2.4</w:t>
      </w:r>
      <w:r>
        <w:rPr>
          <w:rFonts w:hint="eastAsia" w:ascii="宋体" w:hAnsi="宋体" w:eastAsia="宋体"/>
          <w:color w:val="auto"/>
          <w:sz w:val="21"/>
          <w:szCs w:val="21"/>
        </w:rPr>
        <w:t>信托公司资管产品]：是指由信托公司发行的各类资产管理类产品。</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[1.5</w:t>
      </w:r>
      <w:r>
        <w:rPr>
          <w:rFonts w:ascii="宋体" w:hAnsi="宋体" w:eastAsia="宋体"/>
          <w:color w:val="auto"/>
          <w:sz w:val="21"/>
          <w:szCs w:val="21"/>
        </w:rPr>
        <w:t>/2.5</w:t>
      </w:r>
      <w:r>
        <w:rPr>
          <w:rFonts w:hint="eastAsia" w:ascii="宋体" w:hAnsi="宋体" w:eastAsia="宋体"/>
          <w:color w:val="auto"/>
          <w:sz w:val="21"/>
          <w:szCs w:val="21"/>
        </w:rPr>
        <w:t>保险业资管产品]：是指由保险业金融机构发行的各类资产管理产品。</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[1.6</w:t>
      </w:r>
      <w:r>
        <w:rPr>
          <w:rFonts w:ascii="宋体" w:hAnsi="宋体" w:eastAsia="宋体"/>
          <w:color w:val="auto"/>
          <w:sz w:val="21"/>
          <w:szCs w:val="21"/>
        </w:rPr>
        <w:t>/2.</w:t>
      </w:r>
      <w:r>
        <w:rPr>
          <w:rFonts w:hint="eastAsia" w:ascii="宋体" w:hAnsi="宋体" w:eastAsia="宋体"/>
          <w:color w:val="auto"/>
          <w:sz w:val="21"/>
          <w:szCs w:val="21"/>
        </w:rPr>
        <w:t>6私募基金]：以非公开方式向投资者募集资金设立的投资基金，包括私募证券投资基金、私募股权投资基金、私募创业投资基金等。</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[1.7</w:t>
      </w:r>
      <w:r>
        <w:rPr>
          <w:rFonts w:ascii="宋体" w:hAnsi="宋体" w:eastAsia="宋体"/>
          <w:color w:val="auto"/>
          <w:sz w:val="21"/>
          <w:szCs w:val="21"/>
        </w:rPr>
        <w:t>/2.</w:t>
      </w:r>
      <w:r>
        <w:rPr>
          <w:rFonts w:hint="eastAsia" w:ascii="宋体" w:hAnsi="宋体" w:eastAsia="宋体"/>
          <w:color w:val="auto"/>
          <w:sz w:val="21"/>
          <w:szCs w:val="21"/>
        </w:rPr>
        <w:t>7其他资管产品]：是指由其他金融机构发行的资产管理产品，例如金融资产投资公司等。</w:t>
      </w:r>
    </w:p>
    <w:p>
      <w:pPr>
        <w:pStyle w:val="6"/>
        <w:ind w:firstLine="0" w:firstLineChars="0"/>
        <w:jc w:val="both"/>
        <w:rPr>
          <w:rFonts w:ascii="宋体" w:hAnsi="宋体" w:eastAsia="宋体"/>
          <w:color w:val="auto"/>
          <w:sz w:val="21"/>
          <w:szCs w:val="21"/>
        </w:rPr>
      </w:pP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A</w:t>
      </w:r>
      <w:r>
        <w:rPr>
          <w:rFonts w:ascii="宋体" w:hAnsi="宋体" w:eastAsia="宋体"/>
          <w:color w:val="auto"/>
          <w:sz w:val="21"/>
          <w:szCs w:val="21"/>
        </w:rPr>
        <w:t>-E</w:t>
      </w:r>
      <w:r>
        <w:rPr>
          <w:rFonts w:hint="eastAsia" w:ascii="宋体" w:hAnsi="宋体" w:eastAsia="宋体"/>
          <w:color w:val="auto"/>
          <w:sz w:val="21"/>
          <w:szCs w:val="21"/>
        </w:rPr>
        <w:t>列填报产品基础信息。</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[A总资产]、[</w:t>
      </w:r>
      <w:r>
        <w:rPr>
          <w:rFonts w:ascii="宋体" w:hAnsi="宋体" w:eastAsia="宋体"/>
          <w:color w:val="auto"/>
          <w:sz w:val="21"/>
          <w:szCs w:val="21"/>
        </w:rPr>
        <w:t>B</w:t>
      </w:r>
      <w:r>
        <w:rPr>
          <w:rFonts w:hint="eastAsia" w:ascii="宋体" w:hAnsi="宋体" w:eastAsia="宋体"/>
          <w:color w:val="auto"/>
          <w:sz w:val="21"/>
          <w:szCs w:val="21"/>
        </w:rPr>
        <w:t>净资产]：是指银行投资的资产管理产品的总资产和净资产。</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[C</w:t>
      </w:r>
      <w:r>
        <w:rPr>
          <w:rFonts w:ascii="宋体" w:hAnsi="宋体" w:eastAsia="宋体"/>
          <w:color w:val="auto"/>
          <w:sz w:val="21"/>
          <w:szCs w:val="21"/>
        </w:rPr>
        <w:t xml:space="preserve"> </w:t>
      </w:r>
      <w:r>
        <w:rPr>
          <w:rFonts w:hint="eastAsia" w:ascii="宋体" w:hAnsi="宋体" w:eastAsia="宋体"/>
          <w:color w:val="auto"/>
          <w:sz w:val="21"/>
          <w:szCs w:val="21"/>
        </w:rPr>
        <w:t>杠杆率]：平均杠杆率，等于[A总资产]</w:t>
      </w:r>
      <w:r>
        <w:rPr>
          <w:rFonts w:ascii="宋体" w:hAnsi="宋体" w:eastAsia="宋体"/>
          <w:color w:val="auto"/>
          <w:sz w:val="21"/>
          <w:szCs w:val="21"/>
        </w:rPr>
        <w:t>/</w:t>
      </w:r>
      <w:r>
        <w:rPr>
          <w:rFonts w:hint="eastAsia" w:ascii="宋体" w:hAnsi="宋体" w:eastAsia="宋体"/>
          <w:color w:val="auto"/>
          <w:sz w:val="21"/>
          <w:szCs w:val="21"/>
        </w:rPr>
        <w:t xml:space="preserve"> [</w:t>
      </w:r>
      <w:r>
        <w:rPr>
          <w:rFonts w:ascii="宋体" w:hAnsi="宋体" w:eastAsia="宋体"/>
          <w:color w:val="auto"/>
          <w:sz w:val="21"/>
          <w:szCs w:val="21"/>
        </w:rPr>
        <w:t>B</w:t>
      </w:r>
      <w:r>
        <w:rPr>
          <w:rFonts w:hint="eastAsia" w:ascii="宋体" w:hAnsi="宋体" w:eastAsia="宋体"/>
          <w:color w:val="auto"/>
          <w:sz w:val="21"/>
          <w:szCs w:val="21"/>
        </w:rPr>
        <w:t>净资产]。</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[D</w:t>
      </w:r>
      <w:r>
        <w:rPr>
          <w:rFonts w:ascii="宋体" w:hAnsi="宋体" w:eastAsia="宋体"/>
          <w:color w:val="auto"/>
          <w:sz w:val="21"/>
          <w:szCs w:val="21"/>
        </w:rPr>
        <w:t xml:space="preserve"> </w:t>
      </w:r>
      <w:r>
        <w:rPr>
          <w:rFonts w:hint="eastAsia" w:ascii="宋体" w:hAnsi="宋体" w:eastAsia="宋体"/>
          <w:color w:val="auto"/>
          <w:sz w:val="21"/>
          <w:szCs w:val="21"/>
        </w:rPr>
        <w:t>持有份额占比]：是指银行投资的资产管理产品份额。</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[E</w:t>
      </w:r>
      <w:r>
        <w:rPr>
          <w:rFonts w:ascii="宋体" w:hAnsi="宋体" w:eastAsia="宋体"/>
          <w:color w:val="auto"/>
          <w:sz w:val="21"/>
          <w:szCs w:val="21"/>
        </w:rPr>
        <w:t xml:space="preserve"> </w:t>
      </w:r>
      <w:r>
        <w:rPr>
          <w:rFonts w:hint="eastAsia" w:ascii="宋体" w:hAnsi="宋体" w:eastAsia="宋体"/>
          <w:color w:val="auto"/>
          <w:sz w:val="21"/>
          <w:szCs w:val="21"/>
        </w:rPr>
        <w:t>投资金额]：是指银行投资金额，等于[D</w:t>
      </w:r>
      <w:r>
        <w:rPr>
          <w:rFonts w:ascii="宋体" w:hAnsi="宋体" w:eastAsia="宋体"/>
          <w:color w:val="auto"/>
          <w:sz w:val="21"/>
          <w:szCs w:val="21"/>
        </w:rPr>
        <w:t xml:space="preserve"> </w:t>
      </w:r>
      <w:r>
        <w:rPr>
          <w:rFonts w:hint="eastAsia" w:ascii="宋体" w:hAnsi="宋体" w:eastAsia="宋体"/>
          <w:color w:val="auto"/>
          <w:sz w:val="21"/>
          <w:szCs w:val="21"/>
        </w:rPr>
        <w:t>持有份额占比]</w:t>
      </w:r>
      <w:r>
        <w:rPr>
          <w:rFonts w:ascii="宋体" w:hAnsi="宋体" w:eastAsia="宋体"/>
          <w:color w:val="auto"/>
          <w:sz w:val="21"/>
          <w:szCs w:val="21"/>
        </w:rPr>
        <w:t>*</w:t>
      </w:r>
      <w:r>
        <w:rPr>
          <w:rFonts w:hint="eastAsia" w:ascii="宋体" w:hAnsi="宋体" w:eastAsia="宋体"/>
          <w:color w:val="auto"/>
          <w:sz w:val="21"/>
          <w:szCs w:val="21"/>
        </w:rPr>
        <w:t xml:space="preserve"> [</w:t>
      </w:r>
      <w:r>
        <w:rPr>
          <w:rFonts w:ascii="宋体" w:hAnsi="宋体" w:eastAsia="宋体"/>
          <w:color w:val="auto"/>
          <w:sz w:val="21"/>
          <w:szCs w:val="21"/>
        </w:rPr>
        <w:t>B</w:t>
      </w:r>
      <w:r>
        <w:rPr>
          <w:rFonts w:hint="eastAsia" w:ascii="宋体" w:hAnsi="宋体" w:eastAsia="宋体"/>
          <w:color w:val="auto"/>
          <w:sz w:val="21"/>
          <w:szCs w:val="21"/>
        </w:rPr>
        <w:t>净资产]。</w:t>
      </w:r>
    </w:p>
    <w:bookmarkEnd w:id="4"/>
    <w:p>
      <w:pPr>
        <w:pStyle w:val="6"/>
        <w:numPr>
          <w:ilvl w:val="0"/>
          <w:numId w:val="2"/>
        </w:numPr>
        <w:ind w:firstLine="420"/>
        <w:jc w:val="both"/>
        <w:rPr>
          <w:rFonts w:hint="eastAsia" w:ascii="宋体" w:hAnsi="宋体" w:eastAsia="宋体"/>
          <w:color w:val="auto"/>
          <w:sz w:val="21"/>
          <w:szCs w:val="21"/>
        </w:rPr>
      </w:pPr>
      <w:r>
        <w:rPr>
          <w:rFonts w:hint="eastAsia" w:ascii="宋体" w:hAnsi="宋体" w:eastAsia="宋体"/>
          <w:color w:val="auto"/>
          <w:sz w:val="21"/>
          <w:szCs w:val="21"/>
          <w:lang w:val="en-US" w:eastAsia="zh-CN"/>
        </w:rPr>
        <w:t>I</w:t>
      </w:r>
      <w:r>
        <w:rPr>
          <w:rFonts w:hint="eastAsia" w:ascii="宋体" w:hAnsi="宋体" w:eastAsia="宋体"/>
          <w:color w:val="auto"/>
          <w:sz w:val="21"/>
          <w:szCs w:val="21"/>
        </w:rPr>
        <w:t>列为适用穿透法计量部分</w:t>
      </w:r>
      <w:r>
        <w:rPr>
          <w:rFonts w:hint="eastAsia" w:ascii="宋体" w:hAnsi="宋体" w:eastAsia="宋体"/>
          <w:color w:val="auto"/>
          <w:sz w:val="21"/>
          <w:szCs w:val="21"/>
          <w:lang w:val="en-US" w:eastAsia="zh-CN"/>
        </w:rPr>
        <w:t>,其中F-G列为填报机构自行穿透部分，H-I列为填报机构通过第三方计算部分。</w:t>
      </w:r>
    </w:p>
    <w:p>
      <w:pPr>
        <w:pStyle w:val="6"/>
        <w:numPr>
          <w:ilvl w:val="-1"/>
          <w:numId w:val="0"/>
        </w:numPr>
        <w:ind w:firstLine="420"/>
        <w:jc w:val="both"/>
        <w:rPr>
          <w:rFonts w:ascii="宋体" w:hAnsi="宋体" w:eastAsia="宋体"/>
          <w:color w:val="auto"/>
          <w:sz w:val="21"/>
          <w:szCs w:val="21"/>
        </w:rPr>
      </w:pPr>
      <w:r>
        <w:rPr>
          <w:rFonts w:hint="eastAsia" w:ascii="宋体" w:hAnsi="宋体" w:eastAsia="宋体"/>
          <w:color w:val="auto"/>
          <w:sz w:val="21"/>
          <w:szCs w:val="21"/>
          <w:lang w:val="en-US" w:eastAsia="zh-CN"/>
        </w:rPr>
        <w:t>J</w:t>
      </w:r>
      <w:r>
        <w:rPr>
          <w:rFonts w:hint="eastAsia" w:ascii="宋体" w:hAnsi="宋体" w:eastAsia="宋体"/>
          <w:color w:val="auto"/>
          <w:sz w:val="21"/>
          <w:szCs w:val="21"/>
        </w:rPr>
        <w:t>-</w:t>
      </w:r>
      <w:r>
        <w:rPr>
          <w:rFonts w:hint="eastAsia" w:ascii="宋体" w:hAnsi="宋体" w:eastAsia="宋体"/>
          <w:color w:val="auto"/>
          <w:sz w:val="21"/>
          <w:szCs w:val="21"/>
          <w:lang w:val="en-US" w:eastAsia="zh-CN"/>
        </w:rPr>
        <w:t>K</w:t>
      </w:r>
      <w:r>
        <w:rPr>
          <w:rFonts w:hint="eastAsia" w:ascii="宋体" w:hAnsi="宋体" w:eastAsia="宋体"/>
          <w:color w:val="auto"/>
          <w:sz w:val="21"/>
          <w:szCs w:val="21"/>
        </w:rPr>
        <w:t>列为适用授权基础法计量部分，</w:t>
      </w:r>
      <w:r>
        <w:rPr>
          <w:rFonts w:hint="eastAsia" w:ascii="宋体" w:hAnsi="宋体" w:eastAsia="宋体"/>
          <w:color w:val="auto"/>
          <w:sz w:val="21"/>
          <w:szCs w:val="21"/>
          <w:lang w:val="en-US" w:eastAsia="zh-CN"/>
        </w:rPr>
        <w:t>L</w:t>
      </w:r>
      <w:r>
        <w:rPr>
          <w:rFonts w:hint="eastAsia" w:ascii="宋体" w:hAnsi="宋体" w:eastAsia="宋体"/>
          <w:color w:val="auto"/>
          <w:sz w:val="21"/>
          <w:szCs w:val="21"/>
        </w:rPr>
        <w:t>-</w:t>
      </w:r>
      <w:r>
        <w:rPr>
          <w:rFonts w:hint="eastAsia" w:ascii="宋体" w:hAnsi="宋体" w:eastAsia="宋体"/>
          <w:color w:val="auto"/>
          <w:sz w:val="21"/>
          <w:szCs w:val="21"/>
          <w:lang w:val="en-US" w:eastAsia="zh-CN"/>
        </w:rPr>
        <w:t>M</w:t>
      </w:r>
      <w:r>
        <w:rPr>
          <w:rFonts w:hint="eastAsia" w:ascii="宋体" w:hAnsi="宋体" w:eastAsia="宋体"/>
          <w:color w:val="auto"/>
          <w:sz w:val="21"/>
          <w:szCs w:val="21"/>
        </w:rPr>
        <w:t>列为适用1250%权重计量部分。</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lang w:val="en-US" w:eastAsia="zh-CN"/>
        </w:rPr>
        <w:t>N</w:t>
      </w:r>
      <w:r>
        <w:rPr>
          <w:rFonts w:hint="eastAsia" w:ascii="宋体" w:hAnsi="宋体" w:eastAsia="宋体"/>
          <w:color w:val="auto"/>
          <w:sz w:val="21"/>
          <w:szCs w:val="21"/>
        </w:rPr>
        <w:t>-</w:t>
      </w:r>
      <w:r>
        <w:rPr>
          <w:rFonts w:hint="eastAsia" w:ascii="宋体" w:hAnsi="宋体" w:eastAsia="宋体"/>
          <w:color w:val="auto"/>
          <w:sz w:val="21"/>
          <w:szCs w:val="21"/>
          <w:lang w:val="en-US" w:eastAsia="zh-CN"/>
        </w:rPr>
        <w:t>O</w:t>
      </w:r>
      <w:r>
        <w:rPr>
          <w:rFonts w:hint="eastAsia" w:ascii="宋体" w:hAnsi="宋体" w:eastAsia="宋体"/>
          <w:color w:val="auto"/>
          <w:sz w:val="21"/>
          <w:szCs w:val="21"/>
        </w:rPr>
        <w:t>列为计量的其他风险，包括交易对手信用风险（含中央交易对手信用风险，不含信用估值调整风险）、信用估值调整风险</w:t>
      </w:r>
      <w:r>
        <w:rPr>
          <w:rFonts w:hint="eastAsia" w:ascii="宋体" w:hAnsi="宋体" w:eastAsia="宋体"/>
          <w:color w:val="auto"/>
          <w:sz w:val="21"/>
          <w:szCs w:val="21"/>
          <w:lang w:eastAsia="zh-CN"/>
        </w:rPr>
        <w:t>；</w:t>
      </w:r>
      <w:r>
        <w:rPr>
          <w:rFonts w:hint="eastAsia" w:ascii="宋体" w:hAnsi="宋体" w:eastAsia="宋体"/>
          <w:color w:val="auto"/>
          <w:sz w:val="21"/>
          <w:szCs w:val="21"/>
          <w:lang w:val="en-US" w:eastAsia="zh-CN"/>
        </w:rPr>
        <w:t>N、O两列也包括填报机构通过第三方计算产生的交易对手信用风险、信用估值调整风险</w:t>
      </w:r>
      <w:r>
        <w:rPr>
          <w:rFonts w:hint="eastAsia" w:ascii="宋体" w:hAnsi="宋体" w:eastAsia="宋体"/>
          <w:color w:val="auto"/>
          <w:sz w:val="21"/>
          <w:szCs w:val="21"/>
        </w:rPr>
        <w:t>。</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lang w:val="en-US" w:eastAsia="zh-CN"/>
        </w:rPr>
        <w:t>P</w:t>
      </w:r>
      <w:r>
        <w:rPr>
          <w:rFonts w:hint="eastAsia" w:ascii="宋体" w:hAnsi="宋体" w:eastAsia="宋体"/>
          <w:color w:val="auto"/>
          <w:sz w:val="21"/>
          <w:szCs w:val="21"/>
        </w:rPr>
        <w:t>-</w:t>
      </w:r>
      <w:r>
        <w:rPr>
          <w:rFonts w:hint="eastAsia" w:ascii="宋体" w:hAnsi="宋体" w:eastAsia="宋体"/>
          <w:color w:val="auto"/>
          <w:sz w:val="21"/>
          <w:szCs w:val="21"/>
          <w:lang w:val="en-US" w:eastAsia="zh-CN"/>
        </w:rPr>
        <w:t>Q</w:t>
      </w:r>
      <w:r>
        <w:rPr>
          <w:rFonts w:hint="eastAsia" w:ascii="宋体" w:hAnsi="宋体" w:eastAsia="宋体"/>
          <w:color w:val="auto"/>
          <w:sz w:val="21"/>
          <w:szCs w:val="21"/>
        </w:rPr>
        <w:t>列为汇总部分。</w:t>
      </w:r>
    </w:p>
    <w:p>
      <w:pPr>
        <w:pStyle w:val="6"/>
        <w:widowControl w:val="0"/>
        <w:ind w:firstLine="420"/>
        <w:jc w:val="both"/>
        <w:rPr>
          <w:rFonts w:hint="eastAsia" w:ascii="宋体" w:hAnsi="宋体" w:eastAsia="宋体"/>
          <w:color w:val="auto"/>
          <w:sz w:val="21"/>
          <w:szCs w:val="21"/>
          <w:lang w:eastAsia="zh-CN"/>
        </w:rPr>
      </w:pPr>
      <w:bookmarkStart w:id="5" w:name="_Hlk111650174"/>
      <w:r>
        <w:rPr>
          <w:rFonts w:ascii="宋体" w:hAnsi="宋体" w:eastAsia="宋体"/>
          <w:color w:val="auto"/>
          <w:sz w:val="21"/>
          <w:szCs w:val="21"/>
          <w:highlight w:val="yellow"/>
        </w:rPr>
        <w:t>[F</w:t>
      </w:r>
      <w:r>
        <w:rPr>
          <w:rFonts w:hint="eastAsia" w:ascii="宋体" w:hAnsi="宋体" w:eastAsia="宋体"/>
          <w:color w:val="auto"/>
          <w:sz w:val="21"/>
          <w:szCs w:val="21"/>
          <w:highlight w:val="yellow"/>
        </w:rPr>
        <w:t>、</w:t>
      </w:r>
      <w:r>
        <w:rPr>
          <w:rFonts w:hint="eastAsia" w:ascii="宋体" w:hAnsi="宋体" w:eastAsia="宋体"/>
          <w:color w:val="auto"/>
          <w:sz w:val="21"/>
          <w:szCs w:val="21"/>
          <w:highlight w:val="yellow"/>
          <w:lang w:val="en-US" w:eastAsia="zh-CN"/>
        </w:rPr>
        <w:t xml:space="preserve">H </w:t>
      </w:r>
      <w:r>
        <w:rPr>
          <w:rFonts w:hint="eastAsia" w:ascii="宋体" w:hAnsi="宋体" w:eastAsia="宋体"/>
          <w:color w:val="auto"/>
          <w:sz w:val="21"/>
          <w:szCs w:val="21"/>
          <w:highlight w:val="yellow"/>
        </w:rPr>
        <w:t>风险暴露</w:t>
      </w:r>
      <w:r>
        <w:rPr>
          <w:rFonts w:ascii="宋体" w:hAnsi="宋体" w:eastAsia="宋体"/>
          <w:color w:val="auto"/>
          <w:sz w:val="21"/>
          <w:szCs w:val="21"/>
          <w:highlight w:val="yellow"/>
        </w:rPr>
        <w:t>]</w:t>
      </w:r>
      <w:r>
        <w:rPr>
          <w:rFonts w:hint="eastAsia" w:ascii="宋体" w:hAnsi="宋体" w:eastAsia="宋体"/>
          <w:color w:val="auto"/>
          <w:sz w:val="21"/>
          <w:szCs w:val="21"/>
          <w:highlight w:val="yellow"/>
        </w:rPr>
        <w:t>：</w:t>
      </w:r>
      <w:r>
        <w:rPr>
          <w:rFonts w:hint="eastAsia" w:ascii="宋体" w:hAnsi="宋体" w:eastAsia="宋体"/>
          <w:color w:val="auto"/>
          <w:sz w:val="21"/>
          <w:szCs w:val="21"/>
          <w:highlight w:val="yellow"/>
          <w:lang w:val="en-US" w:eastAsia="zh-CN"/>
        </w:rPr>
        <w:t>此处应填列</w:t>
      </w:r>
      <w:r>
        <w:rPr>
          <w:rFonts w:hint="eastAsia" w:ascii="宋体" w:hAnsi="宋体" w:eastAsia="宋体"/>
          <w:color w:val="auto"/>
          <w:sz w:val="21"/>
          <w:szCs w:val="21"/>
          <w:highlight w:val="yellow"/>
        </w:rPr>
        <w:t>按照</w:t>
      </w:r>
      <w:r>
        <w:rPr>
          <w:rFonts w:ascii="宋体" w:hAnsi="宋体" w:eastAsia="宋体"/>
          <w:color w:val="auto"/>
          <w:sz w:val="21"/>
          <w:szCs w:val="21"/>
          <w:highlight w:val="yellow"/>
        </w:rPr>
        <w:t>基础资产</w:t>
      </w:r>
      <w:r>
        <w:rPr>
          <w:rFonts w:hint="eastAsia" w:ascii="宋体" w:hAnsi="宋体" w:eastAsia="宋体"/>
          <w:color w:val="auto"/>
          <w:sz w:val="21"/>
          <w:szCs w:val="21"/>
          <w:highlight w:val="yellow"/>
        </w:rPr>
        <w:t>对应到所属风险暴露项目上的资产账面价值扣除减值准备（如有）后的资产余额</w:t>
      </w:r>
      <w:r>
        <w:rPr>
          <w:rFonts w:hint="eastAsia" w:ascii="宋体" w:hAnsi="宋体" w:eastAsia="宋体"/>
          <w:color w:val="auto"/>
          <w:sz w:val="21"/>
          <w:szCs w:val="21"/>
          <w:highlight w:val="yellow"/>
          <w:lang w:val="en-US" w:eastAsia="zh-CN"/>
        </w:rPr>
        <w:t>再乘以填报机构持有份额占比</w:t>
      </w:r>
      <w:r>
        <w:rPr>
          <w:rFonts w:hint="eastAsia" w:ascii="宋体" w:hAnsi="宋体" w:eastAsia="宋体"/>
          <w:color w:val="auto"/>
          <w:sz w:val="21"/>
          <w:szCs w:val="21"/>
          <w:highlight w:val="yellow"/>
        </w:rPr>
        <w:t>；</w:t>
      </w:r>
      <w:r>
        <w:rPr>
          <w:rFonts w:hint="eastAsia" w:ascii="宋体" w:hAnsi="宋体" w:eastAsia="宋体"/>
          <w:color w:val="auto"/>
          <w:sz w:val="21"/>
          <w:szCs w:val="21"/>
          <w:highlight w:val="yellow"/>
          <w:lang w:val="en-US" w:eastAsia="zh-CN"/>
        </w:rPr>
        <w:t>其中，通过第三方进行计量的，此处应填写资产管理产品风险暴露乘以1.2后的值</w:t>
      </w:r>
      <w:del w:id="1" w:author="陈静" w:date="2024-12-12T15:24:14Z">
        <w:r>
          <w:rPr>
            <w:rFonts w:hint="eastAsia" w:ascii="宋体" w:hAnsi="宋体" w:eastAsia="宋体"/>
            <w:color w:val="auto"/>
            <w:sz w:val="21"/>
            <w:szCs w:val="21"/>
            <w:highlight w:val="yellow"/>
            <w:lang w:val="en-US" w:eastAsia="zh-CN"/>
          </w:rPr>
          <w:delText>（基础资产为资产证券化风险暴露除外）</w:delText>
        </w:r>
      </w:del>
      <w:r>
        <w:rPr>
          <w:rFonts w:hint="eastAsia" w:ascii="宋体" w:hAnsi="宋体" w:eastAsia="宋体"/>
          <w:color w:val="auto"/>
          <w:sz w:val="21"/>
          <w:szCs w:val="21"/>
          <w:highlight w:val="yellow"/>
          <w:lang w:val="en-US" w:eastAsia="zh-CN"/>
        </w:rPr>
        <w:t>。</w:t>
      </w:r>
      <w:r>
        <w:rPr>
          <w:rFonts w:hint="eastAsia" w:ascii="宋体" w:hAnsi="宋体" w:eastAsia="宋体"/>
          <w:color w:val="auto"/>
          <w:sz w:val="21"/>
          <w:szCs w:val="21"/>
          <w:highlight w:val="yellow"/>
        </w:rPr>
        <w:t>表外项目的信用转换系数为</w:t>
      </w:r>
      <w:r>
        <w:rPr>
          <w:rFonts w:ascii="宋体" w:hAnsi="宋体" w:eastAsia="宋体"/>
          <w:color w:val="auto"/>
          <w:sz w:val="21"/>
          <w:szCs w:val="21"/>
          <w:highlight w:val="yellow"/>
        </w:rPr>
        <w:t>100%</w:t>
      </w:r>
      <w:r>
        <w:rPr>
          <w:rFonts w:hint="eastAsia" w:ascii="宋体" w:hAnsi="宋体" w:eastAsia="宋体"/>
          <w:color w:val="auto"/>
          <w:sz w:val="21"/>
          <w:szCs w:val="21"/>
          <w:highlight w:val="yellow"/>
          <w:lang w:eastAsia="zh-CN"/>
        </w:rPr>
        <w:t>。</w:t>
      </w:r>
    </w:p>
    <w:p>
      <w:pPr>
        <w:pStyle w:val="6"/>
        <w:widowControl w:val="0"/>
        <w:ind w:firstLine="420"/>
        <w:jc w:val="both"/>
        <w:rPr>
          <w:rFonts w:hint="eastAsia"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lang w:val="en-US" w:eastAsia="zh-CN"/>
        </w:rPr>
        <w:t>J</w:t>
      </w:r>
      <w:r>
        <w:rPr>
          <w:rFonts w:hint="eastAsia" w:ascii="宋体" w:hAnsi="宋体" w:eastAsia="宋体"/>
          <w:color w:val="auto"/>
          <w:sz w:val="21"/>
          <w:szCs w:val="21"/>
        </w:rPr>
        <w:t>风险暴露</w:t>
      </w:r>
      <w:r>
        <w:rPr>
          <w:rFonts w:ascii="宋体" w:hAnsi="宋体" w:eastAsia="宋体"/>
          <w:color w:val="auto"/>
          <w:sz w:val="21"/>
          <w:szCs w:val="21"/>
        </w:rPr>
        <w:t>]</w:t>
      </w:r>
      <w:r>
        <w:rPr>
          <w:rFonts w:hint="eastAsia" w:ascii="宋体" w:hAnsi="宋体" w:eastAsia="宋体"/>
          <w:color w:val="auto"/>
          <w:sz w:val="21"/>
          <w:szCs w:val="21"/>
          <w:lang w:eastAsia="zh-CN"/>
        </w:rPr>
        <w:t>：</w:t>
      </w:r>
      <w:r>
        <w:rPr>
          <w:rFonts w:hint="eastAsia" w:ascii="宋体" w:hAnsi="宋体" w:eastAsia="宋体"/>
          <w:color w:val="auto"/>
          <w:sz w:val="21"/>
          <w:szCs w:val="21"/>
        </w:rPr>
        <w:t>此处应填列使用授权基础法计量部分的资产管理产品资产账面价值乘以填报机构持有份额占比再扣除减值准备（如有）后的资产余额。表外项目的信用转换系数为</w:t>
      </w:r>
      <w:r>
        <w:rPr>
          <w:rFonts w:ascii="宋体" w:hAnsi="宋体" w:eastAsia="宋体"/>
          <w:color w:val="auto"/>
          <w:sz w:val="21"/>
          <w:szCs w:val="21"/>
        </w:rPr>
        <w:t>100%</w:t>
      </w:r>
      <w:r>
        <w:rPr>
          <w:rFonts w:hint="eastAsia" w:ascii="宋体" w:hAnsi="宋体" w:eastAsia="宋体"/>
          <w:color w:val="auto"/>
          <w:sz w:val="21"/>
          <w:szCs w:val="21"/>
          <w:lang w:eastAsia="zh-CN"/>
        </w:rPr>
        <w:t>。</w:t>
      </w:r>
    </w:p>
    <w:p>
      <w:pPr>
        <w:pStyle w:val="6"/>
        <w:widowControl/>
        <w:ind w:firstLine="420" w:firstLineChars="0"/>
        <w:jc w:val="both"/>
        <w:rPr>
          <w:rFonts w:hint="eastAsia" w:ascii="宋体" w:hAnsi="宋体" w:eastAsia="宋体"/>
          <w:color w:val="auto"/>
          <w:sz w:val="21"/>
          <w:szCs w:val="21"/>
          <w:highlight w:val="none"/>
        </w:rPr>
      </w:pPr>
      <w:r>
        <w:rPr>
          <w:rFonts w:ascii="宋体" w:hAnsi="宋体" w:eastAsia="宋体"/>
          <w:color w:val="auto"/>
          <w:sz w:val="21"/>
          <w:szCs w:val="21"/>
          <w:highlight w:val="none"/>
        </w:rPr>
        <w:t>[</w:t>
      </w:r>
      <w:r>
        <w:rPr>
          <w:rFonts w:hint="eastAsia" w:ascii="宋体" w:hAnsi="宋体" w:eastAsia="宋体"/>
          <w:color w:val="auto"/>
          <w:sz w:val="21"/>
          <w:szCs w:val="21"/>
          <w:highlight w:val="none"/>
          <w:lang w:val="en-US" w:eastAsia="zh-CN"/>
        </w:rPr>
        <w:t xml:space="preserve">L </w:t>
      </w:r>
      <w:r>
        <w:rPr>
          <w:rFonts w:hint="eastAsia" w:ascii="宋体" w:hAnsi="宋体" w:eastAsia="宋体"/>
          <w:color w:val="auto"/>
          <w:sz w:val="21"/>
          <w:szCs w:val="21"/>
          <w:highlight w:val="none"/>
        </w:rPr>
        <w:t>风险暴露</w:t>
      </w:r>
      <w:r>
        <w:rPr>
          <w:rFonts w:ascii="宋体" w:hAnsi="宋体" w:eastAsia="宋体"/>
          <w:color w:val="auto"/>
          <w:sz w:val="21"/>
          <w:szCs w:val="21"/>
          <w:highlight w:val="none"/>
        </w:rPr>
        <w:t>]</w:t>
      </w:r>
      <w:r>
        <w:rPr>
          <w:rFonts w:hint="eastAsia" w:ascii="宋体" w:hAnsi="宋体" w:eastAsia="宋体"/>
          <w:color w:val="auto"/>
          <w:sz w:val="21"/>
          <w:szCs w:val="21"/>
          <w:highlight w:val="none"/>
          <w:lang w:eastAsia="zh-CN"/>
        </w:rPr>
        <w:t>：</w:t>
      </w:r>
      <w:r>
        <w:rPr>
          <w:rFonts w:hint="eastAsia" w:ascii="宋体" w:hAnsi="宋体" w:eastAsia="宋体"/>
          <w:sz w:val="21"/>
          <w:szCs w:val="21"/>
        </w:rPr>
        <w:t>本处填列使用1250%风险权重计量部分的资产管理产品净资产乘以填报机构持有份额占比再扣除减值准备（如有）后的资产余额</w:t>
      </w:r>
      <w:r>
        <w:rPr>
          <w:rFonts w:hint="eastAsia" w:ascii="宋体" w:hAnsi="宋体" w:eastAsia="宋体"/>
          <w:color w:val="auto"/>
          <w:sz w:val="21"/>
          <w:szCs w:val="21"/>
          <w:lang w:eastAsia="zh-CN"/>
        </w:rPr>
        <w:t>。</w:t>
      </w:r>
      <w:r>
        <w:rPr>
          <w:rFonts w:hint="eastAsia" w:ascii="宋体" w:hAnsi="宋体" w:eastAsia="宋体"/>
          <w:color w:val="auto"/>
          <w:sz w:val="21"/>
          <w:szCs w:val="21"/>
        </w:rPr>
        <w:t>表外项目的信用转换系数为</w:t>
      </w:r>
      <w:r>
        <w:rPr>
          <w:rFonts w:ascii="宋体" w:hAnsi="宋体" w:eastAsia="宋体"/>
          <w:color w:val="auto"/>
          <w:sz w:val="21"/>
          <w:szCs w:val="21"/>
        </w:rPr>
        <w:t>100%</w:t>
      </w:r>
      <w:r>
        <w:rPr>
          <w:rFonts w:hint="eastAsia" w:ascii="宋体" w:hAnsi="宋体" w:eastAsia="宋体"/>
          <w:color w:val="auto"/>
          <w:sz w:val="21"/>
          <w:szCs w:val="21"/>
          <w:lang w:eastAsia="zh-CN"/>
        </w:rPr>
        <w:t>。</w:t>
      </w:r>
    </w:p>
    <w:p>
      <w:pPr>
        <w:pStyle w:val="6"/>
        <w:ind w:firstLine="420"/>
        <w:jc w:val="both"/>
        <w:rPr>
          <w:rFonts w:ascii="宋体" w:hAnsi="宋体" w:eastAsia="宋体"/>
          <w:color w:val="auto"/>
          <w:sz w:val="21"/>
          <w:szCs w:val="21"/>
        </w:rPr>
      </w:pPr>
      <w:r>
        <w:rPr>
          <w:rFonts w:ascii="宋体" w:hAnsi="宋体" w:eastAsia="宋体"/>
          <w:color w:val="auto"/>
          <w:sz w:val="21"/>
          <w:szCs w:val="21"/>
        </w:rPr>
        <w:t>[G</w:t>
      </w:r>
      <w:r>
        <w:rPr>
          <w:rFonts w:hint="eastAsia" w:ascii="宋体" w:hAnsi="宋体" w:eastAsia="宋体"/>
          <w:color w:val="auto"/>
          <w:sz w:val="21"/>
          <w:szCs w:val="21"/>
        </w:rPr>
        <w:t>、I、K</w:t>
      </w:r>
      <w:r>
        <w:rPr>
          <w:rFonts w:hint="eastAsia" w:ascii="宋体" w:hAnsi="宋体" w:eastAsia="宋体"/>
          <w:color w:val="auto"/>
          <w:sz w:val="21"/>
          <w:szCs w:val="21"/>
          <w:lang w:eastAsia="zh-CN"/>
        </w:rPr>
        <w:t>、</w:t>
      </w:r>
      <w:r>
        <w:rPr>
          <w:rFonts w:hint="eastAsia" w:ascii="宋体" w:hAnsi="宋体" w:eastAsia="宋体"/>
          <w:color w:val="auto"/>
          <w:sz w:val="21"/>
          <w:szCs w:val="21"/>
          <w:lang w:val="en-US" w:eastAsia="zh-CN"/>
        </w:rPr>
        <w:t>M</w:t>
      </w:r>
      <w:r>
        <w:rPr>
          <w:rFonts w:hint="eastAsia" w:ascii="宋体" w:hAnsi="宋体" w:eastAsia="宋体"/>
          <w:color w:val="auto"/>
          <w:sz w:val="21"/>
          <w:szCs w:val="21"/>
        </w:rPr>
        <w:t xml:space="preserve"> 风险加权资产</w:t>
      </w:r>
      <w:r>
        <w:rPr>
          <w:rFonts w:ascii="宋体" w:hAnsi="宋体" w:eastAsia="宋体"/>
          <w:color w:val="auto"/>
          <w:sz w:val="21"/>
          <w:szCs w:val="21"/>
        </w:rPr>
        <w:t>]</w:t>
      </w:r>
      <w:r>
        <w:rPr>
          <w:rFonts w:hint="eastAsia" w:ascii="宋体" w:hAnsi="宋体" w:eastAsia="宋体"/>
          <w:color w:val="auto"/>
          <w:sz w:val="21"/>
          <w:szCs w:val="21"/>
        </w:rPr>
        <w:t>、[</w:t>
      </w:r>
      <w:r>
        <w:rPr>
          <w:rFonts w:hint="eastAsia" w:ascii="宋体" w:hAnsi="宋体" w:eastAsia="宋体"/>
          <w:color w:val="auto"/>
          <w:sz w:val="21"/>
          <w:szCs w:val="21"/>
          <w:lang w:val="en-US" w:eastAsia="zh-CN"/>
        </w:rPr>
        <w:t>N</w:t>
      </w:r>
      <w:r>
        <w:rPr>
          <w:rFonts w:hint="eastAsia" w:ascii="宋体" w:hAnsi="宋体" w:eastAsia="宋体"/>
          <w:color w:val="auto"/>
          <w:sz w:val="21"/>
          <w:szCs w:val="21"/>
        </w:rPr>
        <w:t xml:space="preserve"> 交易对手信用风险加权资产</w:t>
      </w:r>
      <w:r>
        <w:rPr>
          <w:rFonts w:ascii="宋体" w:hAnsi="宋体" w:eastAsia="宋体"/>
          <w:color w:val="auto"/>
          <w:sz w:val="21"/>
          <w:szCs w:val="21"/>
        </w:rPr>
        <w:t>]</w:t>
      </w:r>
      <w:r>
        <w:rPr>
          <w:rFonts w:hint="eastAsia" w:ascii="宋体" w:hAnsi="宋体" w:eastAsia="宋体"/>
          <w:color w:val="auto"/>
          <w:sz w:val="21"/>
          <w:szCs w:val="21"/>
        </w:rPr>
        <w:t>、[</w:t>
      </w:r>
      <w:r>
        <w:rPr>
          <w:rFonts w:hint="eastAsia" w:ascii="宋体" w:hAnsi="宋体" w:eastAsia="宋体"/>
          <w:color w:val="auto"/>
          <w:sz w:val="21"/>
          <w:szCs w:val="21"/>
          <w:lang w:val="en-US" w:eastAsia="zh-CN"/>
        </w:rPr>
        <w:t>O</w:t>
      </w:r>
      <w:r>
        <w:rPr>
          <w:rFonts w:ascii="宋体" w:hAnsi="宋体" w:eastAsia="宋体"/>
          <w:color w:val="auto"/>
          <w:sz w:val="21"/>
          <w:szCs w:val="21"/>
        </w:rPr>
        <w:t xml:space="preserve"> </w:t>
      </w:r>
      <w:r>
        <w:rPr>
          <w:rFonts w:hint="eastAsia" w:ascii="宋体" w:hAnsi="宋体" w:eastAsia="宋体"/>
          <w:color w:val="auto"/>
          <w:sz w:val="21"/>
          <w:szCs w:val="21"/>
        </w:rPr>
        <w:t>信用估值调整风险加权资产</w:t>
      </w:r>
      <w:r>
        <w:rPr>
          <w:rFonts w:ascii="宋体" w:hAnsi="宋体" w:eastAsia="宋体"/>
          <w:color w:val="auto"/>
          <w:sz w:val="21"/>
          <w:szCs w:val="21"/>
        </w:rPr>
        <w:t xml:space="preserve">] </w:t>
      </w:r>
      <w:r>
        <w:rPr>
          <w:rFonts w:hint="eastAsia" w:ascii="宋体" w:hAnsi="宋体" w:eastAsia="宋体"/>
          <w:color w:val="auto"/>
          <w:sz w:val="21"/>
          <w:szCs w:val="21"/>
        </w:rPr>
        <w:t>：是指根据适用的计量方法，分别计算</w:t>
      </w:r>
      <w:r>
        <w:rPr>
          <w:rFonts w:hint="eastAsia" w:ascii="宋体" w:hAnsi="宋体" w:eastAsia="宋体"/>
          <w:color w:val="auto"/>
          <w:sz w:val="21"/>
          <w:szCs w:val="21"/>
          <w:lang w:val="en-US" w:eastAsia="zh-CN"/>
        </w:rPr>
        <w:t>持有的</w:t>
      </w:r>
      <w:r>
        <w:rPr>
          <w:rFonts w:hint="eastAsia" w:ascii="宋体" w:hAnsi="宋体" w:eastAsia="宋体"/>
          <w:color w:val="auto"/>
          <w:sz w:val="21"/>
          <w:szCs w:val="21"/>
        </w:rPr>
        <w:t>资产管理产品的风险加权资产。</w:t>
      </w:r>
    </w:p>
    <w:p>
      <w:pPr>
        <w:pStyle w:val="6"/>
        <w:ind w:firstLine="420"/>
        <w:jc w:val="both"/>
        <w:rPr>
          <w:rFonts w:ascii="宋体" w:hAnsi="宋体"/>
          <w:szCs w:val="21"/>
        </w:rPr>
      </w:pPr>
      <w:r>
        <w:rPr>
          <w:rFonts w:ascii="宋体" w:hAnsi="宋体" w:eastAsia="宋体"/>
          <w:color w:val="auto"/>
          <w:sz w:val="21"/>
          <w:szCs w:val="21"/>
        </w:rPr>
        <w:t>[</w:t>
      </w:r>
      <w:r>
        <w:rPr>
          <w:rFonts w:hint="eastAsia" w:ascii="宋体" w:hAnsi="宋体" w:eastAsia="宋体"/>
          <w:color w:val="auto"/>
          <w:sz w:val="21"/>
          <w:szCs w:val="21"/>
          <w:lang w:val="en-US" w:eastAsia="zh-CN"/>
        </w:rPr>
        <w:t>P</w:t>
      </w:r>
      <w:r>
        <w:rPr>
          <w:rFonts w:ascii="宋体" w:hAnsi="宋体" w:eastAsia="宋体"/>
          <w:color w:val="auto"/>
          <w:sz w:val="21"/>
          <w:szCs w:val="21"/>
        </w:rPr>
        <w:t xml:space="preserve"> </w:t>
      </w:r>
      <w:r>
        <w:rPr>
          <w:rFonts w:hint="eastAsia" w:ascii="宋体" w:hAnsi="宋体" w:eastAsia="宋体"/>
          <w:color w:val="auto"/>
          <w:sz w:val="21"/>
          <w:szCs w:val="21"/>
        </w:rPr>
        <w:t>调整前风险加权资产</w:t>
      </w:r>
      <w:r>
        <w:rPr>
          <w:rFonts w:ascii="宋体" w:hAnsi="宋体" w:eastAsia="宋体"/>
          <w:color w:val="auto"/>
          <w:sz w:val="21"/>
          <w:szCs w:val="21"/>
        </w:rPr>
        <w:t>]</w:t>
      </w:r>
      <w:r>
        <w:rPr>
          <w:rFonts w:hint="eastAsia" w:ascii="宋体" w:hAnsi="宋体" w:eastAsia="宋体"/>
          <w:color w:val="auto"/>
          <w:sz w:val="21"/>
          <w:szCs w:val="21"/>
        </w:rPr>
        <w:t>：是指填报机构持有部分的资产管理产品的风险加权资产汇总</w:t>
      </w:r>
      <w:r>
        <w:rPr>
          <w:rFonts w:hint="eastAsia" w:hAnsi="Cambria Math" w:eastAsia="宋体"/>
          <w:color w:val="auto"/>
          <w:sz w:val="21"/>
          <w:szCs w:val="21"/>
        </w:rPr>
        <w:t>，等于</w:t>
      </w:r>
      <w:r>
        <w:rPr>
          <w:rFonts w:hint="eastAsia" w:ascii="宋体" w:hAnsi="宋体" w:eastAsia="宋体"/>
          <w:color w:val="auto"/>
          <w:sz w:val="21"/>
          <w:szCs w:val="21"/>
        </w:rPr>
        <w:t>信用风险加权资产（穿透法、授权基础法、</w:t>
      </w:r>
      <w:r>
        <w:rPr>
          <w:rFonts w:ascii="宋体" w:hAnsi="宋体" w:eastAsia="宋体"/>
          <w:color w:val="auto"/>
          <w:sz w:val="21"/>
          <w:szCs w:val="21"/>
        </w:rPr>
        <w:t>1250%</w:t>
      </w:r>
      <w:r>
        <w:rPr>
          <w:rFonts w:hint="eastAsia" w:ascii="宋体" w:hAnsi="宋体" w:eastAsia="宋体"/>
          <w:color w:val="auto"/>
          <w:sz w:val="21"/>
          <w:szCs w:val="21"/>
        </w:rPr>
        <w:t>风险权重）、交易对手信用风险加权资产、信用估值调整风险加权资产之和。</w:t>
      </w:r>
    </w:p>
    <w:p>
      <w:pPr>
        <w:pStyle w:val="6"/>
        <w:ind w:firstLine="420"/>
        <w:jc w:val="both"/>
        <w:rPr>
          <w:rFonts w:ascii="宋体" w:hAnsi="宋体"/>
          <w:szCs w:val="21"/>
        </w:rPr>
      </w:pPr>
      <w:r>
        <w:rPr>
          <w:rFonts w:ascii="宋体" w:hAnsi="宋体" w:eastAsia="宋体"/>
          <w:color w:val="auto"/>
          <w:sz w:val="21"/>
          <w:szCs w:val="21"/>
        </w:rPr>
        <w:t>[</w:t>
      </w:r>
      <w:r>
        <w:rPr>
          <w:rFonts w:hint="eastAsia" w:ascii="宋体" w:hAnsi="宋体" w:eastAsia="宋体"/>
          <w:color w:val="auto"/>
          <w:sz w:val="21"/>
          <w:szCs w:val="21"/>
          <w:lang w:val="en-US" w:eastAsia="zh-CN"/>
        </w:rPr>
        <w:t>Q</w:t>
      </w:r>
      <w:r>
        <w:rPr>
          <w:rFonts w:hint="eastAsia" w:ascii="宋体" w:hAnsi="宋体" w:eastAsia="宋体"/>
          <w:color w:val="auto"/>
          <w:sz w:val="21"/>
          <w:szCs w:val="21"/>
        </w:rPr>
        <w:t xml:space="preserve"> 调整后风险加权资产</w:t>
      </w:r>
      <w:r>
        <w:rPr>
          <w:rFonts w:ascii="宋体" w:hAnsi="宋体" w:eastAsia="宋体"/>
          <w:color w:val="auto"/>
          <w:sz w:val="21"/>
          <w:szCs w:val="21"/>
        </w:rPr>
        <w:t>]</w:t>
      </w:r>
      <w:r>
        <w:rPr>
          <w:rFonts w:hint="eastAsia" w:ascii="宋体" w:hAnsi="宋体" w:eastAsia="宋体"/>
          <w:color w:val="auto"/>
          <w:sz w:val="21"/>
          <w:szCs w:val="21"/>
        </w:rPr>
        <w:t>：本项目反映杠杆调整上限的影响。若经杠杆调整后的资产管理产品平均风险权重（即</w:t>
      </w:r>
      <w:r>
        <w:rPr>
          <w:rFonts w:hint="eastAsia" w:ascii="宋体" w:hAnsi="宋体" w:eastAsia="宋体"/>
          <w:color w:val="auto"/>
          <w:position w:val="-16"/>
          <w:sz w:val="21"/>
          <w:szCs w:val="21"/>
        </w:rPr>
        <w:object>
          <v:shape id="_x0000_i1025" o:spt="75" type="#_x0000_t75" style="height:27.8pt;width:139.6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ascii="宋体" w:hAnsi="宋体" w:eastAsia="宋体"/>
          <w:color w:val="auto"/>
          <w:sz w:val="21"/>
          <w:szCs w:val="21"/>
        </w:rPr>
        <w:t>）大于</w:t>
      </w:r>
      <w:r>
        <w:rPr>
          <w:rFonts w:ascii="宋体" w:hAnsi="宋体" w:eastAsia="宋体"/>
          <w:color w:val="auto"/>
          <w:sz w:val="21"/>
          <w:szCs w:val="21"/>
        </w:rPr>
        <w:t>1250%</w:t>
      </w:r>
      <w:r>
        <w:rPr>
          <w:rFonts w:hint="eastAsia" w:ascii="宋体" w:hAnsi="宋体" w:eastAsia="宋体"/>
          <w:color w:val="auto"/>
          <w:sz w:val="21"/>
          <w:szCs w:val="21"/>
        </w:rPr>
        <w:t>，则调整后的风险加权资产为</w:t>
      </w:r>
      <w:r>
        <w:rPr>
          <w:rFonts w:ascii="宋体" w:hAnsi="宋体" w:eastAsia="宋体"/>
          <w:color w:val="auto"/>
          <w:sz w:val="21"/>
          <w:szCs w:val="21"/>
        </w:rPr>
        <w:t xml:space="preserve"> 1250%</w:t>
      </w:r>
      <w:r>
        <w:rPr>
          <w:rFonts w:hint="eastAsia" w:ascii="宋体" w:hAnsi="宋体" w:eastAsia="宋体"/>
          <w:color w:val="auto"/>
          <w:sz w:val="21"/>
          <w:szCs w:val="21"/>
        </w:rPr>
        <w:t>*资产管理产品净资产*持有份额占比；若平均风险权重小于或等于</w:t>
      </w:r>
      <w:r>
        <w:rPr>
          <w:rFonts w:ascii="宋体" w:hAnsi="宋体" w:eastAsia="宋体"/>
          <w:color w:val="auto"/>
          <w:sz w:val="21"/>
          <w:szCs w:val="21"/>
        </w:rPr>
        <w:t>1250%</w:t>
      </w:r>
      <w:r>
        <w:rPr>
          <w:rFonts w:hint="eastAsia" w:ascii="宋体" w:hAnsi="宋体" w:eastAsia="宋体"/>
          <w:color w:val="auto"/>
          <w:sz w:val="21"/>
          <w:szCs w:val="21"/>
        </w:rPr>
        <w:t>，则无需调整。</w:t>
      </w:r>
    </w:p>
    <w:bookmarkEnd w:id="5"/>
    <w:p>
      <w:pPr>
        <w:pStyle w:val="6"/>
        <w:ind w:firstLine="0" w:firstLineChars="0"/>
        <w:jc w:val="both"/>
        <w:rPr>
          <w:rFonts w:ascii="宋体" w:hAnsi="宋体" w:eastAsia="宋体"/>
          <w:b/>
          <w:color w:val="auto"/>
          <w:sz w:val="21"/>
          <w:szCs w:val="21"/>
        </w:rPr>
      </w:pPr>
      <w:r>
        <w:rPr>
          <w:rFonts w:hint="eastAsia" w:ascii="宋体" w:hAnsi="宋体" w:eastAsia="宋体"/>
          <w:b/>
          <w:color w:val="auto"/>
          <w:sz w:val="21"/>
          <w:szCs w:val="21"/>
        </w:rPr>
        <w:t>第四部分：示例</w:t>
      </w:r>
    </w:p>
    <w:p>
      <w:pPr>
        <w:pStyle w:val="6"/>
        <w:numPr>
          <w:ilvl w:val="255"/>
          <w:numId w:val="0"/>
        </w:numPr>
        <w:ind w:firstLine="420"/>
        <w:jc w:val="both"/>
        <w:rPr>
          <w:rFonts w:ascii="宋体" w:hAnsi="宋体" w:eastAsia="宋体"/>
          <w:color w:val="auto"/>
          <w:sz w:val="21"/>
          <w:szCs w:val="21"/>
        </w:rPr>
      </w:pPr>
      <w:r>
        <w:rPr>
          <w:rFonts w:hint="eastAsia" w:ascii="宋体" w:hAnsi="宋体" w:eastAsia="宋体"/>
          <w:color w:val="auto"/>
          <w:sz w:val="21"/>
          <w:szCs w:val="21"/>
        </w:rPr>
        <w:t>1.穿透法计量示例：</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A银行持有B理财公司发行的非保本理财产品。计量时点，基金资产12</w:t>
      </w:r>
      <w:r>
        <w:rPr>
          <w:rFonts w:ascii="宋体" w:hAnsi="宋体" w:eastAsia="宋体"/>
          <w:color w:val="auto"/>
          <w:sz w:val="21"/>
          <w:szCs w:val="21"/>
        </w:rPr>
        <w:t>0</w:t>
      </w:r>
      <w:r>
        <w:rPr>
          <w:rFonts w:hint="eastAsia" w:ascii="宋体" w:hAnsi="宋体" w:eastAsia="宋体"/>
          <w:color w:val="auto"/>
          <w:sz w:val="21"/>
          <w:szCs w:val="21"/>
        </w:rPr>
        <w:t>亿元，净资产100亿元，杠杆率为1</w:t>
      </w:r>
      <w:r>
        <w:rPr>
          <w:rFonts w:ascii="宋体" w:hAnsi="宋体" w:eastAsia="宋体"/>
          <w:color w:val="auto"/>
          <w:sz w:val="21"/>
          <w:szCs w:val="21"/>
        </w:rPr>
        <w:t>.2</w:t>
      </w:r>
      <w:r>
        <w:rPr>
          <w:rFonts w:hint="eastAsia" w:ascii="宋体" w:hAnsi="宋体" w:eastAsia="宋体"/>
          <w:color w:val="auto"/>
          <w:sz w:val="21"/>
          <w:szCs w:val="21"/>
        </w:rPr>
        <w:t>，银行持有份额占比为2</w:t>
      </w:r>
      <w:r>
        <w:rPr>
          <w:rFonts w:ascii="宋体" w:hAnsi="宋体" w:eastAsia="宋体"/>
          <w:color w:val="auto"/>
          <w:sz w:val="21"/>
          <w:szCs w:val="21"/>
        </w:rPr>
        <w:t>0%</w:t>
      </w:r>
      <w:r>
        <w:rPr>
          <w:rFonts w:hint="eastAsia" w:ascii="宋体" w:hAnsi="宋体" w:eastAsia="宋体"/>
          <w:color w:val="auto"/>
          <w:sz w:val="21"/>
          <w:szCs w:val="21"/>
        </w:rPr>
        <w:t>。</w:t>
      </w:r>
    </w:p>
    <w:p>
      <w:pPr>
        <w:pStyle w:val="6"/>
        <w:ind w:firstLine="420"/>
        <w:jc w:val="both"/>
        <w:rPr>
          <w:rFonts w:hint="eastAsia" w:ascii="宋体" w:hAnsi="宋体" w:eastAsia="宋体"/>
          <w:color w:val="auto"/>
          <w:sz w:val="21"/>
          <w:szCs w:val="21"/>
        </w:rPr>
      </w:pPr>
      <w:r>
        <w:rPr>
          <w:rFonts w:hint="eastAsia" w:ascii="宋体" w:hAnsi="宋体" w:eastAsia="宋体"/>
          <w:color w:val="auto"/>
          <w:sz w:val="21"/>
          <w:szCs w:val="21"/>
          <w:lang w:val="en-US" w:eastAsia="zh-CN"/>
        </w:rPr>
        <w:t>基础</w:t>
      </w:r>
      <w:r>
        <w:rPr>
          <w:rFonts w:hint="eastAsia" w:ascii="宋体" w:hAnsi="宋体" w:eastAsia="宋体"/>
          <w:color w:val="auto"/>
          <w:sz w:val="21"/>
          <w:szCs w:val="21"/>
        </w:rPr>
        <w:t>资产包括：20亿元现金</w:t>
      </w:r>
      <w:r>
        <w:rPr>
          <w:rFonts w:hint="eastAsia" w:ascii="宋体" w:hAnsi="宋体" w:eastAsia="宋体"/>
          <w:color w:val="auto"/>
          <w:sz w:val="21"/>
          <w:szCs w:val="21"/>
          <w:lang w:eastAsia="zh-CN"/>
        </w:rPr>
        <w:t>；</w:t>
      </w:r>
      <w:r>
        <w:rPr>
          <w:rFonts w:hint="eastAsia" w:ascii="宋体" w:hAnsi="宋体" w:eastAsia="宋体"/>
          <w:color w:val="auto"/>
          <w:sz w:val="21"/>
          <w:szCs w:val="21"/>
        </w:rPr>
        <w:t>30亿元1年期的商业银行债券（A类银行，权重40%）</w:t>
      </w:r>
      <w:r>
        <w:rPr>
          <w:rFonts w:hint="eastAsia" w:ascii="宋体" w:hAnsi="宋体" w:eastAsia="宋体"/>
          <w:color w:val="auto"/>
          <w:sz w:val="21"/>
          <w:szCs w:val="21"/>
          <w:lang w:eastAsia="zh-CN"/>
        </w:rPr>
        <w:t>；</w:t>
      </w:r>
      <w:r>
        <w:rPr>
          <w:rFonts w:hint="eastAsia" w:ascii="宋体" w:hAnsi="宋体" w:eastAsia="宋体"/>
          <w:color w:val="auto"/>
          <w:sz w:val="21"/>
          <w:szCs w:val="21"/>
        </w:rPr>
        <w:t>70亿元企业债券（一笔</w:t>
      </w:r>
      <w:r>
        <w:rPr>
          <w:rFonts w:ascii="宋体" w:hAnsi="宋体" w:eastAsia="宋体"/>
          <w:color w:val="auto"/>
          <w:sz w:val="21"/>
          <w:szCs w:val="21"/>
        </w:rPr>
        <w:t>5</w:t>
      </w:r>
      <w:r>
        <w:rPr>
          <w:rFonts w:hint="eastAsia" w:ascii="宋体" w:hAnsi="宋体" w:eastAsia="宋体"/>
          <w:color w:val="auto"/>
          <w:sz w:val="21"/>
          <w:szCs w:val="21"/>
        </w:rPr>
        <w:t>0亿，减值5000万，风险权重</w:t>
      </w:r>
      <w:r>
        <w:rPr>
          <w:rFonts w:ascii="宋体" w:hAnsi="宋体" w:eastAsia="宋体"/>
          <w:color w:val="auto"/>
          <w:sz w:val="21"/>
          <w:szCs w:val="21"/>
        </w:rPr>
        <w:t>75</w:t>
      </w:r>
      <w:r>
        <w:rPr>
          <w:rFonts w:hint="eastAsia" w:ascii="宋体" w:hAnsi="宋体" w:eastAsia="宋体"/>
          <w:color w:val="auto"/>
          <w:sz w:val="21"/>
          <w:szCs w:val="21"/>
        </w:rPr>
        <w:t>%；另一笔20亿，减值5000万，权重100%）</w:t>
      </w:r>
      <w:r>
        <w:rPr>
          <w:rFonts w:hint="eastAsia" w:ascii="宋体" w:hAnsi="宋体" w:eastAsia="宋体"/>
          <w:color w:val="auto"/>
          <w:sz w:val="21"/>
          <w:szCs w:val="21"/>
          <w:lang w:eastAsia="zh-CN"/>
        </w:rPr>
        <w:t>；</w:t>
      </w:r>
      <w:r>
        <w:rPr>
          <w:rFonts w:hint="eastAsia" w:ascii="宋体" w:hAnsi="宋体" w:eastAsia="宋体"/>
          <w:color w:val="auto"/>
          <w:sz w:val="21"/>
          <w:szCs w:val="21"/>
        </w:rPr>
        <w:t>符合套期会计规定的债券远期名义本金20亿元（中央清算）。</w:t>
      </w:r>
    </w:p>
    <w:p>
      <w:pPr>
        <w:pStyle w:val="6"/>
        <w:ind w:firstLine="420"/>
        <w:jc w:val="both"/>
        <w:rPr>
          <w:rFonts w:hint="default" w:ascii="宋体" w:hAnsi="宋体" w:eastAsia="宋体"/>
          <w:color w:val="auto"/>
          <w:sz w:val="21"/>
          <w:szCs w:val="21"/>
          <w:lang w:val="en-US" w:eastAsia="zh-CN"/>
        </w:rPr>
      </w:pPr>
      <w:r>
        <w:rPr>
          <w:rFonts w:hint="eastAsia" w:ascii="宋体" w:hAnsi="宋体" w:eastAsia="宋体"/>
          <w:color w:val="auto"/>
          <w:sz w:val="21"/>
          <w:szCs w:val="21"/>
          <w:lang w:val="en-US" w:eastAsia="zh-CN"/>
        </w:rPr>
        <w:t>适用穿透法部分：</w:t>
      </w:r>
    </w:p>
    <w:p>
      <w:pPr>
        <w:pStyle w:val="6"/>
        <w:spacing w:line="360" w:lineRule="auto"/>
        <w:ind w:firstLine="420"/>
        <w:jc w:val="left"/>
        <w:rPr>
          <w:rFonts w:ascii="宋体" w:hAnsi="宋体" w:eastAsia="宋体"/>
          <w:color w:val="auto"/>
          <w:sz w:val="21"/>
          <w:szCs w:val="21"/>
        </w:rPr>
      </w:pPr>
      <w:r>
        <w:rPr>
          <w:rFonts w:hint="eastAsia" w:ascii="宋体" w:hAnsi="宋体" w:eastAsia="宋体"/>
          <w:color w:val="auto"/>
          <w:sz w:val="21"/>
          <w:szCs w:val="21"/>
        </w:rPr>
        <w:t>[F 风险暴露</w:t>
      </w:r>
      <w:r>
        <w:rPr>
          <w:rFonts w:ascii="宋体" w:hAnsi="宋体" w:eastAsia="宋体"/>
          <w:color w:val="auto"/>
          <w:sz w:val="21"/>
          <w:szCs w:val="21"/>
        </w:rPr>
        <w:t>]</w:t>
      </w:r>
      <w:r>
        <w:rPr>
          <w:rFonts w:hint="eastAsia" w:ascii="宋体" w:hAnsi="宋体" w:eastAsia="宋体"/>
          <w:color w:val="auto"/>
          <w:sz w:val="21"/>
          <w:szCs w:val="21"/>
        </w:rPr>
        <w:t>= (20+30+</w:t>
      </w:r>
      <w:r>
        <w:rPr>
          <w:rFonts w:hint="eastAsia" w:ascii="宋体" w:hAnsi="宋体" w:eastAsia="宋体"/>
          <w:color w:val="auto"/>
          <w:sz w:val="21"/>
          <w:szCs w:val="21"/>
          <w:lang w:val="en-US" w:eastAsia="zh-CN"/>
        </w:rPr>
        <w:t>50</w:t>
      </w:r>
      <w:r>
        <w:rPr>
          <w:rFonts w:hint="eastAsia" w:ascii="宋体" w:hAnsi="宋体" w:eastAsia="宋体"/>
          <w:color w:val="auto"/>
          <w:sz w:val="21"/>
          <w:szCs w:val="21"/>
        </w:rPr>
        <w:t>-0.5</w:t>
      </w:r>
      <w:r>
        <w:rPr>
          <w:rFonts w:hint="eastAsia" w:ascii="宋体" w:hAnsi="宋体" w:eastAsia="宋体"/>
          <w:color w:val="auto"/>
          <w:sz w:val="21"/>
          <w:szCs w:val="21"/>
          <w:lang w:val="en-US" w:eastAsia="zh-CN"/>
        </w:rPr>
        <w:t>+20</w:t>
      </w:r>
      <w:r>
        <w:rPr>
          <w:rFonts w:hint="eastAsia" w:ascii="宋体" w:hAnsi="宋体" w:eastAsia="宋体"/>
          <w:color w:val="auto"/>
          <w:sz w:val="21"/>
          <w:szCs w:val="21"/>
        </w:rPr>
        <w:t>-0.5+20*100%)*20%</w:t>
      </w:r>
      <w:r>
        <w:rPr>
          <w:rFonts w:ascii="宋体" w:hAnsi="宋体" w:eastAsia="宋体"/>
          <w:color w:val="auto"/>
          <w:sz w:val="21"/>
          <w:szCs w:val="21"/>
        </w:rPr>
        <w:t xml:space="preserve"> =</w:t>
      </w:r>
      <w:r>
        <w:rPr>
          <w:rFonts w:hint="eastAsia" w:ascii="宋体" w:hAnsi="宋体" w:eastAsia="宋体"/>
          <w:color w:val="auto"/>
          <w:sz w:val="21"/>
          <w:szCs w:val="21"/>
        </w:rPr>
        <w:t>27.8亿</w:t>
      </w:r>
    </w:p>
    <w:p>
      <w:pPr>
        <w:pStyle w:val="6"/>
        <w:ind w:left="420" w:leftChars="200" w:firstLine="0" w:firstLineChars="0"/>
        <w:jc w:val="left"/>
        <w:rPr>
          <w:rFonts w:ascii="宋体" w:hAnsi="宋体" w:eastAsia="宋体"/>
          <w:color w:val="auto"/>
          <w:sz w:val="21"/>
          <w:szCs w:val="21"/>
        </w:rPr>
      </w:pPr>
      <w:r>
        <w:rPr>
          <w:rFonts w:hint="eastAsia" w:ascii="宋体" w:hAnsi="宋体" w:eastAsia="宋体"/>
          <w:color w:val="auto"/>
          <w:sz w:val="21"/>
          <w:szCs w:val="21"/>
        </w:rPr>
        <w:t>[G 风险加权资产</w:t>
      </w:r>
      <w:r>
        <w:rPr>
          <w:rFonts w:ascii="宋体" w:hAnsi="宋体" w:eastAsia="宋体"/>
          <w:color w:val="auto"/>
          <w:sz w:val="21"/>
          <w:szCs w:val="21"/>
        </w:rPr>
        <w:t>]</w:t>
      </w:r>
      <w:r>
        <w:rPr>
          <w:rFonts w:hint="eastAsia" w:ascii="宋体" w:hAnsi="宋体" w:eastAsia="宋体"/>
          <w:color w:val="auto"/>
          <w:sz w:val="21"/>
          <w:szCs w:val="21"/>
        </w:rPr>
        <w:t>：(20*0%+30</w:t>
      </w:r>
      <w:r>
        <w:rPr>
          <w:rFonts w:ascii="宋体" w:hAnsi="宋体" w:eastAsia="宋体"/>
          <w:color w:val="auto"/>
          <w:sz w:val="21"/>
          <w:szCs w:val="21"/>
        </w:rPr>
        <w:t>*40%</w:t>
      </w:r>
      <w:r>
        <w:rPr>
          <w:rFonts w:hint="eastAsia" w:ascii="宋体" w:hAnsi="宋体" w:eastAsia="宋体"/>
          <w:color w:val="auto"/>
          <w:sz w:val="21"/>
          <w:szCs w:val="21"/>
        </w:rPr>
        <w:t>+</w:t>
      </w:r>
      <w:r>
        <w:rPr>
          <w:rFonts w:hint="eastAsia" w:ascii="宋体" w:hAnsi="宋体" w:eastAsia="宋体"/>
          <w:color w:val="auto"/>
          <w:sz w:val="21"/>
          <w:szCs w:val="21"/>
          <w:lang w:val="en-US" w:eastAsia="zh-CN"/>
        </w:rPr>
        <w:t>(</w:t>
      </w:r>
      <w:r>
        <w:rPr>
          <w:rFonts w:hint="eastAsia" w:ascii="宋体" w:hAnsi="宋体" w:eastAsia="宋体"/>
          <w:color w:val="auto"/>
          <w:sz w:val="21"/>
          <w:szCs w:val="21"/>
        </w:rPr>
        <w:t>5</w:t>
      </w:r>
      <w:r>
        <w:rPr>
          <w:rFonts w:ascii="宋体" w:hAnsi="宋体" w:eastAsia="宋体"/>
          <w:color w:val="auto"/>
          <w:sz w:val="21"/>
          <w:szCs w:val="21"/>
        </w:rPr>
        <w:t>0</w:t>
      </w:r>
      <w:r>
        <w:rPr>
          <w:rFonts w:hint="eastAsia" w:ascii="宋体" w:hAnsi="宋体" w:eastAsia="宋体"/>
          <w:color w:val="auto"/>
          <w:sz w:val="21"/>
          <w:szCs w:val="21"/>
        </w:rPr>
        <w:t>-0.5</w:t>
      </w:r>
      <w:r>
        <w:rPr>
          <w:rFonts w:hint="eastAsia" w:ascii="宋体" w:hAnsi="宋体" w:eastAsia="宋体"/>
          <w:color w:val="auto"/>
          <w:sz w:val="21"/>
          <w:szCs w:val="21"/>
          <w:lang w:val="en-US" w:eastAsia="zh-CN"/>
        </w:rPr>
        <w:t>)</w:t>
      </w:r>
      <w:r>
        <w:rPr>
          <w:rFonts w:ascii="宋体" w:hAnsi="宋体" w:eastAsia="宋体"/>
          <w:color w:val="auto"/>
          <w:sz w:val="21"/>
          <w:szCs w:val="21"/>
        </w:rPr>
        <w:t>*75%+</w:t>
      </w:r>
      <w:r>
        <w:rPr>
          <w:rFonts w:hint="eastAsia" w:ascii="宋体" w:hAnsi="宋体" w:eastAsia="宋体"/>
          <w:color w:val="auto"/>
          <w:sz w:val="21"/>
          <w:szCs w:val="21"/>
          <w:lang w:val="en-US" w:eastAsia="zh-CN"/>
        </w:rPr>
        <w:t>(</w:t>
      </w:r>
      <w:r>
        <w:rPr>
          <w:rFonts w:hint="eastAsia" w:ascii="宋体" w:hAnsi="宋体" w:eastAsia="宋体"/>
          <w:color w:val="auto"/>
          <w:sz w:val="21"/>
          <w:szCs w:val="21"/>
        </w:rPr>
        <w:t>20</w:t>
      </w:r>
      <w:r>
        <w:rPr>
          <w:rFonts w:hint="eastAsia" w:ascii="宋体" w:hAnsi="宋体" w:eastAsia="宋体"/>
          <w:color w:val="auto"/>
          <w:sz w:val="21"/>
          <w:szCs w:val="21"/>
          <w:lang w:val="en-US" w:eastAsia="zh-CN"/>
        </w:rPr>
        <w:t>-0.5)</w:t>
      </w:r>
      <w:r>
        <w:rPr>
          <w:rFonts w:ascii="宋体" w:hAnsi="宋体" w:eastAsia="宋体"/>
          <w:color w:val="auto"/>
          <w:sz w:val="21"/>
          <w:szCs w:val="21"/>
        </w:rPr>
        <w:t>*100%</w:t>
      </w:r>
      <w:r>
        <w:rPr>
          <w:rFonts w:hint="eastAsia" w:ascii="宋体" w:hAnsi="宋体" w:eastAsia="宋体"/>
          <w:color w:val="auto"/>
          <w:sz w:val="21"/>
          <w:szCs w:val="21"/>
          <w:lang w:val="en-US" w:eastAsia="zh-CN"/>
        </w:rPr>
        <w:t>+20</w:t>
      </w:r>
      <w:r>
        <w:rPr>
          <w:rFonts w:hint="eastAsia" w:ascii="宋体" w:hAnsi="宋体" w:eastAsia="宋体"/>
          <w:color w:val="auto"/>
          <w:sz w:val="21"/>
          <w:szCs w:val="21"/>
        </w:rPr>
        <w:t>*100%)*20%</w:t>
      </w:r>
      <w:r>
        <w:rPr>
          <w:rFonts w:ascii="宋体" w:hAnsi="宋体" w:eastAsia="宋体"/>
          <w:color w:val="auto"/>
          <w:sz w:val="21"/>
          <w:szCs w:val="21"/>
        </w:rPr>
        <w:t>=</w:t>
      </w:r>
      <w:r>
        <w:rPr>
          <w:rFonts w:hint="eastAsia" w:ascii="宋体" w:hAnsi="宋体" w:eastAsia="宋体"/>
          <w:color w:val="auto"/>
          <w:sz w:val="21"/>
          <w:szCs w:val="21"/>
        </w:rPr>
        <w:t>1</w:t>
      </w:r>
      <w:r>
        <w:rPr>
          <w:rFonts w:hint="eastAsia" w:ascii="宋体" w:hAnsi="宋体" w:eastAsia="宋体"/>
          <w:color w:val="auto"/>
          <w:sz w:val="21"/>
          <w:szCs w:val="21"/>
          <w:lang w:val="en-US" w:eastAsia="zh-CN"/>
        </w:rPr>
        <w:t>7</w:t>
      </w:r>
      <w:r>
        <w:rPr>
          <w:rFonts w:hint="eastAsia" w:ascii="宋体" w:hAnsi="宋体" w:eastAsia="宋体"/>
          <w:color w:val="auto"/>
          <w:sz w:val="21"/>
          <w:szCs w:val="21"/>
        </w:rPr>
        <w:t>.</w:t>
      </w:r>
      <w:r>
        <w:rPr>
          <w:rFonts w:hint="eastAsia" w:ascii="宋体" w:hAnsi="宋体" w:eastAsia="宋体"/>
          <w:color w:val="auto"/>
          <w:sz w:val="21"/>
          <w:szCs w:val="21"/>
          <w:lang w:val="en-US" w:eastAsia="zh-CN"/>
        </w:rPr>
        <w:t>7</w:t>
      </w:r>
      <w:r>
        <w:rPr>
          <w:rFonts w:hint="eastAsia" w:ascii="宋体" w:hAnsi="宋体" w:eastAsia="宋体"/>
          <w:color w:val="auto"/>
          <w:sz w:val="21"/>
          <w:szCs w:val="21"/>
        </w:rPr>
        <w:t>25亿</w:t>
      </w:r>
    </w:p>
    <w:p>
      <w:pPr>
        <w:pStyle w:val="6"/>
        <w:ind w:firstLine="420"/>
        <w:jc w:val="both"/>
        <w:rPr>
          <w:rFonts w:ascii="宋体" w:hAnsi="宋体" w:eastAsia="宋体"/>
          <w:color w:val="auto"/>
          <w:sz w:val="21"/>
          <w:szCs w:val="21"/>
        </w:rPr>
      </w:pPr>
      <w:bookmarkStart w:id="6" w:name="_Hlk111650575"/>
      <w:r>
        <w:rPr>
          <w:rFonts w:hint="eastAsia" w:ascii="宋体" w:hAnsi="宋体" w:eastAsia="宋体"/>
          <w:color w:val="auto"/>
          <w:sz w:val="21"/>
          <w:szCs w:val="21"/>
        </w:rPr>
        <w:t>假设债券远期的违约风险暴露为10亿，[</w:t>
      </w:r>
      <w:r>
        <w:rPr>
          <w:rFonts w:hint="eastAsia" w:ascii="宋体" w:hAnsi="宋体" w:eastAsia="宋体"/>
          <w:color w:val="auto"/>
          <w:sz w:val="21"/>
          <w:szCs w:val="21"/>
          <w:lang w:val="en-US" w:eastAsia="zh-CN"/>
        </w:rPr>
        <w:t>N</w:t>
      </w:r>
      <w:r>
        <w:rPr>
          <w:rFonts w:hint="eastAsia" w:ascii="宋体" w:hAnsi="宋体" w:eastAsia="宋体"/>
          <w:color w:val="auto"/>
          <w:sz w:val="21"/>
          <w:szCs w:val="21"/>
        </w:rPr>
        <w:t xml:space="preserve"> 交易对手信用风险加权资产</w:t>
      </w:r>
      <w:r>
        <w:rPr>
          <w:rFonts w:ascii="宋体" w:hAnsi="宋体" w:eastAsia="宋体"/>
          <w:color w:val="auto"/>
          <w:sz w:val="21"/>
          <w:szCs w:val="21"/>
        </w:rPr>
        <w:t>]=10</w:t>
      </w:r>
      <w:r>
        <w:rPr>
          <w:rFonts w:hint="eastAsia" w:ascii="宋体" w:hAnsi="宋体" w:eastAsia="宋体"/>
          <w:color w:val="auto"/>
          <w:sz w:val="21"/>
          <w:szCs w:val="21"/>
        </w:rPr>
        <w:t>*2%*20%=0.04亿</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hint="eastAsia" w:ascii="宋体" w:hAnsi="宋体" w:eastAsia="宋体"/>
          <w:color w:val="auto"/>
          <w:sz w:val="21"/>
          <w:szCs w:val="21"/>
          <w:lang w:val="en-US" w:eastAsia="zh-CN"/>
        </w:rPr>
        <w:t>O</w:t>
      </w:r>
      <w:r>
        <w:rPr>
          <w:rFonts w:ascii="宋体" w:hAnsi="宋体" w:eastAsia="宋体"/>
          <w:color w:val="auto"/>
          <w:sz w:val="21"/>
          <w:szCs w:val="21"/>
        </w:rPr>
        <w:t xml:space="preserve"> </w:t>
      </w:r>
      <w:r>
        <w:rPr>
          <w:rFonts w:hint="eastAsia" w:ascii="宋体" w:hAnsi="宋体" w:eastAsia="宋体"/>
          <w:color w:val="auto"/>
          <w:sz w:val="21"/>
          <w:szCs w:val="21"/>
        </w:rPr>
        <w:t>信用估值调整风险加权资产</w:t>
      </w:r>
      <w:r>
        <w:rPr>
          <w:rFonts w:ascii="宋体" w:hAnsi="宋体" w:eastAsia="宋体"/>
          <w:color w:val="auto"/>
          <w:sz w:val="21"/>
          <w:szCs w:val="21"/>
        </w:rPr>
        <w:t xml:space="preserve">] </w:t>
      </w:r>
      <w:r>
        <w:rPr>
          <w:rFonts w:hint="eastAsia" w:ascii="宋体" w:hAnsi="宋体" w:eastAsia="宋体"/>
          <w:color w:val="auto"/>
          <w:sz w:val="21"/>
          <w:szCs w:val="21"/>
        </w:rPr>
        <w:t>=0</w:t>
      </w:r>
    </w:p>
    <w:bookmarkEnd w:id="6"/>
    <w:p>
      <w:pPr>
        <w:pStyle w:val="6"/>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lang w:val="en-US" w:eastAsia="zh-CN"/>
        </w:rPr>
        <w:t>P</w:t>
      </w:r>
      <w:r>
        <w:rPr>
          <w:rFonts w:ascii="宋体" w:hAnsi="宋体" w:eastAsia="宋体"/>
          <w:color w:val="auto"/>
          <w:sz w:val="21"/>
          <w:szCs w:val="21"/>
        </w:rPr>
        <w:t xml:space="preserve"> </w:t>
      </w:r>
      <w:r>
        <w:rPr>
          <w:rFonts w:hint="eastAsia" w:ascii="宋体" w:hAnsi="宋体" w:eastAsia="宋体"/>
          <w:color w:val="auto"/>
          <w:sz w:val="21"/>
          <w:szCs w:val="21"/>
        </w:rPr>
        <w:t>调整前</w:t>
      </w:r>
      <w:r>
        <w:rPr>
          <w:rFonts w:ascii="宋体" w:hAnsi="宋体" w:eastAsia="宋体"/>
          <w:color w:val="auto"/>
          <w:sz w:val="21"/>
          <w:szCs w:val="21"/>
        </w:rPr>
        <w:t>风险加权资产</w:t>
      </w:r>
      <w:r>
        <w:rPr>
          <w:rFonts w:ascii="宋体" w:hAnsi="宋体"/>
          <w:szCs w:val="21"/>
        </w:rPr>
        <w:t>]=</w:t>
      </w:r>
      <w:r>
        <w:rPr>
          <w:rFonts w:hint="eastAsia" w:ascii="宋体" w:hAnsi="宋体"/>
          <w:szCs w:val="21"/>
        </w:rPr>
        <w:t>（</w:t>
      </w:r>
      <w:r>
        <w:rPr>
          <w:rFonts w:hint="eastAsia" w:ascii="宋体" w:hAnsi="宋体" w:eastAsia="宋体"/>
          <w:color w:val="auto"/>
          <w:sz w:val="21"/>
          <w:szCs w:val="21"/>
        </w:rPr>
        <w:t>1</w:t>
      </w:r>
      <w:r>
        <w:rPr>
          <w:rFonts w:hint="eastAsia" w:ascii="宋体" w:hAnsi="宋体" w:eastAsia="宋体"/>
          <w:color w:val="auto"/>
          <w:sz w:val="21"/>
          <w:szCs w:val="21"/>
          <w:lang w:val="en-US" w:eastAsia="zh-CN"/>
        </w:rPr>
        <w:t>7</w:t>
      </w:r>
      <w:r>
        <w:rPr>
          <w:rFonts w:hint="eastAsia" w:ascii="宋体" w:hAnsi="宋体" w:eastAsia="宋体"/>
          <w:color w:val="auto"/>
          <w:sz w:val="21"/>
          <w:szCs w:val="21"/>
        </w:rPr>
        <w:t>.</w:t>
      </w:r>
      <w:r>
        <w:rPr>
          <w:rFonts w:hint="eastAsia" w:ascii="宋体" w:hAnsi="宋体" w:eastAsia="宋体"/>
          <w:color w:val="auto"/>
          <w:sz w:val="21"/>
          <w:szCs w:val="21"/>
          <w:lang w:val="en-US" w:eastAsia="zh-CN"/>
        </w:rPr>
        <w:t>7</w:t>
      </w:r>
      <w:r>
        <w:rPr>
          <w:rFonts w:hint="eastAsia" w:ascii="宋体" w:hAnsi="宋体" w:eastAsia="宋体"/>
          <w:color w:val="auto"/>
          <w:sz w:val="21"/>
          <w:szCs w:val="21"/>
        </w:rPr>
        <w:t>25</w:t>
      </w:r>
      <w:r>
        <w:rPr>
          <w:rFonts w:ascii="宋体" w:hAnsi="宋体" w:eastAsia="宋体"/>
          <w:color w:val="auto"/>
          <w:sz w:val="21"/>
          <w:szCs w:val="21"/>
        </w:rPr>
        <w:t>+</w:t>
      </w:r>
      <w:r>
        <w:rPr>
          <w:rFonts w:hint="eastAsia" w:ascii="宋体" w:hAnsi="宋体" w:eastAsia="宋体"/>
          <w:color w:val="auto"/>
          <w:sz w:val="21"/>
          <w:szCs w:val="21"/>
        </w:rPr>
        <w:t>0.04）</w:t>
      </w:r>
      <w:r>
        <w:rPr>
          <w:rFonts w:ascii="宋体" w:hAnsi="宋体" w:eastAsia="宋体"/>
          <w:color w:val="auto"/>
          <w:sz w:val="21"/>
          <w:szCs w:val="21"/>
        </w:rPr>
        <w:t>=</w:t>
      </w:r>
      <w:r>
        <w:rPr>
          <w:rFonts w:hint="eastAsia" w:ascii="宋体" w:hAnsi="宋体" w:eastAsia="宋体"/>
          <w:color w:val="auto"/>
          <w:sz w:val="21"/>
          <w:szCs w:val="21"/>
        </w:rPr>
        <w:t>1</w:t>
      </w:r>
      <w:r>
        <w:rPr>
          <w:rFonts w:hint="eastAsia" w:ascii="宋体" w:hAnsi="宋体" w:eastAsia="宋体"/>
          <w:color w:val="auto"/>
          <w:sz w:val="21"/>
          <w:szCs w:val="21"/>
          <w:lang w:val="en-US" w:eastAsia="zh-CN"/>
        </w:rPr>
        <w:t>7</w:t>
      </w:r>
      <w:r>
        <w:rPr>
          <w:rFonts w:hint="eastAsia" w:ascii="宋体" w:hAnsi="宋体" w:eastAsia="宋体"/>
          <w:color w:val="auto"/>
          <w:sz w:val="21"/>
          <w:szCs w:val="21"/>
        </w:rPr>
        <w:t>.</w:t>
      </w:r>
      <w:r>
        <w:rPr>
          <w:rFonts w:hint="eastAsia" w:ascii="宋体" w:hAnsi="宋体" w:eastAsia="宋体"/>
          <w:color w:val="auto"/>
          <w:sz w:val="21"/>
          <w:szCs w:val="21"/>
          <w:lang w:val="en-US" w:eastAsia="zh-CN"/>
        </w:rPr>
        <w:t>7</w:t>
      </w:r>
      <w:r>
        <w:rPr>
          <w:rFonts w:hint="eastAsia" w:ascii="宋体" w:hAnsi="宋体" w:eastAsia="宋体"/>
          <w:color w:val="auto"/>
          <w:sz w:val="21"/>
          <w:szCs w:val="21"/>
        </w:rPr>
        <w:t>65亿</w:t>
      </w:r>
    </w:p>
    <w:p>
      <w:pPr>
        <w:pStyle w:val="6"/>
        <w:ind w:firstLine="420"/>
        <w:jc w:val="both"/>
        <w:rPr>
          <w:rFonts w:ascii="宋体" w:hAnsi="宋体"/>
          <w:szCs w:val="21"/>
        </w:rPr>
      </w:pPr>
      <w:bookmarkStart w:id="7" w:name="_Hlk111650683"/>
      <w:r>
        <w:rPr>
          <w:rFonts w:hint="eastAsia" w:ascii="宋体" w:hAnsi="宋体" w:eastAsia="宋体"/>
          <w:color w:val="auto"/>
          <w:sz w:val="21"/>
          <w:szCs w:val="21"/>
        </w:rPr>
        <w:t>该资管产品的平均风险权重=</w:t>
      </w:r>
      <w:r>
        <w:rPr>
          <w:rFonts w:hint="eastAsia" w:ascii="宋体" w:hAnsi="宋体" w:eastAsia="宋体"/>
          <w:color w:val="auto"/>
          <w:sz w:val="21"/>
          <w:szCs w:val="21"/>
          <w:highlight w:val="none"/>
        </w:rPr>
        <w:t>1</w:t>
      </w:r>
      <w:r>
        <w:rPr>
          <w:rFonts w:hint="eastAsia" w:ascii="宋体" w:hAnsi="宋体" w:eastAsia="宋体"/>
          <w:color w:val="auto"/>
          <w:sz w:val="21"/>
          <w:szCs w:val="21"/>
          <w:highlight w:val="none"/>
          <w:lang w:val="en-US" w:eastAsia="zh-CN"/>
        </w:rPr>
        <w:t>7</w:t>
      </w:r>
      <w:r>
        <w:rPr>
          <w:rFonts w:hint="eastAsia" w:ascii="宋体" w:hAnsi="宋体" w:eastAsia="宋体"/>
          <w:color w:val="auto"/>
          <w:sz w:val="21"/>
          <w:szCs w:val="21"/>
          <w:highlight w:val="none"/>
        </w:rPr>
        <w:t>.</w:t>
      </w:r>
      <w:r>
        <w:rPr>
          <w:rFonts w:hint="eastAsia" w:ascii="宋体" w:hAnsi="宋体" w:eastAsia="宋体"/>
          <w:color w:val="auto"/>
          <w:sz w:val="21"/>
          <w:szCs w:val="21"/>
          <w:highlight w:val="none"/>
          <w:lang w:val="en-US" w:eastAsia="zh-CN"/>
        </w:rPr>
        <w:t>7</w:t>
      </w:r>
      <w:r>
        <w:rPr>
          <w:rFonts w:hint="eastAsia" w:ascii="宋体" w:hAnsi="宋体" w:eastAsia="宋体"/>
          <w:color w:val="auto"/>
          <w:sz w:val="21"/>
          <w:szCs w:val="21"/>
          <w:highlight w:val="none"/>
        </w:rPr>
        <w:t>65</w:t>
      </w:r>
      <w:r>
        <w:rPr>
          <w:rFonts w:ascii="宋体" w:hAnsi="宋体" w:eastAsia="宋体"/>
          <w:color w:val="auto"/>
          <w:sz w:val="21"/>
          <w:szCs w:val="21"/>
          <w:highlight w:val="none"/>
        </w:rPr>
        <w:t>/</w:t>
      </w:r>
      <w:r>
        <w:rPr>
          <w:rFonts w:hint="eastAsia" w:ascii="宋体" w:hAnsi="宋体" w:eastAsia="宋体"/>
          <w:color w:val="auto"/>
          <w:sz w:val="21"/>
          <w:szCs w:val="21"/>
          <w:highlight w:val="none"/>
          <w:lang w:val="en-US" w:eastAsia="zh-CN"/>
        </w:rPr>
        <w:t>(120*20%)</w:t>
      </w:r>
      <w:r>
        <w:rPr>
          <w:rFonts w:hint="eastAsia" w:ascii="宋体" w:hAnsi="宋体" w:eastAsia="宋体"/>
          <w:color w:val="auto"/>
          <w:sz w:val="21"/>
          <w:szCs w:val="21"/>
        </w:rPr>
        <w:t>*</w:t>
      </w:r>
      <w:r>
        <w:rPr>
          <w:rFonts w:ascii="宋体" w:hAnsi="宋体" w:eastAsia="宋体"/>
          <w:color w:val="auto"/>
          <w:sz w:val="21"/>
          <w:szCs w:val="21"/>
        </w:rPr>
        <w:t>1.2</w:t>
      </w:r>
      <w:r>
        <w:rPr>
          <w:rFonts w:hint="eastAsia" w:ascii="宋体" w:hAnsi="宋体" w:eastAsia="宋体"/>
          <w:color w:val="auto"/>
          <w:sz w:val="21"/>
          <w:szCs w:val="21"/>
        </w:rPr>
        <w:t>*100%</w:t>
      </w:r>
      <w:r>
        <w:rPr>
          <w:rFonts w:ascii="宋体" w:hAnsi="宋体" w:eastAsia="宋体"/>
          <w:color w:val="auto"/>
          <w:sz w:val="21"/>
          <w:szCs w:val="21"/>
        </w:rPr>
        <w:t xml:space="preserve"> =</w:t>
      </w:r>
      <w:r>
        <w:rPr>
          <w:rFonts w:hint="eastAsia" w:ascii="宋体" w:hAnsi="宋体" w:eastAsia="宋体"/>
          <w:color w:val="auto"/>
          <w:sz w:val="21"/>
          <w:szCs w:val="21"/>
          <w:lang w:val="en-US" w:eastAsia="zh-CN"/>
        </w:rPr>
        <w:t>88</w:t>
      </w:r>
      <w:r>
        <w:rPr>
          <w:rFonts w:hint="eastAsia" w:ascii="宋体" w:hAnsi="宋体" w:eastAsia="宋体"/>
          <w:color w:val="auto"/>
          <w:sz w:val="21"/>
          <w:szCs w:val="21"/>
        </w:rPr>
        <w:t>.</w:t>
      </w:r>
      <w:r>
        <w:rPr>
          <w:rFonts w:hint="eastAsia" w:ascii="宋体" w:hAnsi="宋体" w:eastAsia="宋体"/>
          <w:color w:val="auto"/>
          <w:sz w:val="21"/>
          <w:szCs w:val="21"/>
          <w:lang w:val="en-US" w:eastAsia="zh-CN"/>
        </w:rPr>
        <w:t>8</w:t>
      </w:r>
      <w:r>
        <w:rPr>
          <w:rFonts w:hint="eastAsia" w:ascii="宋体" w:hAnsi="宋体" w:eastAsia="宋体"/>
          <w:color w:val="auto"/>
          <w:sz w:val="21"/>
          <w:szCs w:val="21"/>
        </w:rPr>
        <w:t>3%&lt;</w:t>
      </w:r>
      <w:r>
        <w:rPr>
          <w:rFonts w:ascii="宋体" w:hAnsi="宋体" w:eastAsia="宋体"/>
          <w:color w:val="auto"/>
          <w:sz w:val="21"/>
          <w:szCs w:val="21"/>
        </w:rPr>
        <w:t>1250%</w:t>
      </w:r>
      <w:r>
        <w:rPr>
          <w:rFonts w:hint="eastAsia" w:ascii="宋体" w:hAnsi="宋体" w:eastAsia="宋体"/>
          <w:color w:val="auto"/>
          <w:sz w:val="21"/>
          <w:szCs w:val="21"/>
        </w:rPr>
        <w:t>，因此无需调整</w:t>
      </w:r>
      <w:bookmarkEnd w:id="7"/>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lang w:val="en-US" w:eastAsia="zh-CN"/>
        </w:rPr>
        <w:t>Q</w:t>
      </w:r>
      <w:r>
        <w:rPr>
          <w:rFonts w:hint="eastAsia" w:ascii="宋体" w:hAnsi="宋体" w:eastAsia="宋体"/>
          <w:sz w:val="21"/>
          <w:szCs w:val="21"/>
        </w:rPr>
        <w:t xml:space="preserve"> </w:t>
      </w:r>
      <w:r>
        <w:rPr>
          <w:rFonts w:hint="eastAsia" w:ascii="宋体" w:hAnsi="宋体" w:eastAsia="宋体"/>
          <w:color w:val="auto"/>
          <w:sz w:val="21"/>
          <w:szCs w:val="21"/>
        </w:rPr>
        <w:t>调整后</w:t>
      </w:r>
      <w:r>
        <w:rPr>
          <w:rFonts w:ascii="宋体" w:hAnsi="宋体" w:eastAsia="宋体"/>
          <w:color w:val="auto"/>
          <w:sz w:val="21"/>
          <w:szCs w:val="21"/>
        </w:rPr>
        <w:t>风险加权资产</w:t>
      </w:r>
      <w:r>
        <w:rPr>
          <w:rFonts w:ascii="宋体" w:hAnsi="宋体"/>
          <w:szCs w:val="21"/>
        </w:rPr>
        <w:t>]=</w:t>
      </w:r>
      <w:r>
        <w:rPr>
          <w:rFonts w:hint="eastAsia" w:ascii="宋体" w:hAnsi="宋体" w:eastAsia="宋体"/>
          <w:color w:val="auto"/>
          <w:sz w:val="21"/>
          <w:szCs w:val="21"/>
        </w:rPr>
        <w:t>1</w:t>
      </w:r>
      <w:r>
        <w:rPr>
          <w:rFonts w:hint="eastAsia" w:ascii="宋体" w:hAnsi="宋体" w:eastAsia="宋体"/>
          <w:color w:val="auto"/>
          <w:sz w:val="21"/>
          <w:szCs w:val="21"/>
          <w:lang w:val="en-US" w:eastAsia="zh-CN"/>
        </w:rPr>
        <w:t>7</w:t>
      </w:r>
      <w:r>
        <w:rPr>
          <w:rFonts w:hint="eastAsia" w:ascii="宋体" w:hAnsi="宋体" w:eastAsia="宋体"/>
          <w:color w:val="auto"/>
          <w:sz w:val="21"/>
          <w:szCs w:val="21"/>
        </w:rPr>
        <w:t>.</w:t>
      </w:r>
      <w:r>
        <w:rPr>
          <w:rFonts w:hint="eastAsia" w:ascii="宋体" w:hAnsi="宋体" w:eastAsia="宋体"/>
          <w:color w:val="auto"/>
          <w:sz w:val="21"/>
          <w:szCs w:val="21"/>
          <w:lang w:val="en-US" w:eastAsia="zh-CN"/>
        </w:rPr>
        <w:t>7</w:t>
      </w:r>
      <w:r>
        <w:rPr>
          <w:rFonts w:hint="eastAsia" w:ascii="宋体" w:hAnsi="宋体" w:eastAsia="宋体"/>
          <w:color w:val="auto"/>
          <w:sz w:val="21"/>
          <w:szCs w:val="21"/>
        </w:rPr>
        <w:t>65亿</w:t>
      </w:r>
    </w:p>
    <w:p>
      <w:pPr>
        <w:pStyle w:val="6"/>
        <w:ind w:firstLine="420"/>
        <w:jc w:val="both"/>
        <w:rPr>
          <w:rFonts w:ascii="宋体" w:hAnsi="宋体" w:eastAsia="宋体"/>
          <w:color w:val="auto"/>
          <w:sz w:val="21"/>
          <w:szCs w:val="21"/>
        </w:rPr>
      </w:pPr>
    </w:p>
    <w:p>
      <w:pPr>
        <w:pStyle w:val="6"/>
        <w:ind w:left="420" w:firstLine="0" w:firstLineChars="0"/>
        <w:jc w:val="both"/>
        <w:rPr>
          <w:rFonts w:ascii="宋体" w:hAnsi="宋体" w:eastAsia="宋体"/>
          <w:color w:val="auto"/>
          <w:sz w:val="21"/>
          <w:szCs w:val="21"/>
        </w:rPr>
      </w:pPr>
      <w:r>
        <w:rPr>
          <w:rFonts w:ascii="宋体" w:hAnsi="宋体" w:eastAsia="宋体"/>
          <w:color w:val="auto"/>
          <w:sz w:val="21"/>
          <w:szCs w:val="21"/>
        </w:rPr>
        <w:t>2.</w:t>
      </w:r>
      <w:r>
        <w:rPr>
          <w:rFonts w:hint="eastAsia" w:ascii="宋体" w:hAnsi="宋体" w:eastAsia="宋体"/>
          <w:color w:val="auto"/>
          <w:sz w:val="21"/>
          <w:szCs w:val="21"/>
        </w:rPr>
        <w:t>授权基础法示例</w:t>
      </w:r>
    </w:p>
    <w:p>
      <w:pPr>
        <w:pStyle w:val="6"/>
        <w:widowControl w:val="0"/>
        <w:ind w:firstLine="420"/>
        <w:jc w:val="both"/>
        <w:rPr>
          <w:rFonts w:ascii="宋体" w:hAnsi="宋体" w:eastAsia="宋体"/>
          <w:color w:val="auto"/>
          <w:sz w:val="21"/>
          <w:szCs w:val="21"/>
        </w:rPr>
      </w:pPr>
      <w:r>
        <w:rPr>
          <w:rFonts w:hint="eastAsia" w:ascii="宋体" w:hAnsi="宋体" w:eastAsia="宋体"/>
          <w:color w:val="auto"/>
          <w:sz w:val="21"/>
          <w:szCs w:val="21"/>
        </w:rPr>
        <w:t>A银行持有B理财公司发行的非保本理财产品。计量时点，基金资产1</w:t>
      </w:r>
      <w:r>
        <w:rPr>
          <w:rFonts w:ascii="宋体" w:hAnsi="宋体" w:eastAsia="宋体"/>
          <w:color w:val="auto"/>
          <w:sz w:val="21"/>
          <w:szCs w:val="21"/>
        </w:rPr>
        <w:t>00</w:t>
      </w:r>
      <w:r>
        <w:rPr>
          <w:rFonts w:hint="eastAsia" w:ascii="宋体" w:hAnsi="宋体" w:eastAsia="宋体"/>
          <w:color w:val="auto"/>
          <w:sz w:val="21"/>
          <w:szCs w:val="21"/>
        </w:rPr>
        <w:t>亿元，净资产8</w:t>
      </w:r>
      <w:r>
        <w:rPr>
          <w:rFonts w:ascii="宋体" w:hAnsi="宋体" w:eastAsia="宋体"/>
          <w:color w:val="auto"/>
          <w:sz w:val="21"/>
          <w:szCs w:val="21"/>
        </w:rPr>
        <w:t>0</w:t>
      </w:r>
      <w:r>
        <w:rPr>
          <w:rFonts w:hint="eastAsia" w:ascii="宋体" w:hAnsi="宋体" w:eastAsia="宋体"/>
          <w:color w:val="auto"/>
          <w:sz w:val="21"/>
          <w:szCs w:val="21"/>
        </w:rPr>
        <w:t>亿元，杠杆率为1</w:t>
      </w:r>
      <w:r>
        <w:rPr>
          <w:rFonts w:ascii="宋体" w:hAnsi="宋体" w:eastAsia="宋体"/>
          <w:color w:val="auto"/>
          <w:sz w:val="21"/>
          <w:szCs w:val="21"/>
        </w:rPr>
        <w:t>.25</w:t>
      </w:r>
      <w:r>
        <w:rPr>
          <w:rFonts w:hint="eastAsia" w:ascii="宋体" w:hAnsi="宋体" w:eastAsia="宋体"/>
          <w:color w:val="auto"/>
          <w:sz w:val="21"/>
          <w:szCs w:val="21"/>
        </w:rPr>
        <w:t>，减值5000万（假设商业银行针对该支产品整体计提减值），银行持有份额占比为2</w:t>
      </w:r>
      <w:r>
        <w:rPr>
          <w:rFonts w:ascii="宋体" w:hAnsi="宋体" w:eastAsia="宋体"/>
          <w:color w:val="auto"/>
          <w:sz w:val="21"/>
          <w:szCs w:val="21"/>
        </w:rPr>
        <w:t>0%</w:t>
      </w:r>
      <w:r>
        <w:rPr>
          <w:rFonts w:hint="eastAsia" w:ascii="宋体" w:hAnsi="宋体" w:eastAsia="宋体"/>
          <w:color w:val="auto"/>
          <w:sz w:val="21"/>
          <w:szCs w:val="21"/>
        </w:rPr>
        <w:t>。根据披露的投资组合信息，该产品投资国债占比20-30%，企业债券占比70-80%。</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根据授权基础法，商业银行应按照风险权重由高到低的顺序，依次投资对应的资产至最高投资额度，且采用同类风险暴露最高的风险权重。假设</w:t>
      </w:r>
      <w:r>
        <w:rPr>
          <w:rFonts w:ascii="宋体" w:hAnsi="宋体" w:eastAsia="宋体"/>
          <w:color w:val="auto"/>
          <w:sz w:val="21"/>
          <w:szCs w:val="21"/>
        </w:rPr>
        <w:t>80</w:t>
      </w:r>
      <w:r>
        <w:rPr>
          <w:rFonts w:hint="eastAsia" w:ascii="宋体" w:hAnsi="宋体" w:eastAsia="宋体"/>
          <w:color w:val="auto"/>
          <w:sz w:val="21"/>
          <w:szCs w:val="21"/>
        </w:rPr>
        <w:t>%投向企业债券，权重1</w:t>
      </w:r>
      <w:r>
        <w:rPr>
          <w:rFonts w:ascii="宋体" w:hAnsi="宋体" w:eastAsia="宋体"/>
          <w:color w:val="auto"/>
          <w:sz w:val="21"/>
          <w:szCs w:val="21"/>
        </w:rPr>
        <w:t>0</w:t>
      </w:r>
      <w:r>
        <w:rPr>
          <w:rFonts w:hint="eastAsia" w:ascii="宋体" w:hAnsi="宋体" w:eastAsia="宋体"/>
          <w:color w:val="auto"/>
          <w:sz w:val="21"/>
          <w:szCs w:val="21"/>
        </w:rPr>
        <w:t>0%，其余2</w:t>
      </w:r>
      <w:r>
        <w:rPr>
          <w:rFonts w:ascii="宋体" w:hAnsi="宋体" w:eastAsia="宋体"/>
          <w:color w:val="auto"/>
          <w:sz w:val="21"/>
          <w:szCs w:val="21"/>
        </w:rPr>
        <w:t>0</w:t>
      </w:r>
      <w:r>
        <w:rPr>
          <w:rFonts w:hint="eastAsia" w:ascii="宋体" w:hAnsi="宋体" w:eastAsia="宋体"/>
          <w:color w:val="auto"/>
          <w:sz w:val="21"/>
          <w:szCs w:val="21"/>
        </w:rPr>
        <w:t>%元投向国债。</w:t>
      </w:r>
    </w:p>
    <w:p>
      <w:pPr>
        <w:pStyle w:val="6"/>
        <w:spacing w:line="360" w:lineRule="auto"/>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hint="eastAsia" w:ascii="宋体" w:hAnsi="宋体" w:eastAsia="宋体"/>
          <w:color w:val="auto"/>
          <w:sz w:val="21"/>
          <w:szCs w:val="21"/>
          <w:lang w:val="en-US" w:eastAsia="zh-CN"/>
        </w:rPr>
        <w:t>J</w:t>
      </w:r>
      <w:r>
        <w:rPr>
          <w:rFonts w:hint="eastAsia" w:ascii="宋体" w:hAnsi="宋体" w:eastAsia="宋体"/>
          <w:color w:val="auto"/>
          <w:sz w:val="21"/>
          <w:szCs w:val="21"/>
        </w:rPr>
        <w:t xml:space="preserve"> 风险暴露</w:t>
      </w:r>
      <w:r>
        <w:rPr>
          <w:rFonts w:ascii="宋体" w:hAnsi="宋体" w:eastAsia="宋体"/>
          <w:color w:val="auto"/>
          <w:sz w:val="21"/>
          <w:szCs w:val="21"/>
        </w:rPr>
        <w:t>]</w:t>
      </w:r>
      <w:r>
        <w:rPr>
          <w:rFonts w:hint="eastAsia" w:ascii="宋体" w:hAnsi="宋体" w:eastAsia="宋体"/>
          <w:color w:val="auto"/>
          <w:sz w:val="21"/>
          <w:szCs w:val="21"/>
        </w:rPr>
        <w:t>=（100-0.5）*20%</w:t>
      </w:r>
      <w:r>
        <w:rPr>
          <w:rFonts w:ascii="宋体" w:hAnsi="宋体" w:eastAsia="宋体"/>
          <w:color w:val="auto"/>
          <w:sz w:val="21"/>
          <w:szCs w:val="21"/>
        </w:rPr>
        <w:t>=</w:t>
      </w:r>
      <w:r>
        <w:rPr>
          <w:rFonts w:hint="eastAsia" w:ascii="宋体" w:hAnsi="宋体" w:eastAsia="宋体"/>
          <w:color w:val="auto"/>
          <w:sz w:val="21"/>
          <w:szCs w:val="21"/>
        </w:rPr>
        <w:t>19.9亿</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hint="eastAsia" w:ascii="宋体" w:hAnsi="宋体" w:eastAsia="宋体"/>
          <w:color w:val="auto"/>
          <w:sz w:val="21"/>
          <w:szCs w:val="21"/>
          <w:lang w:val="en-US" w:eastAsia="zh-CN"/>
        </w:rPr>
        <w:t>K</w:t>
      </w:r>
      <w:r>
        <w:rPr>
          <w:rFonts w:hint="eastAsia" w:ascii="宋体" w:hAnsi="宋体" w:eastAsia="宋体"/>
          <w:color w:val="auto"/>
          <w:sz w:val="21"/>
          <w:szCs w:val="21"/>
        </w:rPr>
        <w:t xml:space="preserve"> 风险加权资产</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80</w:t>
      </w:r>
      <w:r>
        <w:rPr>
          <w:rFonts w:hint="eastAsia" w:ascii="宋体" w:hAnsi="宋体" w:eastAsia="宋体"/>
          <w:color w:val="auto"/>
          <w:sz w:val="21"/>
          <w:szCs w:val="21"/>
        </w:rPr>
        <w:t>%*（100-0.5）</w:t>
      </w:r>
      <w:r>
        <w:rPr>
          <w:rFonts w:ascii="宋体" w:hAnsi="宋体" w:eastAsia="宋体"/>
          <w:color w:val="auto"/>
          <w:sz w:val="21"/>
          <w:szCs w:val="21"/>
        </w:rPr>
        <w:t>*100%</w:t>
      </w:r>
      <w:r>
        <w:rPr>
          <w:rFonts w:hint="eastAsia" w:ascii="宋体" w:hAnsi="宋体" w:eastAsia="宋体"/>
          <w:color w:val="auto"/>
          <w:sz w:val="21"/>
          <w:szCs w:val="21"/>
        </w:rPr>
        <w:t>+</w:t>
      </w:r>
      <w:r>
        <w:rPr>
          <w:rFonts w:ascii="宋体" w:hAnsi="宋体" w:eastAsia="宋体"/>
          <w:color w:val="auto"/>
          <w:sz w:val="21"/>
          <w:szCs w:val="21"/>
        </w:rPr>
        <w:t>20</w:t>
      </w:r>
      <w:r>
        <w:rPr>
          <w:rFonts w:hint="eastAsia" w:ascii="宋体" w:hAnsi="宋体" w:eastAsia="宋体"/>
          <w:color w:val="auto"/>
          <w:sz w:val="21"/>
          <w:szCs w:val="21"/>
        </w:rPr>
        <w:t>%*（100-0.5）</w:t>
      </w:r>
      <w:r>
        <w:rPr>
          <w:rFonts w:ascii="宋体" w:hAnsi="宋体" w:eastAsia="宋体"/>
          <w:color w:val="auto"/>
          <w:sz w:val="21"/>
          <w:szCs w:val="21"/>
        </w:rPr>
        <w:t>*0%</w:t>
      </w:r>
      <w:r>
        <w:rPr>
          <w:rFonts w:hint="eastAsia" w:ascii="宋体" w:hAnsi="宋体" w:eastAsia="宋体"/>
          <w:color w:val="auto"/>
          <w:sz w:val="21"/>
          <w:szCs w:val="21"/>
        </w:rPr>
        <w:t>)*20%</w:t>
      </w:r>
      <w:r>
        <w:rPr>
          <w:rFonts w:ascii="宋体" w:hAnsi="宋体" w:eastAsia="宋体"/>
          <w:color w:val="auto"/>
          <w:sz w:val="21"/>
          <w:szCs w:val="21"/>
        </w:rPr>
        <w:t>=</w:t>
      </w:r>
      <w:r>
        <w:rPr>
          <w:rFonts w:hint="eastAsia" w:ascii="宋体" w:hAnsi="宋体" w:eastAsia="宋体"/>
          <w:color w:val="auto"/>
          <w:sz w:val="21"/>
          <w:szCs w:val="21"/>
        </w:rPr>
        <w:t>15.92亿</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hint="eastAsia" w:ascii="宋体" w:hAnsi="宋体" w:eastAsia="宋体"/>
          <w:color w:val="auto"/>
          <w:sz w:val="21"/>
          <w:szCs w:val="21"/>
          <w:lang w:val="en-US" w:eastAsia="zh-CN"/>
        </w:rPr>
        <w:t>N</w:t>
      </w:r>
      <w:r>
        <w:rPr>
          <w:rFonts w:hint="eastAsia" w:ascii="宋体" w:hAnsi="宋体" w:eastAsia="宋体"/>
          <w:color w:val="auto"/>
          <w:sz w:val="21"/>
          <w:szCs w:val="21"/>
        </w:rPr>
        <w:t xml:space="preserve"> 交易对手信用风险加权资产</w:t>
      </w:r>
      <w:r>
        <w:rPr>
          <w:rFonts w:ascii="宋体" w:hAnsi="宋体" w:eastAsia="宋体"/>
          <w:color w:val="auto"/>
          <w:sz w:val="21"/>
          <w:szCs w:val="21"/>
        </w:rPr>
        <w:t>]</w:t>
      </w:r>
      <w:r>
        <w:rPr>
          <w:rFonts w:hint="eastAsia" w:ascii="宋体" w:hAnsi="宋体" w:eastAsia="宋体"/>
          <w:color w:val="auto"/>
          <w:sz w:val="21"/>
          <w:szCs w:val="21"/>
        </w:rPr>
        <w:t>、[</w:t>
      </w:r>
      <w:r>
        <w:rPr>
          <w:rFonts w:hint="eastAsia" w:ascii="宋体" w:hAnsi="宋体" w:eastAsia="宋体"/>
          <w:color w:val="auto"/>
          <w:sz w:val="21"/>
          <w:szCs w:val="21"/>
          <w:lang w:val="en-US" w:eastAsia="zh-CN"/>
        </w:rPr>
        <w:t>O</w:t>
      </w:r>
      <w:r>
        <w:rPr>
          <w:rFonts w:ascii="宋体" w:hAnsi="宋体" w:eastAsia="宋体"/>
          <w:color w:val="auto"/>
          <w:sz w:val="21"/>
          <w:szCs w:val="21"/>
        </w:rPr>
        <w:t xml:space="preserve"> </w:t>
      </w:r>
      <w:r>
        <w:rPr>
          <w:rFonts w:hint="eastAsia" w:ascii="宋体" w:hAnsi="宋体" w:eastAsia="宋体"/>
          <w:color w:val="auto"/>
          <w:sz w:val="21"/>
          <w:szCs w:val="21"/>
        </w:rPr>
        <w:t>信用估值调整风险加权资产</w:t>
      </w:r>
      <w:r>
        <w:rPr>
          <w:rFonts w:ascii="宋体" w:hAnsi="宋体" w:eastAsia="宋体"/>
          <w:color w:val="auto"/>
          <w:sz w:val="21"/>
          <w:szCs w:val="21"/>
        </w:rPr>
        <w:t xml:space="preserve">] </w:t>
      </w:r>
      <w:r>
        <w:rPr>
          <w:rFonts w:hint="eastAsia" w:ascii="宋体" w:hAnsi="宋体" w:eastAsia="宋体"/>
          <w:color w:val="auto"/>
          <w:sz w:val="21"/>
          <w:szCs w:val="21"/>
        </w:rPr>
        <w:t>=0</w:t>
      </w:r>
    </w:p>
    <w:p>
      <w:pPr>
        <w:pStyle w:val="6"/>
        <w:ind w:firstLine="420"/>
        <w:jc w:val="both"/>
        <w:rPr>
          <w:rFonts w:ascii="宋体" w:hAnsi="宋体" w:eastAsia="宋体"/>
          <w:color w:val="auto"/>
          <w:sz w:val="21"/>
          <w:szCs w:val="21"/>
        </w:rPr>
      </w:pPr>
      <w:r>
        <w:rPr>
          <w:rFonts w:hint="eastAsia" w:ascii="宋体" w:hAnsi="宋体" w:eastAsia="宋体"/>
          <w:color w:val="auto"/>
          <w:sz w:val="21"/>
          <w:szCs w:val="21"/>
        </w:rPr>
        <w:t>[</w:t>
      </w:r>
      <w:r>
        <w:rPr>
          <w:rFonts w:hint="eastAsia" w:ascii="宋体" w:hAnsi="宋体" w:eastAsia="宋体"/>
          <w:color w:val="auto"/>
          <w:sz w:val="21"/>
          <w:szCs w:val="21"/>
          <w:lang w:val="en-US" w:eastAsia="zh-CN"/>
        </w:rPr>
        <w:t>P</w:t>
      </w:r>
      <w:r>
        <w:rPr>
          <w:rFonts w:hint="eastAsia" w:ascii="宋体" w:hAnsi="宋体" w:eastAsia="宋体"/>
          <w:color w:val="auto"/>
          <w:sz w:val="21"/>
          <w:szCs w:val="21"/>
        </w:rPr>
        <w:t xml:space="preserve"> 调整前风险加权资产</w:t>
      </w:r>
      <w:r>
        <w:rPr>
          <w:rFonts w:ascii="宋体" w:hAnsi="宋体"/>
          <w:szCs w:val="21"/>
        </w:rPr>
        <w:t>]=</w:t>
      </w:r>
      <w:r>
        <w:rPr>
          <w:rFonts w:ascii="宋体" w:hAnsi="宋体" w:eastAsia="宋体"/>
          <w:color w:val="auto"/>
          <w:sz w:val="21"/>
          <w:szCs w:val="21"/>
        </w:rPr>
        <w:t>1</w:t>
      </w:r>
      <w:r>
        <w:rPr>
          <w:rFonts w:hint="eastAsia" w:ascii="宋体" w:hAnsi="宋体" w:eastAsia="宋体"/>
          <w:color w:val="auto"/>
          <w:sz w:val="21"/>
          <w:szCs w:val="21"/>
        </w:rPr>
        <w:t>5.92亿</w:t>
      </w:r>
    </w:p>
    <w:p>
      <w:pPr>
        <w:pStyle w:val="6"/>
        <w:ind w:firstLine="420"/>
        <w:jc w:val="both"/>
        <w:rPr>
          <w:rFonts w:ascii="宋体" w:hAnsi="宋体"/>
          <w:szCs w:val="21"/>
        </w:rPr>
      </w:pPr>
      <w:r>
        <w:rPr>
          <w:rFonts w:hint="eastAsia" w:ascii="宋体" w:hAnsi="宋体" w:eastAsia="宋体"/>
          <w:color w:val="auto"/>
          <w:sz w:val="21"/>
          <w:szCs w:val="21"/>
        </w:rPr>
        <w:t>该支产品的平均风险权重=（15.92</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100</w:t>
      </w:r>
      <w:r>
        <w:rPr>
          <w:rFonts w:hint="eastAsia" w:ascii="宋体" w:hAnsi="宋体" w:eastAsia="宋体"/>
          <w:color w:val="auto"/>
          <w:sz w:val="21"/>
          <w:szCs w:val="21"/>
        </w:rPr>
        <w:t>*20%)）*</w:t>
      </w:r>
      <w:r>
        <w:rPr>
          <w:rFonts w:ascii="宋体" w:hAnsi="宋体" w:eastAsia="宋体"/>
          <w:color w:val="auto"/>
          <w:sz w:val="21"/>
          <w:szCs w:val="21"/>
        </w:rPr>
        <w:t xml:space="preserve">1.25 </w:t>
      </w:r>
      <w:r>
        <w:rPr>
          <w:rFonts w:hint="eastAsia" w:ascii="宋体" w:hAnsi="宋体" w:eastAsia="宋体"/>
          <w:color w:val="auto"/>
          <w:sz w:val="21"/>
          <w:szCs w:val="21"/>
        </w:rPr>
        <w:t>*100%</w:t>
      </w:r>
      <w:r>
        <w:rPr>
          <w:rFonts w:ascii="宋体" w:hAnsi="宋体" w:eastAsia="宋体"/>
          <w:color w:val="auto"/>
          <w:sz w:val="21"/>
          <w:szCs w:val="21"/>
        </w:rPr>
        <w:t>=</w:t>
      </w:r>
      <w:r>
        <w:rPr>
          <w:rFonts w:hint="eastAsia" w:ascii="宋体" w:hAnsi="宋体" w:eastAsia="宋体"/>
          <w:color w:val="auto"/>
          <w:sz w:val="21"/>
          <w:szCs w:val="21"/>
        </w:rPr>
        <w:t>99.50%&lt;</w:t>
      </w:r>
      <w:r>
        <w:rPr>
          <w:rFonts w:ascii="宋体" w:hAnsi="宋体" w:eastAsia="宋体"/>
          <w:color w:val="auto"/>
          <w:sz w:val="21"/>
          <w:szCs w:val="21"/>
        </w:rPr>
        <w:t>1250%</w:t>
      </w:r>
      <w:r>
        <w:rPr>
          <w:rFonts w:hint="eastAsia" w:ascii="宋体" w:hAnsi="宋体" w:eastAsia="宋体"/>
          <w:color w:val="auto"/>
          <w:sz w:val="21"/>
          <w:szCs w:val="21"/>
        </w:rPr>
        <w:t>，因此无需调整，[</w:t>
      </w:r>
      <w:r>
        <w:rPr>
          <w:rFonts w:hint="eastAsia" w:ascii="宋体" w:hAnsi="宋体" w:eastAsia="宋体"/>
          <w:color w:val="auto"/>
          <w:sz w:val="21"/>
          <w:szCs w:val="21"/>
          <w:lang w:val="en-US" w:eastAsia="zh-CN"/>
        </w:rPr>
        <w:t>Q</w:t>
      </w:r>
      <w:r>
        <w:rPr>
          <w:rFonts w:hint="eastAsia" w:ascii="宋体" w:hAnsi="宋体" w:eastAsia="宋体"/>
          <w:color w:val="auto"/>
          <w:sz w:val="21"/>
          <w:szCs w:val="21"/>
        </w:rPr>
        <w:t xml:space="preserve"> 调整后风险加权资产</w:t>
      </w:r>
      <w:r>
        <w:rPr>
          <w:rFonts w:ascii="宋体" w:hAnsi="宋体"/>
          <w:szCs w:val="21"/>
        </w:rPr>
        <w:t>]=</w:t>
      </w:r>
      <w:r>
        <w:rPr>
          <w:rFonts w:ascii="宋体" w:hAnsi="宋体" w:eastAsia="宋体"/>
          <w:color w:val="auto"/>
          <w:sz w:val="21"/>
          <w:szCs w:val="21"/>
        </w:rPr>
        <w:t>1</w:t>
      </w:r>
      <w:r>
        <w:rPr>
          <w:rFonts w:hint="eastAsia" w:ascii="宋体" w:hAnsi="宋体" w:eastAsia="宋体"/>
          <w:color w:val="auto"/>
          <w:sz w:val="21"/>
          <w:szCs w:val="21"/>
        </w:rPr>
        <w:t>5.92亿</w:t>
      </w:r>
    </w:p>
    <w:p>
      <w:pPr>
        <w:pStyle w:val="6"/>
        <w:ind w:firstLine="0" w:firstLineChars="0"/>
        <w:jc w:val="both"/>
        <w:rPr>
          <w:rFonts w:ascii="宋体" w:hAnsi="宋体" w:eastAsia="宋体"/>
          <w:b/>
          <w:bCs/>
          <w:color w:val="auto"/>
          <w:sz w:val="21"/>
          <w:szCs w:val="21"/>
        </w:rPr>
      </w:pPr>
      <w:bookmarkStart w:id="8" w:name="_Hlk111650185"/>
      <w:r>
        <w:rPr>
          <w:rFonts w:hint="eastAsia" w:ascii="宋体" w:hAnsi="宋体" w:eastAsia="宋体"/>
          <w:b/>
          <w:bCs/>
          <w:color w:val="auto"/>
          <w:sz w:val="21"/>
          <w:szCs w:val="21"/>
        </w:rPr>
        <w:t>第五部分：其他说明</w:t>
      </w:r>
    </w:p>
    <w:p>
      <w:pPr>
        <w:spacing w:line="440" w:lineRule="exact"/>
        <w:ind w:firstLine="420" w:firstLineChars="200"/>
        <w:rPr>
          <w:bCs/>
          <w:color w:val="000000"/>
          <w:szCs w:val="21"/>
        </w:rPr>
      </w:pPr>
      <w:r>
        <w:rPr>
          <w:rFonts w:hint="eastAsia"/>
          <w:bCs/>
          <w:color w:val="000000"/>
          <w:szCs w:val="21"/>
        </w:rPr>
        <w:t>1.对于</w:t>
      </w:r>
      <w:r>
        <w:rPr>
          <w:rFonts w:hint="eastAsia" w:ascii="宋体" w:hAnsi="宋体"/>
          <w:color w:val="000000"/>
          <w:szCs w:val="21"/>
        </w:rPr>
        <w:t>填报机构持有的公募基金，未能穿透部分为商业银行风险暴露的，可统一适用40%的风险权重，并填在授权基础法部分。</w:t>
      </w:r>
    </w:p>
    <w:p>
      <w:pPr>
        <w:spacing w:line="440" w:lineRule="exact"/>
        <w:ind w:firstLine="420" w:firstLineChars="200"/>
        <w:rPr>
          <w:rFonts w:ascii="宋体" w:hAnsi="宋体"/>
          <w:color w:val="000000"/>
          <w:szCs w:val="21"/>
        </w:rPr>
      </w:pPr>
      <w:r>
        <w:rPr>
          <w:bCs/>
          <w:color w:val="000000"/>
          <w:szCs w:val="21"/>
        </w:rPr>
        <w:t>2</w:t>
      </w:r>
      <w:r>
        <w:rPr>
          <w:rFonts w:hint="eastAsia"/>
          <w:bCs/>
          <w:color w:val="000000"/>
          <w:szCs w:val="21"/>
        </w:rPr>
        <w:t>.</w:t>
      </w:r>
      <w:r>
        <w:rPr>
          <w:rFonts w:hint="eastAsia" w:ascii="宋体" w:hAnsi="宋体"/>
          <w:color w:val="000000"/>
          <w:szCs w:val="21"/>
        </w:rPr>
        <w:t>填报机构由于开展现金管理类理财产品快速赎回业务的垫支服务而产生的资产管理</w:t>
      </w:r>
      <w:r>
        <w:rPr>
          <w:rFonts w:hint="eastAsia" w:ascii="宋体" w:hAnsi="宋体"/>
          <w:color w:val="000000"/>
          <w:szCs w:val="21"/>
          <w:lang w:val="en-US" w:eastAsia="zh-CN"/>
        </w:rPr>
        <w:t>产品</w:t>
      </w:r>
      <w:r>
        <w:rPr>
          <w:rFonts w:hint="eastAsia" w:ascii="宋体" w:hAnsi="宋体"/>
          <w:color w:val="000000"/>
          <w:szCs w:val="21"/>
        </w:rPr>
        <w:t>风险暴露，在垫支期间</w:t>
      </w:r>
      <w:r>
        <w:rPr>
          <w:rFonts w:hint="eastAsia" w:ascii="宋体" w:hAnsi="宋体"/>
          <w:color w:val="000000"/>
          <w:szCs w:val="21"/>
          <w:lang w:eastAsia="zh-CN"/>
        </w:rPr>
        <w:t>，</w:t>
      </w:r>
      <w:r>
        <w:rPr>
          <w:rFonts w:hint="eastAsia" w:ascii="宋体" w:hAnsi="宋体"/>
          <w:color w:val="000000"/>
          <w:szCs w:val="21"/>
          <w:lang w:val="en-US" w:eastAsia="zh-CN"/>
        </w:rPr>
        <w:t>可按照实际垫支金额并乘以</w:t>
      </w:r>
      <w:r>
        <w:rPr>
          <w:rFonts w:hint="eastAsia" w:ascii="宋体" w:hAnsi="宋体"/>
          <w:color w:val="000000"/>
          <w:szCs w:val="21"/>
        </w:rPr>
        <w:t>100%的风险权重</w:t>
      </w:r>
      <w:r>
        <w:rPr>
          <w:rFonts w:hint="eastAsia" w:ascii="宋体" w:hAnsi="宋体"/>
          <w:color w:val="000000"/>
          <w:szCs w:val="21"/>
          <w:lang w:val="en-US" w:eastAsia="zh-CN"/>
        </w:rPr>
        <w:t>确定风险加权资产。相关内容应</w:t>
      </w:r>
      <w:r>
        <w:rPr>
          <w:rFonts w:hint="eastAsia" w:ascii="宋体" w:hAnsi="宋体"/>
          <w:color w:val="000000"/>
          <w:szCs w:val="21"/>
        </w:rPr>
        <w:t>填在授权基础法部分。</w:t>
      </w:r>
    </w:p>
    <w:p>
      <w:pPr>
        <w:spacing w:line="440" w:lineRule="exact"/>
        <w:ind w:firstLine="420" w:firstLineChars="200"/>
        <w:rPr>
          <w:rFonts w:ascii="宋体" w:hAnsi="宋体"/>
          <w:szCs w:val="21"/>
        </w:rPr>
      </w:pPr>
      <w:r>
        <w:rPr>
          <w:rFonts w:hint="eastAsia" w:ascii="宋体" w:hAnsi="宋体"/>
          <w:color w:val="000000"/>
          <w:szCs w:val="21"/>
        </w:rPr>
        <w:t>3.填报机构持有的</w:t>
      </w:r>
      <w:bookmarkEnd w:id="8"/>
      <w:r>
        <w:rPr>
          <w:rFonts w:hint="eastAsia" w:ascii="宋体" w:hAnsi="宋体"/>
          <w:szCs w:val="21"/>
        </w:rPr>
        <w:t>公开募集基础设施证券投资基金按照资产管理产品处理。</w:t>
      </w:r>
    </w:p>
    <w:p>
      <w:pPr>
        <w:spacing w:line="440" w:lineRule="exact"/>
        <w:ind w:firstLine="420" w:firstLineChars="200"/>
        <w:rPr>
          <w:rFonts w:ascii="宋体" w:hAnsi="宋体"/>
          <w:szCs w:val="21"/>
        </w:rPr>
      </w:pPr>
      <w:r>
        <w:rPr>
          <w:rFonts w:hint="eastAsia" w:ascii="宋体" w:hAnsi="宋体"/>
          <w:szCs w:val="21"/>
        </w:rPr>
        <w:t>4.填报机构持有的分级资产管理产品中的劣后级适用1250%的权重。</w:t>
      </w:r>
    </w:p>
    <w:p>
      <w:pPr>
        <w:pStyle w:val="6"/>
        <w:ind w:firstLine="0" w:firstLineChars="0"/>
        <w:jc w:val="both"/>
        <w:rPr>
          <w:rFonts w:ascii="宋体" w:hAnsi="宋体" w:eastAsia="宋体"/>
          <w:b/>
          <w:bCs/>
          <w:color w:val="auto"/>
          <w:sz w:val="21"/>
          <w:szCs w:val="21"/>
        </w:rPr>
      </w:pPr>
      <w:r>
        <w:rPr>
          <w:rFonts w:ascii="宋体" w:hAnsi="宋体" w:eastAsia="宋体"/>
          <w:b/>
          <w:bCs/>
          <w:color w:val="auto"/>
          <w:sz w:val="21"/>
          <w:szCs w:val="21"/>
        </w:rPr>
        <w:t>第</w:t>
      </w:r>
      <w:r>
        <w:rPr>
          <w:rFonts w:hint="eastAsia" w:ascii="宋体" w:hAnsi="宋体" w:eastAsia="宋体"/>
          <w:b/>
          <w:bCs/>
          <w:color w:val="auto"/>
          <w:sz w:val="21"/>
          <w:szCs w:val="21"/>
        </w:rPr>
        <w:t>六</w:t>
      </w:r>
      <w:r>
        <w:rPr>
          <w:rFonts w:ascii="宋体" w:hAnsi="宋体" w:eastAsia="宋体"/>
          <w:b/>
          <w:bCs/>
          <w:color w:val="auto"/>
          <w:sz w:val="21"/>
          <w:szCs w:val="21"/>
        </w:rPr>
        <w:t>部分：核对关系</w:t>
      </w:r>
    </w:p>
    <w:p>
      <w:pPr>
        <w:pStyle w:val="6"/>
        <w:ind w:firstLine="422"/>
        <w:jc w:val="both"/>
        <w:outlineLvl w:val="1"/>
        <w:rPr>
          <w:rFonts w:ascii="宋体" w:hAnsi="宋体" w:eastAsia="宋体"/>
          <w:b/>
          <w:bCs/>
          <w:color w:val="auto"/>
          <w:sz w:val="21"/>
          <w:szCs w:val="21"/>
        </w:rPr>
      </w:pPr>
      <w:r>
        <w:rPr>
          <w:rFonts w:ascii="宋体" w:hAnsi="宋体" w:eastAsia="宋体"/>
          <w:b/>
          <w:bCs/>
          <w:color w:val="auto"/>
          <w:sz w:val="21"/>
          <w:szCs w:val="21"/>
        </w:rPr>
        <w:t>1.表内核对关系</w:t>
      </w:r>
    </w:p>
    <w:p>
      <w:pPr>
        <w:pStyle w:val="6"/>
        <w:ind w:firstLine="420"/>
        <w:jc w:val="both"/>
        <w:outlineLvl w:val="1"/>
        <w:rPr>
          <w:rFonts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rPr>
        <w:t>1</w:t>
      </w:r>
      <w:r>
        <w:rPr>
          <w:rFonts w:ascii="宋体" w:hAnsi="宋体" w:eastAsia="宋体"/>
          <w:color w:val="auto"/>
          <w:sz w:val="21"/>
          <w:szCs w:val="21"/>
          <w:lang w:val="pt-BR"/>
        </w:rPr>
        <w:t>]=[1.1]+[1.2]+[1.3]+[1.4]+[1.5]+[1.6]+[1.7]</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[1.1]=[1.1.1]+[1.1.2]+[1.1.3]</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rPr>
      </w:pPr>
      <w:r>
        <w:rPr>
          <w:rFonts w:ascii="宋体" w:hAnsi="宋体" w:eastAsia="宋体"/>
          <w:color w:val="auto"/>
          <w:sz w:val="21"/>
          <w:szCs w:val="21"/>
          <w:lang w:val="pt-BR"/>
        </w:rPr>
        <w:t>[1.1</w:t>
      </w:r>
      <w:r>
        <w:rPr>
          <w:rFonts w:hint="eastAsia" w:ascii="宋体" w:hAnsi="宋体" w:eastAsia="宋体"/>
          <w:color w:val="auto"/>
          <w:sz w:val="21"/>
          <w:szCs w:val="21"/>
        </w:rPr>
        <w:t>.1</w:t>
      </w:r>
      <w:r>
        <w:rPr>
          <w:rFonts w:ascii="宋体" w:hAnsi="宋体" w:eastAsia="宋体"/>
          <w:color w:val="auto"/>
          <w:sz w:val="21"/>
          <w:szCs w:val="21"/>
          <w:lang w:val="pt-BR"/>
        </w:rPr>
        <w:t>]=[1.1.1</w:t>
      </w:r>
      <w:r>
        <w:rPr>
          <w:rFonts w:hint="eastAsia" w:ascii="宋体" w:hAnsi="宋体" w:eastAsia="宋体"/>
          <w:color w:val="auto"/>
          <w:sz w:val="21"/>
          <w:szCs w:val="21"/>
        </w:rPr>
        <w:t>.1</w:t>
      </w:r>
      <w:r>
        <w:rPr>
          <w:rFonts w:ascii="宋体" w:hAnsi="宋体" w:eastAsia="宋体"/>
          <w:color w:val="auto"/>
          <w:sz w:val="21"/>
          <w:szCs w:val="21"/>
          <w:lang w:val="pt-BR"/>
        </w:rPr>
        <w:t>]+[1.1.</w:t>
      </w:r>
      <w:r>
        <w:rPr>
          <w:rFonts w:hint="eastAsia" w:ascii="宋体" w:hAnsi="宋体" w:eastAsia="宋体"/>
          <w:color w:val="auto"/>
          <w:sz w:val="21"/>
          <w:szCs w:val="21"/>
        </w:rPr>
        <w:t>1.</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[1.1.</w:t>
      </w:r>
      <w:r>
        <w:rPr>
          <w:rFonts w:hint="eastAsia" w:ascii="宋体" w:hAnsi="宋体" w:eastAsia="宋体"/>
          <w:color w:val="auto"/>
          <w:sz w:val="21"/>
          <w:szCs w:val="21"/>
        </w:rPr>
        <w:t>1.N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[1.1</w:t>
      </w:r>
      <w:r>
        <w:rPr>
          <w:rFonts w:hint="eastAsia" w:ascii="宋体" w:hAnsi="宋体" w:eastAsia="宋体"/>
          <w:color w:val="auto"/>
          <w:sz w:val="21"/>
          <w:szCs w:val="21"/>
        </w:rPr>
        <w:t>.2</w:t>
      </w:r>
      <w:r>
        <w:rPr>
          <w:rFonts w:ascii="宋体" w:hAnsi="宋体" w:eastAsia="宋体"/>
          <w:color w:val="auto"/>
          <w:sz w:val="21"/>
          <w:szCs w:val="21"/>
          <w:lang w:val="pt-BR"/>
        </w:rPr>
        <w:t>]=[1.1.</w:t>
      </w:r>
      <w:r>
        <w:rPr>
          <w:rFonts w:hint="eastAsia" w:ascii="宋体" w:hAnsi="宋体" w:eastAsia="宋体"/>
          <w:color w:val="auto"/>
          <w:sz w:val="21"/>
          <w:szCs w:val="21"/>
        </w:rPr>
        <w:t>2.1</w:t>
      </w:r>
      <w:r>
        <w:rPr>
          <w:rFonts w:ascii="宋体" w:hAnsi="宋体" w:eastAsia="宋体"/>
          <w:color w:val="auto"/>
          <w:sz w:val="21"/>
          <w:szCs w:val="21"/>
          <w:lang w:val="pt-BR"/>
        </w:rPr>
        <w:t>]+[1.1.</w:t>
      </w:r>
      <w:r>
        <w:rPr>
          <w:rFonts w:hint="eastAsia" w:ascii="宋体" w:hAnsi="宋体" w:eastAsia="宋体"/>
          <w:color w:val="auto"/>
          <w:sz w:val="21"/>
          <w:szCs w:val="21"/>
        </w:rPr>
        <w:t>2.</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[1.1.</w:t>
      </w:r>
      <w:r>
        <w:rPr>
          <w:rFonts w:hint="eastAsia" w:ascii="宋体" w:hAnsi="宋体" w:eastAsia="宋体"/>
          <w:color w:val="auto"/>
          <w:sz w:val="21"/>
          <w:szCs w:val="21"/>
        </w:rPr>
        <w:t>2.N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[1.1</w:t>
      </w:r>
      <w:r>
        <w:rPr>
          <w:rFonts w:hint="eastAsia" w:ascii="宋体" w:hAnsi="宋体" w:eastAsia="宋体"/>
          <w:color w:val="auto"/>
          <w:sz w:val="21"/>
          <w:szCs w:val="21"/>
        </w:rPr>
        <w:t>.3</w:t>
      </w:r>
      <w:r>
        <w:rPr>
          <w:rFonts w:ascii="宋体" w:hAnsi="宋体" w:eastAsia="宋体"/>
          <w:color w:val="auto"/>
          <w:sz w:val="21"/>
          <w:szCs w:val="21"/>
          <w:lang w:val="pt-BR"/>
        </w:rPr>
        <w:t>]=[1.1.</w:t>
      </w:r>
      <w:r>
        <w:rPr>
          <w:rFonts w:hint="eastAsia" w:ascii="宋体" w:hAnsi="宋体" w:eastAsia="宋体"/>
          <w:color w:val="auto"/>
          <w:sz w:val="21"/>
          <w:szCs w:val="21"/>
        </w:rPr>
        <w:t>3.1</w:t>
      </w:r>
      <w:r>
        <w:rPr>
          <w:rFonts w:ascii="宋体" w:hAnsi="宋体" w:eastAsia="宋体"/>
          <w:color w:val="auto"/>
          <w:sz w:val="21"/>
          <w:szCs w:val="21"/>
          <w:lang w:val="pt-BR"/>
        </w:rPr>
        <w:t>]+[1.1.</w:t>
      </w:r>
      <w:r>
        <w:rPr>
          <w:rFonts w:hint="eastAsia" w:ascii="宋体" w:hAnsi="宋体" w:eastAsia="宋体"/>
          <w:color w:val="auto"/>
          <w:sz w:val="21"/>
          <w:szCs w:val="21"/>
        </w:rPr>
        <w:t>3.</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[1.1.</w:t>
      </w:r>
      <w:r>
        <w:rPr>
          <w:rFonts w:hint="eastAsia" w:ascii="宋体" w:hAnsi="宋体" w:eastAsia="宋体"/>
          <w:color w:val="auto"/>
          <w:sz w:val="21"/>
          <w:szCs w:val="21"/>
        </w:rPr>
        <w:t>3.N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1.2.</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1.2.</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[1.</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w:t>
      </w:r>
      <w:r>
        <w:rPr>
          <w:rFonts w:hint="eastAsia" w:ascii="宋体" w:hAnsi="宋体" w:eastAsia="宋体"/>
          <w:color w:val="auto"/>
          <w:sz w:val="21"/>
          <w:szCs w:val="21"/>
          <w:lang w:val="en-US" w:eastAsia="zh-CN"/>
        </w:rPr>
        <w:t>3</w:t>
      </w:r>
      <w:r>
        <w:rPr>
          <w:rFonts w:hint="eastAsia" w:ascii="宋体" w:hAnsi="宋体" w:eastAsia="宋体"/>
          <w:color w:val="auto"/>
          <w:sz w:val="21"/>
          <w:szCs w:val="21"/>
          <w:lang w:val="pt-BR" w:eastAsia="zh-CN"/>
        </w:rPr>
        <w:t>.</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w:t>
      </w:r>
      <w:r>
        <w:rPr>
          <w:rFonts w:hint="eastAsia" w:ascii="宋体" w:hAnsi="宋体" w:eastAsia="宋体"/>
          <w:color w:val="auto"/>
          <w:sz w:val="21"/>
          <w:szCs w:val="21"/>
          <w:lang w:val="en-US" w:eastAsia="zh-CN"/>
        </w:rPr>
        <w:t>3</w:t>
      </w:r>
      <w:r>
        <w:rPr>
          <w:rFonts w:hint="eastAsia" w:ascii="宋体" w:hAnsi="宋体" w:eastAsia="宋体"/>
          <w:color w:val="auto"/>
          <w:sz w:val="21"/>
          <w:szCs w:val="21"/>
          <w:lang w:val="pt-BR" w:eastAsia="zh-CN"/>
        </w:rPr>
        <w:t>.</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pt-BR" w:eastAsia="zh-CN"/>
        </w:rPr>
        <w:t>1.4</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1.4.</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1.4.</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1.4</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pt-BR" w:eastAsia="zh-CN"/>
        </w:rPr>
        <w:t>1.5</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1.5.</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1.5.</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1.5</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pt-BR" w:eastAsia="zh-CN"/>
        </w:rPr>
        <w:t>1.6</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1.6.</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1.6.</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1.6</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lang w:val="pt-BR" w:eastAsia="zh-CN"/>
        </w:rPr>
        <w:t>1.7</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1.7.</w:t>
      </w:r>
      <w:r>
        <w:rPr>
          <w:rFonts w:ascii="宋体" w:hAnsi="宋体" w:eastAsia="宋体"/>
          <w:color w:val="auto"/>
          <w:sz w:val="21"/>
          <w:szCs w:val="21"/>
          <w:lang w:val="pt-BR"/>
        </w:rPr>
        <w:t>1]+[</w:t>
      </w:r>
      <w:r>
        <w:rPr>
          <w:rFonts w:hint="eastAsia" w:ascii="宋体" w:hAnsi="宋体" w:eastAsia="宋体"/>
          <w:color w:val="auto"/>
          <w:sz w:val="21"/>
          <w:szCs w:val="21"/>
          <w:lang w:val="pt-BR" w:eastAsia="zh-CN"/>
        </w:rPr>
        <w:t>1.7.</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pt-BR" w:eastAsia="zh-CN"/>
        </w:rPr>
        <w:t>1.7</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]=[2.1]+[2.2]+[2.3]+[2.4]+[2.5]+[2.6]+[2.7]</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[2.1]= [2.1.1]+[2.1.2]+[2.1.3]</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.1</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.1.1</w:t>
      </w:r>
      <w:r>
        <w:rPr>
          <w:rFonts w:hint="eastAsia" w:ascii="宋体" w:hAnsi="宋体" w:eastAsia="宋体"/>
          <w:color w:val="auto"/>
          <w:sz w:val="21"/>
          <w:szCs w:val="21"/>
        </w:rPr>
        <w:t>.1</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1.</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1.N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.2</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2.1</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2.</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2.N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.3</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3.1</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3.</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.1.</w:t>
      </w:r>
      <w:r>
        <w:rPr>
          <w:rFonts w:hint="eastAsia" w:ascii="宋体" w:hAnsi="宋体" w:eastAsia="宋体"/>
          <w:color w:val="auto"/>
          <w:sz w:val="21"/>
          <w:szCs w:val="21"/>
        </w:rPr>
        <w:t>3.N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.2.</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.2.</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w:t>
      </w:r>
      <w:r>
        <w:rPr>
          <w:rFonts w:hint="eastAsia" w:ascii="宋体" w:hAnsi="宋体" w:eastAsia="宋体"/>
          <w:color w:val="auto"/>
          <w:sz w:val="21"/>
          <w:szCs w:val="21"/>
          <w:lang w:val="en-US" w:eastAsia="zh-CN"/>
        </w:rPr>
        <w:t>3</w:t>
      </w:r>
      <w:r>
        <w:rPr>
          <w:rFonts w:hint="eastAsia" w:ascii="宋体" w:hAnsi="宋体" w:eastAsia="宋体"/>
          <w:color w:val="auto"/>
          <w:sz w:val="21"/>
          <w:szCs w:val="21"/>
          <w:lang w:val="pt-BR" w:eastAsia="zh-CN"/>
        </w:rPr>
        <w:t>.</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w:t>
      </w:r>
      <w:r>
        <w:rPr>
          <w:rFonts w:hint="eastAsia" w:ascii="宋体" w:hAnsi="宋体" w:eastAsia="宋体"/>
          <w:color w:val="auto"/>
          <w:sz w:val="21"/>
          <w:szCs w:val="21"/>
          <w:lang w:val="en-US" w:eastAsia="zh-CN"/>
        </w:rPr>
        <w:t>3</w:t>
      </w:r>
      <w:r>
        <w:rPr>
          <w:rFonts w:hint="eastAsia" w:ascii="宋体" w:hAnsi="宋体" w:eastAsia="宋体"/>
          <w:color w:val="auto"/>
          <w:sz w:val="21"/>
          <w:szCs w:val="21"/>
          <w:lang w:val="pt-BR" w:eastAsia="zh-CN"/>
        </w:rPr>
        <w:t>.</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3</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.4</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.4.</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.4.</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.4</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.5</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.5.</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.5.</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.5</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.6</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.6.</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.6.</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.6</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hint="eastAsia"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.7</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.7.</w:t>
      </w:r>
      <w:r>
        <w:rPr>
          <w:rFonts w:ascii="宋体" w:hAnsi="宋体" w:eastAsia="宋体"/>
          <w:color w:val="auto"/>
          <w:sz w:val="21"/>
          <w:szCs w:val="21"/>
          <w:lang w:val="pt-BR"/>
        </w:rPr>
        <w:t>1]+[</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.7.</w:t>
      </w:r>
      <w:r>
        <w:rPr>
          <w:rFonts w:ascii="宋体" w:hAnsi="宋体" w:eastAsia="宋体"/>
          <w:color w:val="auto"/>
          <w:sz w:val="21"/>
          <w:szCs w:val="21"/>
          <w:lang w:val="pt-BR"/>
        </w:rPr>
        <w:t>2]+</w:t>
      </w:r>
      <w:r>
        <w:rPr>
          <w:rFonts w:hint="eastAsia" w:ascii="宋体" w:hAnsi="宋体" w:eastAsia="宋体"/>
          <w:color w:val="auto"/>
          <w:sz w:val="21"/>
          <w:szCs w:val="21"/>
        </w:rPr>
        <w:t>...+</w:t>
      </w:r>
      <w:r>
        <w:rPr>
          <w:rFonts w:ascii="宋体" w:hAnsi="宋体" w:eastAsia="宋体"/>
          <w:color w:val="auto"/>
          <w:sz w:val="21"/>
          <w:szCs w:val="21"/>
          <w:lang w:val="pt-BR"/>
        </w:rPr>
        <w:t>[</w:t>
      </w:r>
      <w:r>
        <w:rPr>
          <w:rFonts w:hint="eastAsia" w:ascii="宋体" w:hAnsi="宋体" w:eastAsia="宋体"/>
          <w:color w:val="auto"/>
          <w:sz w:val="21"/>
          <w:szCs w:val="21"/>
          <w:lang w:val="en-US" w:eastAsia="zh-CN"/>
        </w:rPr>
        <w:t>2</w:t>
      </w:r>
      <w:r>
        <w:rPr>
          <w:rFonts w:hint="eastAsia" w:ascii="宋体" w:hAnsi="宋体" w:eastAsia="宋体"/>
          <w:color w:val="auto"/>
          <w:sz w:val="21"/>
          <w:szCs w:val="21"/>
          <w:lang w:val="pt-BR" w:eastAsia="zh-CN"/>
        </w:rPr>
        <w:t>.7</w:t>
      </w:r>
      <w:r>
        <w:rPr>
          <w:rFonts w:ascii="宋体" w:hAnsi="宋体" w:eastAsia="宋体"/>
          <w:color w:val="auto"/>
          <w:sz w:val="21"/>
          <w:szCs w:val="21"/>
          <w:lang w:val="pt-BR"/>
        </w:rPr>
        <w:t>.</w:t>
      </w:r>
      <w:r>
        <w:rPr>
          <w:rFonts w:hint="eastAsia" w:ascii="宋体" w:hAnsi="宋体" w:eastAsia="宋体"/>
          <w:color w:val="auto"/>
          <w:sz w:val="21"/>
          <w:szCs w:val="21"/>
        </w:rPr>
        <w:t>N</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0"/>
        <w:jc w:val="both"/>
        <w:outlineLvl w:val="1"/>
        <w:rPr>
          <w:rFonts w:ascii="宋体" w:hAnsi="宋体" w:eastAsia="宋体"/>
          <w:color w:val="auto"/>
          <w:sz w:val="21"/>
          <w:szCs w:val="21"/>
          <w:lang w:val="pt-BR"/>
        </w:rPr>
      </w:pPr>
      <w:r>
        <w:rPr>
          <w:rFonts w:ascii="宋体" w:hAnsi="宋体" w:eastAsia="宋体"/>
          <w:color w:val="auto"/>
          <w:sz w:val="21"/>
          <w:szCs w:val="21"/>
          <w:lang w:val="pt-BR"/>
        </w:rPr>
        <w:t>[</w:t>
      </w:r>
      <w:r>
        <w:rPr>
          <w:rFonts w:hint="eastAsia" w:ascii="宋体" w:hAnsi="宋体" w:eastAsia="宋体"/>
          <w:color w:val="auto"/>
          <w:sz w:val="21"/>
          <w:szCs w:val="21"/>
        </w:rPr>
        <w:t>3</w:t>
      </w:r>
      <w:r>
        <w:rPr>
          <w:rFonts w:ascii="宋体" w:hAnsi="宋体" w:eastAsia="宋体"/>
          <w:color w:val="auto"/>
          <w:sz w:val="21"/>
          <w:szCs w:val="21"/>
          <w:lang w:val="pt-BR"/>
        </w:rPr>
        <w:t>]=[</w:t>
      </w:r>
      <w:r>
        <w:rPr>
          <w:rFonts w:hint="eastAsia" w:ascii="宋体" w:hAnsi="宋体" w:eastAsia="宋体"/>
          <w:color w:val="auto"/>
          <w:sz w:val="21"/>
          <w:szCs w:val="21"/>
        </w:rPr>
        <w:t>1</w:t>
      </w:r>
      <w:r>
        <w:rPr>
          <w:rFonts w:ascii="宋体" w:hAnsi="宋体" w:eastAsia="宋体"/>
          <w:color w:val="auto"/>
          <w:sz w:val="21"/>
          <w:szCs w:val="21"/>
          <w:lang w:val="pt-BR"/>
        </w:rPr>
        <w:t>]+[</w:t>
      </w:r>
      <w:r>
        <w:rPr>
          <w:rFonts w:hint="eastAsia" w:ascii="宋体" w:hAnsi="宋体" w:eastAsia="宋体"/>
          <w:color w:val="auto"/>
          <w:sz w:val="21"/>
          <w:szCs w:val="21"/>
        </w:rPr>
        <w:t>2</w:t>
      </w:r>
      <w:r>
        <w:rPr>
          <w:rFonts w:ascii="宋体" w:hAnsi="宋体" w:eastAsia="宋体"/>
          <w:color w:val="auto"/>
          <w:sz w:val="21"/>
          <w:szCs w:val="21"/>
          <w:lang w:val="pt-BR"/>
        </w:rPr>
        <w:t>]</w:t>
      </w:r>
      <w:r>
        <w:rPr>
          <w:rFonts w:hint="eastAsia" w:ascii="宋体" w:hAnsi="宋体" w:eastAsia="宋体"/>
          <w:color w:val="auto"/>
          <w:sz w:val="21"/>
          <w:szCs w:val="21"/>
        </w:rPr>
        <w:t>(</w:t>
      </w:r>
      <w:r>
        <w:rPr>
          <w:rFonts w:ascii="宋体" w:hAnsi="宋体" w:eastAsia="宋体"/>
          <w:color w:val="auto"/>
          <w:sz w:val="21"/>
          <w:szCs w:val="21"/>
        </w:rPr>
        <w:t>本关系不覆盖</w:t>
      </w:r>
      <w:r>
        <w:rPr>
          <w:rFonts w:hint="eastAsia" w:ascii="宋体" w:hAnsi="宋体" w:eastAsia="宋体"/>
          <w:color w:val="auto"/>
          <w:sz w:val="21"/>
          <w:szCs w:val="21"/>
        </w:rPr>
        <w:t>C、D列)</w:t>
      </w:r>
    </w:p>
    <w:p>
      <w:pPr>
        <w:pStyle w:val="6"/>
        <w:ind w:firstLine="422"/>
        <w:jc w:val="both"/>
        <w:outlineLvl w:val="1"/>
        <w:rPr>
          <w:rFonts w:ascii="宋体" w:hAnsi="宋体" w:eastAsia="宋体"/>
          <w:b/>
          <w:bCs/>
          <w:color w:val="auto"/>
          <w:sz w:val="21"/>
          <w:szCs w:val="21"/>
        </w:rPr>
      </w:pPr>
      <w:r>
        <w:rPr>
          <w:rFonts w:ascii="宋体" w:hAnsi="宋体" w:eastAsia="宋体"/>
          <w:b/>
          <w:bCs/>
          <w:color w:val="auto"/>
          <w:sz w:val="21"/>
          <w:szCs w:val="21"/>
        </w:rPr>
        <w:t>2.表间核对关系</w:t>
      </w:r>
    </w:p>
    <w:p>
      <w:pPr>
        <w:spacing w:line="440" w:lineRule="exact"/>
        <w:ind w:firstLine="420" w:firstLineChars="200"/>
        <w:rPr>
          <w:rFonts w:ascii="宋体" w:hAnsi="宋体"/>
          <w:szCs w:val="21"/>
          <w:lang w:val="pt-BR"/>
        </w:rPr>
      </w:pPr>
      <w:r>
        <w:rPr>
          <w:rFonts w:hint="eastAsia" w:ascii="宋体" w:hAnsi="宋体"/>
          <w:szCs w:val="21"/>
        </w:rPr>
        <w:t>与</w:t>
      </w:r>
      <w:r>
        <w:rPr>
          <w:rFonts w:ascii="宋体" w:hAnsi="宋体"/>
          <w:szCs w:val="21"/>
          <w:lang w:val="pt-BR"/>
        </w:rPr>
        <w:t>G4B-5</w:t>
      </w:r>
      <w:r>
        <w:rPr>
          <w:rFonts w:hint="eastAsia" w:ascii="宋体" w:hAnsi="宋体"/>
          <w:szCs w:val="21"/>
        </w:rPr>
        <w:t>之间</w:t>
      </w:r>
      <w:r>
        <w:rPr>
          <w:rFonts w:hint="eastAsia" w:ascii="宋体" w:hAnsi="宋体"/>
          <w:szCs w:val="21"/>
          <w:lang w:val="pt-BR"/>
        </w:rPr>
        <w:t>：</w:t>
      </w:r>
    </w:p>
    <w:p>
      <w:pPr>
        <w:spacing w:line="440" w:lineRule="exact"/>
        <w:ind w:firstLine="420" w:firstLineChars="200"/>
        <w:rPr>
          <w:rFonts w:ascii="宋体" w:hAnsi="宋体"/>
          <w:szCs w:val="21"/>
          <w:highlight w:val="none"/>
          <w:lang w:val="pt-BR"/>
        </w:rPr>
      </w:pPr>
      <w:r>
        <w:rPr>
          <w:rFonts w:ascii="宋体" w:hAnsi="宋体"/>
          <w:szCs w:val="21"/>
          <w:highlight w:val="none"/>
          <w:lang w:val="pt-BR"/>
        </w:rPr>
        <w:t xml:space="preserve">G4B-5[1.A]= G4B-5(a)[1.E] </w:t>
      </w:r>
    </w:p>
    <w:p>
      <w:pPr>
        <w:spacing w:line="440" w:lineRule="exact"/>
        <w:ind w:firstLine="420" w:firstLineChars="200"/>
        <w:rPr>
          <w:rFonts w:ascii="宋体" w:hAnsi="宋体"/>
          <w:szCs w:val="21"/>
          <w:highlight w:val="none"/>
          <w:lang w:val="pt-BR"/>
        </w:rPr>
      </w:pPr>
      <w:r>
        <w:rPr>
          <w:rFonts w:ascii="宋体" w:hAnsi="宋体"/>
          <w:szCs w:val="21"/>
          <w:highlight w:val="none"/>
          <w:lang w:val="pt-BR"/>
        </w:rPr>
        <w:t xml:space="preserve">G4B-5[1.B]= G4B-5(a)[1.F] </w:t>
      </w:r>
    </w:p>
    <w:p>
      <w:pPr>
        <w:spacing w:line="440" w:lineRule="exact"/>
        <w:ind w:firstLine="420" w:firstLineChars="200"/>
        <w:rPr>
          <w:rFonts w:ascii="宋体" w:hAnsi="宋体"/>
          <w:szCs w:val="21"/>
          <w:highlight w:val="none"/>
          <w:lang w:val="pt-BR"/>
        </w:rPr>
      </w:pPr>
      <w:r>
        <w:rPr>
          <w:rFonts w:ascii="宋体" w:hAnsi="宋体"/>
          <w:szCs w:val="21"/>
          <w:highlight w:val="none"/>
          <w:lang w:val="pt-BR"/>
        </w:rPr>
        <w:t xml:space="preserve">G4B-5[1.C]= G4B-5(a)[1.G] </w:t>
      </w:r>
    </w:p>
    <w:p>
      <w:pPr>
        <w:spacing w:line="440" w:lineRule="exact"/>
        <w:ind w:firstLine="420" w:firstLineChars="200"/>
        <w:rPr>
          <w:rFonts w:ascii="宋体" w:hAnsi="宋体"/>
          <w:szCs w:val="21"/>
          <w:highlight w:val="none"/>
        </w:rPr>
      </w:pPr>
      <w:r>
        <w:rPr>
          <w:rFonts w:ascii="宋体" w:hAnsi="宋体"/>
          <w:szCs w:val="21"/>
          <w:highlight w:val="none"/>
        </w:rPr>
        <w:t xml:space="preserve">G4B-5[1.D]= G4B-5(a)[1.H] </w:t>
      </w:r>
    </w:p>
    <w:p>
      <w:pPr>
        <w:spacing w:line="440" w:lineRule="exact"/>
        <w:ind w:firstLine="420" w:firstLineChars="200"/>
        <w:rPr>
          <w:rFonts w:ascii="宋体" w:hAnsi="宋体"/>
          <w:szCs w:val="21"/>
          <w:highlight w:val="none"/>
        </w:rPr>
      </w:pPr>
      <w:r>
        <w:rPr>
          <w:rFonts w:ascii="宋体" w:hAnsi="宋体"/>
          <w:szCs w:val="21"/>
          <w:highlight w:val="none"/>
        </w:rPr>
        <w:t xml:space="preserve">G4B-5[1.E]= G4B-5(a)[1.I] </w:t>
      </w:r>
    </w:p>
    <w:p>
      <w:pPr>
        <w:spacing w:line="440" w:lineRule="exact"/>
        <w:ind w:firstLine="420" w:firstLineChars="200"/>
        <w:rPr>
          <w:rFonts w:ascii="宋体" w:hAnsi="宋体"/>
          <w:szCs w:val="21"/>
          <w:highlight w:val="none"/>
        </w:rPr>
      </w:pPr>
      <w:r>
        <w:rPr>
          <w:rFonts w:ascii="宋体" w:hAnsi="宋体"/>
          <w:szCs w:val="21"/>
          <w:highlight w:val="none"/>
        </w:rPr>
        <w:t xml:space="preserve">G4B-5[1.F]= G4B-5(a)[1.J] </w:t>
      </w:r>
    </w:p>
    <w:p>
      <w:pPr>
        <w:spacing w:line="440" w:lineRule="exact"/>
        <w:ind w:firstLine="420" w:firstLineChars="200"/>
        <w:rPr>
          <w:rFonts w:ascii="宋体" w:hAnsi="宋体"/>
          <w:szCs w:val="21"/>
          <w:highlight w:val="none"/>
        </w:rPr>
      </w:pPr>
      <w:r>
        <w:rPr>
          <w:rFonts w:ascii="宋体" w:hAnsi="宋体"/>
          <w:szCs w:val="21"/>
          <w:highlight w:val="none"/>
        </w:rPr>
        <w:t xml:space="preserve">G4B-5[1.G]= G4B-5(a)[1.K] </w:t>
      </w:r>
    </w:p>
    <w:p>
      <w:pPr>
        <w:spacing w:line="440" w:lineRule="exact"/>
        <w:ind w:firstLine="420" w:firstLineChars="200"/>
        <w:rPr>
          <w:rFonts w:ascii="宋体" w:hAnsi="宋体"/>
          <w:szCs w:val="21"/>
          <w:highlight w:val="none"/>
        </w:rPr>
      </w:pPr>
      <w:r>
        <w:rPr>
          <w:rFonts w:ascii="宋体" w:hAnsi="宋体"/>
          <w:szCs w:val="21"/>
          <w:highlight w:val="none"/>
        </w:rPr>
        <w:t xml:space="preserve">G4B-5[1.H]= G4B-5(a)[1.L] </w:t>
      </w:r>
    </w:p>
    <w:p>
      <w:pPr>
        <w:spacing w:line="440" w:lineRule="exact"/>
        <w:ind w:firstLine="420" w:firstLineChars="200"/>
        <w:rPr>
          <w:rFonts w:ascii="宋体" w:hAnsi="宋体"/>
          <w:szCs w:val="21"/>
          <w:highlight w:val="none"/>
        </w:rPr>
      </w:pPr>
      <w:r>
        <w:rPr>
          <w:rFonts w:ascii="宋体" w:hAnsi="宋体"/>
          <w:szCs w:val="21"/>
          <w:highlight w:val="none"/>
        </w:rPr>
        <w:t xml:space="preserve">G4B-5[1.I]= G4B-5(a)[1.M] </w:t>
      </w:r>
    </w:p>
    <w:p>
      <w:pPr>
        <w:spacing w:line="440" w:lineRule="exact"/>
        <w:ind w:firstLine="420" w:firstLineChars="200"/>
        <w:rPr>
          <w:rFonts w:ascii="宋体" w:hAnsi="宋体"/>
          <w:szCs w:val="21"/>
          <w:highlight w:val="none"/>
        </w:rPr>
      </w:pPr>
      <w:r>
        <w:rPr>
          <w:rFonts w:ascii="宋体" w:hAnsi="宋体"/>
          <w:szCs w:val="21"/>
          <w:highlight w:val="none"/>
        </w:rPr>
        <w:t xml:space="preserve">G4B-5[1.J]= G4B-5(a)[1.N] </w:t>
      </w:r>
    </w:p>
    <w:p>
      <w:pPr>
        <w:spacing w:line="440" w:lineRule="exact"/>
        <w:ind w:firstLine="420" w:firstLineChars="200"/>
        <w:rPr>
          <w:rFonts w:ascii="宋体" w:hAnsi="宋体"/>
          <w:szCs w:val="21"/>
          <w:highlight w:val="none"/>
        </w:rPr>
      </w:pPr>
      <w:r>
        <w:rPr>
          <w:rFonts w:ascii="宋体" w:hAnsi="宋体"/>
          <w:szCs w:val="21"/>
          <w:highlight w:val="none"/>
        </w:rPr>
        <w:t xml:space="preserve">G4B-5[1.K]= G4B-5(a)[1.O] </w:t>
      </w:r>
    </w:p>
    <w:p>
      <w:pPr>
        <w:spacing w:line="440" w:lineRule="exact"/>
        <w:ind w:firstLine="420" w:firstLineChars="200"/>
        <w:rPr>
          <w:rFonts w:ascii="宋体" w:hAnsi="宋体"/>
          <w:szCs w:val="21"/>
          <w:highlight w:val="none"/>
        </w:rPr>
      </w:pPr>
      <w:r>
        <w:rPr>
          <w:rFonts w:ascii="宋体" w:hAnsi="宋体"/>
          <w:szCs w:val="21"/>
          <w:highlight w:val="none"/>
        </w:rPr>
        <w:t>G4B-5[1.</w:t>
      </w:r>
      <w:r>
        <w:rPr>
          <w:rFonts w:hint="eastAsia" w:ascii="宋体" w:hAnsi="宋体"/>
          <w:szCs w:val="21"/>
          <w:highlight w:val="none"/>
          <w:lang w:val="en-US" w:eastAsia="zh-CN"/>
        </w:rPr>
        <w:t>L</w:t>
      </w:r>
      <w:r>
        <w:rPr>
          <w:rFonts w:ascii="宋体" w:hAnsi="宋体"/>
          <w:szCs w:val="21"/>
          <w:highlight w:val="none"/>
        </w:rPr>
        <w:t>]= G4B-5(a)[1.</w:t>
      </w:r>
      <w:r>
        <w:rPr>
          <w:rFonts w:hint="eastAsia" w:ascii="宋体" w:hAnsi="宋体"/>
          <w:szCs w:val="21"/>
          <w:highlight w:val="none"/>
          <w:lang w:val="en-US" w:eastAsia="zh-CN"/>
        </w:rPr>
        <w:t>P</w:t>
      </w:r>
      <w:r>
        <w:rPr>
          <w:rFonts w:ascii="宋体" w:hAnsi="宋体"/>
          <w:szCs w:val="21"/>
          <w:highlight w:val="none"/>
        </w:rPr>
        <w:t xml:space="preserve">] </w:t>
      </w:r>
    </w:p>
    <w:p>
      <w:pPr>
        <w:spacing w:line="440" w:lineRule="exact"/>
        <w:ind w:firstLine="420" w:firstLineChars="200"/>
        <w:rPr>
          <w:rFonts w:ascii="宋体" w:hAnsi="宋体"/>
          <w:szCs w:val="21"/>
          <w:highlight w:val="none"/>
        </w:rPr>
      </w:pPr>
      <w:r>
        <w:rPr>
          <w:rFonts w:ascii="宋体" w:hAnsi="宋体"/>
          <w:szCs w:val="21"/>
          <w:highlight w:val="none"/>
        </w:rPr>
        <w:t>G4B-5[1.</w:t>
      </w:r>
      <w:r>
        <w:rPr>
          <w:rFonts w:hint="eastAsia" w:ascii="宋体" w:hAnsi="宋体"/>
          <w:szCs w:val="21"/>
          <w:highlight w:val="none"/>
          <w:lang w:val="en-US" w:eastAsia="zh-CN"/>
        </w:rPr>
        <w:t>M</w:t>
      </w:r>
      <w:r>
        <w:rPr>
          <w:rFonts w:ascii="宋体" w:hAnsi="宋体"/>
          <w:szCs w:val="21"/>
          <w:highlight w:val="none"/>
        </w:rPr>
        <w:t>]= G4B-5(a)[1.</w:t>
      </w:r>
      <w:r>
        <w:rPr>
          <w:rFonts w:hint="eastAsia" w:ascii="宋体" w:hAnsi="宋体"/>
          <w:szCs w:val="21"/>
          <w:highlight w:val="none"/>
          <w:lang w:val="en-US" w:eastAsia="zh-CN"/>
        </w:rPr>
        <w:t>Q</w:t>
      </w:r>
      <w:r>
        <w:rPr>
          <w:rFonts w:ascii="宋体" w:hAnsi="宋体"/>
          <w:szCs w:val="21"/>
          <w:highlight w:val="none"/>
        </w:rPr>
        <w:t xml:space="preserve">] </w:t>
      </w:r>
    </w:p>
    <w:p>
      <w:pPr>
        <w:spacing w:line="440" w:lineRule="exact"/>
        <w:rPr>
          <w:rFonts w:ascii="宋体" w:hAnsi="宋体"/>
          <w:szCs w:val="21"/>
          <w:highlight w:val="none"/>
        </w:rPr>
      </w:pPr>
    </w:p>
    <w:p>
      <w:pPr>
        <w:spacing w:line="440" w:lineRule="exact"/>
        <w:ind w:firstLine="420" w:firstLineChars="200"/>
        <w:rPr>
          <w:rFonts w:ascii="宋体" w:hAnsi="宋体"/>
          <w:szCs w:val="21"/>
          <w:highlight w:val="none"/>
        </w:rPr>
      </w:pPr>
      <w:r>
        <w:rPr>
          <w:rFonts w:ascii="宋体" w:hAnsi="宋体"/>
          <w:szCs w:val="21"/>
          <w:highlight w:val="none"/>
        </w:rPr>
        <w:t xml:space="preserve">G4B-5[2.A]= G4B-5(a)[2.E] </w:t>
      </w:r>
    </w:p>
    <w:p>
      <w:pPr>
        <w:spacing w:line="440" w:lineRule="exact"/>
        <w:ind w:firstLine="420" w:firstLineChars="200"/>
        <w:rPr>
          <w:rFonts w:ascii="宋体" w:hAnsi="宋体"/>
          <w:szCs w:val="21"/>
          <w:highlight w:val="none"/>
        </w:rPr>
      </w:pPr>
      <w:r>
        <w:rPr>
          <w:rFonts w:ascii="宋体" w:hAnsi="宋体"/>
          <w:szCs w:val="21"/>
          <w:highlight w:val="none"/>
        </w:rPr>
        <w:t xml:space="preserve">G4B-5[2.B]= G4B-5(a)[2.F] </w:t>
      </w:r>
    </w:p>
    <w:p>
      <w:pPr>
        <w:spacing w:line="440" w:lineRule="exact"/>
        <w:ind w:firstLine="420" w:firstLineChars="200"/>
        <w:rPr>
          <w:rFonts w:ascii="宋体" w:hAnsi="宋体"/>
          <w:szCs w:val="21"/>
          <w:highlight w:val="none"/>
        </w:rPr>
      </w:pPr>
      <w:r>
        <w:rPr>
          <w:rFonts w:ascii="宋体" w:hAnsi="宋体"/>
          <w:szCs w:val="21"/>
          <w:highlight w:val="none"/>
        </w:rPr>
        <w:t xml:space="preserve">G4B-5[2.C]= G4B-5(a)[2.G] </w:t>
      </w:r>
    </w:p>
    <w:p>
      <w:pPr>
        <w:spacing w:line="440" w:lineRule="exact"/>
        <w:ind w:firstLine="420" w:firstLineChars="200"/>
        <w:rPr>
          <w:rFonts w:ascii="宋体" w:hAnsi="宋体"/>
          <w:szCs w:val="21"/>
          <w:highlight w:val="none"/>
        </w:rPr>
      </w:pPr>
      <w:r>
        <w:rPr>
          <w:rFonts w:ascii="宋体" w:hAnsi="宋体"/>
          <w:szCs w:val="21"/>
          <w:highlight w:val="none"/>
        </w:rPr>
        <w:t xml:space="preserve">G4B-5[2.D]= G4B-5(a)[2.H] </w:t>
      </w:r>
    </w:p>
    <w:p>
      <w:pPr>
        <w:spacing w:line="440" w:lineRule="exact"/>
        <w:ind w:firstLine="420" w:firstLineChars="200"/>
        <w:rPr>
          <w:rFonts w:ascii="宋体" w:hAnsi="宋体"/>
          <w:szCs w:val="21"/>
          <w:highlight w:val="none"/>
        </w:rPr>
      </w:pPr>
      <w:r>
        <w:rPr>
          <w:rFonts w:ascii="宋体" w:hAnsi="宋体"/>
          <w:szCs w:val="21"/>
          <w:highlight w:val="none"/>
        </w:rPr>
        <w:t xml:space="preserve">G4B-5[2.E]= G4B-5(a)[2.I] </w:t>
      </w:r>
    </w:p>
    <w:p>
      <w:pPr>
        <w:spacing w:line="440" w:lineRule="exact"/>
        <w:ind w:firstLine="420" w:firstLineChars="200"/>
        <w:rPr>
          <w:rFonts w:ascii="宋体" w:hAnsi="宋体"/>
          <w:szCs w:val="21"/>
          <w:highlight w:val="none"/>
        </w:rPr>
      </w:pPr>
      <w:r>
        <w:rPr>
          <w:rFonts w:ascii="宋体" w:hAnsi="宋体"/>
          <w:szCs w:val="21"/>
          <w:highlight w:val="none"/>
        </w:rPr>
        <w:t xml:space="preserve">G4B-5[2.F]= G4B-5(a)[2.J] </w:t>
      </w:r>
    </w:p>
    <w:p>
      <w:pPr>
        <w:spacing w:line="440" w:lineRule="exact"/>
        <w:ind w:firstLine="420" w:firstLineChars="200"/>
        <w:rPr>
          <w:rFonts w:ascii="宋体" w:hAnsi="宋体"/>
          <w:szCs w:val="21"/>
          <w:highlight w:val="none"/>
        </w:rPr>
      </w:pPr>
      <w:r>
        <w:rPr>
          <w:rFonts w:ascii="宋体" w:hAnsi="宋体"/>
          <w:szCs w:val="21"/>
          <w:highlight w:val="none"/>
        </w:rPr>
        <w:t xml:space="preserve">G4B-5[2.G]= G4B-5(a)[2.K] </w:t>
      </w:r>
    </w:p>
    <w:p>
      <w:pPr>
        <w:spacing w:line="440" w:lineRule="exact"/>
        <w:ind w:firstLine="420" w:firstLineChars="200"/>
        <w:rPr>
          <w:rFonts w:ascii="宋体" w:hAnsi="宋体"/>
          <w:szCs w:val="21"/>
          <w:highlight w:val="none"/>
        </w:rPr>
      </w:pPr>
      <w:r>
        <w:rPr>
          <w:rFonts w:ascii="宋体" w:hAnsi="宋体"/>
          <w:szCs w:val="21"/>
          <w:highlight w:val="none"/>
        </w:rPr>
        <w:t xml:space="preserve">G4B-5[2.H]= G4B-5(a)[2.L] </w:t>
      </w:r>
    </w:p>
    <w:p>
      <w:pPr>
        <w:spacing w:line="440" w:lineRule="exact"/>
        <w:ind w:firstLine="420" w:firstLineChars="200"/>
        <w:rPr>
          <w:rFonts w:ascii="宋体" w:hAnsi="宋体"/>
          <w:szCs w:val="21"/>
          <w:highlight w:val="none"/>
        </w:rPr>
      </w:pPr>
      <w:r>
        <w:rPr>
          <w:rFonts w:ascii="宋体" w:hAnsi="宋体"/>
          <w:szCs w:val="21"/>
          <w:highlight w:val="none"/>
        </w:rPr>
        <w:t xml:space="preserve">G4B-5[2.I]= G4B-5(a)[2.M] </w:t>
      </w:r>
    </w:p>
    <w:p>
      <w:pPr>
        <w:spacing w:line="440" w:lineRule="exact"/>
        <w:ind w:firstLine="420" w:firstLineChars="200"/>
        <w:rPr>
          <w:rFonts w:ascii="宋体" w:hAnsi="宋体"/>
          <w:szCs w:val="21"/>
          <w:highlight w:val="none"/>
        </w:rPr>
      </w:pPr>
      <w:r>
        <w:rPr>
          <w:rFonts w:ascii="宋体" w:hAnsi="宋体"/>
          <w:szCs w:val="21"/>
          <w:highlight w:val="none"/>
        </w:rPr>
        <w:t xml:space="preserve">G4B-5[2.J]= G4B-5(a)[2.N] </w:t>
      </w:r>
    </w:p>
    <w:p>
      <w:pPr>
        <w:spacing w:line="440" w:lineRule="exact"/>
        <w:ind w:firstLine="420" w:firstLineChars="200"/>
        <w:rPr>
          <w:rFonts w:ascii="宋体" w:hAnsi="宋体"/>
          <w:szCs w:val="21"/>
          <w:highlight w:val="none"/>
        </w:rPr>
      </w:pPr>
      <w:r>
        <w:rPr>
          <w:rFonts w:ascii="宋体" w:hAnsi="宋体"/>
          <w:szCs w:val="21"/>
          <w:highlight w:val="none"/>
        </w:rPr>
        <w:t>G4B-5[2.K]= G4B-5(a)[2.O]</w:t>
      </w:r>
    </w:p>
    <w:p>
      <w:pPr>
        <w:spacing w:line="440" w:lineRule="exact"/>
        <w:ind w:firstLine="420" w:firstLineChars="200"/>
        <w:rPr>
          <w:rFonts w:ascii="宋体" w:hAnsi="宋体"/>
          <w:szCs w:val="21"/>
          <w:highlight w:val="none"/>
        </w:rPr>
      </w:pPr>
      <w:r>
        <w:rPr>
          <w:rFonts w:ascii="宋体" w:hAnsi="宋体"/>
          <w:szCs w:val="21"/>
          <w:highlight w:val="none"/>
        </w:rPr>
        <w:t>G4B-5[</w:t>
      </w:r>
      <w:r>
        <w:rPr>
          <w:rFonts w:hint="eastAsia" w:ascii="宋体" w:hAnsi="宋体"/>
          <w:szCs w:val="21"/>
          <w:highlight w:val="none"/>
          <w:lang w:eastAsia="zh-CN"/>
        </w:rPr>
        <w:t>2.</w:t>
      </w:r>
      <w:r>
        <w:rPr>
          <w:rFonts w:hint="eastAsia" w:ascii="宋体" w:hAnsi="宋体"/>
          <w:szCs w:val="21"/>
          <w:highlight w:val="none"/>
          <w:lang w:val="en-US" w:eastAsia="zh-CN"/>
        </w:rPr>
        <w:t>L</w:t>
      </w:r>
      <w:r>
        <w:rPr>
          <w:rFonts w:ascii="宋体" w:hAnsi="宋体"/>
          <w:szCs w:val="21"/>
          <w:highlight w:val="none"/>
        </w:rPr>
        <w:t>]= G4B-5(a)[</w:t>
      </w:r>
      <w:r>
        <w:rPr>
          <w:rFonts w:hint="eastAsia" w:ascii="宋体" w:hAnsi="宋体"/>
          <w:szCs w:val="21"/>
          <w:highlight w:val="none"/>
          <w:lang w:eastAsia="zh-CN"/>
        </w:rPr>
        <w:t>2.</w:t>
      </w:r>
      <w:r>
        <w:rPr>
          <w:rFonts w:hint="eastAsia" w:ascii="宋体" w:hAnsi="宋体"/>
          <w:szCs w:val="21"/>
          <w:highlight w:val="none"/>
          <w:lang w:val="en-US" w:eastAsia="zh-CN"/>
        </w:rPr>
        <w:t>P</w:t>
      </w:r>
      <w:r>
        <w:rPr>
          <w:rFonts w:ascii="宋体" w:hAnsi="宋体"/>
          <w:szCs w:val="21"/>
          <w:highlight w:val="none"/>
        </w:rPr>
        <w:t xml:space="preserve">] </w:t>
      </w:r>
    </w:p>
    <w:p>
      <w:pPr>
        <w:spacing w:line="440" w:lineRule="exact"/>
        <w:ind w:firstLine="420" w:firstLineChars="200"/>
        <w:rPr>
          <w:rFonts w:ascii="宋体" w:hAnsi="宋体"/>
          <w:szCs w:val="21"/>
          <w:highlight w:val="none"/>
        </w:rPr>
      </w:pPr>
      <w:r>
        <w:rPr>
          <w:rFonts w:ascii="宋体" w:hAnsi="宋体"/>
          <w:szCs w:val="21"/>
          <w:highlight w:val="none"/>
        </w:rPr>
        <w:t>G4B-5[</w:t>
      </w:r>
      <w:r>
        <w:rPr>
          <w:rFonts w:hint="eastAsia" w:ascii="宋体" w:hAnsi="宋体"/>
          <w:szCs w:val="21"/>
          <w:highlight w:val="none"/>
          <w:lang w:eastAsia="zh-CN"/>
        </w:rPr>
        <w:t>2.</w:t>
      </w:r>
      <w:r>
        <w:rPr>
          <w:rFonts w:hint="eastAsia" w:ascii="宋体" w:hAnsi="宋体"/>
          <w:szCs w:val="21"/>
          <w:highlight w:val="none"/>
          <w:lang w:val="en-US" w:eastAsia="zh-CN"/>
        </w:rPr>
        <w:t>M</w:t>
      </w:r>
      <w:r>
        <w:rPr>
          <w:rFonts w:ascii="宋体" w:hAnsi="宋体"/>
          <w:szCs w:val="21"/>
          <w:highlight w:val="none"/>
        </w:rPr>
        <w:t>]= G4B-5(a)[</w:t>
      </w:r>
      <w:r>
        <w:rPr>
          <w:rFonts w:hint="eastAsia" w:ascii="宋体" w:hAnsi="宋体"/>
          <w:szCs w:val="21"/>
          <w:highlight w:val="none"/>
          <w:lang w:eastAsia="zh-CN"/>
        </w:rPr>
        <w:t>2.</w:t>
      </w:r>
      <w:r>
        <w:rPr>
          <w:rFonts w:hint="eastAsia" w:ascii="宋体" w:hAnsi="宋体"/>
          <w:szCs w:val="21"/>
          <w:highlight w:val="none"/>
          <w:lang w:val="en-US" w:eastAsia="zh-CN"/>
        </w:rPr>
        <w:t>Q</w:t>
      </w:r>
      <w:r>
        <w:rPr>
          <w:rFonts w:ascii="宋体" w:hAnsi="宋体"/>
          <w:szCs w:val="21"/>
          <w:highlight w:val="none"/>
        </w:rPr>
        <w:t xml:space="preserve">]  </w:t>
      </w:r>
    </w:p>
    <w:p>
      <w:pPr>
        <w:spacing w:line="440" w:lineRule="exact"/>
        <w:ind w:firstLine="420" w:firstLineChars="200"/>
        <w:rPr>
          <w:rFonts w:ascii="宋体" w:hAnsi="宋体"/>
          <w:szCs w:val="21"/>
          <w:highlight w:val="none"/>
        </w:rPr>
      </w:pPr>
    </w:p>
    <w:p>
      <w:pPr>
        <w:spacing w:line="440" w:lineRule="exact"/>
        <w:ind w:firstLine="420" w:firstLineChars="200"/>
        <w:rPr>
          <w:rFonts w:ascii="宋体" w:hAnsi="宋体"/>
          <w:szCs w:val="21"/>
          <w:highlight w:val="none"/>
        </w:rPr>
      </w:pPr>
      <w:r>
        <w:rPr>
          <w:rFonts w:ascii="宋体" w:hAnsi="宋体"/>
          <w:szCs w:val="21"/>
          <w:highlight w:val="none"/>
        </w:rPr>
        <w:t xml:space="preserve">G4B-5[3.A]= G4B-5(a)[3.E] </w:t>
      </w:r>
    </w:p>
    <w:p>
      <w:pPr>
        <w:spacing w:line="440" w:lineRule="exact"/>
        <w:ind w:firstLine="420" w:firstLineChars="200"/>
        <w:rPr>
          <w:rFonts w:ascii="宋体" w:hAnsi="宋体"/>
          <w:szCs w:val="21"/>
          <w:highlight w:val="none"/>
        </w:rPr>
      </w:pPr>
      <w:r>
        <w:rPr>
          <w:rFonts w:ascii="宋体" w:hAnsi="宋体"/>
          <w:szCs w:val="21"/>
          <w:highlight w:val="none"/>
        </w:rPr>
        <w:t xml:space="preserve">G4B-5[3.B]= G4B-5(a)[3.F] </w:t>
      </w:r>
    </w:p>
    <w:p>
      <w:pPr>
        <w:spacing w:line="440" w:lineRule="exact"/>
        <w:ind w:firstLine="420" w:firstLineChars="200"/>
        <w:rPr>
          <w:rFonts w:ascii="宋体" w:hAnsi="宋体"/>
          <w:szCs w:val="21"/>
          <w:highlight w:val="none"/>
        </w:rPr>
      </w:pPr>
      <w:r>
        <w:rPr>
          <w:rFonts w:ascii="宋体" w:hAnsi="宋体"/>
          <w:szCs w:val="21"/>
          <w:highlight w:val="none"/>
        </w:rPr>
        <w:t xml:space="preserve">G4B-5[3.C]= G4B-5(a)[3.G] </w:t>
      </w:r>
    </w:p>
    <w:p>
      <w:pPr>
        <w:spacing w:line="440" w:lineRule="exact"/>
        <w:ind w:firstLine="420" w:firstLineChars="200"/>
        <w:rPr>
          <w:rFonts w:ascii="宋体" w:hAnsi="宋体"/>
          <w:szCs w:val="21"/>
          <w:highlight w:val="none"/>
        </w:rPr>
      </w:pPr>
      <w:r>
        <w:rPr>
          <w:rFonts w:ascii="宋体" w:hAnsi="宋体"/>
          <w:szCs w:val="21"/>
          <w:highlight w:val="none"/>
        </w:rPr>
        <w:t xml:space="preserve">G4B-5[3.D]= G4B-5(a)[3.H] </w:t>
      </w:r>
    </w:p>
    <w:p>
      <w:pPr>
        <w:spacing w:line="440" w:lineRule="exact"/>
        <w:ind w:firstLine="420" w:firstLineChars="200"/>
        <w:rPr>
          <w:rFonts w:ascii="宋体" w:hAnsi="宋体"/>
          <w:szCs w:val="21"/>
          <w:highlight w:val="none"/>
        </w:rPr>
      </w:pPr>
      <w:r>
        <w:rPr>
          <w:rFonts w:ascii="宋体" w:hAnsi="宋体"/>
          <w:szCs w:val="21"/>
          <w:highlight w:val="none"/>
        </w:rPr>
        <w:t xml:space="preserve">G4B-5[3.E]= G4B-5(a)[3.I] </w:t>
      </w:r>
    </w:p>
    <w:p>
      <w:pPr>
        <w:spacing w:line="440" w:lineRule="exact"/>
        <w:ind w:firstLine="420" w:firstLineChars="200"/>
        <w:rPr>
          <w:rFonts w:ascii="宋体" w:hAnsi="宋体"/>
          <w:szCs w:val="21"/>
          <w:highlight w:val="none"/>
        </w:rPr>
      </w:pPr>
      <w:r>
        <w:rPr>
          <w:rFonts w:ascii="宋体" w:hAnsi="宋体"/>
          <w:szCs w:val="21"/>
          <w:highlight w:val="none"/>
        </w:rPr>
        <w:t xml:space="preserve">G4B-5[3.F]= G4B-5(a)[3.J] </w:t>
      </w:r>
    </w:p>
    <w:p>
      <w:pPr>
        <w:spacing w:line="440" w:lineRule="exact"/>
        <w:ind w:firstLine="420" w:firstLineChars="200"/>
        <w:rPr>
          <w:rFonts w:ascii="宋体" w:hAnsi="宋体"/>
          <w:szCs w:val="21"/>
          <w:highlight w:val="none"/>
        </w:rPr>
      </w:pPr>
      <w:r>
        <w:rPr>
          <w:rFonts w:ascii="宋体" w:hAnsi="宋体"/>
          <w:szCs w:val="21"/>
          <w:highlight w:val="none"/>
        </w:rPr>
        <w:t xml:space="preserve">G4B-5[3.G]= G4B-5(a)[3.K] </w:t>
      </w:r>
    </w:p>
    <w:p>
      <w:pPr>
        <w:spacing w:line="440" w:lineRule="exact"/>
        <w:ind w:firstLine="420" w:firstLineChars="200"/>
        <w:rPr>
          <w:rFonts w:ascii="宋体" w:hAnsi="宋体"/>
          <w:szCs w:val="21"/>
          <w:highlight w:val="none"/>
        </w:rPr>
      </w:pPr>
      <w:r>
        <w:rPr>
          <w:rFonts w:ascii="宋体" w:hAnsi="宋体"/>
          <w:szCs w:val="21"/>
          <w:highlight w:val="none"/>
        </w:rPr>
        <w:t xml:space="preserve">G4B-5[3.H]= G4B-5(a)[3.L] </w:t>
      </w:r>
    </w:p>
    <w:p>
      <w:pPr>
        <w:spacing w:line="440" w:lineRule="exact"/>
        <w:ind w:firstLine="420" w:firstLineChars="200"/>
        <w:rPr>
          <w:rFonts w:ascii="宋体" w:hAnsi="宋体"/>
          <w:szCs w:val="21"/>
          <w:highlight w:val="none"/>
        </w:rPr>
      </w:pPr>
      <w:r>
        <w:rPr>
          <w:rFonts w:ascii="宋体" w:hAnsi="宋体"/>
          <w:szCs w:val="21"/>
          <w:highlight w:val="none"/>
        </w:rPr>
        <w:t xml:space="preserve">G4B-5[3.I]= G4B-5(a)[3.M] </w:t>
      </w:r>
    </w:p>
    <w:p>
      <w:pPr>
        <w:spacing w:line="440" w:lineRule="exact"/>
        <w:ind w:firstLine="420" w:firstLineChars="200"/>
        <w:rPr>
          <w:rFonts w:ascii="宋体" w:hAnsi="宋体"/>
          <w:szCs w:val="21"/>
          <w:highlight w:val="none"/>
        </w:rPr>
      </w:pPr>
      <w:r>
        <w:rPr>
          <w:rFonts w:ascii="宋体" w:hAnsi="宋体"/>
          <w:szCs w:val="21"/>
          <w:highlight w:val="none"/>
        </w:rPr>
        <w:t xml:space="preserve">G4B-5[3.J]= G4B-5(a)[3.N] </w:t>
      </w:r>
    </w:p>
    <w:p>
      <w:pPr>
        <w:spacing w:line="440" w:lineRule="exact"/>
        <w:ind w:firstLine="420" w:firstLineChars="200"/>
        <w:rPr>
          <w:rFonts w:ascii="宋体" w:hAnsi="宋体"/>
          <w:szCs w:val="21"/>
          <w:highlight w:val="none"/>
        </w:rPr>
      </w:pPr>
      <w:r>
        <w:rPr>
          <w:rFonts w:ascii="宋体" w:hAnsi="宋体"/>
          <w:szCs w:val="21"/>
          <w:highlight w:val="none"/>
        </w:rPr>
        <w:t xml:space="preserve">G4B-5[3.K]= G4B-5(a)[3.O] </w:t>
      </w:r>
    </w:p>
    <w:p>
      <w:pPr>
        <w:spacing w:line="440" w:lineRule="exact"/>
        <w:ind w:firstLine="420" w:firstLineChars="200"/>
        <w:rPr>
          <w:rFonts w:ascii="宋体" w:hAnsi="宋体"/>
          <w:szCs w:val="21"/>
          <w:highlight w:val="none"/>
        </w:rPr>
      </w:pPr>
      <w:r>
        <w:rPr>
          <w:rFonts w:ascii="宋体" w:hAnsi="宋体"/>
          <w:szCs w:val="21"/>
          <w:highlight w:val="none"/>
        </w:rPr>
        <w:t>G4B-5[</w:t>
      </w:r>
      <w:r>
        <w:rPr>
          <w:rFonts w:hint="eastAsia" w:ascii="宋体" w:hAnsi="宋体"/>
          <w:szCs w:val="21"/>
          <w:highlight w:val="none"/>
          <w:lang w:eastAsia="zh-CN"/>
        </w:rPr>
        <w:t>3.</w:t>
      </w:r>
      <w:r>
        <w:rPr>
          <w:rFonts w:hint="eastAsia" w:ascii="宋体" w:hAnsi="宋体"/>
          <w:szCs w:val="21"/>
          <w:highlight w:val="none"/>
          <w:lang w:val="en-US" w:eastAsia="zh-CN"/>
        </w:rPr>
        <w:t>L</w:t>
      </w:r>
      <w:r>
        <w:rPr>
          <w:rFonts w:ascii="宋体" w:hAnsi="宋体"/>
          <w:szCs w:val="21"/>
          <w:highlight w:val="none"/>
        </w:rPr>
        <w:t>]= G4B-5(a)[</w:t>
      </w:r>
      <w:r>
        <w:rPr>
          <w:rFonts w:hint="eastAsia" w:ascii="宋体" w:hAnsi="宋体"/>
          <w:szCs w:val="21"/>
          <w:highlight w:val="none"/>
          <w:lang w:eastAsia="zh-CN"/>
        </w:rPr>
        <w:t>3.</w:t>
      </w:r>
      <w:r>
        <w:rPr>
          <w:rFonts w:hint="eastAsia" w:ascii="宋体" w:hAnsi="宋体"/>
          <w:szCs w:val="21"/>
          <w:highlight w:val="none"/>
          <w:lang w:val="en-US" w:eastAsia="zh-CN"/>
        </w:rPr>
        <w:t>P</w:t>
      </w:r>
      <w:r>
        <w:rPr>
          <w:rFonts w:ascii="宋体" w:hAnsi="宋体"/>
          <w:szCs w:val="21"/>
          <w:highlight w:val="none"/>
        </w:rPr>
        <w:t xml:space="preserve">] </w:t>
      </w:r>
    </w:p>
    <w:p>
      <w:pPr>
        <w:spacing w:line="440" w:lineRule="exact"/>
        <w:ind w:firstLine="420" w:firstLineChars="200"/>
        <w:rPr>
          <w:rFonts w:ascii="宋体" w:hAnsi="宋体"/>
          <w:szCs w:val="21"/>
          <w:highlight w:val="none"/>
        </w:rPr>
      </w:pPr>
      <w:r>
        <w:rPr>
          <w:rFonts w:ascii="宋体" w:hAnsi="宋体"/>
          <w:szCs w:val="21"/>
          <w:highlight w:val="none"/>
        </w:rPr>
        <w:t>G4B-5[</w:t>
      </w:r>
      <w:r>
        <w:rPr>
          <w:rFonts w:hint="eastAsia" w:ascii="宋体" w:hAnsi="宋体"/>
          <w:szCs w:val="21"/>
          <w:highlight w:val="none"/>
          <w:lang w:eastAsia="zh-CN"/>
        </w:rPr>
        <w:t>3.</w:t>
      </w:r>
      <w:r>
        <w:rPr>
          <w:rFonts w:hint="eastAsia" w:ascii="宋体" w:hAnsi="宋体"/>
          <w:szCs w:val="21"/>
          <w:highlight w:val="none"/>
          <w:lang w:val="en-US" w:eastAsia="zh-CN"/>
        </w:rPr>
        <w:t>M</w:t>
      </w:r>
      <w:r>
        <w:rPr>
          <w:rFonts w:ascii="宋体" w:hAnsi="宋体"/>
          <w:szCs w:val="21"/>
          <w:highlight w:val="none"/>
        </w:rPr>
        <w:t>]= G4B-5(a)[</w:t>
      </w:r>
      <w:r>
        <w:rPr>
          <w:rFonts w:hint="eastAsia" w:ascii="宋体" w:hAnsi="宋体"/>
          <w:szCs w:val="21"/>
          <w:highlight w:val="none"/>
          <w:lang w:eastAsia="zh-CN"/>
        </w:rPr>
        <w:t>3.</w:t>
      </w:r>
      <w:r>
        <w:rPr>
          <w:rFonts w:hint="eastAsia" w:ascii="宋体" w:hAnsi="宋体"/>
          <w:szCs w:val="21"/>
          <w:highlight w:val="none"/>
          <w:lang w:val="en-US" w:eastAsia="zh-CN"/>
        </w:rPr>
        <w:t>Q</w:t>
      </w:r>
      <w:r>
        <w:rPr>
          <w:rFonts w:ascii="宋体" w:hAnsi="宋体"/>
          <w:szCs w:val="21"/>
          <w:highlight w:val="none"/>
        </w:rPr>
        <w:t xml:space="preserve">] </w:t>
      </w:r>
    </w:p>
    <w:p>
      <w:pPr>
        <w:spacing w:line="440" w:lineRule="exact"/>
        <w:ind w:firstLine="420" w:firstLineChars="200"/>
        <w:rPr>
          <w:rFonts w:ascii="宋体" w:hAnsi="宋体"/>
          <w:szCs w:val="21"/>
          <w:highlight w:val="yellow"/>
        </w:rPr>
      </w:pPr>
    </w:p>
    <w:p>
      <w:pPr>
        <w:pStyle w:val="6"/>
        <w:ind w:firstLine="0" w:firstLineChars="0"/>
        <w:jc w:val="both"/>
        <w:outlineLvl w:val="0"/>
        <w:rPr>
          <w:rFonts w:ascii="宋体" w:hAnsi="宋体" w:eastAsia="宋体"/>
          <w:b/>
          <w:color w:val="auto"/>
          <w:sz w:val="21"/>
          <w:szCs w:val="21"/>
          <w:lang w:val="pt-BR"/>
        </w:rPr>
      </w:pPr>
      <w:r>
        <w:rPr>
          <w:rFonts w:ascii="宋体" w:hAnsi="宋体" w:eastAsia="宋体"/>
          <w:b/>
          <w:color w:val="auto"/>
          <w:sz w:val="21"/>
          <w:szCs w:val="21"/>
        </w:rPr>
        <w:t>第</w:t>
      </w:r>
      <w:r>
        <w:rPr>
          <w:rFonts w:hint="eastAsia" w:ascii="宋体" w:hAnsi="宋体" w:eastAsia="宋体"/>
          <w:b/>
          <w:color w:val="auto"/>
          <w:sz w:val="21"/>
          <w:szCs w:val="21"/>
        </w:rPr>
        <w:t>七</w:t>
      </w:r>
      <w:r>
        <w:rPr>
          <w:rFonts w:ascii="宋体" w:hAnsi="宋体" w:eastAsia="宋体"/>
          <w:b/>
          <w:color w:val="auto"/>
          <w:sz w:val="21"/>
          <w:szCs w:val="21"/>
        </w:rPr>
        <w:t>部分</w:t>
      </w:r>
      <w:r>
        <w:rPr>
          <w:rFonts w:hint="eastAsia" w:ascii="宋体" w:hAnsi="宋体" w:eastAsia="宋体"/>
          <w:b/>
          <w:color w:val="auto"/>
          <w:sz w:val="21"/>
          <w:szCs w:val="21"/>
          <w:lang w:eastAsia="zh-CN"/>
        </w:rPr>
        <w:t>：</w:t>
      </w:r>
      <w:r>
        <w:rPr>
          <w:rFonts w:ascii="宋体" w:hAnsi="宋体" w:eastAsia="宋体"/>
          <w:b/>
          <w:color w:val="auto"/>
          <w:sz w:val="21"/>
          <w:szCs w:val="21"/>
        </w:rPr>
        <w:t>备注</w:t>
      </w:r>
    </w:p>
    <w:p>
      <w:pPr>
        <w:spacing w:line="360" w:lineRule="auto"/>
        <w:ind w:firstLine="420" w:firstLineChars="200"/>
      </w:pPr>
      <w:r>
        <w:rPr>
          <w:rFonts w:ascii="宋体" w:hAnsi="宋体"/>
          <w:szCs w:val="21"/>
        </w:rPr>
        <w:t>外国银行分行填报本表</w:t>
      </w:r>
      <w:r>
        <w:rPr>
          <w:rFonts w:hint="eastAsia" w:ascii="宋体" w:hAnsi="宋体"/>
          <w:szCs w:val="21"/>
        </w:rPr>
        <w:t>仅限</w:t>
      </w:r>
      <w:r>
        <w:rPr>
          <w:rFonts w:ascii="宋体" w:hAnsi="宋体"/>
          <w:szCs w:val="21"/>
        </w:rPr>
        <w:t>其风险资产中的人民币份额</w:t>
      </w:r>
      <w:r>
        <w:rPr>
          <w:rFonts w:hint="eastAsia" w:ascii="宋体" w:hAnsi="宋体"/>
          <w:szCs w:val="21"/>
        </w:rPr>
        <w:t>。</w:t>
      </w:r>
    </w:p>
    <w:sectPr>
      <w:footerReference r:id="rId3" w:type="default"/>
      <w:footerReference r:id="rId4" w:type="even"/>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Microsoft YaHei UI">
    <w:altName w:val="AR PL UMing CN"/>
    <w:panose1 w:val="020B0503020204020204"/>
    <w:charset w:val="86"/>
    <w:family w:val="swiss"/>
    <w:pitch w:val="default"/>
    <w:sig w:usb0="00000000" w:usb1="00000000" w:usb2="00000016" w:usb3="00000000" w:csb0="0004001F" w:csb1="00000000"/>
  </w:font>
  <w:font w:name="AR PL UMing CN">
    <w:panose1 w:val="020B0309010101010101"/>
    <w:charset w:val="86"/>
    <w:family w:val="auto"/>
    <w:pitch w:val="default"/>
    <w:sig w:usb0="A00002FF" w:usb1="3ACFFDFF" w:usb2="00000036" w:usb3="00000000" w:csb0="20160097" w:csb1="CFD60000"/>
  </w:font>
  <w:font w:name="仿宋_GB2312">
    <w:panose1 w:val="02010609030101010101"/>
    <w:charset w:val="86"/>
    <w:family w:val="modern"/>
    <w:pitch w:val="default"/>
    <w:sig w:usb0="00000001" w:usb1="080E0000" w:usb2="00000000" w:usb3="00000000" w:csb0="00040000" w:csb1="00000000"/>
  </w:font>
  <w:font w:name="Tahoma">
    <w:altName w:val="DejaVu Sans"/>
    <w:panose1 w:val="020B0604030504040204"/>
    <w:charset w:val="00"/>
    <w:family w:val="swiss"/>
    <w:pitch w:val="default"/>
    <w:sig w:usb0="00000000" w:usb1="00000000" w:usb2="00000029" w:usb3="00000000" w:csb0="200101FF" w:csb1="20280000"/>
  </w:font>
  <w:font w:name="Cambria Math">
    <w:altName w:val="DejaVu Math TeX Gyre"/>
    <w:panose1 w:val="02040503050406030204"/>
    <w:charset w:val="00"/>
    <w:family w:val="roman"/>
    <w:pitch w:val="default"/>
    <w:sig w:usb0="00000000" w:usb1="00000000" w:usb2="02000000" w:usb3="00000000" w:csb0="2000019F"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0"/>
      </w:rPr>
    </w:pPr>
    <w:r>
      <w:fldChar w:fldCharType="begin"/>
    </w:r>
    <w:r>
      <w:rPr>
        <w:rStyle w:val="10"/>
      </w:rPr>
      <w:instrText xml:space="preserve">PAGE  </w:instrText>
    </w:r>
    <w:r>
      <w:fldChar w:fldCharType="separate"/>
    </w:r>
    <w:r>
      <w:rPr>
        <w:rStyle w:val="10"/>
      </w:rPr>
      <w:t>8</w:t>
    </w:r>
    <w: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0"/>
      </w:rPr>
    </w:pPr>
    <w:r>
      <w:fldChar w:fldCharType="begin"/>
    </w:r>
    <w:r>
      <w:rPr>
        <w:rStyle w:val="10"/>
      </w:rPr>
      <w:instrText xml:space="preserve">PAGE  </w:instrText>
    </w:r>
    <w:r>
      <w:fldChar w:fldCharType="end"/>
    </w:r>
  </w:p>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8E0723"/>
    <w:multiLevelType w:val="singleLevel"/>
    <w:tmpl w:val="908E0723"/>
    <w:lvl w:ilvl="0" w:tentative="0">
      <w:start w:val="6"/>
      <w:numFmt w:val="upperLetter"/>
      <w:suff w:val="nothing"/>
      <w:lvlText w:val="%1-"/>
      <w:lvlJc w:val="left"/>
    </w:lvl>
  </w:abstractNum>
  <w:abstractNum w:abstractNumId="1">
    <w:nsid w:val="77094934"/>
    <w:multiLevelType w:val="singleLevel"/>
    <w:tmpl w:val="77094934"/>
    <w:lvl w:ilvl="0" w:tentative="0">
      <w:start w:val="1"/>
      <w:numFmt w:val="decimal"/>
      <w:suff w:val="nothing"/>
      <w:lvlText w:val="%1、"/>
      <w:lvlJc w:val="left"/>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静">
    <w15:presenceInfo w15:providerId="None" w15:userId="陈静"/>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kZTUwZDg4OGNlMmFiY2NmMGY3MjY4MWFhMmM1YjIifQ=="/>
  </w:docVars>
  <w:rsids>
    <w:rsidRoot w:val="008D3131"/>
    <w:rsid w:val="0000003D"/>
    <w:rsid w:val="00037BC8"/>
    <w:rsid w:val="000436F6"/>
    <w:rsid w:val="00074032"/>
    <w:rsid w:val="000A123E"/>
    <w:rsid w:val="000B6A4E"/>
    <w:rsid w:val="000D220E"/>
    <w:rsid w:val="000D6BD3"/>
    <w:rsid w:val="00106D44"/>
    <w:rsid w:val="0012562A"/>
    <w:rsid w:val="00165EC6"/>
    <w:rsid w:val="001660ED"/>
    <w:rsid w:val="001930AF"/>
    <w:rsid w:val="0021484B"/>
    <w:rsid w:val="00233F7A"/>
    <w:rsid w:val="002407E4"/>
    <w:rsid w:val="00262391"/>
    <w:rsid w:val="0027371E"/>
    <w:rsid w:val="002E39BB"/>
    <w:rsid w:val="002F2912"/>
    <w:rsid w:val="00300537"/>
    <w:rsid w:val="00356745"/>
    <w:rsid w:val="003809B5"/>
    <w:rsid w:val="003849F3"/>
    <w:rsid w:val="003A3656"/>
    <w:rsid w:val="003F3F83"/>
    <w:rsid w:val="004A1F07"/>
    <w:rsid w:val="004C3AFB"/>
    <w:rsid w:val="004F627B"/>
    <w:rsid w:val="005135B3"/>
    <w:rsid w:val="00524B97"/>
    <w:rsid w:val="00596722"/>
    <w:rsid w:val="005B6727"/>
    <w:rsid w:val="005D1612"/>
    <w:rsid w:val="006766F4"/>
    <w:rsid w:val="006B3C58"/>
    <w:rsid w:val="006C5170"/>
    <w:rsid w:val="006D5BA2"/>
    <w:rsid w:val="006D704F"/>
    <w:rsid w:val="0071096A"/>
    <w:rsid w:val="0071199C"/>
    <w:rsid w:val="00714141"/>
    <w:rsid w:val="0072540B"/>
    <w:rsid w:val="00765D58"/>
    <w:rsid w:val="00780269"/>
    <w:rsid w:val="00783F92"/>
    <w:rsid w:val="00786B74"/>
    <w:rsid w:val="00792D32"/>
    <w:rsid w:val="007A3D97"/>
    <w:rsid w:val="007D1325"/>
    <w:rsid w:val="00860387"/>
    <w:rsid w:val="008D3131"/>
    <w:rsid w:val="008D4C8B"/>
    <w:rsid w:val="008E0EAE"/>
    <w:rsid w:val="008E1C45"/>
    <w:rsid w:val="008F3DB0"/>
    <w:rsid w:val="009144CA"/>
    <w:rsid w:val="00A14D4F"/>
    <w:rsid w:val="00A24A70"/>
    <w:rsid w:val="00AC7596"/>
    <w:rsid w:val="00AC7612"/>
    <w:rsid w:val="00AD2AEA"/>
    <w:rsid w:val="00B036B6"/>
    <w:rsid w:val="00B108E6"/>
    <w:rsid w:val="00B23317"/>
    <w:rsid w:val="00B50F77"/>
    <w:rsid w:val="00B91A20"/>
    <w:rsid w:val="00BE7C44"/>
    <w:rsid w:val="00CC59C7"/>
    <w:rsid w:val="00D3634A"/>
    <w:rsid w:val="00D53763"/>
    <w:rsid w:val="00D94215"/>
    <w:rsid w:val="00E159C4"/>
    <w:rsid w:val="00E33A67"/>
    <w:rsid w:val="00E356BC"/>
    <w:rsid w:val="00E56274"/>
    <w:rsid w:val="00E711A8"/>
    <w:rsid w:val="00ED58FD"/>
    <w:rsid w:val="00F41FFF"/>
    <w:rsid w:val="00F67B34"/>
    <w:rsid w:val="00FA21E4"/>
    <w:rsid w:val="00FB5B71"/>
    <w:rsid w:val="00FE1F32"/>
    <w:rsid w:val="00FE4EB2"/>
    <w:rsid w:val="03E30A4B"/>
    <w:rsid w:val="08425F2F"/>
    <w:rsid w:val="0C59538E"/>
    <w:rsid w:val="11B05E2C"/>
    <w:rsid w:val="11C56E57"/>
    <w:rsid w:val="12D056AD"/>
    <w:rsid w:val="130A4BE8"/>
    <w:rsid w:val="1F786680"/>
    <w:rsid w:val="203512E1"/>
    <w:rsid w:val="22083320"/>
    <w:rsid w:val="23F52321"/>
    <w:rsid w:val="36C1610A"/>
    <w:rsid w:val="36F62C91"/>
    <w:rsid w:val="390A115C"/>
    <w:rsid w:val="396226D5"/>
    <w:rsid w:val="3C7A0F6C"/>
    <w:rsid w:val="3E4B2539"/>
    <w:rsid w:val="3E934A3D"/>
    <w:rsid w:val="40BD62C3"/>
    <w:rsid w:val="49723118"/>
    <w:rsid w:val="4B1C07D6"/>
    <w:rsid w:val="4BA73BF0"/>
    <w:rsid w:val="4D030504"/>
    <w:rsid w:val="550A34C2"/>
    <w:rsid w:val="580A2D53"/>
    <w:rsid w:val="593116D8"/>
    <w:rsid w:val="5C8B2022"/>
    <w:rsid w:val="5D8F0F62"/>
    <w:rsid w:val="61F37732"/>
    <w:rsid w:val="64206745"/>
    <w:rsid w:val="683F3B08"/>
    <w:rsid w:val="69294E7F"/>
    <w:rsid w:val="6E5A522F"/>
    <w:rsid w:val="6E6A3C3B"/>
    <w:rsid w:val="6F7F3EAA"/>
    <w:rsid w:val="71E71E00"/>
    <w:rsid w:val="73735835"/>
    <w:rsid w:val="76001F09"/>
    <w:rsid w:val="796B7690"/>
    <w:rsid w:val="79E51332"/>
    <w:rsid w:val="7FC56653"/>
    <w:rsid w:val="DE3BC5A2"/>
    <w:rsid w:val="F7BBD988"/>
    <w:rsid w:val="FB6F5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keepNext/>
      <w:jc w:val="center"/>
      <w:outlineLvl w:val="0"/>
    </w:pPr>
    <w:rPr>
      <w:rFonts w:eastAsia="黑体"/>
      <w:b/>
      <w:sz w:val="30"/>
      <w:szCs w:val="20"/>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15"/>
    <w:semiHidden/>
    <w:unhideWhenUsed/>
    <w:qFormat/>
    <w:uiPriority w:val="99"/>
    <w:rPr>
      <w:rFonts w:ascii="Microsoft YaHei UI" w:eastAsia="Microsoft YaHei UI"/>
      <w:sz w:val="18"/>
      <w:szCs w:val="18"/>
    </w:rPr>
  </w:style>
  <w:style w:type="paragraph" w:styleId="4">
    <w:name w:val="annotation text"/>
    <w:basedOn w:val="1"/>
    <w:link w:val="17"/>
    <w:semiHidden/>
    <w:unhideWhenUsed/>
    <w:qFormat/>
    <w:uiPriority w:val="99"/>
    <w:pPr>
      <w:jc w:val="left"/>
    </w:p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Normal (Web)"/>
    <w:basedOn w:val="1"/>
    <w:qFormat/>
    <w:uiPriority w:val="0"/>
    <w:pPr>
      <w:widowControl/>
      <w:spacing w:line="440" w:lineRule="exact"/>
      <w:ind w:firstLine="480" w:firstLineChars="200"/>
      <w:jc w:val="left"/>
    </w:pPr>
    <w:rPr>
      <w:rFonts w:eastAsia="仿宋_GB2312"/>
      <w:color w:val="000000"/>
      <w:kern w:val="0"/>
      <w:sz w:val="24"/>
    </w:rPr>
  </w:style>
  <w:style w:type="paragraph" w:styleId="7">
    <w:name w:val="annotation subject"/>
    <w:basedOn w:val="4"/>
    <w:next w:val="4"/>
    <w:link w:val="18"/>
    <w:semiHidden/>
    <w:unhideWhenUsed/>
    <w:qFormat/>
    <w:uiPriority w:val="99"/>
    <w:rPr>
      <w:b/>
      <w:bCs/>
    </w:rPr>
  </w:style>
  <w:style w:type="character" w:styleId="10">
    <w:name w:val="page number"/>
    <w:basedOn w:val="9"/>
    <w:qFormat/>
    <w:uiPriority w:val="0"/>
  </w:style>
  <w:style w:type="character" w:styleId="11">
    <w:name w:val="annotation reference"/>
    <w:basedOn w:val="9"/>
    <w:semiHidden/>
    <w:unhideWhenUsed/>
    <w:qFormat/>
    <w:uiPriority w:val="99"/>
    <w:rPr>
      <w:sz w:val="21"/>
      <w:szCs w:val="21"/>
    </w:rPr>
  </w:style>
  <w:style w:type="character" w:customStyle="1" w:styleId="12">
    <w:name w:val="标题 1 字符"/>
    <w:basedOn w:val="9"/>
    <w:link w:val="2"/>
    <w:qFormat/>
    <w:uiPriority w:val="0"/>
    <w:rPr>
      <w:rFonts w:ascii="Times New Roman" w:hAnsi="Times New Roman" w:eastAsia="黑体" w:cs="Times New Roman"/>
      <w:b/>
      <w:sz w:val="30"/>
      <w:szCs w:val="20"/>
    </w:rPr>
  </w:style>
  <w:style w:type="character" w:customStyle="1" w:styleId="13">
    <w:name w:val="页脚 字符"/>
    <w:basedOn w:val="9"/>
    <w:link w:val="5"/>
    <w:qFormat/>
    <w:uiPriority w:val="0"/>
    <w:rPr>
      <w:rFonts w:ascii="Times New Roman" w:hAnsi="Times New Roman" w:eastAsia="宋体" w:cs="Times New Roman"/>
      <w:sz w:val="18"/>
      <w:szCs w:val="18"/>
    </w:rPr>
  </w:style>
  <w:style w:type="paragraph" w:customStyle="1" w:styleId="14">
    <w:name w:val="_Style 10"/>
    <w:basedOn w:val="3"/>
    <w:qFormat/>
    <w:uiPriority w:val="0"/>
    <w:pPr>
      <w:shd w:val="clear" w:color="auto" w:fill="000080"/>
      <w:jc w:val="left"/>
    </w:pPr>
    <w:rPr>
      <w:rFonts w:ascii="Tahoma" w:hAnsi="Tahoma" w:eastAsia="宋体"/>
      <w:sz w:val="24"/>
      <w:szCs w:val="28"/>
    </w:rPr>
  </w:style>
  <w:style w:type="character" w:customStyle="1" w:styleId="15">
    <w:name w:val="文档结构图 字符"/>
    <w:basedOn w:val="9"/>
    <w:link w:val="3"/>
    <w:semiHidden/>
    <w:qFormat/>
    <w:uiPriority w:val="99"/>
    <w:rPr>
      <w:rFonts w:ascii="Microsoft YaHei UI" w:hAnsi="Times New Roman" w:eastAsia="Microsoft YaHei UI" w:cs="Times New Roman"/>
      <w:sz w:val="18"/>
      <w:szCs w:val="18"/>
    </w:rPr>
  </w:style>
  <w:style w:type="character" w:styleId="16">
    <w:name w:val="Placeholder Text"/>
    <w:basedOn w:val="9"/>
    <w:semiHidden/>
    <w:qFormat/>
    <w:uiPriority w:val="99"/>
    <w:rPr>
      <w:color w:val="808080"/>
    </w:rPr>
  </w:style>
  <w:style w:type="character" w:customStyle="1" w:styleId="17">
    <w:name w:val="批注文字 字符"/>
    <w:basedOn w:val="9"/>
    <w:link w:val="4"/>
    <w:semiHidden/>
    <w:qFormat/>
    <w:uiPriority w:val="99"/>
    <w:rPr>
      <w:rFonts w:ascii="Times New Roman" w:hAnsi="Times New Roman" w:eastAsia="宋体" w:cs="Times New Roman"/>
      <w:kern w:val="2"/>
      <w:sz w:val="21"/>
      <w:szCs w:val="24"/>
    </w:rPr>
  </w:style>
  <w:style w:type="character" w:customStyle="1" w:styleId="18">
    <w:name w:val="批注主题 字符"/>
    <w:basedOn w:val="17"/>
    <w:link w:val="7"/>
    <w:semiHidden/>
    <w:qFormat/>
    <w:uiPriority w:val="99"/>
    <w:rPr>
      <w:rFonts w:ascii="Times New Roman" w:hAnsi="Times New Roman" w:eastAsia="宋体" w:cs="Times New Roman"/>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4981</Words>
  <Characters>12731</Characters>
  <Lines>88</Lines>
  <Paragraphs>24</Paragraphs>
  <TotalTime>0</TotalTime>
  <ScaleCrop>false</ScaleCrop>
  <LinksUpToDate>false</LinksUpToDate>
  <CharactersWithSpaces>13284</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2022-08-18T21:54:00Z</dcterms:created>
  <dc:creator>CBRC</dc:creator>
  <cp:lastModifiedBy>王雅洁</cp:lastModifiedBy>
  <dcterms:modified xsi:type="dcterms:W3CDTF">2024-12-13T10:10:29Z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E78EA8736F0E45ABBD31C1145F668245_13</vt:lpwstr>
  </property>
</Properties>
</file>