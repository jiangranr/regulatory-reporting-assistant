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szCs w:val="30"/>
        </w:rPr>
      </w:pPr>
      <w:r>
        <w:rPr>
          <w:szCs w:val="30"/>
        </w:rPr>
        <w:t>G4B-3</w:t>
      </w:r>
      <w:r>
        <w:rPr>
          <w:rFonts w:hint="eastAsia"/>
          <w:szCs w:val="30"/>
        </w:rPr>
        <w:t>（</w:t>
      </w:r>
      <w:r>
        <w:rPr>
          <w:szCs w:val="30"/>
        </w:rPr>
        <w:t>a1</w:t>
      </w:r>
      <w:r>
        <w:rPr>
          <w:rFonts w:hint="eastAsia"/>
          <w:szCs w:val="30"/>
        </w:rPr>
        <w:t>）《与非中央交易对手的衍生工具交易对手信用风险违约风险计算表</w:t>
      </w:r>
      <w:r>
        <w:rPr>
          <w:szCs w:val="30"/>
        </w:rPr>
        <w:t>(</w:t>
      </w:r>
      <w:r>
        <w:rPr>
          <w:rFonts w:hint="eastAsia"/>
          <w:szCs w:val="30"/>
        </w:rPr>
        <w:t>标准法</w:t>
      </w:r>
      <w:r>
        <w:rPr>
          <w:szCs w:val="30"/>
        </w:rPr>
        <w:t>)</w:t>
      </w:r>
      <w:r>
        <w:rPr>
          <w:rFonts w:hint="eastAsia"/>
          <w:szCs w:val="30"/>
        </w:rPr>
        <w:t>》(第一档银行)(新规)填报说明</w:t>
      </w:r>
    </w:p>
    <w:p>
      <w:pPr>
        <w:spacing w:line="480" w:lineRule="exact"/>
        <w:rPr>
          <w:rFonts w:ascii="宋体" w:hAnsi="宋体" w:cs="宋体"/>
          <w:b/>
          <w:bCs/>
          <w:szCs w:val="21"/>
        </w:rPr>
      </w:pPr>
    </w:p>
    <w:p>
      <w:pPr>
        <w:spacing w:line="480" w:lineRule="exact"/>
        <w:rPr>
          <w:rFonts w:ascii="宋体" w:hAnsi="宋体" w:cs="宋体"/>
          <w:b/>
          <w:bCs/>
          <w:szCs w:val="21"/>
        </w:rPr>
      </w:pPr>
      <w:r>
        <w:rPr>
          <w:rFonts w:hint="eastAsia" w:ascii="宋体" w:hAnsi="宋体" w:cs="宋体"/>
          <w:b/>
          <w:bCs/>
          <w:szCs w:val="21"/>
        </w:rPr>
        <w:t>第一部分：引言</w:t>
      </w:r>
    </w:p>
    <w:p>
      <w:pPr>
        <w:spacing w:line="440" w:lineRule="exact"/>
        <w:ind w:firstLine="420" w:firstLineChars="200"/>
        <w:rPr>
          <w:rFonts w:ascii="宋体" w:hAnsi="宋体" w:cs="宋体"/>
          <w:szCs w:val="21"/>
        </w:rPr>
      </w:pPr>
      <w:r>
        <w:rPr>
          <w:rFonts w:hint="eastAsia" w:ascii="宋体" w:hAnsi="宋体" w:cs="宋体"/>
          <w:szCs w:val="21"/>
        </w:rPr>
        <w:t>根据《商业银行资本管理办法》（</w:t>
      </w:r>
      <w:r>
        <w:rPr>
          <w:rFonts w:hint="eastAsia"/>
          <w:szCs w:val="21"/>
        </w:rPr>
        <w:t>以下简称《办法》</w:t>
      </w:r>
      <w:r>
        <w:rPr>
          <w:rFonts w:hint="eastAsia" w:ascii="宋体" w:hAnsi="宋体" w:cs="宋体"/>
          <w:szCs w:val="21"/>
        </w:rPr>
        <w:t>）的相关要求</w:t>
      </w:r>
      <w:r>
        <w:rPr>
          <w:rFonts w:hint="eastAsia"/>
          <w:szCs w:val="21"/>
        </w:rPr>
        <w:t>，</w:t>
      </w:r>
      <w:r>
        <w:rPr>
          <w:rFonts w:hint="eastAsia" w:ascii="宋体" w:hAnsi="宋体" w:cs="宋体"/>
          <w:szCs w:val="21"/>
        </w:rPr>
        <w:t>达到一定条件的商业银行应按照本规则的要求，计算衍生工具的交易对手违约风险暴露，包括重置成本和潜在风险暴露。</w:t>
      </w:r>
    </w:p>
    <w:p>
      <w:pPr>
        <w:spacing w:line="480" w:lineRule="exact"/>
        <w:rPr>
          <w:rFonts w:ascii="宋体" w:hAnsi="宋体" w:cs="宋体"/>
          <w:b/>
          <w:bCs/>
          <w:szCs w:val="21"/>
        </w:rPr>
      </w:pPr>
      <w:r>
        <w:rPr>
          <w:rFonts w:hint="eastAsia" w:ascii="宋体" w:hAnsi="宋体" w:cs="宋体"/>
          <w:b/>
          <w:bCs/>
          <w:szCs w:val="21"/>
        </w:rPr>
        <w:t>第二部分：一般说明</w:t>
      </w:r>
    </w:p>
    <w:p>
      <w:pPr>
        <w:spacing w:line="440" w:lineRule="exact"/>
        <w:ind w:firstLine="420" w:firstLineChars="200"/>
        <w:rPr>
          <w:rFonts w:ascii="宋体" w:hAnsi="宋体" w:cs="宋体"/>
          <w:szCs w:val="21"/>
        </w:rPr>
      </w:pPr>
      <w:r>
        <w:rPr>
          <w:rFonts w:hint="eastAsia" w:ascii="宋体" w:hAnsi="宋体" w:cs="宋体"/>
          <w:szCs w:val="21"/>
        </w:rPr>
        <w:t>1．报表名称：与非中央交易对手的衍生工具交易对手信用风险违约风险计算表(标准法)。</w:t>
      </w:r>
    </w:p>
    <w:p>
      <w:pPr>
        <w:spacing w:line="440" w:lineRule="exact"/>
        <w:ind w:firstLine="420" w:firstLineChars="200"/>
        <w:rPr>
          <w:rFonts w:ascii="宋体" w:hAnsi="宋体" w:cs="宋体"/>
          <w:szCs w:val="21"/>
        </w:rPr>
      </w:pPr>
      <w:r>
        <w:rPr>
          <w:rFonts w:hint="eastAsia" w:ascii="宋体" w:hAnsi="宋体" w:cs="宋体"/>
          <w:bCs/>
          <w:szCs w:val="21"/>
        </w:rPr>
        <w:t>2．报表编码</w:t>
      </w:r>
      <w:r>
        <w:rPr>
          <w:rFonts w:hint="eastAsia" w:ascii="宋体" w:hAnsi="宋体" w:cs="宋体"/>
          <w:szCs w:val="21"/>
        </w:rPr>
        <w:t>：</w:t>
      </w:r>
      <w:ins w:id="0" w:author="陈静" w:date="2024-12-12T15:17:31Z">
        <w:r>
          <w:rPr>
            <w:rFonts w:hint="eastAsia" w:ascii="宋体" w:hAnsi="宋体" w:cs="宋体"/>
            <w:szCs w:val="21"/>
            <w:lang w:eastAsia="zh-CN"/>
          </w:rPr>
          <w:t>金</w:t>
        </w:r>
      </w:ins>
      <w:r>
        <w:rPr>
          <w:rFonts w:hint="eastAsia" w:ascii="宋体" w:hAnsi="宋体" w:cs="宋体"/>
          <w:szCs w:val="21"/>
        </w:rPr>
        <w:t>监统</w:t>
      </w:r>
      <w:r>
        <w:rPr>
          <w:rFonts w:hint="eastAsia" w:ascii="宋体" w:hAnsi="宋体" w:cs="宋体"/>
          <w:szCs w:val="21"/>
          <w:lang w:val="en-US" w:eastAsia="zh-CN"/>
        </w:rPr>
        <w:t>GG4B-3（a1）</w:t>
      </w:r>
      <w:r>
        <w:rPr>
          <w:rFonts w:hint="eastAsia" w:ascii="宋体" w:hAnsi="宋体" w:cs="宋体"/>
          <w:szCs w:val="21"/>
        </w:rPr>
        <w:t>。</w:t>
      </w:r>
      <w:bookmarkStart w:id="5" w:name="_GoBack"/>
      <w:bookmarkEnd w:id="5"/>
    </w:p>
    <w:p>
      <w:pPr>
        <w:spacing w:line="440" w:lineRule="exact"/>
        <w:ind w:firstLine="420" w:firstLineChars="200"/>
        <w:rPr>
          <w:rFonts w:ascii="宋体" w:hAnsi="宋体" w:cs="宋体"/>
          <w:szCs w:val="21"/>
        </w:rPr>
      </w:pPr>
      <w:r>
        <w:rPr>
          <w:rFonts w:hint="eastAsia" w:ascii="宋体" w:hAnsi="宋体" w:cs="宋体"/>
          <w:szCs w:val="21"/>
        </w:rPr>
        <w:t>3．填报机构：并表口径</w:t>
      </w:r>
      <w:r>
        <w:rPr>
          <w:rFonts w:hint="eastAsia"/>
          <w:szCs w:val="21"/>
        </w:rPr>
        <w:t>衍生工具名义本金达到</w:t>
      </w:r>
      <w:r>
        <w:rPr>
          <w:szCs w:val="21"/>
        </w:rPr>
        <w:t>5000</w:t>
      </w:r>
      <w:r>
        <w:rPr>
          <w:rFonts w:hint="eastAsia"/>
          <w:szCs w:val="21"/>
        </w:rPr>
        <w:t>亿元</w:t>
      </w:r>
      <w:r>
        <w:rPr>
          <w:rFonts w:hint="eastAsia"/>
          <w:szCs w:val="21"/>
          <w:highlight w:val="none"/>
        </w:rPr>
        <w:t>（含）</w:t>
      </w:r>
      <w:r>
        <w:rPr>
          <w:rFonts w:hint="eastAsia"/>
          <w:szCs w:val="21"/>
        </w:rPr>
        <w:t>或占总资产比例超过</w:t>
      </w:r>
      <w:r>
        <w:rPr>
          <w:szCs w:val="21"/>
        </w:rPr>
        <w:t>30%</w:t>
      </w:r>
      <w:r>
        <w:rPr>
          <w:rFonts w:hint="eastAsia"/>
          <w:szCs w:val="21"/>
          <w:highlight w:val="none"/>
        </w:rPr>
        <w:t>（含）</w:t>
      </w:r>
      <w:r>
        <w:rPr>
          <w:rFonts w:hint="eastAsia"/>
          <w:szCs w:val="21"/>
        </w:rPr>
        <w:t>的</w:t>
      </w:r>
      <w:ins w:id="1" w:author="陈静" w:date="2024-12-12T15:17:49Z">
        <w:r>
          <w:rPr>
            <w:rFonts w:hint="eastAsia"/>
            <w:szCs w:val="21"/>
            <w:highlight w:val="yellow"/>
          </w:rPr>
          <w:t>开发性金融机构和政策性银行、</w:t>
        </w:r>
      </w:ins>
      <w:r>
        <w:rPr>
          <w:rFonts w:hint="eastAsia" w:ascii="宋体" w:hAnsi="宋体"/>
          <w:szCs w:val="21"/>
        </w:rPr>
        <w:t>大型商业银行（含邮储银行）、股份制商业银行、城市商业银行、农村商业银行、外资法人银行和外国银行分行</w:t>
      </w:r>
      <w:r>
        <w:rPr>
          <w:rFonts w:ascii="宋体" w:hAnsi="宋体"/>
          <w:szCs w:val="21"/>
        </w:rPr>
        <w:t>(仅报人民币账户数据)。</w:t>
      </w:r>
    </w:p>
    <w:p>
      <w:pPr>
        <w:spacing w:line="440" w:lineRule="exact"/>
        <w:ind w:firstLine="420" w:firstLineChars="200"/>
        <w:rPr>
          <w:rFonts w:ascii="宋体" w:hAnsi="宋体" w:cs="宋体"/>
          <w:szCs w:val="21"/>
        </w:rPr>
      </w:pPr>
      <w:r>
        <w:rPr>
          <w:rFonts w:hint="eastAsia" w:ascii="宋体" w:hAnsi="宋体" w:cs="宋体"/>
          <w:szCs w:val="21"/>
        </w:rPr>
        <w:t>4</w:t>
      </w:r>
      <w:r>
        <w:rPr>
          <w:rFonts w:hint="eastAsia" w:ascii="宋体" w:hAnsi="宋体" w:cs="宋体"/>
          <w:bCs/>
          <w:szCs w:val="21"/>
        </w:rPr>
        <w:t>．</w:t>
      </w:r>
      <w:r>
        <w:rPr>
          <w:rFonts w:hint="eastAsia" w:ascii="宋体" w:hAnsi="宋体" w:cs="宋体"/>
          <w:szCs w:val="21"/>
        </w:rPr>
        <w:t>报表口径、频度及时间：法人汇总数据（季报）为季后18日内、合并报表数据（季报）为季后40日内。</w:t>
      </w:r>
    </w:p>
    <w:p>
      <w:pPr>
        <w:spacing w:line="440" w:lineRule="exact"/>
        <w:ind w:firstLine="420" w:firstLineChars="200"/>
        <w:rPr>
          <w:rFonts w:ascii="宋体" w:hAnsi="宋体" w:cs="宋体"/>
          <w:szCs w:val="21"/>
        </w:rPr>
      </w:pPr>
      <w:r>
        <w:rPr>
          <w:rFonts w:hint="eastAsia" w:ascii="宋体" w:hAnsi="宋体" w:cs="宋体"/>
          <w:szCs w:val="21"/>
        </w:rPr>
        <w:t>5</w:t>
      </w:r>
      <w:r>
        <w:rPr>
          <w:rFonts w:hint="eastAsia" w:ascii="宋体" w:hAnsi="宋体" w:cs="宋体"/>
          <w:bCs/>
          <w:szCs w:val="21"/>
        </w:rPr>
        <w:t>．</w:t>
      </w:r>
      <w:r>
        <w:rPr>
          <w:rFonts w:hint="eastAsia" w:ascii="宋体" w:hAnsi="宋体" w:cs="宋体"/>
          <w:szCs w:val="21"/>
        </w:rPr>
        <w:t>报送方式：以工作底稿形式汇总反映在相关报表中。</w:t>
      </w:r>
    </w:p>
    <w:p>
      <w:pPr>
        <w:spacing w:line="440" w:lineRule="exact"/>
        <w:ind w:firstLine="420" w:firstLineChars="200"/>
        <w:rPr>
          <w:rFonts w:ascii="宋体" w:hAnsi="宋体" w:cs="宋体"/>
          <w:szCs w:val="21"/>
        </w:rPr>
      </w:pPr>
      <w:r>
        <w:rPr>
          <w:rFonts w:hint="eastAsia" w:ascii="宋体" w:hAnsi="宋体" w:cs="宋体"/>
          <w:szCs w:val="21"/>
        </w:rPr>
        <w:t>6．数据单位：万元。</w:t>
      </w:r>
    </w:p>
    <w:p>
      <w:pPr>
        <w:spacing w:line="440" w:lineRule="exact"/>
        <w:ind w:firstLine="420" w:firstLineChars="200"/>
        <w:rPr>
          <w:rFonts w:ascii="宋体" w:hAnsi="宋体" w:cs="宋体"/>
          <w:szCs w:val="21"/>
        </w:rPr>
      </w:pPr>
      <w:r>
        <w:rPr>
          <w:rFonts w:hint="eastAsia" w:ascii="宋体" w:hAnsi="宋体" w:cs="宋体"/>
          <w:szCs w:val="21"/>
        </w:rPr>
        <w:t>7．四舍五入要求：金额保留两位小数。</w:t>
      </w:r>
    </w:p>
    <w:p>
      <w:pPr>
        <w:spacing w:line="440" w:lineRule="exact"/>
        <w:ind w:firstLine="420" w:firstLineChars="200"/>
        <w:rPr>
          <w:rFonts w:ascii="宋体" w:hAnsi="宋体" w:cs="宋体"/>
          <w:szCs w:val="21"/>
        </w:rPr>
      </w:pPr>
      <w:r>
        <w:rPr>
          <w:rFonts w:hint="eastAsia" w:ascii="宋体" w:hAnsi="宋体" w:cs="宋体"/>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rFonts w:hint="eastAsia" w:ascii="宋体" w:hAnsi="宋体" w:cs="宋体"/>
          <w:bCs/>
          <w:szCs w:val="21"/>
        </w:rPr>
        <w:t>。</w:t>
      </w:r>
    </w:p>
    <w:p>
      <w:pPr>
        <w:spacing w:line="480" w:lineRule="exact"/>
        <w:rPr>
          <w:rFonts w:ascii="宋体" w:hAnsi="宋体" w:cs="宋体"/>
          <w:b/>
          <w:bCs/>
          <w:szCs w:val="21"/>
        </w:rPr>
      </w:pPr>
      <w:r>
        <w:rPr>
          <w:rFonts w:hint="eastAsia" w:ascii="宋体" w:hAnsi="宋体" w:cs="宋体"/>
          <w:b/>
          <w:bCs/>
          <w:szCs w:val="21"/>
        </w:rPr>
        <w:t>第三部分：具体说明</w:t>
      </w:r>
    </w:p>
    <w:p>
      <w:pPr>
        <w:spacing w:line="440" w:lineRule="exact"/>
        <w:ind w:firstLine="420" w:firstLineChars="200"/>
        <w:rPr>
          <w:rFonts w:ascii="宋体" w:hAnsi="宋体" w:cs="宋体"/>
          <w:szCs w:val="21"/>
        </w:rPr>
      </w:pPr>
      <w:r>
        <w:rPr>
          <w:rFonts w:hint="eastAsia" w:ascii="宋体" w:hAnsi="宋体" w:cs="宋体"/>
          <w:szCs w:val="21"/>
        </w:rPr>
        <w:t>《G4B-3（a1）与非中央交易对手的衍生工具交易对手信用风险违约资产计算表（标准法）》表包括两部分，第Ⅰ部分是净额结算覆盖部分的违约风险暴露，第Ⅱ部分是净额结算未覆盖部分的违约风险暴露。</w:t>
      </w:r>
    </w:p>
    <w:p>
      <w:pPr>
        <w:spacing w:line="440" w:lineRule="exact"/>
        <w:ind w:firstLine="420" w:firstLineChars="200"/>
        <w:rPr>
          <w:rFonts w:ascii="宋体" w:hAnsi="宋体" w:cs="宋体"/>
          <w:b/>
          <w:szCs w:val="21"/>
        </w:rPr>
      </w:pPr>
      <w:r>
        <w:rPr>
          <w:rFonts w:hint="eastAsia" w:ascii="宋体" w:hAnsi="宋体" w:cs="宋体"/>
          <w:szCs w:val="21"/>
        </w:rPr>
        <w:t>交易对手违约信用风险是指由交易对手可能发生违约导致商业银行发生损失的风险。交易对手违约风险加权资产为衍生工具交易的违约风险暴露（EAD）乘以</w:t>
      </w:r>
      <w:r>
        <w:rPr>
          <w:rFonts w:hint="eastAsia" w:ascii="宋体" w:hAnsi="宋体" w:cs="宋体"/>
          <w:szCs w:val="21"/>
          <w:highlight w:val="none"/>
        </w:rPr>
        <w:t>《办法》附件</w:t>
      </w:r>
      <w:r>
        <w:rPr>
          <w:rFonts w:ascii="宋体" w:hAnsi="宋体" w:cs="宋体"/>
          <w:szCs w:val="21"/>
          <w:highlight w:val="none"/>
        </w:rPr>
        <w:t>3规定</w:t>
      </w:r>
      <w:r>
        <w:rPr>
          <w:rFonts w:hint="eastAsia" w:ascii="宋体" w:hAnsi="宋体" w:cs="宋体"/>
          <w:szCs w:val="21"/>
          <w:highlight w:val="none"/>
        </w:rPr>
        <w:t>的</w:t>
      </w:r>
      <w:r>
        <w:rPr>
          <w:rFonts w:hint="eastAsia" w:ascii="宋体" w:hAnsi="宋体" w:cs="宋体"/>
          <w:szCs w:val="21"/>
        </w:rPr>
        <w:t>交易对手的风险权重，交易对手的违约风险暴露应为重置成本（RC）与潜在风险暴露（PFE）之和乘以调整系数。对同一交易对手而言，与其在表内的风险权重一致。本表按逐个交易对手填报。</w:t>
      </w:r>
    </w:p>
    <w:p>
      <w:pPr>
        <w:spacing w:line="440" w:lineRule="exact"/>
        <w:ind w:firstLine="421" w:firstLineChars="200"/>
        <w:rPr>
          <w:rFonts w:ascii="宋体" w:hAnsi="宋体" w:cs="宋体"/>
          <w:b/>
          <w:szCs w:val="21"/>
        </w:rPr>
      </w:pPr>
      <w:r>
        <w:rPr>
          <w:rFonts w:hint="eastAsia" w:ascii="宋体" w:hAnsi="宋体" w:cs="宋体"/>
          <w:b/>
          <w:szCs w:val="21"/>
        </w:rPr>
        <w:t>第Ⅰ部分：合格净额结算协议覆盖部分的违约风险暴露</w:t>
      </w:r>
    </w:p>
    <w:p>
      <w:pPr>
        <w:spacing w:line="440" w:lineRule="exact"/>
        <w:ind w:firstLine="420" w:firstLineChars="200"/>
        <w:rPr>
          <w:rFonts w:ascii="宋体" w:hAnsi="宋体" w:cs="宋体"/>
          <w:szCs w:val="21"/>
        </w:rPr>
      </w:pPr>
      <w:r>
        <w:rPr>
          <w:rFonts w:hint="eastAsia" w:ascii="宋体" w:hAnsi="宋体" w:cs="宋体"/>
          <w:szCs w:val="21"/>
        </w:rPr>
        <w:t>[A]交易对手名称：是指该交易对手的名称。对于本表，交易对手含客户。</w:t>
      </w:r>
    </w:p>
    <w:p>
      <w:pPr>
        <w:spacing w:line="440" w:lineRule="exact"/>
        <w:ind w:firstLine="420"/>
        <w:rPr>
          <w:rFonts w:ascii="宋体" w:hAnsi="宋体" w:cs="宋体"/>
          <w:szCs w:val="21"/>
        </w:rPr>
      </w:pPr>
      <w:r>
        <w:rPr>
          <w:rFonts w:hint="eastAsia" w:ascii="宋体" w:hAnsi="宋体" w:cs="宋体"/>
          <w:szCs w:val="21"/>
        </w:rPr>
        <w:t>[B]交易对手代码：是指该交易对手在商业银行的代码。</w:t>
      </w:r>
    </w:p>
    <w:p>
      <w:pPr>
        <w:spacing w:line="440" w:lineRule="exact"/>
        <w:ind w:firstLine="420"/>
        <w:rPr>
          <w:rFonts w:ascii="宋体" w:hAnsi="宋体" w:cs="宋体"/>
          <w:szCs w:val="21"/>
        </w:rPr>
      </w:pPr>
      <w:r>
        <w:rPr>
          <w:rFonts w:hint="eastAsia" w:ascii="宋体" w:hAnsi="宋体" w:cs="宋体"/>
          <w:szCs w:val="21"/>
        </w:rPr>
        <w:t>[C]交易对手风险权重：是指该交易对手在权重法下的风险权重系数，根据《办法》附件3第一部分“表内资产风险权重”确定。</w:t>
      </w:r>
    </w:p>
    <w:p>
      <w:pPr>
        <w:spacing w:line="440" w:lineRule="exact"/>
        <w:ind w:firstLine="420"/>
        <w:rPr>
          <w:rFonts w:ascii="宋体" w:hAnsi="宋体" w:cs="宋体"/>
          <w:szCs w:val="21"/>
        </w:rPr>
      </w:pPr>
      <w:r>
        <w:rPr>
          <w:rFonts w:hint="eastAsia" w:ascii="宋体" w:hAnsi="宋体" w:cs="宋体"/>
          <w:szCs w:val="21"/>
        </w:rPr>
        <w:t>[D-I]：重置成本计算</w:t>
      </w:r>
    </w:p>
    <w:p>
      <w:pPr>
        <w:spacing w:line="440" w:lineRule="exact"/>
        <w:ind w:firstLine="420"/>
        <w:rPr>
          <w:rFonts w:ascii="宋体" w:hAnsi="宋体" w:cs="宋体"/>
          <w:szCs w:val="21"/>
        </w:rPr>
      </w:pPr>
      <w:r>
        <w:rPr>
          <w:rFonts w:hint="eastAsia" w:ascii="宋体" w:hAnsi="宋体" w:cs="宋体"/>
          <w:szCs w:val="21"/>
        </w:rPr>
        <w:t>1．商业银行应区分保证金衍生工具交易和无保证金衍生工具交易。保证金衍生工具交易净额结算组合是指净额结算组合覆盖在保证金协议之下，该保证金协议规定交易对手应向银行交付变动保证金；除此之外的净额结算组合，包括仅商业银行向交易对手交付保证金的净额结算组合，都属于无保证金衍生工具交易净额结算组合。对于同一净额结算组合，保证金衍生工具交易的违约风险暴露以无保证金衍生工具交易的违约风险暴露为上限。</w:t>
      </w:r>
    </w:p>
    <w:p>
      <w:pPr>
        <w:spacing w:line="440" w:lineRule="exact"/>
        <w:ind w:firstLine="420"/>
        <w:rPr>
          <w:rFonts w:ascii="宋体" w:hAnsi="宋体" w:cs="宋体"/>
          <w:szCs w:val="21"/>
        </w:rPr>
      </w:pPr>
      <w:r>
        <w:rPr>
          <w:rFonts w:hint="eastAsia" w:ascii="宋体" w:hAnsi="宋体" w:cs="宋体"/>
          <w:szCs w:val="21"/>
        </w:rPr>
        <w:t>2.对于无保证金交易净额结算组合，重置成本计算公式如下：</w:t>
      </w:r>
    </w:p>
    <w:p>
      <w:pPr>
        <w:jc w:val="center"/>
        <w:rPr>
          <w:rFonts w:ascii="宋体" w:hAnsi="宋体" w:cs="宋体"/>
          <w:szCs w:val="21"/>
        </w:rPr>
      </w:pPr>
      <w:r>
        <w:rPr>
          <w:rFonts w:hint="eastAsia" w:ascii="宋体" w:hAnsi="宋体" w:cs="宋体"/>
          <w:kern w:val="0"/>
          <w:szCs w:val="21"/>
        </w:rPr>
        <w:object>
          <v:shape id="_x0000_i1025" o:spt="75" type="#_x0000_t75" style="height:19.2pt;width:117.6pt;" o:ole="t" filled="f" o:preferrelative="t" stroked="f" coordsize="21600,21600">
            <v:path/>
            <v:fill on="f" focussize="0,0"/>
            <v:stroke on="f" joinstyle="miter"/>
            <v:imagedata r:id="rId6" o:title=""/>
            <o:lock v:ext="edit" aspectratio="f"/>
            <w10:wrap type="none"/>
            <w10:anchorlock/>
          </v:shape>
          <o:OLEObject Type="Embed" ProgID="Equation.DSMT4" ShapeID="_x0000_i1025" DrawAspect="Content" ObjectID="_1468075725" r:id="rId5">
            <o:LockedField>false</o:LockedField>
          </o:OLEObject>
        </w:object>
      </w:r>
    </w:p>
    <w:p>
      <w:pPr>
        <w:spacing w:line="440" w:lineRule="exact"/>
        <w:ind w:firstLine="420"/>
        <w:rPr>
          <w:rFonts w:ascii="宋体" w:hAnsi="宋体" w:cs="宋体"/>
          <w:szCs w:val="21"/>
        </w:rPr>
      </w:pPr>
      <w:r>
        <w:rPr>
          <w:rFonts w:hint="eastAsia" w:ascii="宋体" w:hAnsi="宋体" w:cs="宋体"/>
          <w:szCs w:val="21"/>
        </w:rPr>
        <w:t>其中：</w:t>
      </w:r>
    </w:p>
    <w:p>
      <w:pPr>
        <w:spacing w:line="440" w:lineRule="exact"/>
        <w:ind w:firstLine="420"/>
        <w:rPr>
          <w:rFonts w:ascii="宋体" w:hAnsi="宋体" w:cs="宋体"/>
          <w:szCs w:val="21"/>
        </w:rPr>
      </w:pPr>
      <w:r>
        <w:rPr>
          <w:rFonts w:hint="eastAsia" w:ascii="宋体" w:hAnsi="宋体" w:cs="宋体"/>
          <w:szCs w:val="21"/>
        </w:rPr>
        <w:t>V为净额结算组合衍生工具的盯市价值；</w:t>
      </w:r>
    </w:p>
    <w:p>
      <w:pPr>
        <w:spacing w:line="440" w:lineRule="exact"/>
        <w:ind w:firstLine="420"/>
        <w:rPr>
          <w:rFonts w:ascii="宋体" w:hAnsi="宋体" w:cs="宋体"/>
          <w:szCs w:val="21"/>
        </w:rPr>
      </w:pPr>
      <w:r>
        <w:rPr>
          <w:rFonts w:hint="eastAsia" w:ascii="宋体" w:hAnsi="宋体" w:cs="宋体"/>
          <w:szCs w:val="21"/>
        </w:rPr>
        <w:t>C为银行持有的抵质押品净额（收到的抵质押品扣除提交的抵质押品）经折扣调整后的价值。包括银行承担单向支付义务的变动保证金，并以负数参与计算；不包括银行向独立的破产隔离账户提交的抵质押品。合格抵质押品折扣率见《办法》附件7第二、第六和第七部分。以破产隔离方式持有的定义见《办法》附件1</w:t>
      </w:r>
      <w:r>
        <w:rPr>
          <w:rFonts w:ascii="宋体" w:hAnsi="宋体" w:cs="宋体"/>
          <w:szCs w:val="21"/>
        </w:rPr>
        <w:t>0</w:t>
      </w:r>
      <w:r>
        <w:rPr>
          <w:rFonts w:hint="eastAsia" w:ascii="宋体" w:hAnsi="宋体" w:cs="宋体"/>
          <w:szCs w:val="21"/>
        </w:rPr>
        <w:t>的第二部分。</w:t>
      </w:r>
    </w:p>
    <w:p>
      <w:pPr>
        <w:spacing w:line="440" w:lineRule="exact"/>
        <w:ind w:firstLine="420"/>
        <w:rPr>
          <w:rFonts w:ascii="宋体" w:hAnsi="宋体" w:cs="宋体"/>
          <w:szCs w:val="21"/>
        </w:rPr>
      </w:pPr>
      <w:r>
        <w:rPr>
          <w:rFonts w:hint="eastAsia" w:ascii="宋体" w:hAnsi="宋体" w:cs="宋体"/>
          <w:szCs w:val="21"/>
        </w:rPr>
        <w:t>3.对于保证金交易净额结算组合，重置成本计算公式如下：</w:t>
      </w:r>
    </w:p>
    <w:p>
      <w:pPr>
        <w:jc w:val="center"/>
        <w:rPr>
          <w:rFonts w:ascii="宋体" w:hAnsi="宋体" w:cs="宋体"/>
          <w:szCs w:val="21"/>
        </w:rPr>
      </w:pPr>
      <w:r>
        <w:rPr>
          <w:rFonts w:hint="eastAsia" w:ascii="宋体" w:hAnsi="宋体" w:cs="宋体"/>
          <w:szCs w:val="21"/>
        </w:rPr>
        <w:object>
          <v:shape id="_x0000_i1026" o:spt="75" type="#_x0000_t75" style="height:21.6pt;width:249pt;" o:ole="t" filled="f" o:preferrelative="t" stroked="f" coordsize="21600,21600">
            <v:path/>
            <v:fill on="f" focussize="0,0"/>
            <v:stroke on="f" joinstyle="miter"/>
            <v:imagedata r:id="rId8" o:title=""/>
            <o:lock v:ext="edit" aspectratio="f"/>
            <w10:wrap type="none"/>
            <w10:anchorlock/>
          </v:shape>
          <o:OLEObject Type="Embed" ProgID="Equation.DSMT4" ShapeID="_x0000_i1026" DrawAspect="Content" ObjectID="_1468075726" r:id="rId7">
            <o:LockedField>false</o:LockedField>
          </o:OLEObject>
        </w:object>
      </w:r>
    </w:p>
    <w:p>
      <w:pPr>
        <w:spacing w:line="440" w:lineRule="exact"/>
        <w:ind w:firstLine="420"/>
        <w:rPr>
          <w:rFonts w:ascii="宋体" w:hAnsi="宋体" w:cs="宋体"/>
          <w:szCs w:val="21"/>
        </w:rPr>
      </w:pPr>
      <w:r>
        <w:rPr>
          <w:rFonts w:hint="eastAsia" w:ascii="宋体" w:hAnsi="宋体" w:cs="宋体"/>
          <w:szCs w:val="21"/>
        </w:rPr>
        <w:t>其中：</w:t>
      </w:r>
    </w:p>
    <w:p>
      <w:pPr>
        <w:spacing w:line="440" w:lineRule="exact"/>
        <w:ind w:firstLine="420"/>
        <w:rPr>
          <w:rFonts w:ascii="宋体" w:hAnsi="宋体" w:cs="宋体"/>
          <w:szCs w:val="21"/>
        </w:rPr>
      </w:pPr>
      <w:r>
        <w:rPr>
          <w:rFonts w:hint="eastAsia" w:ascii="宋体" w:hAnsi="宋体" w:cs="宋体"/>
          <w:szCs w:val="21"/>
        </w:rPr>
        <w:t>V的定义与无保证金交易相同；</w:t>
      </w:r>
    </w:p>
    <w:p>
      <w:pPr>
        <w:spacing w:line="440" w:lineRule="exact"/>
        <w:ind w:firstLine="420"/>
        <w:rPr>
          <w:rFonts w:ascii="宋体" w:hAnsi="宋体" w:cs="宋体"/>
          <w:szCs w:val="21"/>
        </w:rPr>
      </w:pPr>
      <w:bookmarkStart w:id="0" w:name="_Hlk152156295"/>
      <w:r>
        <w:rPr>
          <w:rFonts w:hint="eastAsia" w:ascii="宋体" w:hAnsi="宋体" w:cs="宋体"/>
          <w:szCs w:val="21"/>
        </w:rPr>
        <w:t>C除了包括无保证金交易中的相关要素外，还包括净变动保证金；</w:t>
      </w:r>
      <w:bookmarkEnd w:id="0"/>
    </w:p>
    <w:p>
      <w:pPr>
        <w:spacing w:line="440" w:lineRule="exact"/>
        <w:ind w:firstLine="420"/>
        <w:rPr>
          <w:rFonts w:ascii="宋体" w:hAnsi="宋体" w:cs="宋体"/>
          <w:szCs w:val="21"/>
        </w:rPr>
      </w:pPr>
      <w:r>
        <w:rPr>
          <w:rFonts w:hint="eastAsia" w:ascii="宋体" w:hAnsi="宋体" w:cs="宋体"/>
          <w:szCs w:val="21"/>
        </w:rPr>
        <w:t>TH是一个正的阈值，保证金协议覆盖下的衍生工具盯市价值超过该阈值，交易对手需向银行提交抵质押品；</w:t>
      </w:r>
    </w:p>
    <w:p>
      <w:pPr>
        <w:spacing w:line="440" w:lineRule="exact"/>
        <w:ind w:firstLine="420"/>
        <w:rPr>
          <w:rFonts w:ascii="宋体" w:hAnsi="宋体" w:cs="宋体"/>
          <w:szCs w:val="21"/>
        </w:rPr>
      </w:pPr>
      <w:r>
        <w:rPr>
          <w:rFonts w:hint="eastAsia" w:ascii="宋体" w:hAnsi="宋体" w:cs="宋体"/>
          <w:szCs w:val="21"/>
        </w:rPr>
        <w:t>MTA为交易对手追加变动保证金最低触发值；</w:t>
      </w:r>
    </w:p>
    <w:p>
      <w:pPr>
        <w:spacing w:line="440" w:lineRule="exact"/>
        <w:ind w:firstLine="420"/>
        <w:rPr>
          <w:rFonts w:ascii="宋体" w:hAnsi="宋体" w:cs="宋体"/>
          <w:szCs w:val="21"/>
        </w:rPr>
      </w:pPr>
      <w:r>
        <w:rPr>
          <w:rFonts w:hint="eastAsia" w:ascii="宋体" w:hAnsi="宋体" w:cs="宋体"/>
          <w:szCs w:val="21"/>
        </w:rPr>
        <w:t>NICA为净独立抵质押品的价值</w:t>
      </w:r>
      <w:r>
        <w:rPr>
          <w:rFonts w:hint="eastAsia" w:ascii="宋体" w:hAnsi="宋体" w:cs="宋体"/>
          <w:szCs w:val="21"/>
          <w:highlight w:val="none"/>
        </w:rPr>
        <w:t>，即在交易对手违约的情况下，银行可以用来抵消风险暴露的抵质押品价值。</w:t>
      </w:r>
      <w:r>
        <w:rPr>
          <w:rFonts w:ascii="宋体" w:hAnsi="宋体" w:cs="宋体"/>
          <w:szCs w:val="21"/>
          <w:highlight w:val="none"/>
        </w:rPr>
        <w:t>NICA</w:t>
      </w:r>
      <w:r>
        <w:rPr>
          <w:rFonts w:hint="eastAsia" w:ascii="宋体" w:hAnsi="宋体" w:cs="宋体"/>
          <w:szCs w:val="21"/>
          <w:highlight w:val="none"/>
        </w:rPr>
        <w:t>包括初始保证金，不包括变动保证金，也不包括银行向独立的破产隔离账户提交的抵质押品</w:t>
      </w:r>
      <w:r>
        <w:rPr>
          <w:rFonts w:hint="eastAsia" w:ascii="宋体" w:hAnsi="宋体" w:cs="宋体"/>
          <w:szCs w:val="21"/>
        </w:rPr>
        <w:t>。</w:t>
      </w:r>
    </w:p>
    <w:p>
      <w:pPr>
        <w:spacing w:line="440" w:lineRule="exact"/>
        <w:ind w:firstLine="420"/>
        <w:rPr>
          <w:rFonts w:ascii="宋体" w:hAnsi="宋体" w:cs="宋体"/>
          <w:szCs w:val="21"/>
        </w:rPr>
      </w:pPr>
      <w:r>
        <w:rPr>
          <w:rFonts w:hint="eastAsia" w:ascii="宋体" w:hAnsi="宋体" w:cs="宋体"/>
          <w:szCs w:val="21"/>
        </w:rPr>
        <w:t>[D]保证金未覆盖部分的V：该交易对手的衍生工具保证金未覆盖部分中，盯市价值总和。</w:t>
      </w:r>
    </w:p>
    <w:p>
      <w:pPr>
        <w:spacing w:line="440" w:lineRule="exact"/>
        <w:ind w:firstLine="420"/>
        <w:rPr>
          <w:rFonts w:ascii="宋体" w:hAnsi="宋体" w:cs="宋体"/>
          <w:szCs w:val="21"/>
        </w:rPr>
      </w:pPr>
      <w:r>
        <w:rPr>
          <w:rFonts w:hint="eastAsia" w:ascii="宋体" w:hAnsi="宋体" w:cs="宋体"/>
          <w:szCs w:val="21"/>
        </w:rPr>
        <w:t>[E]保证金未覆盖部分的C：该交易对手的衍生工具中保证金未覆盖部分中，银行持有的抵质押品净额（收到的抵质押品扣除提交的抵质押品）经折扣调整后的价值。</w:t>
      </w:r>
    </w:p>
    <w:p>
      <w:pPr>
        <w:spacing w:line="440" w:lineRule="exact"/>
        <w:ind w:firstLine="420"/>
        <w:rPr>
          <w:rFonts w:ascii="宋体" w:hAnsi="宋体" w:cs="宋体"/>
          <w:szCs w:val="21"/>
        </w:rPr>
      </w:pPr>
      <w:r>
        <w:rPr>
          <w:rFonts w:hint="eastAsia" w:ascii="宋体" w:hAnsi="宋体" w:cs="宋体"/>
          <w:szCs w:val="21"/>
        </w:rPr>
        <w:t>[F]保证金覆盖部分的TH：该交易对手的衍生工具中保证金未覆盖部分中设定的正阈值，超过该阈值，交易对手</w:t>
      </w:r>
      <w:bookmarkStart w:id="1" w:name="_Hlk152156331"/>
      <w:r>
        <w:rPr>
          <w:rFonts w:hint="eastAsia" w:ascii="宋体" w:hAnsi="宋体" w:cs="宋体"/>
          <w:szCs w:val="21"/>
        </w:rPr>
        <w:t>需</w:t>
      </w:r>
      <w:bookmarkEnd w:id="1"/>
      <w:r>
        <w:rPr>
          <w:rFonts w:hint="eastAsia" w:ascii="宋体" w:hAnsi="宋体" w:cs="宋体"/>
          <w:szCs w:val="21"/>
        </w:rPr>
        <w:t>向银行提交抵质押品。</w:t>
      </w:r>
    </w:p>
    <w:p>
      <w:pPr>
        <w:spacing w:line="440" w:lineRule="exact"/>
        <w:ind w:firstLine="420"/>
        <w:rPr>
          <w:rFonts w:ascii="宋体" w:hAnsi="宋体" w:cs="宋体"/>
          <w:szCs w:val="21"/>
        </w:rPr>
      </w:pPr>
      <w:r>
        <w:rPr>
          <w:rFonts w:hint="eastAsia" w:ascii="宋体" w:hAnsi="宋体" w:cs="宋体"/>
          <w:szCs w:val="21"/>
        </w:rPr>
        <w:t>[G]保证金覆盖部分的MTA：MTA为交易对手追加可变保证金最低触发值。</w:t>
      </w:r>
    </w:p>
    <w:p>
      <w:pPr>
        <w:spacing w:line="440" w:lineRule="exact"/>
        <w:ind w:firstLine="420"/>
        <w:rPr>
          <w:rFonts w:ascii="宋体" w:hAnsi="宋体" w:cs="宋体"/>
          <w:szCs w:val="21"/>
        </w:rPr>
      </w:pPr>
      <w:r>
        <w:rPr>
          <w:rFonts w:hint="eastAsia" w:ascii="宋体" w:hAnsi="宋体" w:cs="宋体"/>
          <w:szCs w:val="21"/>
        </w:rPr>
        <w:t>[H]保证金覆盖部分的NICA：NICA为净独立抵质押品的价值，即在交易对手违约情况下，银行可以用来抵消风险暴露的抵质押品价值。</w:t>
      </w:r>
      <w:bookmarkStart w:id="2" w:name="_Hlk152156344"/>
      <w:r>
        <w:rPr>
          <w:rFonts w:hint="eastAsia" w:ascii="宋体" w:hAnsi="宋体" w:cs="宋体"/>
          <w:szCs w:val="21"/>
        </w:rPr>
        <w:t>NICA包括初始保证金，不包括变动保证金，也不包括银行向独立的破产隔离账户提交的抵质押品。</w:t>
      </w:r>
      <w:bookmarkEnd w:id="2"/>
    </w:p>
    <w:p>
      <w:pPr>
        <w:spacing w:line="440" w:lineRule="exact"/>
        <w:ind w:firstLine="420"/>
        <w:rPr>
          <w:rFonts w:ascii="宋体" w:hAnsi="宋体" w:cs="宋体"/>
          <w:szCs w:val="21"/>
          <w:highlight w:val="yellow"/>
        </w:rPr>
      </w:pPr>
      <w:r>
        <w:rPr>
          <w:rFonts w:hint="eastAsia" w:ascii="宋体" w:hAnsi="宋体" w:cs="宋体"/>
          <w:szCs w:val="21"/>
        </w:rPr>
        <w:t>[I]合计：是指该交易对手所有衍生工具交易重置成本的总和R</w:t>
      </w:r>
      <w:r>
        <w:rPr>
          <w:rFonts w:ascii="宋体" w:hAnsi="宋体" w:cs="宋体"/>
          <w:szCs w:val="21"/>
        </w:rPr>
        <w:t>C</w:t>
      </w:r>
      <w:r>
        <w:rPr>
          <w:rFonts w:hint="eastAsia" w:ascii="宋体" w:hAnsi="宋体" w:cs="宋体"/>
          <w:szCs w:val="21"/>
        </w:rPr>
        <w:t>，具体计算方法如上所述。</w:t>
      </w:r>
    </w:p>
    <w:p>
      <w:pPr>
        <w:spacing w:line="440" w:lineRule="exact"/>
        <w:ind w:firstLine="420"/>
        <w:rPr>
          <w:rFonts w:ascii="宋体" w:hAnsi="宋体" w:cs="宋体"/>
          <w:szCs w:val="21"/>
        </w:rPr>
      </w:pPr>
      <w:r>
        <w:rPr>
          <w:rFonts w:hint="eastAsia" w:ascii="宋体" w:hAnsi="宋体" w:cs="宋体"/>
          <w:szCs w:val="21"/>
        </w:rPr>
        <w:t>[J-V]潜在风险暴露计算：</w:t>
      </w:r>
    </w:p>
    <w:p>
      <w:pPr>
        <w:spacing w:line="440" w:lineRule="exact"/>
        <w:ind w:firstLine="420"/>
        <w:rPr>
          <w:rFonts w:ascii="宋体" w:hAnsi="宋体" w:cs="宋体"/>
          <w:szCs w:val="21"/>
        </w:rPr>
      </w:pPr>
      <w:r>
        <w:rPr>
          <w:rFonts w:hint="eastAsia" w:ascii="宋体" w:hAnsi="宋体" w:cs="宋体"/>
          <w:szCs w:val="21"/>
        </w:rPr>
        <w:t>潜在风险暴露的计算公式如下：</w:t>
      </w:r>
    </w:p>
    <w:p>
      <w:pPr>
        <w:pStyle w:val="19"/>
        <w:ind w:left="420" w:leftChars="200" w:firstLine="0" w:firstLineChars="0"/>
        <w:jc w:val="center"/>
        <w:rPr>
          <w:rFonts w:ascii="宋体" w:hAnsi="宋体" w:cs="宋体"/>
          <w:kern w:val="0"/>
          <w:szCs w:val="21"/>
        </w:rPr>
      </w:pPr>
      <w:r>
        <w:rPr>
          <w:rFonts w:hint="eastAsia" w:ascii="宋体" w:hAnsi="宋体" w:cs="宋体"/>
          <w:kern w:val="0"/>
          <w:szCs w:val="21"/>
        </w:rPr>
        <w:object>
          <v:shape id="_x0000_i1027" o:spt="75" type="#_x0000_t75" style="height:19.2pt;width:200.4pt;" o:ole="t" filled="f" o:preferrelative="t" stroked="f" coordsize="21600,21600">
            <v:path/>
            <v:fill on="f" focussize="0,0"/>
            <v:stroke on="f" joinstyle="miter"/>
            <v:imagedata r:id="rId10" o:title=""/>
            <o:lock v:ext="edit" aspectratio="f"/>
            <w10:wrap type="none"/>
            <w10:anchorlock/>
          </v:shape>
          <o:OLEObject Type="Embed" ProgID="Equation.DSMT4" ShapeID="_x0000_i1027" DrawAspect="Content" ObjectID="_1468075727" r:id="rId9">
            <o:LockedField>false</o:LockedField>
          </o:OLEObject>
        </w:object>
      </w:r>
    </w:p>
    <w:p>
      <w:pPr>
        <w:pStyle w:val="19"/>
        <w:spacing w:line="440" w:lineRule="exact"/>
        <w:rPr>
          <w:rFonts w:ascii="宋体" w:hAnsi="宋体" w:cs="宋体"/>
          <w:kern w:val="0"/>
          <w:szCs w:val="21"/>
        </w:rPr>
      </w:pPr>
      <w:r>
        <w:rPr>
          <w:rFonts w:hint="eastAsia" w:ascii="宋体" w:hAnsi="宋体" w:cs="宋体"/>
          <w:kern w:val="0"/>
          <w:szCs w:val="21"/>
        </w:rPr>
        <w:t>其中：AddOn</w:t>
      </w:r>
      <w:r>
        <w:rPr>
          <w:rFonts w:hint="eastAsia" w:ascii="宋体" w:hAnsi="宋体" w:cs="宋体"/>
          <w:kern w:val="0"/>
          <w:sz w:val="36"/>
          <w:szCs w:val="36"/>
          <w:vertAlign w:val="superscript"/>
        </w:rPr>
        <w:t>aggregate</w:t>
      </w:r>
      <w:r>
        <w:rPr>
          <w:rFonts w:hint="eastAsia" w:ascii="宋体" w:hAnsi="宋体" w:cs="宋体"/>
          <w:kern w:val="0"/>
          <w:szCs w:val="21"/>
        </w:rPr>
        <w:t>为全部衍生工具交易的总附加暴露，multiplier为认可超值抵押或负盯市价值的乘数因子。</w:t>
      </w:r>
    </w:p>
    <w:p>
      <w:pPr>
        <w:pStyle w:val="19"/>
        <w:spacing w:line="440" w:lineRule="exact"/>
        <w:rPr>
          <w:rFonts w:ascii="宋体" w:hAnsi="宋体" w:cs="宋体"/>
          <w:kern w:val="0"/>
          <w:szCs w:val="21"/>
        </w:rPr>
      </w:pPr>
      <w:r>
        <w:rPr>
          <w:rFonts w:hint="eastAsia" w:ascii="宋体" w:hAnsi="宋体" w:cs="宋体"/>
          <w:kern w:val="0"/>
          <w:szCs w:val="21"/>
        </w:rPr>
        <w:t>[J/L/N/P/R]各类衍生工具的名义本金：持有对该交易对手的衍生工具的名义金额或合约账面金额，分别按照不同资产类别填写，计算方法详见下文。</w:t>
      </w:r>
    </w:p>
    <w:p>
      <w:pPr>
        <w:pStyle w:val="19"/>
        <w:spacing w:line="440" w:lineRule="exact"/>
        <w:rPr>
          <w:rFonts w:ascii="宋体" w:hAnsi="宋体" w:cs="宋体"/>
          <w:kern w:val="0"/>
          <w:szCs w:val="21"/>
        </w:rPr>
      </w:pPr>
      <w:r>
        <w:rPr>
          <w:rFonts w:hint="eastAsia" w:ascii="宋体" w:hAnsi="宋体" w:cs="宋体"/>
          <w:kern w:val="0"/>
          <w:szCs w:val="21"/>
        </w:rPr>
        <w:t>衍生工具的资产类别包括：利率类工具、外汇类工具、信用类工具、股权类工具和商品类工具（含黄金）。资产分类的依据是衍生工具的主要风险因子，由其参考标的工具决定。当一个衍生工具同时包含不同类型的风险因子时，商业银行应根据不同风险因子的敏感性和波动率来确定主要风险因子，并保持主要风险因子判断方法的一致性。</w:t>
      </w:r>
    </w:p>
    <w:p>
      <w:pPr>
        <w:pStyle w:val="19"/>
        <w:spacing w:line="440" w:lineRule="exact"/>
        <w:rPr>
          <w:rFonts w:ascii="宋体" w:hAnsi="宋体" w:cs="宋体"/>
          <w:kern w:val="0"/>
          <w:szCs w:val="21"/>
        </w:rPr>
      </w:pPr>
      <w:r>
        <w:rPr>
          <w:rFonts w:hint="eastAsia" w:ascii="宋体" w:hAnsi="宋体" w:cs="宋体"/>
          <w:kern w:val="0"/>
          <w:szCs w:val="21"/>
        </w:rPr>
        <w:t>[T]合计：各资产类别下所有衍生交易工具名义本金的总和，T=J+L+N+P+R</w:t>
      </w:r>
    </w:p>
    <w:p>
      <w:pPr>
        <w:spacing w:line="440" w:lineRule="exact"/>
        <w:ind w:firstLine="200"/>
        <w:rPr>
          <w:rFonts w:ascii="宋体" w:hAnsi="宋体" w:cs="宋体"/>
          <w:szCs w:val="21"/>
        </w:rPr>
      </w:pPr>
      <w:r>
        <w:rPr>
          <w:rFonts w:hint="eastAsia" w:ascii="宋体" w:hAnsi="宋体" w:cs="宋体"/>
          <w:szCs w:val="21"/>
        </w:rPr>
        <w:t>[K/M/O/Q/S]Add-on：指各资产类别下所有衍生交易工具的附加暴露(不表示总附加暴露</w:t>
      </w:r>
      <w:r>
        <w:rPr>
          <w:rFonts w:hint="eastAsia" w:ascii="宋体" w:hAnsi="宋体" w:cs="宋体"/>
          <w:kern w:val="0"/>
          <w:szCs w:val="21"/>
        </w:rPr>
        <w:t>AddOn</w:t>
      </w:r>
      <w:r>
        <w:rPr>
          <w:rFonts w:hint="eastAsia" w:ascii="宋体" w:hAnsi="宋体" w:cs="宋体"/>
          <w:kern w:val="0"/>
          <w:sz w:val="36"/>
          <w:szCs w:val="36"/>
          <w:vertAlign w:val="superscript"/>
        </w:rPr>
        <w:t>aggregate</w:t>
      </w:r>
      <w:r>
        <w:rPr>
          <w:rFonts w:hint="eastAsia" w:ascii="宋体" w:hAnsi="宋体" w:cs="宋体"/>
          <w:szCs w:val="21"/>
        </w:rPr>
        <w:t>，不表示各抵消组合的附加暴露</w:t>
      </w:r>
      <w:r>
        <w:rPr>
          <w:rFonts w:hint="eastAsia" w:ascii="宋体" w:hAnsi="宋体" w:cs="宋体"/>
          <w:position w:val="-14"/>
          <w:szCs w:val="21"/>
        </w:rPr>
        <w:object>
          <v:shape id="_x0000_i1028" o:spt="75" type="#_x0000_t75" style="height:18.6pt;width:42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宋体" w:hAnsi="宋体" w:cs="宋体"/>
          <w:szCs w:val="21"/>
        </w:rPr>
        <w:t>)，应根据《</w:t>
      </w:r>
      <w:r>
        <w:rPr>
          <w:rFonts w:hint="eastAsia" w:ascii="宋体" w:hAnsi="宋体" w:cs="宋体"/>
          <w:szCs w:val="21"/>
          <w:highlight w:val="none"/>
        </w:rPr>
        <w:t>办法》</w:t>
      </w:r>
      <w:r>
        <w:rPr>
          <w:rFonts w:hint="eastAsia"/>
          <w:szCs w:val="21"/>
        </w:rPr>
        <w:t>附件9</w:t>
      </w:r>
      <w:r>
        <w:rPr>
          <w:rFonts w:hint="eastAsia" w:ascii="宋体" w:hAnsi="宋体" w:cs="宋体"/>
          <w:szCs w:val="21"/>
        </w:rPr>
        <w:t>中的规定，按照不同资产类别分别计算，计算方法详见下文。</w:t>
      </w:r>
    </w:p>
    <w:p>
      <w:pPr>
        <w:spacing w:line="440" w:lineRule="exact"/>
        <w:ind w:firstLine="200"/>
        <w:rPr>
          <w:rFonts w:ascii="宋体" w:hAnsi="宋体" w:cs="宋体"/>
          <w:szCs w:val="21"/>
        </w:rPr>
      </w:pPr>
      <w:r>
        <w:rPr>
          <w:rFonts w:hint="eastAsia" w:ascii="宋体" w:hAnsi="宋体" w:cs="宋体"/>
          <w:szCs w:val="21"/>
        </w:rPr>
        <w:t>[U]合计：各资产类别下所有衍生交易工具的附加暴露的总和，即</w:t>
      </w:r>
      <w:r>
        <w:rPr>
          <w:rFonts w:hint="eastAsia" w:ascii="宋体" w:hAnsi="宋体" w:cs="宋体"/>
          <w:kern w:val="0"/>
          <w:szCs w:val="21"/>
        </w:rPr>
        <w:t>AddOn</w:t>
      </w:r>
      <w:r>
        <w:rPr>
          <w:rFonts w:hint="eastAsia" w:ascii="宋体" w:hAnsi="宋体" w:cs="宋体"/>
          <w:kern w:val="0"/>
          <w:sz w:val="36"/>
          <w:szCs w:val="36"/>
          <w:vertAlign w:val="superscript"/>
        </w:rPr>
        <w:t>aggregate</w:t>
      </w:r>
    </w:p>
    <w:p>
      <w:pPr>
        <w:spacing w:line="440" w:lineRule="exact"/>
        <w:ind w:firstLine="200"/>
        <w:rPr>
          <w:rFonts w:ascii="宋体" w:hAnsi="宋体" w:cs="宋体"/>
          <w:szCs w:val="21"/>
        </w:rPr>
      </w:pPr>
      <w:r>
        <w:rPr>
          <w:rFonts w:hint="eastAsia" w:ascii="宋体" w:hAnsi="宋体" w:cs="宋体"/>
          <w:szCs w:val="21"/>
        </w:rPr>
        <w:t>[V]PFE：该交易对手的潜在风险暴露，等于全部衍生工具交易的总附加暴露(</w:t>
      </w:r>
      <w:r>
        <w:rPr>
          <w:rFonts w:hint="eastAsia" w:ascii="宋体" w:hAnsi="宋体" w:cs="宋体"/>
          <w:kern w:val="0"/>
          <w:szCs w:val="21"/>
        </w:rPr>
        <w:t>AddOn</w:t>
      </w:r>
      <w:r>
        <w:rPr>
          <w:rFonts w:hint="eastAsia" w:ascii="宋体" w:hAnsi="宋体" w:cs="宋体"/>
          <w:kern w:val="0"/>
          <w:szCs w:val="21"/>
          <w:vertAlign w:val="superscript"/>
        </w:rPr>
        <w:t>aggregate</w:t>
      </w:r>
      <w:r>
        <w:rPr>
          <w:rFonts w:hint="eastAsia" w:ascii="宋体" w:hAnsi="宋体" w:cs="宋体"/>
          <w:szCs w:val="21"/>
        </w:rPr>
        <w:t>)乘以乘数因子（multiplier），乘数因子计算方法如下：</w:t>
      </w:r>
    </w:p>
    <w:p>
      <w:pPr>
        <w:jc w:val="center"/>
        <w:rPr>
          <w:rFonts w:ascii="宋体" w:hAnsi="宋体" w:cs="宋体"/>
          <w:position w:val="-30"/>
          <w:szCs w:val="21"/>
        </w:rPr>
      </w:pPr>
    </w:p>
    <w:p>
      <w:pPr>
        <w:spacing w:line="440" w:lineRule="exact"/>
        <w:ind w:firstLine="420"/>
        <w:rPr>
          <w:rFonts w:ascii="宋体" w:hAnsi="宋体" w:cs="宋体"/>
          <w:kern w:val="0"/>
          <w:szCs w:val="21"/>
        </w:rPr>
      </w:pPr>
      <w:r>
        <w:drawing>
          <wp:anchor distT="0" distB="0" distL="114300" distR="114300" simplePos="0" relativeHeight="251659264" behindDoc="0" locked="0" layoutInCell="1" allowOverlap="1">
            <wp:simplePos x="0" y="0"/>
            <wp:positionH relativeFrom="column">
              <wp:posOffset>472440</wp:posOffset>
            </wp:positionH>
            <wp:positionV relativeFrom="paragraph">
              <wp:posOffset>-16510</wp:posOffset>
            </wp:positionV>
            <wp:extent cx="4028440" cy="569595"/>
            <wp:effectExtent l="0" t="0" r="10160" b="1905"/>
            <wp:wrapTopAndBottom/>
            <wp:docPr id="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9"/>
                    <pic:cNvPicPr>
                      <a:picLocks noChangeAspect="1"/>
                    </pic:cNvPicPr>
                  </pic:nvPicPr>
                  <pic:blipFill>
                    <a:blip r:embed="rId13"/>
                    <a:stretch>
                      <a:fillRect/>
                    </a:stretch>
                  </pic:blipFill>
                  <pic:spPr>
                    <a:xfrm>
                      <a:off x="0" y="0"/>
                      <a:ext cx="4028440" cy="569595"/>
                    </a:xfrm>
                    <a:prstGeom prst="rect">
                      <a:avLst/>
                    </a:prstGeom>
                    <a:noFill/>
                    <a:ln>
                      <a:noFill/>
                    </a:ln>
                  </pic:spPr>
                </pic:pic>
              </a:graphicData>
            </a:graphic>
          </wp:anchor>
        </w:drawing>
      </w:r>
      <w:r>
        <w:rPr>
          <w:rFonts w:hint="eastAsia" w:ascii="宋体" w:hAnsi="宋体" w:cs="宋体"/>
          <w:szCs w:val="21"/>
        </w:rPr>
        <w:t>[W]EAD：交易对手违约风险暴露，等于重置成本和潜在风险暴露之和乘以调整系数</w:t>
      </w:r>
      <w:r>
        <w:rPr>
          <w:rFonts w:hint="eastAsia" w:ascii="宋体" w:hAnsi="宋体" w:cs="宋体"/>
          <w:kern w:val="0"/>
          <w:szCs w:val="21"/>
        </w:rPr>
        <w:t>，计算公式如下：</w:t>
      </w:r>
    </w:p>
    <w:p>
      <w:pPr>
        <w:pStyle w:val="19"/>
        <w:ind w:firstLine="0" w:firstLineChars="0"/>
        <w:jc w:val="center"/>
        <w:rPr>
          <w:rFonts w:ascii="宋体" w:hAnsi="宋体" w:cs="宋体"/>
          <w:kern w:val="0"/>
          <w:szCs w:val="21"/>
        </w:rPr>
      </w:pPr>
      <w:r>
        <w:rPr>
          <w:rFonts w:hint="eastAsia" w:ascii="宋体" w:hAnsi="宋体" w:cs="宋体"/>
          <w:position w:val="-10"/>
          <w:szCs w:val="21"/>
        </w:rPr>
        <w:object>
          <v:shape id="_x0000_i1029" o:spt="75" type="#_x0000_t75" style="height:18.6pt;width:133.8pt;" o:ole="t" filled="f" o:preferrelative="t" stroked="f" coordsize="21600,21600">
            <v:path/>
            <v:fill on="f" focussize="0,0"/>
            <v:stroke on="f" joinstyle="miter"/>
            <v:imagedata r:id="rId15" o:title=""/>
            <o:lock v:ext="edit" aspectratio="f"/>
            <w10:wrap type="none"/>
            <w10:anchorlock/>
          </v:shape>
          <o:OLEObject Type="Embed" ProgID="Equation.DSMT4" ShapeID="_x0000_i1029" DrawAspect="Content" ObjectID="_1468075729" r:id="rId14">
            <o:LockedField>false</o:LockedField>
          </o:OLEObject>
        </w:object>
      </w:r>
    </w:p>
    <w:p>
      <w:pPr>
        <w:pStyle w:val="19"/>
        <w:spacing w:line="440" w:lineRule="exact"/>
        <w:rPr>
          <w:rFonts w:ascii="宋体" w:hAnsi="宋体" w:cs="宋体"/>
          <w:szCs w:val="21"/>
        </w:rPr>
      </w:pPr>
      <w:r>
        <w:rPr>
          <w:rFonts w:hint="eastAsia" w:ascii="宋体" w:hAnsi="宋体" w:cs="宋体"/>
          <w:iCs/>
          <w:szCs w:val="21"/>
        </w:rPr>
        <w:t>RC</w:t>
      </w:r>
      <w:r>
        <w:rPr>
          <w:rFonts w:hint="eastAsia" w:ascii="宋体" w:hAnsi="宋体" w:cs="宋体"/>
          <w:kern w:val="0"/>
          <w:szCs w:val="21"/>
        </w:rPr>
        <w:t>为重置成本，代表当前风险暴露；</w:t>
      </w:r>
      <w:r>
        <w:rPr>
          <w:rFonts w:hint="eastAsia" w:ascii="宋体" w:hAnsi="宋体" w:cs="宋体"/>
          <w:iCs/>
          <w:szCs w:val="21"/>
        </w:rPr>
        <w:t>PFE</w:t>
      </w:r>
      <w:r>
        <w:rPr>
          <w:rFonts w:hint="eastAsia" w:ascii="宋体" w:hAnsi="宋体" w:cs="宋体"/>
          <w:kern w:val="0"/>
          <w:szCs w:val="21"/>
        </w:rPr>
        <w:t>为潜在风险暴露，该栏目由表格自动计算。</w:t>
      </w:r>
    </w:p>
    <w:p>
      <w:pPr>
        <w:spacing w:line="440" w:lineRule="exact"/>
        <w:ind w:firstLine="420"/>
        <w:rPr>
          <w:rFonts w:ascii="宋体" w:hAnsi="宋体" w:cs="宋体"/>
          <w:szCs w:val="21"/>
        </w:rPr>
      </w:pPr>
      <w:r>
        <w:rPr>
          <w:rFonts w:hint="eastAsia" w:ascii="宋体" w:hAnsi="宋体" w:cs="宋体"/>
          <w:szCs w:val="21"/>
        </w:rPr>
        <w:t>[X]RWA：风险加权资产，等于交易对手违约风险暴露乘以该交易对手风险权重，该栏目由表格自动计算。</w:t>
      </w:r>
    </w:p>
    <w:p>
      <w:pPr>
        <w:spacing w:line="440" w:lineRule="exact"/>
        <w:ind w:firstLine="421" w:firstLineChars="200"/>
        <w:rPr>
          <w:rFonts w:ascii="宋体" w:hAnsi="宋体" w:cs="宋体"/>
          <w:b/>
          <w:szCs w:val="21"/>
        </w:rPr>
      </w:pPr>
      <w:r>
        <w:rPr>
          <w:rFonts w:hint="eastAsia" w:ascii="宋体" w:hAnsi="宋体" w:cs="宋体"/>
          <w:b/>
          <w:szCs w:val="21"/>
        </w:rPr>
        <w:t>第II部分：合格净额结算协议未覆盖部分的违约风险暴露</w:t>
      </w:r>
    </w:p>
    <w:p>
      <w:pPr>
        <w:spacing w:line="440" w:lineRule="exact"/>
        <w:ind w:firstLine="420"/>
        <w:rPr>
          <w:rFonts w:ascii="宋体" w:hAnsi="宋体" w:cs="宋体"/>
          <w:szCs w:val="21"/>
        </w:rPr>
      </w:pPr>
      <w:r>
        <w:rPr>
          <w:rFonts w:hint="eastAsia" w:ascii="宋体" w:hAnsi="宋体" w:cs="宋体"/>
          <w:szCs w:val="21"/>
        </w:rPr>
        <w:t>净额结算未覆盖的衍生工具应逐笔作为净额组合计算附加暴露、潜在风险暴露、违约风险暴露等指标按交易对手汇总后填入报表，填写方法与第I部分类似。如果某个交易对手的衍生工具中，净额结算仅覆盖部分资产类别，则应将该交易对手拆分成两组，其中净额结算部分填写在第I部分，未覆盖部分填写在第II部分。</w:t>
      </w:r>
    </w:p>
    <w:p>
      <w:pPr>
        <w:spacing w:line="440" w:lineRule="exact"/>
        <w:ind w:firstLine="420" w:firstLineChars="200"/>
        <w:rPr>
          <w:rFonts w:ascii="宋体" w:hAnsi="宋体" w:cs="宋体"/>
          <w:szCs w:val="21"/>
        </w:rPr>
      </w:pPr>
      <w:r>
        <w:rPr>
          <w:rFonts w:hint="eastAsia" w:ascii="宋体" w:hAnsi="宋体" w:cs="宋体"/>
          <w:szCs w:val="21"/>
        </w:rPr>
        <w:t>[A]交易对手名称：是指该交易对手的名称。</w:t>
      </w:r>
    </w:p>
    <w:p>
      <w:pPr>
        <w:spacing w:line="440" w:lineRule="exact"/>
        <w:ind w:firstLine="420"/>
        <w:rPr>
          <w:rFonts w:ascii="宋体" w:hAnsi="宋体" w:cs="宋体"/>
          <w:szCs w:val="21"/>
        </w:rPr>
      </w:pPr>
      <w:r>
        <w:rPr>
          <w:rFonts w:hint="eastAsia" w:ascii="宋体" w:hAnsi="宋体" w:cs="宋体"/>
          <w:szCs w:val="21"/>
        </w:rPr>
        <w:t>[B]交易对手代码：是指该交易对手在商业银行的代码。</w:t>
      </w:r>
    </w:p>
    <w:p>
      <w:pPr>
        <w:spacing w:line="440" w:lineRule="exact"/>
        <w:ind w:firstLine="420" w:firstLineChars="200"/>
        <w:rPr>
          <w:rFonts w:ascii="宋体" w:hAnsi="宋体" w:cs="宋体"/>
          <w:szCs w:val="21"/>
        </w:rPr>
      </w:pPr>
      <w:r>
        <w:rPr>
          <w:rFonts w:hint="eastAsia" w:ascii="宋体" w:hAnsi="宋体" w:cs="宋体"/>
          <w:szCs w:val="21"/>
        </w:rPr>
        <w:t>[C]交易对手风险权重：是指该交易对手在权重法下的风险权重系数</w:t>
      </w:r>
      <w:r>
        <w:rPr>
          <w:rFonts w:hint="eastAsia" w:ascii="宋体" w:hAnsi="宋体" w:cs="宋体"/>
          <w:szCs w:val="21"/>
          <w:highlight w:val="none"/>
        </w:rPr>
        <w:t>，根据《办法》附件</w:t>
      </w:r>
      <w:r>
        <w:rPr>
          <w:rFonts w:ascii="宋体" w:hAnsi="宋体" w:cs="宋体"/>
          <w:szCs w:val="21"/>
          <w:highlight w:val="none"/>
        </w:rPr>
        <w:t>3第一部分“表内资产风险权重”确定</w:t>
      </w:r>
      <w:r>
        <w:rPr>
          <w:rFonts w:hint="eastAsia" w:ascii="宋体" w:hAnsi="宋体" w:cs="宋体"/>
          <w:szCs w:val="21"/>
        </w:rPr>
        <w:t>。</w:t>
      </w:r>
    </w:p>
    <w:p>
      <w:pPr>
        <w:spacing w:line="440" w:lineRule="exact"/>
        <w:ind w:firstLine="420"/>
        <w:rPr>
          <w:rFonts w:ascii="宋体" w:hAnsi="宋体" w:cs="宋体"/>
          <w:szCs w:val="21"/>
        </w:rPr>
      </w:pPr>
      <w:r>
        <w:rPr>
          <w:rFonts w:hint="eastAsia" w:ascii="宋体" w:hAnsi="宋体" w:cs="宋体"/>
          <w:szCs w:val="21"/>
        </w:rPr>
        <w:t>[D]RC合计：是指该交易对手所有衍生工具交易重置成本的总和，计算方法详见下文。</w:t>
      </w:r>
    </w:p>
    <w:p>
      <w:pPr>
        <w:spacing w:line="440" w:lineRule="exact"/>
        <w:ind w:firstLine="420"/>
        <w:rPr>
          <w:rFonts w:ascii="宋体" w:hAnsi="宋体" w:cs="宋体"/>
          <w:szCs w:val="21"/>
        </w:rPr>
      </w:pPr>
      <w:r>
        <w:rPr>
          <w:rFonts w:hint="eastAsia" w:ascii="宋体" w:hAnsi="宋体" w:cs="宋体"/>
          <w:szCs w:val="21"/>
        </w:rPr>
        <w:t>[E/G/I/K/M]名义本金：持有对该交易对手的衍生工具的名义金额或合约账面金额，分别按照不同资产类别填写，计算方法详见下文。</w:t>
      </w:r>
    </w:p>
    <w:p>
      <w:pPr>
        <w:pStyle w:val="19"/>
        <w:spacing w:line="440" w:lineRule="exact"/>
        <w:rPr>
          <w:rFonts w:ascii="宋体" w:hAnsi="宋体" w:cs="宋体"/>
          <w:kern w:val="0"/>
          <w:szCs w:val="21"/>
        </w:rPr>
      </w:pPr>
      <w:r>
        <w:rPr>
          <w:rFonts w:hint="eastAsia" w:ascii="宋体" w:hAnsi="宋体" w:cs="宋体"/>
          <w:szCs w:val="21"/>
        </w:rPr>
        <w:t>[O</w:t>
      </w:r>
      <w:r>
        <w:rPr>
          <w:rFonts w:hint="eastAsia" w:ascii="宋体" w:hAnsi="宋体" w:cs="宋体"/>
          <w:kern w:val="0"/>
          <w:szCs w:val="21"/>
        </w:rPr>
        <w:t>]合计：各资产类别下所有衍生交易工具名义本金的总和，O=E+G+I+K+M.</w:t>
      </w:r>
    </w:p>
    <w:p>
      <w:pPr>
        <w:spacing w:line="440" w:lineRule="exact"/>
        <w:ind w:firstLine="420"/>
        <w:rPr>
          <w:rFonts w:ascii="宋体" w:hAnsi="宋体" w:cs="宋体"/>
          <w:szCs w:val="21"/>
        </w:rPr>
      </w:pPr>
      <w:r>
        <w:rPr>
          <w:rFonts w:hint="eastAsia" w:ascii="宋体" w:hAnsi="宋体" w:cs="宋体"/>
          <w:szCs w:val="21"/>
        </w:rPr>
        <w:t>[F/H/J/L/N] Add-on：指各资产类别下所有衍生交易工具的附加暴露(不表示总附加暴露</w:t>
      </w:r>
      <w:r>
        <w:rPr>
          <w:rFonts w:hint="eastAsia" w:ascii="宋体" w:hAnsi="宋体" w:cs="宋体"/>
          <w:kern w:val="0"/>
          <w:szCs w:val="21"/>
        </w:rPr>
        <w:t>AddOn</w:t>
      </w:r>
      <w:r>
        <w:rPr>
          <w:rFonts w:hint="eastAsia" w:ascii="宋体" w:hAnsi="宋体" w:cs="宋体"/>
          <w:kern w:val="0"/>
          <w:sz w:val="36"/>
          <w:szCs w:val="36"/>
          <w:vertAlign w:val="superscript"/>
        </w:rPr>
        <w:t>aggregate</w:t>
      </w:r>
      <w:r>
        <w:rPr>
          <w:rFonts w:hint="eastAsia" w:ascii="宋体" w:hAnsi="宋体" w:cs="宋体"/>
          <w:szCs w:val="21"/>
        </w:rPr>
        <w:t>，不表示各抵消组合的附加暴露</w:t>
      </w:r>
      <w:r>
        <w:rPr>
          <w:rFonts w:hint="eastAsia" w:ascii="宋体" w:hAnsi="宋体" w:cs="宋体"/>
          <w:position w:val="-14"/>
          <w:szCs w:val="21"/>
        </w:rPr>
        <w:object>
          <v:shape id="_x0000_i1030" o:spt="75" type="#_x0000_t75" style="height:18.6pt;width:42pt;" o:ole="t" filled="f" o:preferrelative="t" stroked="f" coordsize="21600,21600">
            <v:path/>
            <v:fill on="f" focussize="0,0"/>
            <v:stroke on="f" joinstyle="miter"/>
            <v:imagedata r:id="rId12" o:title=""/>
            <o:lock v:ext="edit" aspectratio="t"/>
            <w10:wrap type="none"/>
            <w10:anchorlock/>
          </v:shape>
          <o:OLEObject Type="Embed" ProgID="Equation.DSMT4" ShapeID="_x0000_i1030" DrawAspect="Content" ObjectID="_1468075730" r:id="rId16">
            <o:LockedField>false</o:LockedField>
          </o:OLEObject>
        </w:object>
      </w:r>
      <w:r>
        <w:rPr>
          <w:rFonts w:hint="eastAsia" w:ascii="宋体" w:hAnsi="宋体" w:cs="宋体"/>
          <w:szCs w:val="21"/>
        </w:rPr>
        <w:t>)。应根据《</w:t>
      </w:r>
      <w:r>
        <w:rPr>
          <w:rFonts w:hint="eastAsia" w:ascii="宋体" w:hAnsi="宋体" w:cs="宋体"/>
          <w:szCs w:val="21"/>
          <w:highlight w:val="none"/>
        </w:rPr>
        <w:t>办法》</w:t>
      </w:r>
      <w:r>
        <w:rPr>
          <w:rFonts w:hint="eastAsia"/>
          <w:szCs w:val="21"/>
        </w:rPr>
        <w:t>附件9</w:t>
      </w:r>
      <w:r>
        <w:rPr>
          <w:rFonts w:hint="eastAsia" w:ascii="宋体" w:hAnsi="宋体" w:cs="宋体"/>
          <w:szCs w:val="21"/>
        </w:rPr>
        <w:t>中的规定，按照不同资产类别分别计算，计算方法详见下文。</w:t>
      </w:r>
    </w:p>
    <w:p>
      <w:pPr>
        <w:spacing w:line="440" w:lineRule="exact"/>
        <w:ind w:firstLine="420"/>
        <w:rPr>
          <w:rFonts w:ascii="宋体" w:hAnsi="宋体" w:cs="宋体"/>
          <w:szCs w:val="21"/>
        </w:rPr>
      </w:pPr>
      <w:r>
        <w:rPr>
          <w:rFonts w:hint="eastAsia" w:ascii="宋体" w:hAnsi="宋体" w:cs="宋体"/>
          <w:szCs w:val="21"/>
        </w:rPr>
        <w:t>[P]合计：各资产类别下所有衍生交易工具的附加暴露的总和，即</w:t>
      </w:r>
      <w:r>
        <w:rPr>
          <w:rFonts w:hint="eastAsia" w:ascii="宋体" w:hAnsi="宋体" w:cs="宋体"/>
          <w:kern w:val="0"/>
          <w:szCs w:val="21"/>
        </w:rPr>
        <w:t>AddOn</w:t>
      </w:r>
      <w:r>
        <w:rPr>
          <w:rFonts w:hint="eastAsia" w:ascii="宋体" w:hAnsi="宋体" w:cs="宋体"/>
          <w:kern w:val="0"/>
          <w:szCs w:val="21"/>
          <w:vertAlign w:val="superscript"/>
        </w:rPr>
        <w:t>aggregate</w:t>
      </w:r>
    </w:p>
    <w:p>
      <w:pPr>
        <w:spacing w:line="440" w:lineRule="exact"/>
        <w:ind w:firstLine="420"/>
        <w:rPr>
          <w:rFonts w:ascii="宋体" w:hAnsi="宋体" w:cs="宋体"/>
          <w:szCs w:val="21"/>
        </w:rPr>
      </w:pPr>
      <w:r>
        <w:rPr>
          <w:rFonts w:hint="eastAsia" w:ascii="宋体" w:hAnsi="宋体" w:cs="宋体"/>
          <w:szCs w:val="21"/>
        </w:rPr>
        <w:t>[Q]PFE：该交易对手的潜在风险暴露，等于全部衍生工具交易的总附加暴露(</w:t>
      </w:r>
      <w:r>
        <w:rPr>
          <w:rFonts w:hint="eastAsia" w:ascii="宋体" w:hAnsi="宋体" w:cs="宋体"/>
          <w:kern w:val="0"/>
          <w:szCs w:val="21"/>
        </w:rPr>
        <w:t>AddOn</w:t>
      </w:r>
      <w:r>
        <w:rPr>
          <w:rFonts w:hint="eastAsia" w:ascii="宋体" w:hAnsi="宋体" w:cs="宋体"/>
          <w:kern w:val="0"/>
          <w:szCs w:val="21"/>
          <w:vertAlign w:val="superscript"/>
        </w:rPr>
        <w:t>aggregate</w:t>
      </w:r>
      <w:r>
        <w:rPr>
          <w:rFonts w:hint="eastAsia" w:ascii="宋体" w:hAnsi="宋体" w:cs="宋体"/>
          <w:szCs w:val="21"/>
        </w:rPr>
        <w:t>)乘以乘数因子（multiplier），乘数因子计算方法同上。</w:t>
      </w:r>
    </w:p>
    <w:p>
      <w:pPr>
        <w:spacing w:line="440" w:lineRule="exact"/>
        <w:ind w:firstLine="420"/>
        <w:rPr>
          <w:rFonts w:ascii="宋体" w:hAnsi="宋体" w:cs="宋体"/>
          <w:kern w:val="0"/>
          <w:szCs w:val="21"/>
        </w:rPr>
      </w:pPr>
      <w:r>
        <w:rPr>
          <w:rFonts w:hint="eastAsia" w:ascii="宋体" w:hAnsi="宋体" w:cs="宋体"/>
          <w:szCs w:val="21"/>
        </w:rPr>
        <w:t>[R]EAD：交易对手违约风险暴露，等于重置成本和潜在风险暴露之和乘以调整系数，</w:t>
      </w:r>
      <w:r>
        <w:rPr>
          <w:rFonts w:hint="eastAsia" w:ascii="宋体" w:hAnsi="宋体" w:cs="宋体"/>
          <w:kern w:val="0"/>
          <w:szCs w:val="21"/>
        </w:rPr>
        <w:t>交易对手违约风险暴露，计算公式如下：</w:t>
      </w:r>
    </w:p>
    <w:p>
      <w:pPr>
        <w:pStyle w:val="19"/>
        <w:ind w:left="420" w:leftChars="200" w:firstLine="0" w:firstLineChars="0"/>
        <w:jc w:val="center"/>
        <w:rPr>
          <w:rFonts w:ascii="宋体" w:hAnsi="宋体" w:cs="宋体"/>
          <w:kern w:val="0"/>
          <w:szCs w:val="21"/>
        </w:rPr>
      </w:pPr>
      <w:r>
        <w:rPr>
          <w:rFonts w:hint="eastAsia" w:ascii="宋体" w:hAnsi="宋体" w:cs="宋体"/>
          <w:position w:val="-10"/>
          <w:szCs w:val="21"/>
        </w:rPr>
        <w:drawing>
          <wp:inline distT="0" distB="0" distL="114300" distR="114300">
            <wp:extent cx="1574800" cy="234950"/>
            <wp:effectExtent l="0" t="0" r="0" b="0"/>
            <wp:docPr id="1" name="图片 2"/>
            <wp:cNvGraphicFramePr/>
            <a:graphic xmlns:a="http://schemas.openxmlformats.org/drawingml/2006/main">
              <a:graphicData uri="http://schemas.openxmlformats.org/drawingml/2006/picture">
                <pic:pic xmlns:pic="http://schemas.openxmlformats.org/drawingml/2006/picture">
                  <pic:nvPicPr>
                    <pic:cNvPr id="1" name="图片 2"/>
                    <pic:cNvPicPr/>
                  </pic:nvPicPr>
                  <pic:blipFill>
                    <a:blip r:embed="rId15">
                      <a:lum/>
                    </a:blip>
                    <a:stretch>
                      <a:fillRect/>
                    </a:stretch>
                  </pic:blipFill>
                  <pic:spPr>
                    <a:xfrm>
                      <a:off x="0" y="0"/>
                      <a:ext cx="1897022" cy="282980"/>
                    </a:xfrm>
                    <a:prstGeom prst="rect">
                      <a:avLst/>
                    </a:prstGeom>
                    <a:noFill/>
                    <a:ln>
                      <a:noFill/>
                    </a:ln>
                  </pic:spPr>
                </pic:pic>
              </a:graphicData>
            </a:graphic>
          </wp:inline>
        </w:drawing>
      </w:r>
    </w:p>
    <w:p>
      <w:pPr>
        <w:pStyle w:val="19"/>
        <w:spacing w:line="440" w:lineRule="exact"/>
        <w:rPr>
          <w:rFonts w:ascii="宋体" w:hAnsi="宋体" w:cs="宋体"/>
          <w:szCs w:val="21"/>
        </w:rPr>
      </w:pPr>
      <w:r>
        <w:rPr>
          <w:rFonts w:hint="eastAsia" w:ascii="宋体" w:hAnsi="宋体" w:cs="宋体"/>
          <w:iCs/>
          <w:szCs w:val="21"/>
        </w:rPr>
        <w:t>RC</w:t>
      </w:r>
      <w:r>
        <w:rPr>
          <w:rFonts w:hint="eastAsia" w:ascii="宋体" w:hAnsi="宋体" w:cs="宋体"/>
          <w:kern w:val="0"/>
          <w:szCs w:val="21"/>
        </w:rPr>
        <w:t>为重置成本，代表当前风险暴露；</w:t>
      </w:r>
      <w:r>
        <w:rPr>
          <w:rFonts w:hint="eastAsia" w:ascii="宋体" w:hAnsi="宋体" w:cs="宋体"/>
          <w:iCs/>
          <w:szCs w:val="21"/>
        </w:rPr>
        <w:t>PFE</w:t>
      </w:r>
      <w:r>
        <w:rPr>
          <w:rFonts w:hint="eastAsia" w:ascii="宋体" w:hAnsi="宋体" w:cs="宋体"/>
          <w:kern w:val="0"/>
          <w:szCs w:val="21"/>
        </w:rPr>
        <w:t>为潜在风险暴露，由表格自动计算。</w:t>
      </w:r>
    </w:p>
    <w:p>
      <w:pPr>
        <w:spacing w:line="440" w:lineRule="exact"/>
        <w:ind w:firstLine="200"/>
        <w:rPr>
          <w:rFonts w:ascii="宋体" w:hAnsi="宋体" w:cs="宋体"/>
          <w:szCs w:val="21"/>
        </w:rPr>
      </w:pPr>
      <w:r>
        <w:rPr>
          <w:rFonts w:hint="eastAsia" w:ascii="宋体" w:hAnsi="宋体" w:cs="宋体"/>
          <w:szCs w:val="21"/>
        </w:rPr>
        <w:t>[S]RWA：风险加权资产，等于交易对手违约风险暴露乘以该交易对手风险权重，由表格自动计算。</w:t>
      </w:r>
    </w:p>
    <w:p>
      <w:pPr>
        <w:spacing w:line="440" w:lineRule="exact"/>
        <w:rPr>
          <w:b/>
          <w:szCs w:val="21"/>
        </w:rPr>
      </w:pPr>
      <w:r>
        <w:rPr>
          <w:rFonts w:hint="eastAsia"/>
          <w:b/>
          <w:szCs w:val="21"/>
        </w:rPr>
        <w:t>第四部分：其他说明</w:t>
      </w:r>
    </w:p>
    <w:p>
      <w:pPr>
        <w:spacing w:line="440" w:lineRule="exact"/>
        <w:ind w:firstLine="420" w:firstLineChars="200"/>
        <w:rPr>
          <w:rFonts w:ascii="Times New Roman" w:hAnsi="Times New Roman" w:cs="Times New Roman"/>
          <w:b/>
          <w:bCs w:val="0"/>
          <w:szCs w:val="21"/>
        </w:rPr>
      </w:pPr>
      <w:r>
        <w:rPr>
          <w:rFonts w:hint="eastAsia" w:ascii="宋体" w:hAnsi="宋体"/>
          <w:color w:val="0D0D0D"/>
          <w:szCs w:val="21"/>
        </w:rPr>
        <w:t>除第二部分规定的折算汇率计算方法外，填报机构也可选取报告期末某一固定时点的市场实际交易价格作为折算汇率。</w:t>
      </w:r>
    </w:p>
    <w:p>
      <w:pPr>
        <w:spacing w:line="440" w:lineRule="exact"/>
        <w:rPr>
          <w:rFonts w:ascii="宋体" w:hAnsi="宋体" w:cs="宋体"/>
          <w:b/>
          <w:bCs/>
          <w:szCs w:val="21"/>
        </w:rPr>
      </w:pPr>
      <w:r>
        <w:rPr>
          <w:rFonts w:hint="eastAsia" w:ascii="宋体" w:hAnsi="宋体" w:cs="宋体"/>
          <w:b/>
          <w:bCs/>
          <w:szCs w:val="21"/>
        </w:rPr>
        <w:t>第五部分：核对关系</w:t>
      </w:r>
    </w:p>
    <w:p>
      <w:pPr>
        <w:spacing w:line="440" w:lineRule="exact"/>
        <w:ind w:firstLine="420" w:firstLineChars="200"/>
        <w:rPr>
          <w:szCs w:val="21"/>
        </w:rPr>
      </w:pPr>
      <w:r>
        <w:rPr>
          <w:rFonts w:hint="eastAsia"/>
          <w:szCs w:val="21"/>
        </w:rPr>
        <w:t>（1）</w:t>
      </w:r>
      <w:r>
        <w:rPr>
          <w:szCs w:val="21"/>
        </w:rPr>
        <w:t>表内</w:t>
      </w:r>
      <w:r>
        <w:rPr>
          <w:rFonts w:hint="eastAsia"/>
          <w:szCs w:val="21"/>
        </w:rPr>
        <w:t>核对</w:t>
      </w:r>
      <w:r>
        <w:rPr>
          <w:szCs w:val="21"/>
        </w:rPr>
        <w:t>关系</w:t>
      </w:r>
    </w:p>
    <w:p>
      <w:pPr>
        <w:spacing w:line="440" w:lineRule="exact"/>
        <w:ind w:firstLine="420" w:firstLineChars="200"/>
        <w:rPr>
          <w:szCs w:val="21"/>
        </w:rPr>
      </w:pPr>
      <w:r>
        <w:rPr>
          <w:rFonts w:hint="eastAsia"/>
          <w:szCs w:val="21"/>
        </w:rPr>
        <w:t>第I部分 净额结算覆盖部分的违约风险暴露</w:t>
      </w:r>
    </w:p>
    <w:p>
      <w:pPr>
        <w:spacing w:line="440" w:lineRule="exact"/>
        <w:ind w:firstLine="420" w:firstLineChars="200"/>
        <w:rPr>
          <w:szCs w:val="21"/>
        </w:rPr>
      </w:pPr>
      <w:r>
        <w:rPr>
          <w:rFonts w:hint="eastAsia"/>
          <w:szCs w:val="21"/>
        </w:rPr>
        <w:t>T=J+L+N+P+R，适用于各行包括合计</w:t>
      </w:r>
    </w:p>
    <w:p>
      <w:pPr>
        <w:spacing w:line="440" w:lineRule="exact"/>
        <w:ind w:firstLine="420" w:firstLineChars="200"/>
        <w:rPr>
          <w:szCs w:val="21"/>
        </w:rPr>
      </w:pPr>
      <w:r>
        <w:rPr>
          <w:rFonts w:hint="eastAsia"/>
          <w:szCs w:val="21"/>
        </w:rPr>
        <w:t>第II部分 净额结算未覆盖部分的违约风险暴露</w:t>
      </w:r>
    </w:p>
    <w:p>
      <w:pPr>
        <w:spacing w:line="440" w:lineRule="exact"/>
        <w:ind w:firstLine="420" w:firstLineChars="200"/>
        <w:rPr>
          <w:szCs w:val="21"/>
        </w:rPr>
      </w:pPr>
      <w:r>
        <w:rPr>
          <w:rFonts w:hint="eastAsia"/>
          <w:szCs w:val="21"/>
        </w:rPr>
        <w:t>O=E+G+I+K+M，适用于各行包括合计</w:t>
      </w:r>
    </w:p>
    <w:p>
      <w:pPr>
        <w:spacing w:line="440" w:lineRule="exact"/>
        <w:ind w:firstLine="420" w:firstLineChars="200"/>
        <w:rPr>
          <w:szCs w:val="21"/>
        </w:rPr>
      </w:pPr>
      <w:r>
        <w:rPr>
          <w:rFonts w:hint="eastAsia"/>
          <w:szCs w:val="21"/>
        </w:rPr>
        <w:t>（2）</w:t>
      </w:r>
      <w:r>
        <w:rPr>
          <w:szCs w:val="21"/>
        </w:rPr>
        <w:t>表间</w:t>
      </w:r>
      <w:r>
        <w:rPr>
          <w:rFonts w:hint="eastAsia"/>
          <w:szCs w:val="21"/>
        </w:rPr>
        <w:t>核对</w:t>
      </w:r>
      <w:r>
        <w:rPr>
          <w:szCs w:val="21"/>
        </w:rPr>
        <w:t>关系</w:t>
      </w:r>
    </w:p>
    <w:p>
      <w:pPr>
        <w:spacing w:line="440" w:lineRule="exact"/>
        <w:ind w:firstLine="420" w:firstLineChars="200"/>
        <w:rPr>
          <w:szCs w:val="21"/>
        </w:rPr>
      </w:pPr>
      <w:r>
        <w:rPr>
          <w:rFonts w:hint="eastAsia"/>
          <w:szCs w:val="21"/>
        </w:rPr>
        <w:t>G4B-3：[1A]= G4B-3(a1)第Ⅰ.I部分：[合计.T] +第Ⅰ.II部分 [合计.O]（适用SA-CCR银行）</w:t>
      </w:r>
    </w:p>
    <w:p>
      <w:pPr>
        <w:spacing w:line="440" w:lineRule="exact"/>
        <w:ind w:firstLine="420" w:firstLineChars="200"/>
        <w:rPr>
          <w:rFonts w:ascii="宋体" w:hAnsi="宋体" w:cs="宋体"/>
          <w:szCs w:val="21"/>
        </w:rPr>
      </w:pPr>
      <w:r>
        <w:rPr>
          <w:rFonts w:hint="eastAsia"/>
          <w:szCs w:val="21"/>
        </w:rPr>
        <w:t>G4B-3：[1B]= G4B-3(a1)第Ⅰ.I部分：[合计.X] +第Ⅰ.II部分 [合计.S]（适用SA-CCR银行）</w:t>
      </w:r>
    </w:p>
    <w:p>
      <w:pPr>
        <w:spacing w:line="480" w:lineRule="exact"/>
        <w:rPr>
          <w:rFonts w:ascii="宋体" w:hAnsi="宋体" w:cs="宋体"/>
          <w:b/>
          <w:bCs/>
          <w:szCs w:val="21"/>
        </w:rPr>
      </w:pPr>
      <w:r>
        <w:rPr>
          <w:rFonts w:hint="eastAsia" w:ascii="宋体" w:hAnsi="宋体" w:cs="宋体"/>
          <w:b/>
          <w:bCs/>
          <w:szCs w:val="21"/>
        </w:rPr>
        <w:t>第六部分：指标计算方法说明</w:t>
      </w:r>
    </w:p>
    <w:p>
      <w:pPr>
        <w:pStyle w:val="19"/>
        <w:ind w:firstLine="422"/>
        <w:rPr>
          <w:rFonts w:ascii="宋体" w:hAnsi="宋体" w:cs="宋体"/>
          <w:b/>
          <w:bCs/>
          <w:kern w:val="0"/>
          <w:szCs w:val="21"/>
        </w:rPr>
      </w:pPr>
      <w:r>
        <w:rPr>
          <w:rFonts w:hint="eastAsia" w:ascii="宋体" w:hAnsi="宋体" w:cs="宋体"/>
          <w:b/>
          <w:bCs/>
          <w:kern w:val="0"/>
          <w:szCs w:val="21"/>
        </w:rPr>
        <w:t>（一）总附加暴露AddOn</w:t>
      </w:r>
      <w:r>
        <w:rPr>
          <w:rFonts w:hint="eastAsia" w:ascii="宋体" w:hAnsi="宋体" w:cs="宋体"/>
          <w:b/>
          <w:bCs/>
          <w:kern w:val="0"/>
          <w:sz w:val="36"/>
          <w:szCs w:val="36"/>
          <w:vertAlign w:val="superscript"/>
        </w:rPr>
        <w:t xml:space="preserve">aggregate </w:t>
      </w:r>
      <w:r>
        <w:rPr>
          <w:rFonts w:hint="eastAsia" w:ascii="宋体" w:hAnsi="宋体" w:cs="宋体"/>
          <w:b/>
          <w:bCs/>
          <w:kern w:val="0"/>
          <w:szCs w:val="21"/>
        </w:rPr>
        <w:t>的计算方法</w:t>
      </w:r>
    </w:p>
    <w:p>
      <w:pPr>
        <w:pStyle w:val="19"/>
        <w:rPr>
          <w:rFonts w:ascii="宋体" w:hAnsi="宋体" w:cs="宋体"/>
          <w:kern w:val="0"/>
          <w:szCs w:val="21"/>
        </w:rPr>
      </w:pPr>
      <w:r>
        <w:rPr>
          <w:rFonts w:hint="eastAsia" w:ascii="宋体" w:hAnsi="宋体" w:cs="宋体"/>
          <w:kern w:val="0"/>
          <w:szCs w:val="21"/>
        </w:rPr>
        <w:t>AddOn</w:t>
      </w:r>
      <w:r>
        <w:rPr>
          <w:rFonts w:hint="eastAsia" w:ascii="宋体" w:hAnsi="宋体" w:cs="宋体"/>
          <w:kern w:val="0"/>
          <w:sz w:val="36"/>
          <w:szCs w:val="36"/>
          <w:vertAlign w:val="superscript"/>
        </w:rPr>
        <w:t xml:space="preserve">aggregate </w:t>
      </w:r>
      <w:r>
        <w:rPr>
          <w:rFonts w:hint="eastAsia" w:ascii="宋体" w:hAnsi="宋体" w:cs="宋体"/>
          <w:kern w:val="0"/>
          <w:szCs w:val="21"/>
        </w:rPr>
        <w:t>的计算公式为：</w:t>
      </w:r>
    </w:p>
    <w:p>
      <w:pPr>
        <w:pStyle w:val="19"/>
        <w:ind w:left="420" w:leftChars="200" w:firstLine="0" w:firstLineChars="0"/>
        <w:jc w:val="center"/>
        <w:rPr>
          <w:rFonts w:ascii="宋体" w:hAnsi="宋体" w:cs="宋体"/>
          <w:position w:val="-28"/>
          <w:szCs w:val="21"/>
        </w:rPr>
      </w:pPr>
      <w:r>
        <w:drawing>
          <wp:inline distT="0" distB="0" distL="114300" distR="114300">
            <wp:extent cx="1840230" cy="298450"/>
            <wp:effectExtent l="0" t="0" r="7620" b="6350"/>
            <wp:docPr id="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1"/>
                    <pic:cNvPicPr>
                      <a:picLocks noChangeAspect="1"/>
                    </pic:cNvPicPr>
                  </pic:nvPicPr>
                  <pic:blipFill>
                    <a:blip r:embed="rId17"/>
                    <a:stretch>
                      <a:fillRect/>
                    </a:stretch>
                  </pic:blipFill>
                  <pic:spPr>
                    <a:xfrm>
                      <a:off x="0" y="0"/>
                      <a:ext cx="1840230" cy="298450"/>
                    </a:xfrm>
                    <a:prstGeom prst="rect">
                      <a:avLst/>
                    </a:prstGeom>
                    <a:noFill/>
                    <a:ln>
                      <a:noFill/>
                    </a:ln>
                  </pic:spPr>
                </pic:pic>
              </a:graphicData>
            </a:graphic>
          </wp:inline>
        </w:drawing>
      </w:r>
    </w:p>
    <w:p>
      <w:pPr>
        <w:pStyle w:val="19"/>
        <w:spacing w:line="440" w:lineRule="exact"/>
        <w:rPr>
          <w:rFonts w:ascii="宋体" w:hAnsi="宋体" w:cs="宋体"/>
          <w:kern w:val="0"/>
          <w:szCs w:val="21"/>
        </w:rPr>
      </w:pPr>
      <w:r>
        <w:rPr>
          <w:rFonts w:hint="eastAsia" w:ascii="宋体" w:hAnsi="宋体" w:cs="宋体"/>
          <w:kern w:val="0"/>
          <w:szCs w:val="21"/>
        </w:rPr>
        <w:t>其中：AddOn表示各资产类别下所有衍生交易工具的附加暴露总和。</w:t>
      </w:r>
    </w:p>
    <w:p>
      <w:pPr>
        <w:pStyle w:val="19"/>
        <w:spacing w:line="440" w:lineRule="exact"/>
        <w:rPr>
          <w:rFonts w:ascii="宋体" w:hAnsi="宋体" w:cs="宋体"/>
          <w:kern w:val="0"/>
          <w:szCs w:val="21"/>
        </w:rPr>
      </w:pPr>
      <w:r>
        <w:rPr>
          <w:rFonts w:hint="eastAsia" w:ascii="宋体" w:hAnsi="宋体" w:cs="宋体"/>
          <w:kern w:val="0"/>
          <w:szCs w:val="21"/>
        </w:rPr>
        <w:t>商业银行计算单个资产类别的附加暴露时，应当先将该资产类别下的全部衍生交易工具按照不同抵消组合划分，并分别计算每个抵消组合的附加暴露。各资产类别下所有交易的附加暴露总和计算公式如下：</w:t>
      </w:r>
    </w:p>
    <w:p>
      <w:pPr>
        <w:pStyle w:val="19"/>
        <w:rPr>
          <w:rFonts w:ascii="宋体" w:hAnsi="宋体" w:cs="宋体"/>
          <w:kern w:val="0"/>
          <w:szCs w:val="21"/>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利率、外汇和商品类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drawing>
                <wp:inline distT="0" distB="0" distL="114300" distR="114300">
                  <wp:extent cx="1378585" cy="331470"/>
                  <wp:effectExtent l="0" t="0" r="12065" b="11430"/>
                  <wp:docPr id="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3"/>
                          <pic:cNvPicPr>
                            <a:picLocks noChangeAspect="1"/>
                          </pic:cNvPicPr>
                        </pic:nvPicPr>
                        <pic:blipFill>
                          <a:blip r:embed="rId18"/>
                          <a:stretch>
                            <a:fillRect/>
                          </a:stretch>
                        </pic:blipFill>
                        <pic:spPr>
                          <a:xfrm>
                            <a:off x="0" y="0"/>
                            <a:ext cx="1378585" cy="33147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p>
          <w:p>
            <w:pPr>
              <w:pStyle w:val="19"/>
              <w:ind w:firstLine="0" w:firstLineChars="0"/>
              <w:jc w:val="center"/>
              <w:rPr>
                <w:rFonts w:ascii="宋体" w:hAnsi="宋体" w:cs="宋体"/>
                <w:szCs w:val="21"/>
              </w:rPr>
            </w:pPr>
            <w:r>
              <w:rPr>
                <w:rFonts w:hint="eastAsia" w:ascii="宋体" w:hAnsi="宋体" w:cs="宋体"/>
                <w:szCs w:val="21"/>
              </w:rPr>
              <w:t>信用、股权类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drawing>
                <wp:inline distT="0" distB="0" distL="114300" distR="114300">
                  <wp:extent cx="3662680" cy="538480"/>
                  <wp:effectExtent l="0" t="0" r="13970" b="13970"/>
                  <wp:docPr id="1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5"/>
                          <pic:cNvPicPr>
                            <a:picLocks noChangeAspect="1"/>
                          </pic:cNvPicPr>
                        </pic:nvPicPr>
                        <pic:blipFill>
                          <a:blip r:embed="rId19"/>
                          <a:stretch>
                            <a:fillRect/>
                          </a:stretch>
                        </pic:blipFill>
                        <pic:spPr>
                          <a:xfrm>
                            <a:off x="0" y="0"/>
                            <a:ext cx="3662680" cy="5384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tcPr>
          <w:p>
            <w:pPr>
              <w:pStyle w:val="19"/>
              <w:snapToGrid w:val="0"/>
              <w:ind w:firstLine="0" w:firstLineChars="0"/>
              <w:jc w:val="left"/>
              <w:rPr>
                <w:rFonts w:ascii="宋体" w:hAnsi="宋体" w:cs="宋体"/>
                <w:szCs w:val="21"/>
              </w:rPr>
            </w:pPr>
            <w:r>
              <w:rPr>
                <w:rFonts w:hint="eastAsia" w:ascii="宋体" w:hAnsi="宋体" w:cs="宋体"/>
                <w:position w:val="-14"/>
                <w:szCs w:val="21"/>
              </w:rPr>
              <w:object>
                <v:shape id="_x0000_i1031" o:spt="75" type="#_x0000_t75" style="height:18.6pt;width:42pt;" o:ole="t" filled="f" o:preferrelative="t" stroked="f" coordsize="21600,21600">
                  <v:path/>
                  <v:fill on="f" focussize="0,0"/>
                  <v:stroke on="f" joinstyle="miter"/>
                  <v:imagedata r:id="rId12" o:title=""/>
                  <o:lock v:ext="edit" aspectratio="t"/>
                  <w10:wrap type="none"/>
                  <w10:anchorlock/>
                </v:shape>
                <o:OLEObject Type="Embed" ProgID="Equation.DSMT4" ShapeID="_x0000_i1031" DrawAspect="Content" ObjectID="_1468075731" r:id="rId20">
                  <o:LockedField>false</o:LockedField>
                </o:OLEObject>
              </w:object>
            </w:r>
            <w:r>
              <w:rPr>
                <w:rFonts w:hint="eastAsia" w:ascii="宋体" w:hAnsi="宋体" w:cs="宋体"/>
                <w:szCs w:val="21"/>
              </w:rPr>
              <w:t>为每个抵消组合内全部交易的附加暴露；</w:t>
            </w:r>
            <w:r>
              <w:rPr>
                <w:rFonts w:hint="eastAsia" w:ascii="宋体" w:hAnsi="宋体" w:cs="宋体"/>
                <w:position w:val="-14"/>
                <w:szCs w:val="21"/>
              </w:rPr>
              <w:object>
                <v:shape id="_x0000_i1032" o:spt="75" type="#_x0000_t75" style="height:18.6pt;width:1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宋体" w:hAnsi="宋体" w:cs="宋体"/>
                <w:szCs w:val="21"/>
              </w:rPr>
              <w:t>为监管相关系数，详见表1。</w:t>
            </w:r>
          </w:p>
        </w:tc>
      </w:tr>
    </w:tbl>
    <w:p>
      <w:pPr>
        <w:pStyle w:val="19"/>
        <w:adjustRightInd w:val="0"/>
        <w:ind w:firstLine="0" w:firstLineChars="0"/>
        <w:rPr>
          <w:rFonts w:ascii="宋体" w:hAnsi="宋体" w:cs="宋体"/>
          <w:kern w:val="0"/>
          <w:szCs w:val="21"/>
        </w:rPr>
      </w:pPr>
    </w:p>
    <w:p>
      <w:pPr>
        <w:pStyle w:val="19"/>
        <w:adjustRightInd w:val="0"/>
        <w:rPr>
          <w:rFonts w:ascii="宋体" w:hAnsi="宋体" w:cs="宋体"/>
          <w:kern w:val="0"/>
          <w:szCs w:val="21"/>
        </w:rPr>
      </w:pPr>
      <w:r>
        <w:rPr>
          <w:rFonts w:hint="eastAsia" w:ascii="宋体" w:hAnsi="宋体" w:cs="宋体"/>
          <w:kern w:val="0"/>
          <w:szCs w:val="21"/>
        </w:rPr>
        <w:t>单个抵消组合内附加暴露的计算公式如下：</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外汇类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szCs w:val="21"/>
              </w:rPr>
              <w:object>
                <v:shape id="_x0000_i1033" o:spt="75" type="#_x0000_t75" style="height:22.2pt;width:174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商品类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position w:val="-36"/>
                <w:szCs w:val="21"/>
              </w:rPr>
            </w:pPr>
            <w:r>
              <w:drawing>
                <wp:inline distT="0" distB="0" distL="114300" distR="114300">
                  <wp:extent cx="3504565" cy="616585"/>
                  <wp:effectExtent l="0" t="0" r="635" b="12065"/>
                  <wp:docPr id="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6"/>
                          <pic:cNvPicPr>
                            <a:picLocks noChangeAspect="1"/>
                          </pic:cNvPicPr>
                        </pic:nvPicPr>
                        <pic:blipFill>
                          <a:blip r:embed="rId25"/>
                          <a:stretch>
                            <a:fillRect/>
                          </a:stretch>
                        </pic:blipFill>
                        <pic:spPr>
                          <a:xfrm>
                            <a:off x="0" y="0"/>
                            <a:ext cx="3504565" cy="616585"/>
                          </a:xfrm>
                          <a:prstGeom prst="rect">
                            <a:avLst/>
                          </a:prstGeom>
                          <a:noFill/>
                          <a:ln>
                            <a:noFill/>
                          </a:ln>
                        </pic:spPr>
                      </pic:pic>
                    </a:graphicData>
                  </a:graphic>
                </wp:inline>
              </w:drawing>
            </w:r>
          </w:p>
          <w:p>
            <w:pPr>
              <w:pStyle w:val="19"/>
              <w:ind w:firstLine="0" w:firstLineChars="0"/>
              <w:jc w:val="center"/>
              <w:rPr>
                <w:rFonts w:ascii="宋体" w:hAnsi="宋体" w:cs="宋体"/>
                <w:szCs w:val="21"/>
              </w:rPr>
            </w:pPr>
            <w:r>
              <w:rPr>
                <w:rFonts w:hint="eastAsia" w:ascii="宋体" w:hAnsi="宋体" w:cs="宋体"/>
                <w:szCs w:val="21"/>
              </w:rPr>
              <w:t>其中，</w:t>
            </w:r>
            <w:r>
              <w:rPr>
                <w:rFonts w:hint="eastAsia" w:ascii="宋体" w:hAnsi="宋体" w:cs="宋体"/>
                <w:position w:val="-12"/>
                <w:szCs w:val="21"/>
              </w:rPr>
              <w:object>
                <v:shape id="_x0000_i1034" o:spt="75" type="#_x0000_t75" style="height:18.6pt;width:42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宋体" w:hAnsi="宋体" w:cs="宋体"/>
                <w:szCs w:val="21"/>
              </w:rPr>
              <w:t>为每个商品子类</w:t>
            </w:r>
            <w:r>
              <w:rPr>
                <w:rFonts w:hint="eastAsia" w:ascii="宋体" w:hAnsi="宋体" w:cs="宋体"/>
                <w:i/>
                <w:iCs/>
                <w:szCs w:val="21"/>
              </w:rPr>
              <w:t>k</w:t>
            </w:r>
            <w:r>
              <w:rPr>
                <w:rFonts w:hint="eastAsia" w:ascii="宋体" w:hAnsi="宋体" w:cs="宋体"/>
                <w:szCs w:val="21"/>
              </w:rPr>
              <w:t>的附加暴露，计算方法为：</w:t>
            </w:r>
          </w:p>
          <w:p>
            <w:pPr>
              <w:pStyle w:val="19"/>
              <w:ind w:firstLine="0" w:firstLineChars="0"/>
              <w:jc w:val="center"/>
              <w:rPr>
                <w:rFonts w:ascii="宋体" w:hAnsi="宋体" w:cs="宋体"/>
                <w:szCs w:val="21"/>
              </w:rPr>
            </w:pPr>
            <w:r>
              <w:rPr>
                <w:rFonts w:hint="eastAsia" w:ascii="宋体" w:hAnsi="宋体" w:cs="宋体"/>
                <w:position w:val="-12"/>
                <w:szCs w:val="21"/>
              </w:rPr>
              <w:object>
                <v:shape id="_x0000_i1035" o:spt="75" type="#_x0000_t75" style="height:18.6pt;width:170.4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p>
          <w:p>
            <w:pPr>
              <w:pStyle w:val="19"/>
              <w:ind w:firstLine="0" w:firstLineChars="0"/>
              <w:jc w:val="center"/>
              <w:rPr>
                <w:rFonts w:ascii="宋体" w:hAnsi="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9"/>
              <w:ind w:firstLine="0" w:firstLineChars="0"/>
              <w:jc w:val="center"/>
              <w:rPr>
                <w:rFonts w:ascii="宋体" w:hAnsi="宋体" w:cs="宋体"/>
                <w:szCs w:val="21"/>
              </w:rPr>
            </w:pPr>
            <w:r>
              <w:rPr>
                <w:rFonts w:hint="eastAsia" w:ascii="宋体" w:hAnsi="宋体" w:cs="宋体"/>
                <w:szCs w:val="21"/>
              </w:rPr>
              <w:t>利率、信用和股权类</w:t>
            </w:r>
          </w:p>
        </w:tc>
        <w:tc>
          <w:tcPr>
            <w:tcW w:w="6241" w:type="dxa"/>
            <w:tcBorders>
              <w:top w:val="single" w:color="auto" w:sz="4" w:space="0"/>
              <w:left w:val="single" w:color="auto" w:sz="4" w:space="0"/>
              <w:bottom w:val="single" w:color="auto" w:sz="4" w:space="0"/>
              <w:right w:val="single" w:color="auto" w:sz="4" w:space="0"/>
            </w:tcBorders>
          </w:tcPr>
          <w:p>
            <w:pPr>
              <w:pStyle w:val="19"/>
              <w:ind w:firstLine="0" w:firstLineChars="0"/>
              <w:jc w:val="center"/>
              <w:rPr>
                <w:rFonts w:ascii="宋体" w:hAnsi="宋体" w:cs="宋体"/>
                <w:szCs w:val="21"/>
              </w:rPr>
            </w:pPr>
            <w:r>
              <w:rPr>
                <w:rFonts w:hint="eastAsia" w:ascii="宋体" w:hAnsi="宋体" w:cs="宋体"/>
                <w:position w:val="-14"/>
                <w:szCs w:val="21"/>
              </w:rPr>
              <w:object>
                <v:shape id="_x0000_i1036" o:spt="75" type="#_x0000_t75" style="height:18.6pt;width:168.6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tcPr>
          <w:p>
            <w:pPr>
              <w:pStyle w:val="19"/>
              <w:ind w:firstLine="0" w:firstLineChars="0"/>
              <w:jc w:val="left"/>
              <w:rPr>
                <w:rFonts w:ascii="宋体" w:hAnsi="宋体" w:cs="宋体"/>
                <w:szCs w:val="21"/>
              </w:rPr>
            </w:pPr>
            <w:r>
              <w:rPr>
                <w:rFonts w:hint="eastAsia" w:ascii="宋体" w:hAnsi="宋体" w:cs="宋体"/>
                <w:szCs w:val="21"/>
              </w:rPr>
              <w:t>其中：</w:t>
            </w:r>
            <w:r>
              <w:rPr>
                <w:rFonts w:hint="eastAsia" w:ascii="宋体" w:hAnsi="宋体" w:cs="宋体"/>
                <w:i/>
                <w:iCs/>
                <w:szCs w:val="21"/>
              </w:rPr>
              <w:t>SF</w:t>
            </w:r>
            <w:r>
              <w:rPr>
                <w:rFonts w:hint="eastAsia" w:ascii="宋体" w:hAnsi="宋体" w:cs="宋体"/>
                <w:szCs w:val="21"/>
              </w:rPr>
              <w:t>为监管因子，根据表1确定；</w:t>
            </w:r>
          </w:p>
          <w:p>
            <w:pPr>
              <w:pStyle w:val="19"/>
              <w:ind w:firstLine="0" w:firstLineChars="0"/>
              <w:jc w:val="left"/>
              <w:rPr>
                <w:rFonts w:ascii="宋体" w:hAnsi="宋体" w:cs="宋体"/>
                <w:szCs w:val="21"/>
              </w:rPr>
            </w:pPr>
            <w:r>
              <w:rPr>
                <w:rFonts w:hint="eastAsia" w:ascii="宋体" w:hAnsi="宋体" w:cs="宋体"/>
                <w:i/>
                <w:iCs/>
                <w:szCs w:val="21"/>
              </w:rPr>
              <w:t>EffectiveNotional</w:t>
            </w:r>
            <w:r>
              <w:rPr>
                <w:rFonts w:hint="eastAsia" w:ascii="宋体" w:hAnsi="宋体" w:cs="宋体"/>
                <w:szCs w:val="21"/>
              </w:rPr>
              <w:t>为有效名义本金，商品类为单个商品子类的有效名义本金，其余类型为单个抵消组合的有效名义本金。</w:t>
            </w:r>
          </w:p>
        </w:tc>
      </w:tr>
    </w:tbl>
    <w:p>
      <w:pPr>
        <w:spacing w:line="480" w:lineRule="exact"/>
        <w:ind w:firstLine="421" w:firstLineChars="200"/>
        <w:rPr>
          <w:rFonts w:ascii="宋体" w:hAnsi="宋体" w:cs="宋体"/>
          <w:b/>
          <w:bCs/>
          <w:kern w:val="0"/>
          <w:szCs w:val="21"/>
        </w:rPr>
      </w:pPr>
      <w:r>
        <w:rPr>
          <w:rFonts w:hint="eastAsia" w:ascii="宋体" w:hAnsi="宋体" w:cs="宋体"/>
          <w:b/>
          <w:bCs/>
          <w:szCs w:val="21"/>
        </w:rPr>
        <w:t>（二）</w:t>
      </w:r>
      <w:r>
        <w:rPr>
          <w:rFonts w:hint="eastAsia" w:ascii="宋体" w:hAnsi="宋体" w:cs="宋体"/>
          <w:b/>
          <w:bCs/>
          <w:kern w:val="0"/>
          <w:szCs w:val="21"/>
        </w:rPr>
        <w:t>各类资产衍生工具有效名义本金的计算方法</w:t>
      </w:r>
    </w:p>
    <w:p>
      <w:pPr>
        <w:pStyle w:val="19"/>
        <w:spacing w:line="440" w:lineRule="exact"/>
        <w:ind w:left="441" w:leftChars="210" w:firstLine="0" w:firstLineChars="0"/>
        <w:rPr>
          <w:rFonts w:ascii="宋体" w:hAnsi="宋体" w:cs="宋体"/>
          <w:kern w:val="0"/>
          <w:szCs w:val="21"/>
        </w:rPr>
      </w:pPr>
      <w:r>
        <w:rPr>
          <w:rFonts w:hint="eastAsia" w:ascii="宋体" w:hAnsi="宋体" w:cs="宋体"/>
          <w:kern w:val="0"/>
          <w:szCs w:val="21"/>
        </w:rPr>
        <w:t>1.可选择以下方法之一，计算利率类衍生工具单个抵消组合的有效名义本金：</w:t>
      </w:r>
    </w:p>
    <w:p>
      <w:pPr>
        <w:pStyle w:val="19"/>
        <w:spacing w:line="440" w:lineRule="exact"/>
        <w:ind w:left="441" w:leftChars="210" w:firstLine="0" w:firstLineChars="0"/>
        <w:jc w:val="left"/>
        <w:rPr>
          <w:rFonts w:ascii="宋体" w:hAnsi="宋体" w:cs="宋体"/>
          <w:kern w:val="0"/>
          <w:szCs w:val="21"/>
        </w:rPr>
      </w:pPr>
      <w:r>
        <w:rPr>
          <w:rFonts w:hint="eastAsia" w:ascii="宋体" w:hAnsi="宋体" w:cs="宋体"/>
          <w:kern w:val="0"/>
          <w:szCs w:val="21"/>
        </w:rPr>
        <w:t>a.考虑跨期限抵消</w:t>
      </w:r>
    </w:p>
    <w:p>
      <w:pPr>
        <w:pStyle w:val="19"/>
        <w:spacing w:line="440" w:lineRule="exact"/>
        <w:ind w:firstLine="0" w:firstLineChars="0"/>
        <w:jc w:val="left"/>
        <w:rPr>
          <w:rFonts w:ascii="宋体" w:hAnsi="宋体" w:cs="宋体"/>
          <w:szCs w:val="21"/>
        </w:rPr>
      </w:pPr>
      <w:r>
        <w:drawing>
          <wp:anchor distT="0" distB="0" distL="114300" distR="114300" simplePos="0" relativeHeight="251660288" behindDoc="0" locked="0" layoutInCell="1" allowOverlap="1">
            <wp:simplePos x="0" y="0"/>
            <wp:positionH relativeFrom="column">
              <wp:posOffset>256540</wp:posOffset>
            </wp:positionH>
            <wp:positionV relativeFrom="paragraph">
              <wp:posOffset>135255</wp:posOffset>
            </wp:positionV>
            <wp:extent cx="5274310" cy="533400"/>
            <wp:effectExtent l="0" t="0" r="2540" b="0"/>
            <wp:wrapTopAndBottom/>
            <wp:docPr id="1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8"/>
                    <pic:cNvPicPr>
                      <a:picLocks noChangeAspect="1"/>
                    </pic:cNvPicPr>
                  </pic:nvPicPr>
                  <pic:blipFill>
                    <a:blip r:embed="rId32"/>
                    <a:stretch>
                      <a:fillRect/>
                    </a:stretch>
                  </pic:blipFill>
                  <pic:spPr>
                    <a:xfrm>
                      <a:off x="0" y="0"/>
                      <a:ext cx="5274310" cy="533400"/>
                    </a:xfrm>
                    <a:prstGeom prst="rect">
                      <a:avLst/>
                    </a:prstGeom>
                    <a:noFill/>
                    <a:ln>
                      <a:noFill/>
                    </a:ln>
                  </pic:spPr>
                </pic:pic>
              </a:graphicData>
            </a:graphic>
          </wp:anchor>
        </w:drawing>
      </w:r>
    </w:p>
    <w:p>
      <w:pPr>
        <w:pStyle w:val="19"/>
        <w:spacing w:line="440" w:lineRule="exact"/>
        <w:ind w:left="441" w:leftChars="210" w:firstLine="0" w:firstLineChars="0"/>
        <w:jc w:val="left"/>
        <w:rPr>
          <w:rFonts w:ascii="宋体" w:hAnsi="宋体" w:cs="宋体"/>
          <w:kern w:val="0"/>
          <w:szCs w:val="21"/>
        </w:rPr>
      </w:pPr>
      <w:r>
        <w:rPr>
          <w:rFonts w:hint="eastAsia" w:ascii="宋体" w:hAnsi="宋体" w:cs="宋体"/>
          <w:kern w:val="0"/>
          <w:szCs w:val="21"/>
        </w:rPr>
        <w:t>b.不考虑跨期限抵消</w:t>
      </w:r>
    </w:p>
    <w:p>
      <w:pPr>
        <w:pStyle w:val="19"/>
        <w:ind w:firstLine="0" w:firstLineChars="0"/>
        <w:jc w:val="center"/>
        <w:rPr>
          <w:rFonts w:ascii="宋体" w:hAnsi="宋体" w:cs="宋体"/>
          <w:szCs w:val="21"/>
        </w:rPr>
      </w:pPr>
      <w:bookmarkStart w:id="3" w:name="MTBlankEqn"/>
      <w:r>
        <w:rPr>
          <w:rFonts w:hint="eastAsia" w:ascii="宋体" w:hAnsi="宋体" w:cs="宋体"/>
          <w:kern w:val="0"/>
          <w:szCs w:val="21"/>
        </w:rPr>
        <w:object>
          <v:shape id="_x0000_i1037" o:spt="75" type="#_x0000_t75" style="height:22.2pt;width:189pt;" o:ole="t" filled="f" o:preferrelative="t" stroked="f" coordsize="21600,21600">
            <v:path/>
            <v:fill on="f" focussize="0,0"/>
            <v:stroke on="f" joinstyle="miter"/>
            <v:imagedata r:id="rId34" o:title=""/>
            <o:lock v:ext="edit" aspectratio="t"/>
            <w10:wrap type="none"/>
            <w10:anchorlock/>
          </v:shape>
          <o:OLEObject Type="Embed" ProgID="Equation.DSMT4" ShapeID="_x0000_i1037" DrawAspect="Content" ObjectID="_1468075737" r:id="rId33">
            <o:LockedField>false</o:LockedField>
          </o:OLEObject>
        </w:object>
      </w:r>
      <w:bookmarkEnd w:id="3"/>
    </w:p>
    <w:p>
      <w:pPr>
        <w:pStyle w:val="19"/>
        <w:spacing w:line="440" w:lineRule="exact"/>
        <w:rPr>
          <w:rFonts w:ascii="宋体" w:hAnsi="宋体" w:cs="宋体"/>
          <w:kern w:val="0"/>
          <w:szCs w:val="21"/>
        </w:rPr>
      </w:pPr>
      <w:r>
        <w:rPr>
          <w:rFonts w:hint="eastAsia" w:ascii="宋体" w:hAnsi="宋体" w:cs="宋体"/>
          <w:kern w:val="0"/>
          <w:szCs w:val="21"/>
        </w:rPr>
        <w:t>2.利率类衍生工具应先计算单个抵消组合j下各时段内的有效名义本金，时段应根据交易终止日划分为三种：少于1年，1年至5年之间，大于5年。各时段内有效名义本金</w:t>
      </w:r>
      <w:r>
        <w:rPr>
          <w:rFonts w:hint="eastAsia" w:ascii="宋体" w:hAnsi="宋体" w:cs="宋体"/>
          <w:kern w:val="0"/>
          <w:szCs w:val="21"/>
        </w:rPr>
        <w:object>
          <v:shape id="_x0000_i1038" o:spt="75" type="#_x0000_t75" style="height:18.6pt;width:18.6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r>
        <w:rPr>
          <w:rFonts w:hint="eastAsia" w:ascii="宋体" w:hAnsi="宋体" w:cs="宋体"/>
          <w:kern w:val="0"/>
          <w:szCs w:val="21"/>
        </w:rPr>
        <w:t>计算公式如下：</w:t>
      </w:r>
    </w:p>
    <w:p>
      <w:pPr>
        <w:pStyle w:val="19"/>
        <w:ind w:firstLine="0" w:firstLineChars="0"/>
        <w:jc w:val="center"/>
        <w:rPr>
          <w:rFonts w:ascii="宋体" w:hAnsi="宋体" w:cs="宋体"/>
          <w:szCs w:val="21"/>
        </w:rPr>
      </w:pPr>
      <w:r>
        <w:drawing>
          <wp:anchor distT="0" distB="0" distL="114300" distR="114300" simplePos="0" relativeHeight="251661312" behindDoc="0" locked="0" layoutInCell="1" allowOverlap="1">
            <wp:simplePos x="0" y="0"/>
            <wp:positionH relativeFrom="column">
              <wp:posOffset>1770380</wp:posOffset>
            </wp:positionH>
            <wp:positionV relativeFrom="paragraph">
              <wp:posOffset>10795</wp:posOffset>
            </wp:positionV>
            <wp:extent cx="1669415" cy="323850"/>
            <wp:effectExtent l="0" t="0" r="6985" b="0"/>
            <wp:wrapTopAndBottom/>
            <wp:docPr id="1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0"/>
                    <pic:cNvPicPr>
                      <a:picLocks noChangeAspect="1"/>
                    </pic:cNvPicPr>
                  </pic:nvPicPr>
                  <pic:blipFill>
                    <a:blip r:embed="rId37"/>
                    <a:stretch>
                      <a:fillRect/>
                    </a:stretch>
                  </pic:blipFill>
                  <pic:spPr>
                    <a:xfrm>
                      <a:off x="0" y="0"/>
                      <a:ext cx="1669415" cy="323850"/>
                    </a:xfrm>
                    <a:prstGeom prst="rect">
                      <a:avLst/>
                    </a:prstGeom>
                    <a:noFill/>
                    <a:ln>
                      <a:noFill/>
                    </a:ln>
                  </pic:spPr>
                </pic:pic>
              </a:graphicData>
            </a:graphic>
          </wp:anchor>
        </w:drawing>
      </w:r>
    </w:p>
    <w:p>
      <w:pPr>
        <w:pStyle w:val="19"/>
        <w:spacing w:line="440" w:lineRule="exact"/>
        <w:rPr>
          <w:rFonts w:ascii="宋体" w:hAnsi="宋体" w:cs="宋体"/>
          <w:kern w:val="0"/>
          <w:szCs w:val="21"/>
        </w:rPr>
      </w:pPr>
      <w:r>
        <w:rPr>
          <w:rFonts w:hint="eastAsia" w:ascii="宋体" w:hAnsi="宋体" w:cs="宋体"/>
          <w:kern w:val="0"/>
          <w:szCs w:val="21"/>
        </w:rPr>
        <w:t>其中：δ为监管得尔塔系数，按照表2的分类计算；</w:t>
      </w:r>
    </w:p>
    <w:p>
      <w:pPr>
        <w:pStyle w:val="19"/>
        <w:spacing w:line="440" w:lineRule="exact"/>
        <w:ind w:left="441" w:leftChars="210" w:firstLine="0" w:firstLineChars="0"/>
        <w:jc w:val="left"/>
        <w:rPr>
          <w:rFonts w:ascii="宋体" w:hAnsi="宋体" w:cs="宋体"/>
          <w:kern w:val="0"/>
          <w:szCs w:val="21"/>
        </w:rPr>
      </w:pPr>
      <w:r>
        <w:rPr>
          <w:rFonts w:hint="eastAsia" w:ascii="宋体" w:hAnsi="宋体" w:cs="宋体"/>
          <w:kern w:val="0"/>
          <w:szCs w:val="21"/>
        </w:rPr>
        <w:t>d为调整后的名义本金；</w:t>
      </w:r>
    </w:p>
    <w:p>
      <w:pPr>
        <w:pStyle w:val="19"/>
        <w:spacing w:line="440" w:lineRule="exact"/>
        <w:ind w:left="441" w:leftChars="210" w:firstLine="0" w:firstLineChars="0"/>
        <w:jc w:val="left"/>
        <w:rPr>
          <w:rFonts w:ascii="宋体" w:hAnsi="宋体" w:cs="宋体"/>
          <w:kern w:val="0"/>
          <w:szCs w:val="21"/>
        </w:rPr>
      </w:pPr>
      <w:r>
        <w:rPr>
          <w:rFonts w:hint="eastAsia" w:ascii="宋体" w:hAnsi="宋体" w:cs="宋体"/>
          <w:kern w:val="0"/>
          <w:szCs w:val="21"/>
        </w:rPr>
        <w:t>MF为反映不同类型衍生工具交易持有期的期限因子；</w:t>
      </w:r>
    </w:p>
    <w:p>
      <w:pPr>
        <w:pStyle w:val="19"/>
        <w:spacing w:line="440" w:lineRule="exact"/>
        <w:ind w:left="441" w:leftChars="210" w:firstLine="0" w:firstLineChars="0"/>
        <w:jc w:val="left"/>
        <w:rPr>
          <w:rFonts w:ascii="宋体" w:hAnsi="宋体" w:cs="宋体"/>
          <w:kern w:val="0"/>
          <w:szCs w:val="21"/>
        </w:rPr>
      </w:pPr>
      <w:r>
        <w:rPr>
          <w:rFonts w:hint="eastAsia" w:ascii="宋体" w:hAnsi="宋体" w:cs="宋体"/>
          <w:kern w:val="0"/>
          <w:szCs w:val="21"/>
        </w:rPr>
        <w:t>3.商品类衍生工具单个商品子类的有效名义本金计算公式如下：</w:t>
      </w:r>
    </w:p>
    <w:p>
      <w:pPr>
        <w:pStyle w:val="19"/>
        <w:adjustRightInd w:val="0"/>
        <w:ind w:left="441" w:leftChars="210" w:firstLine="0" w:firstLineChars="0"/>
        <w:jc w:val="center"/>
        <w:rPr>
          <w:rFonts w:ascii="宋体" w:hAnsi="宋体" w:cs="宋体"/>
          <w:szCs w:val="21"/>
        </w:rPr>
      </w:pPr>
      <w:r>
        <w:drawing>
          <wp:inline distT="0" distB="0" distL="114300" distR="114300">
            <wp:extent cx="2597785" cy="428625"/>
            <wp:effectExtent l="0" t="0" r="12065" b="9525"/>
            <wp:docPr id="1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1"/>
                    <pic:cNvPicPr>
                      <a:picLocks noChangeAspect="1"/>
                    </pic:cNvPicPr>
                  </pic:nvPicPr>
                  <pic:blipFill>
                    <a:blip r:embed="rId38"/>
                    <a:stretch>
                      <a:fillRect/>
                    </a:stretch>
                  </pic:blipFill>
                  <pic:spPr>
                    <a:xfrm>
                      <a:off x="0" y="0"/>
                      <a:ext cx="2597785" cy="428625"/>
                    </a:xfrm>
                    <a:prstGeom prst="rect">
                      <a:avLst/>
                    </a:prstGeom>
                    <a:noFill/>
                    <a:ln>
                      <a:noFill/>
                    </a:ln>
                  </pic:spPr>
                </pic:pic>
              </a:graphicData>
            </a:graphic>
          </wp:inline>
        </w:drawing>
      </w:r>
    </w:p>
    <w:p>
      <w:pPr>
        <w:pStyle w:val="19"/>
        <w:spacing w:line="440" w:lineRule="exact"/>
        <w:ind w:left="441" w:leftChars="210" w:firstLine="0" w:firstLineChars="0"/>
        <w:jc w:val="left"/>
        <w:rPr>
          <w:rFonts w:ascii="宋体" w:hAnsi="宋体" w:cs="宋体"/>
          <w:kern w:val="0"/>
          <w:szCs w:val="21"/>
        </w:rPr>
      </w:pPr>
      <w:r>
        <w:rPr>
          <w:rFonts w:hint="eastAsia" w:ascii="宋体" w:hAnsi="宋体" w:cs="宋体"/>
          <w:kern w:val="0"/>
          <w:szCs w:val="21"/>
        </w:rPr>
        <w:t>4.其他衍生工具单个抵消组合的有效名义本金计算公式如下：</w:t>
      </w:r>
    </w:p>
    <w:p>
      <w:pPr>
        <w:pStyle w:val="19"/>
        <w:spacing w:line="440" w:lineRule="exact"/>
        <w:ind w:left="441" w:leftChars="210" w:firstLine="0" w:firstLineChars="0"/>
        <w:jc w:val="left"/>
        <w:rPr>
          <w:rFonts w:ascii="宋体" w:hAnsi="宋体" w:cs="宋体"/>
          <w:kern w:val="0"/>
          <w:szCs w:val="21"/>
        </w:rPr>
      </w:pPr>
      <w:r>
        <w:drawing>
          <wp:anchor distT="0" distB="0" distL="114300" distR="114300" simplePos="0" relativeHeight="251662336" behindDoc="0" locked="0" layoutInCell="1" allowOverlap="1">
            <wp:simplePos x="0" y="0"/>
            <wp:positionH relativeFrom="column">
              <wp:posOffset>1463040</wp:posOffset>
            </wp:positionH>
            <wp:positionV relativeFrom="paragraph">
              <wp:posOffset>42545</wp:posOffset>
            </wp:positionV>
            <wp:extent cx="2562860" cy="476885"/>
            <wp:effectExtent l="0" t="0" r="8890" b="18415"/>
            <wp:wrapTopAndBottom/>
            <wp:docPr id="1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2"/>
                    <pic:cNvPicPr>
                      <a:picLocks noChangeAspect="1"/>
                    </pic:cNvPicPr>
                  </pic:nvPicPr>
                  <pic:blipFill>
                    <a:blip r:embed="rId39"/>
                    <a:stretch>
                      <a:fillRect/>
                    </a:stretch>
                  </pic:blipFill>
                  <pic:spPr>
                    <a:xfrm>
                      <a:off x="0" y="0"/>
                      <a:ext cx="2562860" cy="476885"/>
                    </a:xfrm>
                    <a:prstGeom prst="rect">
                      <a:avLst/>
                    </a:prstGeom>
                    <a:noFill/>
                    <a:ln>
                      <a:noFill/>
                    </a:ln>
                  </pic:spPr>
                </pic:pic>
              </a:graphicData>
            </a:graphic>
          </wp:anchor>
        </w:drawing>
      </w:r>
      <w:r>
        <w:rPr>
          <w:rFonts w:hint="eastAsia" w:ascii="宋体" w:hAnsi="宋体" w:cs="宋体"/>
          <w:kern w:val="0"/>
          <w:szCs w:val="21"/>
        </w:rPr>
        <w:t>其中：δ、d和MF的定义及确定方法与利率类衍生工具一致。</w:t>
      </w:r>
    </w:p>
    <w:p>
      <w:pPr>
        <w:pStyle w:val="21"/>
        <w:widowControl/>
        <w:snapToGrid w:val="0"/>
        <w:spacing w:line="440" w:lineRule="exact"/>
        <w:ind w:firstLine="421" w:firstLineChars="200"/>
        <w:jc w:val="both"/>
        <w:rPr>
          <w:rFonts w:hAnsi="宋体"/>
          <w:b/>
          <w:bCs/>
          <w:sz w:val="21"/>
          <w:szCs w:val="21"/>
        </w:rPr>
      </w:pPr>
      <w:r>
        <w:rPr>
          <w:rFonts w:hint="eastAsia" w:hAnsi="宋体"/>
          <w:b/>
          <w:bCs/>
          <w:sz w:val="21"/>
          <w:szCs w:val="21"/>
        </w:rPr>
        <w:t>（三）有效名义本金各项参数的计算方法</w:t>
      </w:r>
    </w:p>
    <w:p>
      <w:pPr>
        <w:pStyle w:val="19"/>
        <w:spacing w:line="440" w:lineRule="exact"/>
        <w:rPr>
          <w:rFonts w:ascii="宋体" w:hAnsi="宋体" w:cs="宋体"/>
          <w:kern w:val="0"/>
          <w:szCs w:val="21"/>
        </w:rPr>
      </w:pPr>
      <w:r>
        <w:rPr>
          <w:rFonts w:hint="eastAsia" w:ascii="宋体" w:hAnsi="宋体" w:cs="宋体"/>
          <w:kern w:val="0"/>
          <w:szCs w:val="21"/>
        </w:rPr>
        <w:t>1.调整后的名义本金应根据资产类别，按照下列方式计算：</w:t>
      </w:r>
    </w:p>
    <w:p>
      <w:pPr>
        <w:pStyle w:val="19"/>
        <w:spacing w:line="440" w:lineRule="exact"/>
        <w:rPr>
          <w:rFonts w:ascii="宋体" w:hAnsi="宋体" w:cs="宋体"/>
          <w:kern w:val="0"/>
          <w:szCs w:val="21"/>
        </w:rPr>
      </w:pPr>
      <w:r>
        <w:rPr>
          <w:rFonts w:hint="eastAsia" w:ascii="宋体" w:hAnsi="宋体" w:cs="宋体"/>
          <w:kern w:val="0"/>
          <w:szCs w:val="21"/>
        </w:rPr>
        <w:t>（1）利率和信用类衍生工具</w:t>
      </w:r>
    </w:p>
    <w:p>
      <w:pPr>
        <w:pStyle w:val="19"/>
        <w:ind w:firstLine="0" w:firstLineChars="0"/>
        <w:jc w:val="center"/>
        <w:rPr>
          <w:rFonts w:ascii="宋体" w:hAnsi="宋体" w:cs="宋体"/>
          <w:kern w:val="0"/>
          <w:szCs w:val="21"/>
        </w:rPr>
      </w:pPr>
      <w:r>
        <w:rPr>
          <w:rFonts w:hint="eastAsia" w:ascii="宋体" w:hAnsi="宋体" w:cs="宋体"/>
          <w:kern w:val="0"/>
          <w:szCs w:val="21"/>
        </w:rPr>
        <w:object>
          <v:shape id="_x0000_i1039" o:spt="75" type="#_x0000_t75" style="height:16.2pt;width:110.4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p>
    <w:p>
      <w:pPr>
        <w:pStyle w:val="19"/>
        <w:spacing w:line="440" w:lineRule="exact"/>
        <w:rPr>
          <w:rFonts w:ascii="宋体" w:hAnsi="宋体" w:cs="宋体"/>
          <w:kern w:val="0"/>
          <w:szCs w:val="21"/>
        </w:rPr>
      </w:pPr>
      <w:r>
        <w:rPr>
          <w:rFonts w:hint="eastAsia" w:ascii="宋体" w:hAnsi="宋体" w:cs="宋体"/>
          <w:kern w:val="0"/>
          <w:szCs w:val="21"/>
        </w:rPr>
        <w:t>其中：SD为监管久期；</w:t>
      </w:r>
    </w:p>
    <w:p>
      <w:pPr>
        <w:pStyle w:val="19"/>
        <w:spacing w:line="440" w:lineRule="exact"/>
        <w:rPr>
          <w:rFonts w:ascii="宋体" w:hAnsi="宋体" w:cs="宋体"/>
          <w:kern w:val="0"/>
          <w:szCs w:val="21"/>
        </w:rPr>
      </w:pPr>
      <w:r>
        <w:rPr>
          <w:rFonts w:hint="eastAsia" w:ascii="宋体" w:hAnsi="宋体" w:cs="宋体"/>
          <w:kern w:val="0"/>
          <w:szCs w:val="21"/>
        </w:rPr>
        <w:t>Notional为折算成本币的名义本金。</w:t>
      </w:r>
    </w:p>
    <w:p>
      <w:pPr>
        <w:pStyle w:val="19"/>
        <w:spacing w:line="440" w:lineRule="exact"/>
        <w:rPr>
          <w:rFonts w:ascii="宋体" w:hAnsi="宋体" w:cs="宋体"/>
          <w:kern w:val="0"/>
          <w:szCs w:val="21"/>
        </w:rPr>
      </w:pPr>
      <w:r>
        <w:rPr>
          <w:rFonts w:hint="eastAsia" w:ascii="宋体" w:hAnsi="宋体" w:cs="宋体"/>
          <w:kern w:val="0"/>
          <w:szCs w:val="21"/>
        </w:rPr>
        <w:t>（2）汇率类衍生工具</w:t>
      </w:r>
    </w:p>
    <w:p>
      <w:pPr>
        <w:pStyle w:val="19"/>
        <w:spacing w:line="440" w:lineRule="exact"/>
        <w:rPr>
          <w:rFonts w:ascii="宋体" w:hAnsi="宋体" w:cs="宋体"/>
          <w:kern w:val="0"/>
          <w:szCs w:val="21"/>
        </w:rPr>
      </w:pPr>
      <w:r>
        <w:rPr>
          <w:rFonts w:hint="eastAsia" w:ascii="宋体" w:hAnsi="宋体" w:cs="宋体"/>
          <w:kern w:val="0"/>
          <w:szCs w:val="21"/>
        </w:rPr>
        <w:t>d为合同中的外币端名义本金转换为本币值。如果一个外汇类衍生工具的两端都为外币，则两端名义本金均转化为本币值，较大者为调整后的名义本金。</w:t>
      </w:r>
    </w:p>
    <w:p>
      <w:pPr>
        <w:pStyle w:val="19"/>
        <w:spacing w:line="440" w:lineRule="exact"/>
        <w:rPr>
          <w:rFonts w:ascii="宋体" w:hAnsi="宋体" w:cs="宋体"/>
          <w:kern w:val="0"/>
          <w:szCs w:val="21"/>
        </w:rPr>
      </w:pPr>
      <w:r>
        <w:rPr>
          <w:rFonts w:hint="eastAsia" w:ascii="宋体" w:hAnsi="宋体" w:cs="宋体"/>
          <w:kern w:val="0"/>
          <w:szCs w:val="21"/>
        </w:rPr>
        <w:t>（3）股权和商品衍生工具</w:t>
      </w:r>
    </w:p>
    <w:p>
      <w:pPr>
        <w:pStyle w:val="19"/>
        <w:spacing w:line="440" w:lineRule="exact"/>
        <w:rPr>
          <w:rFonts w:ascii="宋体" w:hAnsi="宋体" w:cs="宋体"/>
          <w:kern w:val="0"/>
          <w:szCs w:val="21"/>
        </w:rPr>
      </w:pPr>
      <w:r>
        <w:rPr>
          <w:rFonts w:hint="eastAsia" w:ascii="宋体" w:hAnsi="宋体" w:cs="宋体"/>
          <w:kern w:val="0"/>
          <w:szCs w:val="21"/>
        </w:rPr>
        <w:t>d为每一单位股权或商品价格（比如一股股票或一桶原油）乘以标的数量。</w:t>
      </w:r>
    </w:p>
    <w:p>
      <w:pPr>
        <w:pStyle w:val="19"/>
        <w:spacing w:line="440" w:lineRule="exact"/>
        <w:rPr>
          <w:rFonts w:ascii="宋体" w:hAnsi="宋体" w:cs="宋体"/>
          <w:kern w:val="0"/>
          <w:szCs w:val="21"/>
        </w:rPr>
      </w:pPr>
      <w:r>
        <w:rPr>
          <w:rFonts w:hint="eastAsia" w:ascii="宋体" w:hAnsi="宋体" w:cs="宋体"/>
          <w:kern w:val="0"/>
          <w:szCs w:val="21"/>
        </w:rPr>
        <w:t>2.监管久期的计算公式如下：</w:t>
      </w:r>
    </w:p>
    <w:p>
      <w:pPr>
        <w:pStyle w:val="19"/>
        <w:ind w:firstLine="0" w:firstLineChars="0"/>
        <w:jc w:val="center"/>
        <w:rPr>
          <w:rFonts w:ascii="宋体" w:hAnsi="宋体" w:cs="宋体"/>
          <w:szCs w:val="21"/>
        </w:rPr>
      </w:pPr>
      <w:r>
        <w:rPr>
          <w:rFonts w:hint="eastAsia" w:ascii="宋体" w:hAnsi="宋体" w:cs="宋体"/>
          <w:szCs w:val="21"/>
        </w:rPr>
        <w:drawing>
          <wp:inline distT="0" distB="0" distL="114300" distR="114300">
            <wp:extent cx="2331085" cy="380365"/>
            <wp:effectExtent l="0" t="0" r="0" b="635"/>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42">
                      <a:lum/>
                    </a:blip>
                    <a:stretch>
                      <a:fillRect/>
                    </a:stretch>
                  </pic:blipFill>
                  <pic:spPr>
                    <a:xfrm>
                      <a:off x="0" y="0"/>
                      <a:ext cx="2376022" cy="388061"/>
                    </a:xfrm>
                    <a:prstGeom prst="rect">
                      <a:avLst/>
                    </a:prstGeom>
                    <a:noFill/>
                    <a:ln>
                      <a:noFill/>
                    </a:ln>
                  </pic:spPr>
                </pic:pic>
              </a:graphicData>
            </a:graphic>
          </wp:inline>
        </w:drawing>
      </w:r>
    </w:p>
    <w:p>
      <w:pPr>
        <w:pStyle w:val="19"/>
        <w:spacing w:line="440" w:lineRule="exact"/>
        <w:rPr>
          <w:rFonts w:ascii="宋体" w:hAnsi="宋体" w:cs="宋体"/>
          <w:kern w:val="0"/>
          <w:szCs w:val="21"/>
        </w:rPr>
      </w:pPr>
      <w:r>
        <w:rPr>
          <w:rFonts w:hint="eastAsia" w:ascii="宋体" w:hAnsi="宋体" w:cs="宋体"/>
          <w:kern w:val="0"/>
          <w:szCs w:val="21"/>
        </w:rPr>
        <w:t>其中：S</w:t>
      </w:r>
      <w:r>
        <w:rPr>
          <w:rFonts w:hint="eastAsia" w:ascii="宋体" w:hAnsi="宋体" w:cs="宋体"/>
          <w:kern w:val="0"/>
          <w:szCs w:val="21"/>
          <w:vertAlign w:val="subscript"/>
        </w:rPr>
        <w:t>i</w:t>
      </w:r>
      <w:r>
        <w:rPr>
          <w:rFonts w:hint="eastAsia" w:ascii="宋体" w:hAnsi="宋体" w:cs="宋体"/>
          <w:kern w:val="0"/>
          <w:szCs w:val="21"/>
        </w:rPr>
        <w:t>和E</w:t>
      </w:r>
      <w:r>
        <w:rPr>
          <w:rFonts w:hint="eastAsia" w:ascii="宋体" w:hAnsi="宋体" w:cs="宋体"/>
          <w:kern w:val="0"/>
          <w:szCs w:val="21"/>
          <w:vertAlign w:val="subscript"/>
        </w:rPr>
        <w:t>i</w:t>
      </w:r>
      <w:r>
        <w:rPr>
          <w:rFonts w:hint="eastAsia" w:ascii="宋体" w:hAnsi="宋体" w:cs="宋体"/>
          <w:kern w:val="0"/>
          <w:szCs w:val="21"/>
        </w:rPr>
        <w:t>分别代表当前距离衍生工具的起始日期和结束日期的时间间距，最小为10个工作日，对于进行中的合约（例如一个进行中的利率互换），S</w:t>
      </w:r>
      <w:r>
        <w:rPr>
          <w:rFonts w:hint="eastAsia" w:ascii="宋体" w:hAnsi="宋体" w:cs="宋体"/>
          <w:kern w:val="0"/>
          <w:szCs w:val="21"/>
          <w:vertAlign w:val="subscript"/>
        </w:rPr>
        <w:t>i</w:t>
      </w:r>
      <w:r>
        <w:rPr>
          <w:rFonts w:hint="eastAsia" w:ascii="宋体" w:hAnsi="宋体" w:cs="宋体"/>
          <w:kern w:val="0"/>
          <w:szCs w:val="21"/>
        </w:rPr>
        <w:t>为0。如果衍生工具标的是另一个衍生工具（比如利率互换期权或债券期权），时间间距需基于标的确定。</w:t>
      </w:r>
    </w:p>
    <w:p>
      <w:pPr>
        <w:pStyle w:val="19"/>
        <w:spacing w:line="440" w:lineRule="exact"/>
        <w:rPr>
          <w:rFonts w:ascii="宋体" w:hAnsi="宋体" w:cs="宋体"/>
          <w:kern w:val="0"/>
          <w:szCs w:val="21"/>
        </w:rPr>
      </w:pPr>
      <w:r>
        <w:rPr>
          <w:rFonts w:hint="eastAsia" w:ascii="宋体" w:hAnsi="宋体" w:cs="宋体"/>
          <w:kern w:val="0"/>
          <w:szCs w:val="21"/>
        </w:rPr>
        <w:t>3.当交易的名义本金在到期日前没有明确约定时，商业银行应采用下列方法确定名义本金：</w:t>
      </w:r>
    </w:p>
    <w:p>
      <w:pPr>
        <w:pStyle w:val="19"/>
        <w:spacing w:line="44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1</w:t>
      </w:r>
      <w:r>
        <w:rPr>
          <w:rFonts w:hint="eastAsia" w:ascii="宋体" w:hAnsi="宋体" w:cs="宋体"/>
          <w:kern w:val="0"/>
          <w:szCs w:val="21"/>
        </w:rPr>
        <w:t>）当名义本金为市场价值的函数时，银行应用当前市值确定交易的名义本金。</w:t>
      </w:r>
    </w:p>
    <w:p>
      <w:pPr>
        <w:pStyle w:val="19"/>
        <w:spacing w:line="44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2</w:t>
      </w:r>
      <w:r>
        <w:rPr>
          <w:rFonts w:hint="eastAsia" w:ascii="宋体" w:hAnsi="宋体" w:cs="宋体"/>
          <w:kern w:val="0"/>
          <w:szCs w:val="21"/>
        </w:rPr>
        <w:t>）对于可变名义本金互换（如增长型和减弱型互换），银行需用互换剩余期限的名义本金平均值作为交易的名义本金。对于系统无法支持的银行，也可采用更审慎的方式计量，即按照</w:t>
      </w:r>
      <w:bookmarkStart w:id="4" w:name="_Hlk152156501"/>
      <w:r>
        <w:rPr>
          <w:rFonts w:hint="eastAsia" w:ascii="宋体" w:hAnsi="宋体" w:cs="宋体"/>
          <w:kern w:val="0"/>
          <w:szCs w:val="21"/>
        </w:rPr>
        <w:t>剩余期限内的最大名义本金</w:t>
      </w:r>
      <w:bookmarkEnd w:id="4"/>
      <w:r>
        <w:rPr>
          <w:rFonts w:hint="eastAsia" w:ascii="宋体" w:hAnsi="宋体" w:cs="宋体"/>
          <w:kern w:val="0"/>
          <w:szCs w:val="21"/>
        </w:rPr>
        <w:t>确定交易的名义本金。</w:t>
      </w:r>
    </w:p>
    <w:p>
      <w:pPr>
        <w:pStyle w:val="19"/>
        <w:spacing w:line="44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3</w:t>
      </w:r>
      <w:r>
        <w:rPr>
          <w:rFonts w:hint="eastAsia" w:ascii="宋体" w:hAnsi="宋体" w:cs="宋体"/>
          <w:kern w:val="0"/>
          <w:szCs w:val="21"/>
        </w:rPr>
        <w:t>）杠杆类互换应转换为等价的非杠杆类互换来计算名义本金，当互换中的利率乘以一个乘数时，交易的名义本金也需要乘以这个利率乘数。</w:t>
      </w:r>
    </w:p>
    <w:p>
      <w:pPr>
        <w:pStyle w:val="19"/>
        <w:spacing w:line="440" w:lineRule="exact"/>
        <w:rPr>
          <w:rFonts w:ascii="宋体" w:hAnsi="宋体" w:cs="宋体"/>
          <w:kern w:val="0"/>
          <w:szCs w:val="21"/>
        </w:rPr>
      </w:pPr>
      <w:r>
        <w:rPr>
          <w:rFonts w:hint="eastAsia" w:ascii="宋体" w:hAnsi="宋体" w:cs="宋体"/>
          <w:kern w:val="0"/>
          <w:szCs w:val="21"/>
        </w:rPr>
        <w:t>（</w:t>
      </w:r>
      <w:r>
        <w:rPr>
          <w:rFonts w:ascii="宋体" w:hAnsi="宋体" w:cs="宋体"/>
          <w:kern w:val="0"/>
          <w:szCs w:val="21"/>
        </w:rPr>
        <w:t>4</w:t>
      </w:r>
      <w:r>
        <w:rPr>
          <w:rFonts w:hint="eastAsia" w:ascii="宋体" w:hAnsi="宋体" w:cs="宋体"/>
          <w:kern w:val="0"/>
          <w:szCs w:val="21"/>
        </w:rPr>
        <w:t>）对于需要多次交换名义本金的衍生工具合同，交易的名义本金要乘以衍生工具合同中的本金交换次数。</w:t>
      </w:r>
    </w:p>
    <w:p>
      <w:pPr>
        <w:pStyle w:val="19"/>
        <w:spacing w:line="440" w:lineRule="exact"/>
        <w:rPr>
          <w:rFonts w:ascii="宋体" w:hAnsi="宋体" w:cs="宋体"/>
          <w:kern w:val="0"/>
          <w:szCs w:val="21"/>
        </w:rPr>
      </w:pPr>
      <w:r>
        <w:rPr>
          <w:rFonts w:hint="eastAsia" w:ascii="宋体" w:hAnsi="宋体" w:cs="宋体"/>
          <w:kern w:val="0"/>
          <w:szCs w:val="21"/>
        </w:rPr>
        <w:t>4.期限因子应按照是否有保证金分别计算</w:t>
      </w:r>
    </w:p>
    <w:p>
      <w:pPr>
        <w:pStyle w:val="19"/>
        <w:spacing w:line="440" w:lineRule="exact"/>
        <w:rPr>
          <w:rFonts w:ascii="宋体" w:hAnsi="宋体" w:cs="宋体"/>
          <w:kern w:val="0"/>
          <w:szCs w:val="21"/>
        </w:rPr>
      </w:pPr>
      <w:r>
        <w:rPr>
          <w:rFonts w:hint="eastAsia" w:ascii="宋体" w:hAnsi="宋体" w:cs="宋体"/>
          <w:kern w:val="0"/>
          <w:szCs w:val="21"/>
        </w:rPr>
        <w:t>（1）对于无保证金交易，期限因子计算公式如下：</w:t>
      </w:r>
    </w:p>
    <w:p>
      <w:pPr>
        <w:pStyle w:val="19"/>
        <w:ind w:firstLine="0" w:firstLineChars="0"/>
        <w:jc w:val="center"/>
        <w:rPr>
          <w:rFonts w:ascii="宋体" w:hAnsi="宋体" w:cs="宋体"/>
          <w:szCs w:val="21"/>
        </w:rPr>
      </w:pPr>
      <w:r>
        <w:rPr>
          <w:rFonts w:hint="eastAsia" w:ascii="宋体" w:hAnsi="宋体" w:cs="宋体"/>
          <w:position w:val="-26"/>
          <w:szCs w:val="21"/>
        </w:rPr>
        <w:object>
          <v:shape id="_x0000_i1040" o:spt="75" type="#_x0000_t75" style="height:35.4pt;width:169.2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p>
    <w:p>
      <w:pPr>
        <w:pStyle w:val="19"/>
        <w:spacing w:line="440" w:lineRule="exact"/>
        <w:jc w:val="left"/>
        <w:rPr>
          <w:rFonts w:ascii="宋体" w:hAnsi="宋体" w:cs="宋体"/>
          <w:kern w:val="0"/>
          <w:szCs w:val="21"/>
        </w:rPr>
      </w:pPr>
      <w:r>
        <w:rPr>
          <w:rFonts w:hint="eastAsia" w:ascii="宋体" w:hAnsi="宋体" w:cs="宋体"/>
          <w:kern w:val="0"/>
          <w:szCs w:val="21"/>
        </w:rPr>
        <w:t>其中M</w:t>
      </w:r>
      <w:r>
        <w:rPr>
          <w:rFonts w:hint="eastAsia" w:ascii="宋体" w:hAnsi="宋体" w:cs="宋体"/>
          <w:kern w:val="0"/>
          <w:szCs w:val="21"/>
          <w:vertAlign w:val="subscript"/>
        </w:rPr>
        <w:t>i</w:t>
      </w:r>
      <w:r>
        <w:rPr>
          <w:rFonts w:hint="eastAsia" w:ascii="宋体" w:hAnsi="宋体" w:cs="宋体"/>
          <w:kern w:val="0"/>
          <w:szCs w:val="21"/>
        </w:rPr>
        <w:t>是交易i的剩余期限，最小为10个工作日。</w:t>
      </w:r>
    </w:p>
    <w:p>
      <w:pPr>
        <w:pStyle w:val="19"/>
        <w:spacing w:line="440" w:lineRule="exact"/>
        <w:jc w:val="left"/>
        <w:rPr>
          <w:rFonts w:ascii="宋体" w:hAnsi="宋体" w:cs="宋体"/>
          <w:kern w:val="0"/>
          <w:szCs w:val="21"/>
        </w:rPr>
      </w:pPr>
      <w:r>
        <w:rPr>
          <w:rFonts w:hint="eastAsia" w:ascii="宋体" w:hAnsi="宋体" w:cs="宋体"/>
          <w:kern w:val="0"/>
          <w:szCs w:val="21"/>
        </w:rPr>
        <w:t>某些结构化衍生工具规定在特定日期，其未偿付风险暴露将被结算，这样合同条款将被重设使得合同价值为0，这时剩余期限的到期日为下一个重置日。</w:t>
      </w:r>
    </w:p>
    <w:p>
      <w:pPr>
        <w:pStyle w:val="19"/>
        <w:spacing w:line="440" w:lineRule="exact"/>
        <w:jc w:val="left"/>
        <w:rPr>
          <w:rFonts w:ascii="宋体" w:hAnsi="宋体" w:cs="宋体"/>
          <w:szCs w:val="21"/>
        </w:rPr>
      </w:pPr>
      <w:r>
        <w:rPr>
          <w:rFonts w:hint="eastAsia" w:ascii="宋体" w:hAnsi="宋体" w:cs="宋体"/>
          <w:kern w:val="0"/>
          <w:szCs w:val="21"/>
        </w:rPr>
        <w:t>（2）对于保证金交易，期限因子计算公式如下：</w:t>
      </w:r>
    </w:p>
    <w:p>
      <w:pPr>
        <w:pStyle w:val="19"/>
        <w:ind w:firstLine="0" w:firstLineChars="0"/>
        <w:jc w:val="center"/>
        <w:rPr>
          <w:rFonts w:ascii="宋体" w:hAnsi="宋体" w:cs="宋体"/>
          <w:position w:val="-26"/>
          <w:szCs w:val="21"/>
        </w:rPr>
      </w:pPr>
      <w:r>
        <w:rPr>
          <w:rFonts w:hint="eastAsia" w:ascii="宋体" w:hAnsi="宋体" w:cs="宋体"/>
          <w:position w:val="-26"/>
          <w:szCs w:val="21"/>
        </w:rPr>
        <w:object>
          <v:shape id="_x0000_i1041" o:spt="75" type="#_x0000_t75" style="height:34.8pt;width:129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p>
    <w:p>
      <w:pPr>
        <w:pStyle w:val="19"/>
        <w:spacing w:line="440" w:lineRule="exact"/>
        <w:rPr>
          <w:rFonts w:ascii="宋体" w:hAnsi="宋体" w:cs="宋体"/>
          <w:kern w:val="0"/>
          <w:szCs w:val="21"/>
        </w:rPr>
      </w:pPr>
      <w:r>
        <w:rPr>
          <w:rFonts w:hint="eastAsia" w:ascii="宋体" w:hAnsi="宋体" w:cs="宋体"/>
          <w:kern w:val="0"/>
          <w:szCs w:val="21"/>
        </w:rPr>
        <w:t>其中：MPOR取决于保证金风险期间，是指自违约交易对手最后一次提供足额保证金的时点至商业银行与该交易对手交易终止并完全对冲市场风险的期间。其中，中央清算的衍生工具交易最小为1</w:t>
      </w:r>
      <w:r>
        <w:rPr>
          <w:rFonts w:ascii="宋体" w:hAnsi="宋体" w:cs="宋体"/>
          <w:kern w:val="0"/>
          <w:szCs w:val="21"/>
        </w:rPr>
        <w:t>0</w:t>
      </w:r>
      <w:r>
        <w:rPr>
          <w:rFonts w:hint="eastAsia" w:ascii="宋体" w:hAnsi="宋体" w:cs="宋体"/>
          <w:kern w:val="0"/>
          <w:szCs w:val="21"/>
        </w:rPr>
        <w:t>个工作日；非中央清算的衍生工具根据保证金协议确定，最小为1</w:t>
      </w:r>
      <w:r>
        <w:rPr>
          <w:rFonts w:ascii="宋体" w:hAnsi="宋体" w:cs="宋体"/>
          <w:kern w:val="0"/>
          <w:szCs w:val="21"/>
        </w:rPr>
        <w:t>0+N-1</w:t>
      </w:r>
      <w:r>
        <w:rPr>
          <w:rFonts w:hint="eastAsia" w:ascii="宋体" w:hAnsi="宋体" w:cs="宋体"/>
          <w:kern w:val="0"/>
          <w:szCs w:val="21"/>
        </w:rPr>
        <w:t>个工作日（N为盯市保证金交换的工作日间隔，逐日盯市保证金下N为1）；包括5</w:t>
      </w:r>
      <w:r>
        <w:rPr>
          <w:rFonts w:ascii="宋体" w:hAnsi="宋体" w:cs="宋体"/>
          <w:kern w:val="0"/>
          <w:szCs w:val="21"/>
        </w:rPr>
        <w:t>000</w:t>
      </w:r>
      <w:r>
        <w:rPr>
          <w:rFonts w:hint="eastAsia" w:ascii="宋体" w:hAnsi="宋体" w:cs="宋体"/>
          <w:kern w:val="0"/>
          <w:szCs w:val="21"/>
        </w:rPr>
        <w:t>笔以上与非中央交易对手交易的净额组合最小为2</w:t>
      </w:r>
      <w:r>
        <w:rPr>
          <w:rFonts w:ascii="宋体" w:hAnsi="宋体" w:cs="宋体"/>
          <w:kern w:val="0"/>
          <w:szCs w:val="21"/>
        </w:rPr>
        <w:t>0</w:t>
      </w:r>
      <w:r>
        <w:rPr>
          <w:rFonts w:hint="eastAsia" w:ascii="宋体" w:hAnsi="宋体" w:cs="宋体"/>
          <w:kern w:val="0"/>
          <w:szCs w:val="21"/>
        </w:rPr>
        <w:t>个工作日；若净额结算组合中包含缺乏流动性的质押品或衍生工具，最小为2</w:t>
      </w:r>
      <w:r>
        <w:rPr>
          <w:rFonts w:ascii="宋体" w:hAnsi="宋体" w:cs="宋体"/>
          <w:kern w:val="0"/>
          <w:szCs w:val="21"/>
        </w:rPr>
        <w:t>0</w:t>
      </w:r>
      <w:r>
        <w:rPr>
          <w:rFonts w:hint="eastAsia" w:ascii="宋体" w:hAnsi="宋体" w:cs="宋体"/>
          <w:kern w:val="0"/>
          <w:szCs w:val="21"/>
        </w:rPr>
        <w:t>个工作日；具有争议的净额结算组合保证金风险期限要乘以2。缺乏流动性是指在压力环境下，没有连续的活跃市场报价，如两个工作日内无可成交有效报价。具有争议的净额结算组合是指：商业银行与该净额结算组合内的交易对手，在过去6个月内发生至少2次内因追加保证金引发的争议，且在规定的保证金期限内未能解决。</w:t>
      </w:r>
    </w:p>
    <w:p>
      <w:pPr>
        <w:pStyle w:val="19"/>
        <w:spacing w:line="440" w:lineRule="exact"/>
        <w:rPr>
          <w:rFonts w:ascii="宋体" w:hAnsi="宋体" w:cs="宋体"/>
          <w:kern w:val="0"/>
          <w:szCs w:val="21"/>
        </w:rPr>
      </w:pPr>
      <w:r>
        <w:rPr>
          <w:rFonts w:hint="eastAsia" w:ascii="宋体" w:hAnsi="宋体" w:cs="宋体"/>
          <w:kern w:val="0"/>
          <w:szCs w:val="21"/>
        </w:rPr>
        <w:t>5.期权交易有效名义本金处理</w:t>
      </w:r>
    </w:p>
    <w:p>
      <w:pPr>
        <w:pStyle w:val="19"/>
        <w:spacing w:line="440" w:lineRule="exact"/>
        <w:rPr>
          <w:rFonts w:ascii="宋体" w:hAnsi="宋体" w:cs="宋体"/>
          <w:kern w:val="0"/>
          <w:szCs w:val="21"/>
        </w:rPr>
      </w:pPr>
      <w:r>
        <w:rPr>
          <w:rFonts w:hint="eastAsia" w:ascii="宋体" w:hAnsi="宋体" w:cs="宋体"/>
          <w:kern w:val="0"/>
          <w:szCs w:val="21"/>
        </w:rPr>
        <w:t>（1）单期现金流期权的有效名义本金，采用如下方法计算：</w:t>
      </w:r>
    </w:p>
    <w:p>
      <w:pPr>
        <w:pStyle w:val="19"/>
        <w:spacing w:line="440" w:lineRule="exact"/>
        <w:ind w:left="420"/>
        <w:rPr>
          <w:rFonts w:ascii="宋体" w:hAnsi="宋体" w:cs="宋体"/>
          <w:kern w:val="0"/>
          <w:szCs w:val="21"/>
        </w:rPr>
      </w:pPr>
      <w:r>
        <w:rPr>
          <w:rFonts w:hint="eastAsia" w:ascii="宋体" w:hAnsi="宋体" w:cs="宋体"/>
          <w:kern w:val="0"/>
          <w:szCs w:val="21"/>
        </w:rPr>
        <w:t>（a）对于欧式、亚式、美式和百慕大期权，直接采用表2中的监管得尔塔公式计算。对于平均价格亚式期权，标的价格为截至当前有效期内标的资产价格观察值的平均值；对于平均执行价格亚式期权，执行价格为截至当前有效期内执行价格观察值的平均值；对于美式期权和百慕大期权，应使用</w:t>
      </w:r>
      <w:ins w:id="2" w:author="陈静" w:date="2024-12-12T15:18:15Z">
        <w:r>
          <w:rPr>
            <w:rFonts w:hint="eastAsia" w:ascii="宋体" w:hAnsi="宋体" w:cs="宋体"/>
            <w:kern w:val="0"/>
            <w:szCs w:val="21"/>
            <w:highlight w:val="yellow"/>
          </w:rPr>
          <w:t>最晚一个</w:t>
        </w:r>
      </w:ins>
      <w:r>
        <w:rPr>
          <w:rFonts w:hint="eastAsia" w:ascii="宋体" w:hAnsi="宋体" w:cs="宋体"/>
          <w:kern w:val="0"/>
          <w:szCs w:val="21"/>
        </w:rPr>
        <w:t>可行权日期作为公式中的行权日期Ti。</w:t>
      </w:r>
    </w:p>
    <w:p>
      <w:pPr>
        <w:pStyle w:val="19"/>
        <w:spacing w:line="440" w:lineRule="exact"/>
        <w:ind w:left="420"/>
        <w:rPr>
          <w:rFonts w:ascii="宋体" w:hAnsi="宋体" w:cs="宋体"/>
          <w:kern w:val="0"/>
          <w:szCs w:val="21"/>
        </w:rPr>
      </w:pPr>
      <w:r>
        <w:rPr>
          <w:rFonts w:hint="eastAsia" w:ascii="宋体" w:hAnsi="宋体" w:cs="宋体"/>
          <w:kern w:val="0"/>
          <w:szCs w:val="21"/>
        </w:rPr>
        <w:t>（b）对于百慕大掉期期权（Bermudan swaptions），起始日期S</w:t>
      </w:r>
      <w:r>
        <w:rPr>
          <w:rFonts w:hint="eastAsia" w:ascii="宋体" w:hAnsi="宋体" w:cs="宋体"/>
          <w:kern w:val="0"/>
          <w:szCs w:val="21"/>
          <w:vertAlign w:val="subscript"/>
        </w:rPr>
        <w:t>i</w:t>
      </w:r>
      <w:r>
        <w:rPr>
          <w:rFonts w:hint="eastAsia" w:ascii="宋体" w:hAnsi="宋体" w:cs="宋体"/>
          <w:kern w:val="0"/>
          <w:szCs w:val="21"/>
        </w:rPr>
        <w:t>应取值最早的可行权日期，E</w:t>
      </w:r>
      <w:r>
        <w:rPr>
          <w:rFonts w:hint="eastAsia" w:ascii="宋体" w:hAnsi="宋体" w:cs="宋体"/>
          <w:kern w:val="0"/>
          <w:szCs w:val="21"/>
          <w:vertAlign w:val="subscript"/>
        </w:rPr>
        <w:t>i</w:t>
      </w:r>
      <w:r>
        <w:rPr>
          <w:rFonts w:hint="eastAsia" w:ascii="宋体" w:hAnsi="宋体" w:cs="宋体"/>
          <w:kern w:val="0"/>
          <w:szCs w:val="21"/>
        </w:rPr>
        <w:t>应取值标的掉期的结束日期。</w:t>
      </w:r>
    </w:p>
    <w:p>
      <w:pPr>
        <w:pStyle w:val="19"/>
        <w:spacing w:line="440" w:lineRule="exact"/>
        <w:rPr>
          <w:rFonts w:ascii="宋体" w:hAnsi="宋体" w:cs="宋体"/>
          <w:kern w:val="0"/>
          <w:szCs w:val="21"/>
        </w:rPr>
      </w:pPr>
      <w:r>
        <w:rPr>
          <w:rFonts w:hint="eastAsia" w:ascii="宋体" w:hAnsi="宋体" w:cs="宋体"/>
          <w:kern w:val="0"/>
          <w:szCs w:val="21"/>
        </w:rPr>
        <w:t>（2）对于数字期权，应使用欧式期权组合来近似其到期给付。一笔行权价格为K的看涨（看跌）数字期权，应该用买入行权价格为0.95K和卖出行权价格为1.05K的看涨（看跌）欧式期权来近似，两笔欧式期权的头寸规模相等，且使得到期日挂钩资产价格在(0.95K,1.05K)区间外时能够完全复制原有数字期权头寸的到期给付。该笔数字期权的有效名义本金即为这两笔欧式期权组合的有效名义本金。数字期权有效名义本金计量结果的绝对值应以其合约行权给付金额与挂钩资产监管因子的比值为上界。为简化计算，亦可直接审慎地采用此上界作为数字期权的有效名义本金。</w:t>
      </w:r>
    </w:p>
    <w:p>
      <w:pPr>
        <w:pStyle w:val="19"/>
        <w:spacing w:line="440" w:lineRule="exact"/>
        <w:rPr>
          <w:rFonts w:ascii="宋体" w:hAnsi="宋体" w:cs="宋体"/>
          <w:kern w:val="0"/>
          <w:szCs w:val="21"/>
        </w:rPr>
      </w:pPr>
      <w:r>
        <w:rPr>
          <w:rFonts w:hint="eastAsia" w:ascii="宋体" w:hAnsi="宋体" w:cs="宋体"/>
          <w:kern w:val="0"/>
          <w:szCs w:val="21"/>
        </w:rPr>
        <w:t>例如，一笔行权日在T的人民币计价美元外汇期权基本要素如下，当前汇率为6.71。</w:t>
      </w:r>
    </w:p>
    <w:tbl>
      <w:tblPr>
        <w:tblStyle w:val="9"/>
        <w:tblW w:w="0" w:type="auto"/>
        <w:jc w:val="center"/>
        <w:tblLayout w:type="fixed"/>
        <w:tblCellMar>
          <w:top w:w="0" w:type="dxa"/>
          <w:left w:w="0" w:type="dxa"/>
          <w:bottom w:w="0" w:type="dxa"/>
          <w:right w:w="0" w:type="dxa"/>
        </w:tblCellMar>
      </w:tblPr>
      <w:tblGrid>
        <w:gridCol w:w="1237"/>
        <w:gridCol w:w="1225"/>
        <w:gridCol w:w="1123"/>
        <w:gridCol w:w="1253"/>
        <w:gridCol w:w="1053"/>
      </w:tblGrid>
      <w:tr>
        <w:tblPrEx>
          <w:tblCellMar>
            <w:top w:w="0" w:type="dxa"/>
            <w:left w:w="0" w:type="dxa"/>
            <w:bottom w:w="0" w:type="dxa"/>
            <w:right w:w="0" w:type="dxa"/>
          </w:tblCellMar>
        </w:tblPrEx>
        <w:trPr>
          <w:trHeight w:val="480" w:hRule="atLeast"/>
          <w:jc w:val="center"/>
        </w:trPr>
        <w:tc>
          <w:tcPr>
            <w:tcW w:w="1237"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交易</w:t>
            </w:r>
          </w:p>
        </w:tc>
        <w:tc>
          <w:tcPr>
            <w:tcW w:w="1225"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买入/卖出</w:t>
            </w:r>
          </w:p>
        </w:tc>
        <w:tc>
          <w:tcPr>
            <w:tcW w:w="112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挂钩资产</w:t>
            </w:r>
          </w:p>
        </w:tc>
        <w:tc>
          <w:tcPr>
            <w:tcW w:w="125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kern w:val="0"/>
                <w:sz w:val="20"/>
                <w:szCs w:val="20"/>
                <w:lang w:bidi="ar"/>
              </w:rPr>
            </w:pPr>
            <w:r>
              <w:rPr>
                <w:rFonts w:hint="eastAsia" w:ascii="宋体" w:hAnsi="宋体" w:cs="宋体"/>
                <w:color w:val="000000"/>
                <w:kern w:val="0"/>
                <w:sz w:val="20"/>
                <w:szCs w:val="20"/>
                <w:lang w:bidi="ar"/>
              </w:rPr>
              <w:t>行权价格K</w:t>
            </w:r>
          </w:p>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（CNY）</w:t>
            </w:r>
          </w:p>
        </w:tc>
        <w:tc>
          <w:tcPr>
            <w:tcW w:w="105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行权给付</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（CNY）</w:t>
            </w:r>
          </w:p>
        </w:tc>
      </w:tr>
      <w:tr>
        <w:tblPrEx>
          <w:tblCellMar>
            <w:top w:w="0" w:type="dxa"/>
            <w:left w:w="0" w:type="dxa"/>
            <w:bottom w:w="0" w:type="dxa"/>
            <w:right w:w="0" w:type="dxa"/>
          </w:tblCellMar>
        </w:tblPrEx>
        <w:trPr>
          <w:trHeight w:val="288" w:hRule="atLeast"/>
          <w:jc w:val="center"/>
        </w:trPr>
        <w:tc>
          <w:tcPr>
            <w:tcW w:w="1237"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数字期权</w:t>
            </w:r>
          </w:p>
        </w:tc>
        <w:tc>
          <w:tcPr>
            <w:tcW w:w="122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买入</w:t>
            </w:r>
          </w:p>
        </w:tc>
        <w:tc>
          <w:tcPr>
            <w:tcW w:w="1123"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USD/CNY</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6.7</w:t>
            </w:r>
          </w:p>
        </w:tc>
        <w:tc>
          <w:tcPr>
            <w:tcW w:w="105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1340</w:t>
            </w:r>
          </w:p>
        </w:tc>
      </w:tr>
    </w:tbl>
    <w:p>
      <w:pPr>
        <w:pStyle w:val="19"/>
        <w:rPr>
          <w:rFonts w:ascii="宋体" w:hAnsi="宋体" w:cs="宋体"/>
          <w:kern w:val="0"/>
          <w:szCs w:val="21"/>
        </w:rPr>
      </w:pPr>
    </w:p>
    <w:p>
      <w:pPr>
        <w:pStyle w:val="19"/>
        <w:spacing w:line="440" w:lineRule="exact"/>
        <w:rPr>
          <w:rFonts w:ascii="宋体" w:hAnsi="宋体" w:cs="宋体"/>
          <w:kern w:val="0"/>
          <w:szCs w:val="21"/>
        </w:rPr>
      </w:pPr>
      <w:r>
        <w:rPr>
          <w:rFonts w:hint="eastAsia" w:ascii="宋体" w:hAnsi="宋体" w:cs="宋体"/>
          <w:kern w:val="0"/>
          <w:szCs w:val="21"/>
        </w:rPr>
        <w:t>应当用以下两笔到期日同为T的欧式期权来近似，其中S表示到期日汇率：</w:t>
      </w:r>
    </w:p>
    <w:tbl>
      <w:tblPr>
        <w:tblStyle w:val="9"/>
        <w:tblW w:w="0" w:type="auto"/>
        <w:tblInd w:w="0" w:type="dxa"/>
        <w:tblLayout w:type="fixed"/>
        <w:tblCellMar>
          <w:top w:w="0" w:type="dxa"/>
          <w:left w:w="0" w:type="dxa"/>
          <w:bottom w:w="0" w:type="dxa"/>
          <w:right w:w="0" w:type="dxa"/>
        </w:tblCellMar>
      </w:tblPr>
      <w:tblGrid>
        <w:gridCol w:w="1193"/>
        <w:gridCol w:w="997"/>
        <w:gridCol w:w="1080"/>
        <w:gridCol w:w="1329"/>
        <w:gridCol w:w="1846"/>
        <w:gridCol w:w="886"/>
        <w:gridCol w:w="999"/>
      </w:tblGrid>
      <w:tr>
        <w:tblPrEx>
          <w:tblCellMar>
            <w:top w:w="0" w:type="dxa"/>
            <w:left w:w="0" w:type="dxa"/>
            <w:bottom w:w="0" w:type="dxa"/>
            <w:right w:w="0" w:type="dxa"/>
          </w:tblCellMar>
        </w:tblPrEx>
        <w:trPr>
          <w:trHeight w:val="480" w:hRule="atLeast"/>
        </w:trPr>
        <w:tc>
          <w:tcPr>
            <w:tcW w:w="1193"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交易</w:t>
            </w:r>
          </w:p>
        </w:tc>
        <w:tc>
          <w:tcPr>
            <w:tcW w:w="997"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买入/卖出</w:t>
            </w:r>
          </w:p>
        </w:tc>
        <w:tc>
          <w:tcPr>
            <w:tcW w:w="1080"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挂钩资产</w:t>
            </w:r>
          </w:p>
        </w:tc>
        <w:tc>
          <w:tcPr>
            <w:tcW w:w="1329"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kern w:val="0"/>
                <w:sz w:val="20"/>
                <w:szCs w:val="20"/>
                <w:lang w:bidi="ar"/>
              </w:rPr>
            </w:pPr>
            <w:r>
              <w:rPr>
                <w:rFonts w:hint="eastAsia" w:ascii="宋体" w:hAnsi="宋体" w:cs="宋体"/>
                <w:color w:val="000000"/>
                <w:kern w:val="0"/>
                <w:sz w:val="20"/>
                <w:szCs w:val="20"/>
                <w:lang w:bidi="ar"/>
              </w:rPr>
              <w:t>行权价格K</w:t>
            </w:r>
          </w:p>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（CNY）</w:t>
            </w:r>
          </w:p>
        </w:tc>
        <w:tc>
          <w:tcPr>
            <w:tcW w:w="1846"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行权给付</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（CNY）</w:t>
            </w:r>
          </w:p>
        </w:tc>
        <w:tc>
          <w:tcPr>
            <w:tcW w:w="886"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名义本金（USD）</w:t>
            </w:r>
          </w:p>
        </w:tc>
        <w:tc>
          <w:tcPr>
            <w:tcW w:w="999" w:type="dxa"/>
            <w:tcBorders>
              <w:top w:val="single" w:color="000000" w:sz="4" w:space="0"/>
              <w:left w:val="single" w:color="000000" w:sz="4" w:space="0"/>
              <w:bottom w:val="single" w:color="000000" w:sz="4" w:space="0"/>
              <w:right w:val="single" w:color="000000" w:sz="4" w:space="0"/>
            </w:tcBorders>
            <w:shd w:val="clear" w:color="auto" w:fill="D9D9D9"/>
            <w:tcMar>
              <w:top w:w="12" w:type="dxa"/>
              <w:left w:w="12" w:type="dxa"/>
              <w:right w:w="12" w:type="dxa"/>
            </w:tcMar>
          </w:tcPr>
          <w:p>
            <w:pPr>
              <w:widowControl/>
              <w:jc w:val="center"/>
              <w:textAlignment w:val="top"/>
              <w:rPr>
                <w:rFonts w:ascii="宋体" w:hAnsi="宋体" w:cs="宋体"/>
                <w:color w:val="000000"/>
                <w:sz w:val="20"/>
                <w:szCs w:val="20"/>
              </w:rPr>
            </w:pPr>
            <w:r>
              <w:rPr>
                <w:rFonts w:hint="eastAsia" w:ascii="宋体" w:hAnsi="宋体" w:cs="宋体"/>
                <w:color w:val="000000"/>
                <w:kern w:val="0"/>
                <w:sz w:val="20"/>
                <w:szCs w:val="20"/>
                <w:lang w:bidi="ar"/>
              </w:rPr>
              <w:t>名义本金（CNY）</w:t>
            </w:r>
          </w:p>
        </w:tc>
      </w:tr>
      <w:tr>
        <w:tblPrEx>
          <w:tblCellMar>
            <w:top w:w="0" w:type="dxa"/>
            <w:left w:w="0" w:type="dxa"/>
            <w:bottom w:w="0" w:type="dxa"/>
            <w:right w:w="0" w:type="dxa"/>
          </w:tblCellMar>
        </w:tblPrEx>
        <w:trPr>
          <w:trHeight w:val="288" w:hRule="atLeast"/>
        </w:trPr>
        <w:tc>
          <w:tcPr>
            <w:tcW w:w="119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欧式</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看涨期权1</w:t>
            </w:r>
          </w:p>
        </w:tc>
        <w:tc>
          <w:tcPr>
            <w:tcW w:w="99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买入</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USD/CNY</w:t>
            </w:r>
          </w:p>
        </w:tc>
        <w:tc>
          <w:tcPr>
            <w:tcW w:w="132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6.365</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（即0.95K）</w:t>
            </w:r>
          </w:p>
        </w:tc>
        <w:tc>
          <w:tcPr>
            <w:tcW w:w="18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（S-6.365）*2000</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2000</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13420</w:t>
            </w:r>
          </w:p>
        </w:tc>
      </w:tr>
      <w:tr>
        <w:tblPrEx>
          <w:tblCellMar>
            <w:top w:w="0" w:type="dxa"/>
            <w:left w:w="0" w:type="dxa"/>
            <w:bottom w:w="0" w:type="dxa"/>
            <w:right w:w="0" w:type="dxa"/>
          </w:tblCellMar>
        </w:tblPrEx>
        <w:trPr>
          <w:trHeight w:val="288" w:hRule="atLeast"/>
        </w:trPr>
        <w:tc>
          <w:tcPr>
            <w:tcW w:w="1193"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欧式</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看涨期权2</w:t>
            </w:r>
          </w:p>
        </w:tc>
        <w:tc>
          <w:tcPr>
            <w:tcW w:w="997"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卖出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USD/CNY</w:t>
            </w:r>
          </w:p>
        </w:tc>
        <w:tc>
          <w:tcPr>
            <w:tcW w:w="132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7.035</w:t>
            </w:r>
          </w:p>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（即1.05K）</w:t>
            </w:r>
          </w:p>
        </w:tc>
        <w:tc>
          <w:tcPr>
            <w:tcW w:w="184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left"/>
              <w:textAlignment w:val="center"/>
              <w:rPr>
                <w:rFonts w:ascii="宋体" w:hAnsi="宋体" w:cs="宋体"/>
                <w:color w:val="000000"/>
                <w:sz w:val="22"/>
                <w:szCs w:val="22"/>
              </w:rPr>
            </w:pPr>
            <w:r>
              <w:rPr>
                <w:rFonts w:hint="eastAsia" w:ascii="宋体" w:hAnsi="宋体" w:cs="宋体"/>
                <w:color w:val="000000"/>
                <w:kern w:val="0"/>
                <w:sz w:val="22"/>
                <w:szCs w:val="22"/>
                <w:lang w:bidi="ar"/>
              </w:rPr>
              <w:t>（S-7.035）*2000</w:t>
            </w:r>
          </w:p>
        </w:tc>
        <w:tc>
          <w:tcPr>
            <w:tcW w:w="886"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2000</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center"/>
          </w:tcPr>
          <w:p>
            <w:pPr>
              <w:widowControl/>
              <w:jc w:val="right"/>
              <w:textAlignment w:val="center"/>
              <w:rPr>
                <w:rFonts w:ascii="宋体" w:hAnsi="宋体" w:cs="宋体"/>
                <w:color w:val="000000"/>
                <w:sz w:val="22"/>
                <w:szCs w:val="22"/>
              </w:rPr>
            </w:pPr>
            <w:r>
              <w:rPr>
                <w:rFonts w:hint="eastAsia" w:ascii="宋体" w:hAnsi="宋体" w:cs="宋体"/>
                <w:color w:val="000000"/>
                <w:kern w:val="0"/>
                <w:sz w:val="22"/>
                <w:szCs w:val="22"/>
                <w:lang w:bidi="ar"/>
              </w:rPr>
              <w:t>13420</w:t>
            </w:r>
          </w:p>
        </w:tc>
      </w:tr>
    </w:tbl>
    <w:p>
      <w:pPr>
        <w:pStyle w:val="19"/>
        <w:spacing w:line="440" w:lineRule="exact"/>
        <w:rPr>
          <w:rFonts w:ascii="宋体" w:hAnsi="宋体" w:cs="宋体"/>
          <w:kern w:val="0"/>
          <w:szCs w:val="21"/>
        </w:rPr>
      </w:pPr>
      <w:r>
        <w:rPr>
          <w:rFonts w:hint="eastAsia" w:ascii="宋体" w:hAnsi="宋体" w:cs="宋体"/>
          <w:kern w:val="0"/>
          <w:szCs w:val="21"/>
        </w:rPr>
        <w:t>可以看出，该交易组合在S小于6.365时，两笔交易都不行权，给付为0；S大于7.035时，两笔交易都行权，组合给付为1340，可以复制原数字期权的给付情况。计量有效名义本金时，两笔欧式看涨期权都使用6.71和T作为当前价格和行权日，分别使用6.365和7.035作为各自的行权价格计算监管得尔塔。</w:t>
      </w:r>
    </w:p>
    <w:p>
      <w:pPr>
        <w:pStyle w:val="19"/>
        <w:spacing w:line="440" w:lineRule="exact"/>
        <w:rPr>
          <w:rFonts w:ascii="宋体" w:hAnsi="宋体" w:cs="宋体"/>
          <w:kern w:val="0"/>
          <w:szCs w:val="21"/>
        </w:rPr>
      </w:pPr>
      <w:r>
        <w:rPr>
          <w:rFonts w:hint="eastAsia" w:ascii="宋体" w:hAnsi="宋体" w:cs="宋体"/>
          <w:kern w:val="0"/>
          <w:szCs w:val="21"/>
        </w:rPr>
        <w:t>该笔交易的有效名义本金上界为行权给付1340与外汇监管因子4%的比值，即1340÷0.04=33500。</w:t>
      </w:r>
    </w:p>
    <w:p>
      <w:pPr>
        <w:pStyle w:val="19"/>
        <w:numPr>
          <w:ilvl w:val="0"/>
          <w:numId w:val="1"/>
        </w:numPr>
        <w:spacing w:line="440" w:lineRule="exact"/>
        <w:ind w:firstLine="200" w:firstLineChars="0"/>
        <w:rPr>
          <w:rFonts w:ascii="宋体" w:hAnsi="宋体" w:cs="宋体"/>
          <w:kern w:val="0"/>
          <w:szCs w:val="21"/>
        </w:rPr>
      </w:pPr>
      <w:r>
        <w:rPr>
          <w:rFonts w:hint="eastAsia" w:ascii="宋体" w:hAnsi="宋体" w:cs="宋体"/>
          <w:kern w:val="0"/>
          <w:szCs w:val="21"/>
        </w:rPr>
        <w:t>有多期现金流期权的有效名义本金，应按照多个单期现金流的期权组合来考虑。特别地，利率上限/下限应用一系列的单个利率买权/卖权来替代，每一个都视为一个计息区间的浮动利率欧式期权。对于每一个买权/卖权，S</w:t>
      </w:r>
      <w:r>
        <w:rPr>
          <w:rFonts w:hint="eastAsia" w:ascii="宋体" w:hAnsi="宋体" w:cs="宋体"/>
          <w:kern w:val="0"/>
          <w:szCs w:val="21"/>
          <w:vertAlign w:val="subscript"/>
        </w:rPr>
        <w:t>i</w:t>
      </w:r>
      <w:r>
        <w:rPr>
          <w:rFonts w:hint="eastAsia" w:ascii="宋体" w:hAnsi="宋体" w:cs="宋体"/>
          <w:kern w:val="0"/>
          <w:szCs w:val="21"/>
        </w:rPr>
        <w:t>和T</w:t>
      </w:r>
      <w:r>
        <w:rPr>
          <w:rFonts w:hint="eastAsia" w:ascii="宋体" w:hAnsi="宋体" w:cs="宋体"/>
          <w:kern w:val="0"/>
          <w:szCs w:val="21"/>
          <w:vertAlign w:val="subscript"/>
        </w:rPr>
        <w:t>i</w:t>
      </w:r>
      <w:r>
        <w:rPr>
          <w:rFonts w:hint="eastAsia" w:ascii="宋体" w:hAnsi="宋体" w:cs="宋体"/>
          <w:kern w:val="0"/>
          <w:szCs w:val="21"/>
        </w:rPr>
        <w:t>为相应计息区间的起始时间，E</w:t>
      </w:r>
      <w:r>
        <w:rPr>
          <w:rFonts w:hint="eastAsia" w:ascii="宋体" w:hAnsi="宋体" w:cs="宋体"/>
          <w:kern w:val="0"/>
          <w:szCs w:val="21"/>
          <w:vertAlign w:val="subscript"/>
        </w:rPr>
        <w:t>i</w:t>
      </w:r>
      <w:r>
        <w:rPr>
          <w:rFonts w:hint="eastAsia" w:ascii="宋体" w:hAnsi="宋体" w:cs="宋体"/>
          <w:kern w:val="0"/>
          <w:szCs w:val="21"/>
        </w:rPr>
        <w:t>为相应计息区间的结束时间。对于系统无法支持的银行，也可采用更审慎的方式计量，即使用利率上下限期权整体剩余期限计算监管久期和有效名义本金，计算监管得尔塔时，可取正负1作为审慎方法下的delta。</w:t>
      </w:r>
    </w:p>
    <w:p>
      <w:pPr>
        <w:pStyle w:val="19"/>
        <w:numPr>
          <w:ilvl w:val="255"/>
          <w:numId w:val="0"/>
        </w:numPr>
        <w:spacing w:line="440" w:lineRule="exact"/>
        <w:ind w:firstLine="630" w:firstLineChars="300"/>
        <w:jc w:val="left"/>
        <w:rPr>
          <w:rFonts w:ascii="宋体" w:hAnsi="宋体" w:cs="宋体"/>
          <w:kern w:val="0"/>
          <w:szCs w:val="21"/>
        </w:rPr>
      </w:pPr>
      <w:r>
        <w:rPr>
          <w:rFonts w:hint="eastAsia" w:ascii="宋体" w:hAnsi="宋体" w:cs="宋体"/>
          <w:kern w:val="0"/>
          <w:szCs w:val="21"/>
        </w:rPr>
        <w:t>对于上述（2）、（3）要求，填报机构可适用一年的过渡期。过渡期内，填报机构可沿用原计量方法下的处理方式计算数字期权与多期现金流期权的有效名义本金。</w:t>
      </w:r>
    </w:p>
    <w:p>
      <w:pPr>
        <w:pStyle w:val="19"/>
        <w:ind w:firstLine="0" w:firstLineChars="0"/>
        <w:jc w:val="center"/>
        <w:rPr>
          <w:rFonts w:ascii="宋体" w:hAnsi="宋体" w:cs="宋体"/>
          <w:kern w:val="0"/>
          <w:szCs w:val="21"/>
        </w:rPr>
      </w:pPr>
      <w:r>
        <w:rPr>
          <w:rFonts w:hint="eastAsia" w:ascii="宋体" w:hAnsi="宋体" w:cs="宋体"/>
          <w:kern w:val="0"/>
          <w:szCs w:val="21"/>
        </w:rPr>
        <w:t>表1 监管系数表汇总表</w:t>
      </w:r>
    </w:p>
    <w:tbl>
      <w:tblPr>
        <w:tblStyle w:val="9"/>
        <w:tblpPr w:leftFromText="180" w:rightFromText="180" w:vertAnchor="text" w:horzAnchor="page" w:tblpX="1855" w:tblpY="184"/>
        <w:tblOverlap w:val="never"/>
        <w:tblW w:w="82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177"/>
        <w:gridCol w:w="1469"/>
        <w:gridCol w:w="1724"/>
        <w:gridCol w:w="2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9"/>
              <w:ind w:firstLine="0" w:firstLineChars="0"/>
              <w:jc w:val="center"/>
              <w:rPr>
                <w:rFonts w:ascii="宋体" w:hAnsi="宋体" w:cs="宋体"/>
                <w:b/>
                <w:szCs w:val="21"/>
              </w:rPr>
            </w:pPr>
            <w:r>
              <w:rPr>
                <w:rFonts w:hint="eastAsia" w:ascii="宋体" w:hAnsi="宋体" w:cs="宋体"/>
                <w:b/>
                <w:szCs w:val="21"/>
              </w:rPr>
              <w:t>类别</w:t>
            </w:r>
          </w:p>
        </w:tc>
        <w:tc>
          <w:tcPr>
            <w:tcW w:w="1177" w:type="dxa"/>
          </w:tcPr>
          <w:p>
            <w:pPr>
              <w:pStyle w:val="19"/>
              <w:ind w:firstLine="0" w:firstLineChars="0"/>
              <w:jc w:val="center"/>
              <w:rPr>
                <w:rFonts w:ascii="宋体" w:hAnsi="宋体" w:cs="宋体"/>
                <w:b/>
                <w:szCs w:val="21"/>
              </w:rPr>
            </w:pPr>
            <w:r>
              <w:rPr>
                <w:rFonts w:hint="eastAsia" w:ascii="宋体" w:hAnsi="宋体" w:cs="宋体"/>
                <w:b/>
                <w:szCs w:val="21"/>
              </w:rPr>
              <w:t>子类</w:t>
            </w:r>
          </w:p>
        </w:tc>
        <w:tc>
          <w:tcPr>
            <w:tcW w:w="1469" w:type="dxa"/>
          </w:tcPr>
          <w:p>
            <w:pPr>
              <w:pStyle w:val="19"/>
              <w:ind w:firstLine="0" w:firstLineChars="0"/>
              <w:jc w:val="center"/>
              <w:rPr>
                <w:rFonts w:ascii="宋体" w:hAnsi="宋体" w:cs="宋体"/>
                <w:b/>
                <w:szCs w:val="21"/>
              </w:rPr>
            </w:pPr>
            <w:r>
              <w:rPr>
                <w:rFonts w:hint="eastAsia" w:ascii="宋体" w:hAnsi="宋体" w:cs="宋体"/>
                <w:b/>
                <w:szCs w:val="21"/>
              </w:rPr>
              <w:t>监管因子</w:t>
            </w:r>
          </w:p>
        </w:tc>
        <w:tc>
          <w:tcPr>
            <w:tcW w:w="1724" w:type="dxa"/>
          </w:tcPr>
          <w:p>
            <w:pPr>
              <w:pStyle w:val="19"/>
              <w:ind w:firstLine="0" w:firstLineChars="0"/>
              <w:jc w:val="center"/>
              <w:rPr>
                <w:rFonts w:ascii="宋体" w:hAnsi="宋体" w:cs="宋体"/>
                <w:b/>
                <w:szCs w:val="21"/>
              </w:rPr>
            </w:pPr>
            <w:r>
              <w:rPr>
                <w:rFonts w:hint="eastAsia" w:ascii="宋体" w:hAnsi="宋体" w:cs="宋体"/>
                <w:b/>
                <w:szCs w:val="21"/>
              </w:rPr>
              <w:t>监管相关系数</w:t>
            </w:r>
          </w:p>
        </w:tc>
        <w:tc>
          <w:tcPr>
            <w:tcW w:w="2431" w:type="dxa"/>
          </w:tcPr>
          <w:p>
            <w:pPr>
              <w:pStyle w:val="19"/>
              <w:ind w:firstLine="0" w:firstLineChars="0"/>
              <w:jc w:val="center"/>
              <w:rPr>
                <w:rFonts w:ascii="宋体" w:hAnsi="宋体" w:cs="宋体"/>
                <w:b/>
                <w:szCs w:val="21"/>
              </w:rPr>
            </w:pPr>
            <w:r>
              <w:rPr>
                <w:rFonts w:hint="eastAsia" w:ascii="宋体" w:hAnsi="宋体" w:cs="宋体"/>
                <w:b/>
                <w:szCs w:val="21"/>
              </w:rPr>
              <w:t>监管波动率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9"/>
              <w:ind w:firstLine="0" w:firstLineChars="0"/>
              <w:jc w:val="center"/>
              <w:rPr>
                <w:rFonts w:ascii="宋体" w:hAnsi="宋体" w:cs="宋体"/>
                <w:szCs w:val="21"/>
              </w:rPr>
            </w:pPr>
            <w:r>
              <w:rPr>
                <w:rFonts w:hint="eastAsia" w:ascii="宋体" w:hAnsi="宋体" w:cs="宋体"/>
                <w:szCs w:val="21"/>
              </w:rPr>
              <w:t>利率</w:t>
            </w:r>
          </w:p>
        </w:tc>
        <w:tc>
          <w:tcPr>
            <w:tcW w:w="1177" w:type="dxa"/>
          </w:tcPr>
          <w:p>
            <w:pPr>
              <w:pStyle w:val="19"/>
              <w:ind w:firstLine="0" w:firstLineChars="0"/>
              <w:jc w:val="center"/>
              <w:rPr>
                <w:rFonts w:ascii="宋体" w:hAnsi="宋体" w:cs="宋体"/>
                <w:szCs w:val="21"/>
              </w:rPr>
            </w:pPr>
          </w:p>
        </w:tc>
        <w:tc>
          <w:tcPr>
            <w:tcW w:w="1469" w:type="dxa"/>
          </w:tcPr>
          <w:p>
            <w:pPr>
              <w:pStyle w:val="19"/>
              <w:ind w:firstLine="0" w:firstLineChars="0"/>
              <w:jc w:val="center"/>
              <w:rPr>
                <w:rFonts w:ascii="宋体" w:hAnsi="宋体" w:cs="宋体"/>
                <w:szCs w:val="21"/>
              </w:rPr>
            </w:pPr>
            <w:r>
              <w:rPr>
                <w:rFonts w:hint="eastAsia" w:ascii="宋体" w:hAnsi="宋体" w:cs="宋体"/>
                <w:szCs w:val="21"/>
              </w:rPr>
              <w:t>0.50%</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N/A</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9"/>
              <w:ind w:firstLine="0" w:firstLineChars="0"/>
              <w:jc w:val="center"/>
              <w:rPr>
                <w:rFonts w:ascii="宋体" w:hAnsi="宋体" w:cs="宋体"/>
                <w:szCs w:val="21"/>
              </w:rPr>
            </w:pPr>
            <w:r>
              <w:rPr>
                <w:rFonts w:hint="eastAsia" w:ascii="宋体" w:hAnsi="宋体" w:cs="宋体"/>
                <w:szCs w:val="21"/>
              </w:rPr>
              <w:t>外汇</w:t>
            </w:r>
          </w:p>
        </w:tc>
        <w:tc>
          <w:tcPr>
            <w:tcW w:w="1177" w:type="dxa"/>
          </w:tcPr>
          <w:p>
            <w:pPr>
              <w:pStyle w:val="19"/>
              <w:ind w:firstLine="0" w:firstLineChars="0"/>
              <w:jc w:val="center"/>
              <w:rPr>
                <w:rFonts w:ascii="宋体" w:hAnsi="宋体" w:cs="宋体"/>
                <w:szCs w:val="21"/>
              </w:rPr>
            </w:pPr>
          </w:p>
        </w:tc>
        <w:tc>
          <w:tcPr>
            <w:tcW w:w="1469" w:type="dxa"/>
          </w:tcPr>
          <w:p>
            <w:pPr>
              <w:pStyle w:val="19"/>
              <w:ind w:firstLine="0" w:firstLineChars="0"/>
              <w:jc w:val="center"/>
              <w:rPr>
                <w:rFonts w:ascii="宋体" w:hAnsi="宋体" w:cs="宋体"/>
                <w:szCs w:val="21"/>
              </w:rPr>
            </w:pPr>
            <w:r>
              <w:rPr>
                <w:rFonts w:hint="eastAsia" w:ascii="宋体" w:hAnsi="宋体" w:cs="宋体"/>
                <w:szCs w:val="21"/>
              </w:rPr>
              <w:t>4.0%</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N/A</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restart"/>
            <w:vAlign w:val="center"/>
          </w:tcPr>
          <w:p>
            <w:pPr>
              <w:pStyle w:val="19"/>
              <w:ind w:firstLine="0" w:firstLineChars="0"/>
              <w:jc w:val="center"/>
              <w:rPr>
                <w:rFonts w:ascii="宋体" w:hAnsi="宋体" w:cs="宋体"/>
                <w:szCs w:val="21"/>
              </w:rPr>
            </w:pPr>
            <w:r>
              <w:rPr>
                <w:rFonts w:hint="eastAsia" w:ascii="宋体" w:hAnsi="宋体" w:cs="宋体"/>
                <w:szCs w:val="21"/>
              </w:rPr>
              <w:t>信用，单一</w:t>
            </w:r>
          </w:p>
        </w:tc>
        <w:tc>
          <w:tcPr>
            <w:tcW w:w="1177" w:type="dxa"/>
          </w:tcPr>
          <w:p>
            <w:pPr>
              <w:pStyle w:val="19"/>
              <w:ind w:firstLine="0" w:firstLineChars="0"/>
              <w:jc w:val="center"/>
              <w:rPr>
                <w:rFonts w:ascii="宋体" w:hAnsi="宋体" w:cs="宋体"/>
                <w:szCs w:val="21"/>
              </w:rPr>
            </w:pPr>
            <w:r>
              <w:rPr>
                <w:rFonts w:hint="eastAsia" w:ascii="宋体" w:hAnsi="宋体" w:cs="宋体"/>
                <w:szCs w:val="21"/>
              </w:rPr>
              <w:t>AAA</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0.38%</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AA</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0.38%</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A</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0.42%</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BBB</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0.54%</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BB</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1.06%</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B</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1.6%</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CCC</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6.0%</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pPr>
              <w:pStyle w:val="19"/>
              <w:ind w:firstLine="0" w:firstLineChars="0"/>
              <w:jc w:val="center"/>
              <w:rPr>
                <w:rFonts w:ascii="宋体" w:hAnsi="宋体" w:cs="宋体"/>
                <w:szCs w:val="21"/>
              </w:rPr>
            </w:pPr>
            <w:r>
              <w:rPr>
                <w:rFonts w:hint="eastAsia" w:ascii="宋体" w:hAnsi="宋体" w:cs="宋体"/>
                <w:szCs w:val="21"/>
              </w:rPr>
              <w:t>信用，指数</w:t>
            </w:r>
          </w:p>
        </w:tc>
        <w:tc>
          <w:tcPr>
            <w:tcW w:w="1177" w:type="dxa"/>
          </w:tcPr>
          <w:p>
            <w:pPr>
              <w:pStyle w:val="19"/>
              <w:ind w:firstLine="0" w:firstLineChars="0"/>
              <w:jc w:val="center"/>
              <w:rPr>
                <w:rFonts w:ascii="宋体" w:hAnsi="宋体" w:cs="宋体"/>
                <w:szCs w:val="21"/>
              </w:rPr>
            </w:pPr>
            <w:r>
              <w:rPr>
                <w:rFonts w:hint="eastAsia" w:ascii="宋体" w:hAnsi="宋体" w:cs="宋体"/>
                <w:szCs w:val="21"/>
              </w:rPr>
              <w:t>IG</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0.38%</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80%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SG</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1.06%</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80%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9"/>
              <w:ind w:firstLine="0" w:firstLineChars="0"/>
              <w:jc w:val="center"/>
              <w:rPr>
                <w:rFonts w:ascii="宋体" w:hAnsi="宋体" w:cs="宋体"/>
                <w:szCs w:val="21"/>
              </w:rPr>
            </w:pPr>
            <w:r>
              <w:rPr>
                <w:rFonts w:hint="eastAsia" w:ascii="宋体" w:hAnsi="宋体" w:cs="宋体"/>
                <w:szCs w:val="21"/>
              </w:rPr>
              <w:t>股权，单一</w:t>
            </w:r>
          </w:p>
        </w:tc>
        <w:tc>
          <w:tcPr>
            <w:tcW w:w="1177" w:type="dxa"/>
          </w:tcPr>
          <w:p>
            <w:pPr>
              <w:pStyle w:val="19"/>
              <w:ind w:firstLine="0" w:firstLineChars="0"/>
              <w:jc w:val="center"/>
              <w:rPr>
                <w:rFonts w:ascii="宋体" w:hAnsi="宋体" w:cs="宋体"/>
                <w:szCs w:val="21"/>
              </w:rPr>
            </w:pPr>
          </w:p>
        </w:tc>
        <w:tc>
          <w:tcPr>
            <w:tcW w:w="1469" w:type="dxa"/>
          </w:tcPr>
          <w:p>
            <w:pPr>
              <w:pStyle w:val="19"/>
              <w:ind w:firstLine="0" w:firstLineChars="0"/>
              <w:jc w:val="center"/>
              <w:rPr>
                <w:rFonts w:ascii="宋体" w:hAnsi="宋体" w:cs="宋体"/>
                <w:szCs w:val="21"/>
              </w:rPr>
            </w:pPr>
            <w:r>
              <w:rPr>
                <w:rFonts w:hint="eastAsia" w:ascii="宋体" w:hAnsi="宋体" w:cs="宋体"/>
                <w:szCs w:val="21"/>
              </w:rPr>
              <w:t>32%</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50%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pPr>
              <w:pStyle w:val="19"/>
              <w:ind w:firstLine="0" w:firstLineChars="0"/>
              <w:jc w:val="center"/>
              <w:rPr>
                <w:rFonts w:ascii="宋体" w:hAnsi="宋体" w:cs="宋体"/>
                <w:szCs w:val="21"/>
              </w:rPr>
            </w:pPr>
            <w:r>
              <w:rPr>
                <w:rFonts w:hint="eastAsia" w:ascii="宋体" w:hAnsi="宋体" w:cs="宋体"/>
                <w:szCs w:val="21"/>
              </w:rPr>
              <w:t>股权，指数</w:t>
            </w:r>
          </w:p>
        </w:tc>
        <w:tc>
          <w:tcPr>
            <w:tcW w:w="1177" w:type="dxa"/>
          </w:tcPr>
          <w:p>
            <w:pPr>
              <w:pStyle w:val="19"/>
              <w:ind w:firstLine="0" w:firstLineChars="0"/>
              <w:jc w:val="center"/>
              <w:rPr>
                <w:rFonts w:ascii="宋体" w:hAnsi="宋体" w:cs="宋体"/>
                <w:szCs w:val="21"/>
              </w:rPr>
            </w:pPr>
          </w:p>
        </w:tc>
        <w:tc>
          <w:tcPr>
            <w:tcW w:w="1469" w:type="dxa"/>
          </w:tcPr>
          <w:p>
            <w:pPr>
              <w:pStyle w:val="19"/>
              <w:ind w:firstLine="0" w:firstLineChars="0"/>
              <w:jc w:val="center"/>
              <w:rPr>
                <w:rFonts w:ascii="宋体" w:hAnsi="宋体" w:cs="宋体"/>
                <w:szCs w:val="21"/>
              </w:rPr>
            </w:pPr>
            <w:r>
              <w:rPr>
                <w:rFonts w:hint="eastAsia" w:ascii="宋体" w:hAnsi="宋体" w:cs="宋体"/>
                <w:szCs w:val="21"/>
              </w:rPr>
              <w:t>20%</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80%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pPr>
              <w:pStyle w:val="19"/>
              <w:ind w:firstLine="0" w:firstLineChars="0"/>
              <w:jc w:val="center"/>
              <w:rPr>
                <w:rFonts w:ascii="宋体" w:hAnsi="宋体" w:cs="宋体"/>
                <w:szCs w:val="21"/>
              </w:rPr>
            </w:pPr>
            <w:r>
              <w:rPr>
                <w:rFonts w:hint="eastAsia" w:ascii="宋体" w:hAnsi="宋体" w:cs="宋体"/>
                <w:szCs w:val="21"/>
              </w:rPr>
              <w:t>商品</w:t>
            </w:r>
          </w:p>
        </w:tc>
        <w:tc>
          <w:tcPr>
            <w:tcW w:w="1177" w:type="dxa"/>
          </w:tcPr>
          <w:p>
            <w:pPr>
              <w:pStyle w:val="19"/>
              <w:ind w:firstLine="0" w:firstLineChars="0"/>
              <w:jc w:val="center"/>
              <w:rPr>
                <w:rFonts w:ascii="宋体" w:hAnsi="宋体" w:cs="宋体"/>
                <w:szCs w:val="21"/>
              </w:rPr>
            </w:pPr>
            <w:r>
              <w:rPr>
                <w:rFonts w:hint="eastAsia" w:ascii="宋体" w:hAnsi="宋体" w:cs="宋体"/>
                <w:szCs w:val="21"/>
              </w:rPr>
              <w:t>电力</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40%</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油/气</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18%</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金属</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18%</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农业</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18%</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pPr>
              <w:widowControl/>
              <w:jc w:val="left"/>
              <w:rPr>
                <w:rFonts w:ascii="宋体" w:hAnsi="宋体" w:cs="宋体"/>
                <w:szCs w:val="21"/>
              </w:rPr>
            </w:pPr>
          </w:p>
        </w:tc>
        <w:tc>
          <w:tcPr>
            <w:tcW w:w="1177" w:type="dxa"/>
          </w:tcPr>
          <w:p>
            <w:pPr>
              <w:pStyle w:val="19"/>
              <w:ind w:firstLine="0" w:firstLineChars="0"/>
              <w:jc w:val="center"/>
              <w:rPr>
                <w:rFonts w:ascii="宋体" w:hAnsi="宋体" w:cs="宋体"/>
                <w:szCs w:val="21"/>
              </w:rPr>
            </w:pPr>
            <w:r>
              <w:rPr>
                <w:rFonts w:hint="eastAsia" w:ascii="宋体" w:hAnsi="宋体" w:cs="宋体"/>
                <w:szCs w:val="21"/>
              </w:rPr>
              <w:t>其他</w:t>
            </w:r>
          </w:p>
        </w:tc>
        <w:tc>
          <w:tcPr>
            <w:tcW w:w="1469" w:type="dxa"/>
          </w:tcPr>
          <w:p>
            <w:pPr>
              <w:pStyle w:val="19"/>
              <w:ind w:firstLine="0" w:firstLineChars="0"/>
              <w:jc w:val="center"/>
              <w:rPr>
                <w:rFonts w:ascii="宋体" w:hAnsi="宋体" w:cs="宋体"/>
                <w:szCs w:val="21"/>
              </w:rPr>
            </w:pPr>
            <w:r>
              <w:rPr>
                <w:rFonts w:hint="eastAsia" w:ascii="宋体" w:hAnsi="宋体" w:cs="宋体"/>
                <w:szCs w:val="21"/>
              </w:rPr>
              <w:t>18%</w:t>
            </w:r>
          </w:p>
        </w:tc>
        <w:tc>
          <w:tcPr>
            <w:tcW w:w="1724" w:type="dxa"/>
          </w:tcPr>
          <w:p>
            <w:pPr>
              <w:pStyle w:val="19"/>
              <w:ind w:firstLine="0" w:firstLineChars="0"/>
              <w:jc w:val="center"/>
              <w:rPr>
                <w:rFonts w:ascii="宋体" w:hAnsi="宋体" w:cs="宋体"/>
                <w:szCs w:val="21"/>
              </w:rPr>
            </w:pPr>
            <w:r>
              <w:rPr>
                <w:rFonts w:hint="eastAsia" w:ascii="宋体" w:hAnsi="宋体" w:cs="宋体"/>
                <w:szCs w:val="21"/>
              </w:rPr>
              <w:t>40%</w:t>
            </w:r>
          </w:p>
        </w:tc>
        <w:tc>
          <w:tcPr>
            <w:tcW w:w="2431" w:type="dxa"/>
          </w:tcPr>
          <w:p>
            <w:pPr>
              <w:pStyle w:val="19"/>
              <w:ind w:firstLine="0" w:firstLineChars="0"/>
              <w:jc w:val="center"/>
              <w:rPr>
                <w:rFonts w:ascii="宋体" w:hAnsi="宋体" w:cs="宋体"/>
                <w:szCs w:val="21"/>
              </w:rPr>
            </w:pPr>
            <w:r>
              <w:rPr>
                <w:rFonts w:hint="eastAsia" w:ascii="宋体" w:hAnsi="宋体" w:cs="宋体"/>
                <w:szCs w:val="21"/>
              </w:rPr>
              <w:t>70%</w:t>
            </w:r>
          </w:p>
        </w:tc>
      </w:tr>
    </w:tbl>
    <w:p>
      <w:pPr>
        <w:pStyle w:val="19"/>
        <w:ind w:firstLine="0" w:firstLineChars="0"/>
        <w:jc w:val="center"/>
        <w:rPr>
          <w:rFonts w:ascii="宋体" w:hAnsi="宋体" w:cs="宋体"/>
          <w:b/>
          <w:bCs/>
          <w:kern w:val="0"/>
          <w:szCs w:val="21"/>
        </w:rPr>
      </w:pPr>
    </w:p>
    <w:p>
      <w:pPr>
        <w:pStyle w:val="19"/>
        <w:ind w:firstLine="0" w:firstLineChars="0"/>
        <w:jc w:val="center"/>
        <w:rPr>
          <w:rFonts w:ascii="宋体" w:hAnsi="宋体" w:cs="宋体"/>
          <w:kern w:val="0"/>
          <w:szCs w:val="21"/>
        </w:rPr>
      </w:pPr>
      <w:r>
        <w:rPr>
          <w:rFonts w:hint="eastAsia" w:ascii="宋体" w:hAnsi="宋体" w:cs="宋体"/>
          <w:kern w:val="0"/>
          <w:szCs w:val="21"/>
        </w:rPr>
        <w:t>表2 监管得尔塔系数计算方法</w:t>
      </w:r>
    </w:p>
    <w:p>
      <w:pPr>
        <w:pStyle w:val="19"/>
        <w:ind w:firstLine="0" w:firstLineChars="0"/>
        <w:rPr>
          <w:rFonts w:ascii="宋体" w:hAnsi="宋体" w:cs="宋体"/>
          <w:b/>
          <w:bCs/>
          <w:kern w:val="0"/>
          <w:szCs w:val="21"/>
        </w:rPr>
      </w:pPr>
    </w:p>
    <w:tbl>
      <w:tblPr>
        <w:tblStyle w:val="9"/>
        <w:tblW w:w="8296" w:type="dxa"/>
        <w:tblInd w:w="0" w:type="dxa"/>
        <w:tblLayout w:type="fixed"/>
        <w:tblCellMar>
          <w:top w:w="0" w:type="dxa"/>
          <w:left w:w="108" w:type="dxa"/>
          <w:bottom w:w="0" w:type="dxa"/>
          <w:right w:w="108" w:type="dxa"/>
        </w:tblCellMar>
      </w:tblPr>
      <w:tblGrid>
        <w:gridCol w:w="2765"/>
        <w:gridCol w:w="2765"/>
        <w:gridCol w:w="2766"/>
      </w:tblGrid>
      <w:tr>
        <w:tblPrEx>
          <w:tblCellMar>
            <w:top w:w="0" w:type="dxa"/>
            <w:left w:w="108" w:type="dxa"/>
            <w:bottom w:w="0" w:type="dxa"/>
            <w:right w:w="108" w:type="dxa"/>
          </w:tblCellMar>
        </w:tblPrEx>
        <w:tc>
          <w:tcPr>
            <w:tcW w:w="2765" w:type="dxa"/>
            <w:tcBorders>
              <w:top w:val="single" w:color="000000" w:sz="4" w:space="0"/>
              <w:left w:val="single" w:color="000000" w:sz="4" w:space="0"/>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position w:val="-12"/>
                <w:szCs w:val="21"/>
              </w:rPr>
              <w:object>
                <v:shape id="_x0000_i1042"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42" DrawAspect="Content" ObjectID="_1468075742" r:id="rId47">
                  <o:LockedField>false</o:LockedField>
                </o:OLEObject>
              </w:object>
            </w:r>
          </w:p>
        </w:tc>
        <w:tc>
          <w:tcPr>
            <w:tcW w:w="276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主要风险因子的多头</w:t>
            </w:r>
          </w:p>
        </w:tc>
        <w:tc>
          <w:tcPr>
            <w:tcW w:w="276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主要风险因子的空头</w:t>
            </w:r>
          </w:p>
        </w:tc>
      </w:tr>
      <w:tr>
        <w:tblPrEx>
          <w:tblCellMar>
            <w:top w:w="0" w:type="dxa"/>
            <w:left w:w="108" w:type="dxa"/>
            <w:bottom w:w="0" w:type="dxa"/>
            <w:right w:w="108" w:type="dxa"/>
          </w:tblCellMar>
        </w:tblPrEx>
        <w:tc>
          <w:tcPr>
            <w:tcW w:w="2765" w:type="dxa"/>
            <w:tcBorders>
              <w:top w:val="single" w:color="000000" w:sz="4" w:space="0"/>
              <w:left w:val="single" w:color="000000" w:sz="4" w:space="0"/>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非期权非</w:t>
            </w:r>
            <w:r>
              <w:rPr>
                <w:rFonts w:hint="eastAsia" w:ascii="宋体" w:hAnsi="宋体" w:cs="宋体"/>
                <w:i/>
                <w:iCs/>
                <w:kern w:val="0"/>
                <w:szCs w:val="21"/>
              </w:rPr>
              <w:t>CDO</w:t>
            </w:r>
            <w:r>
              <w:rPr>
                <w:rFonts w:hint="eastAsia" w:ascii="宋体" w:hAnsi="宋体" w:cs="宋体"/>
                <w:kern w:val="0"/>
                <w:szCs w:val="21"/>
              </w:rPr>
              <w:t>产品</w:t>
            </w:r>
          </w:p>
        </w:tc>
        <w:tc>
          <w:tcPr>
            <w:tcW w:w="2765"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+1</w:t>
            </w:r>
          </w:p>
        </w:tc>
        <w:tc>
          <w:tcPr>
            <w:tcW w:w="276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-1</w:t>
            </w:r>
          </w:p>
        </w:tc>
      </w:tr>
    </w:tbl>
    <w:p>
      <w:pPr>
        <w:widowControl/>
        <w:ind w:firstLine="420" w:firstLineChars="200"/>
        <w:rPr>
          <w:rFonts w:ascii="宋体" w:hAnsi="宋体" w:cs="宋体"/>
          <w:kern w:val="0"/>
          <w:szCs w:val="21"/>
        </w:rPr>
      </w:pPr>
      <w:r>
        <w:rPr>
          <w:rFonts w:hint="eastAsia" w:ascii="宋体" w:hAnsi="宋体" w:cs="宋体"/>
          <w:kern w:val="0"/>
          <w:szCs w:val="21"/>
        </w:rPr>
        <w:t xml:space="preserve"> </w:t>
      </w:r>
    </w:p>
    <w:tbl>
      <w:tblPr>
        <w:tblStyle w:val="9"/>
        <w:tblW w:w="8296" w:type="dxa"/>
        <w:tblInd w:w="0" w:type="dxa"/>
        <w:tblLayout w:type="fixed"/>
        <w:tblCellMar>
          <w:top w:w="0" w:type="dxa"/>
          <w:left w:w="108" w:type="dxa"/>
          <w:bottom w:w="0" w:type="dxa"/>
          <w:right w:w="108" w:type="dxa"/>
        </w:tblCellMar>
      </w:tblPr>
      <w:tblGrid>
        <w:gridCol w:w="1636"/>
        <w:gridCol w:w="3354"/>
        <w:gridCol w:w="3306"/>
      </w:tblGrid>
      <w:tr>
        <w:tblPrEx>
          <w:tblCellMar>
            <w:top w:w="0" w:type="dxa"/>
            <w:left w:w="108" w:type="dxa"/>
            <w:bottom w:w="0" w:type="dxa"/>
            <w:right w:w="108" w:type="dxa"/>
          </w:tblCellMar>
        </w:tblPrEx>
        <w:tc>
          <w:tcPr>
            <w:tcW w:w="163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position w:val="-12"/>
                <w:szCs w:val="21"/>
              </w:rPr>
              <w:object>
                <v:shape id="_x0000_i1043"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43" DrawAspect="Content" ObjectID="_1468075743" r:id="rId49">
                  <o:LockedField>false</o:LockedField>
                </o:OLEObject>
              </w:object>
            </w:r>
          </w:p>
        </w:tc>
        <w:tc>
          <w:tcPr>
            <w:tcW w:w="3354"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买</w:t>
            </w:r>
          </w:p>
        </w:tc>
        <w:tc>
          <w:tcPr>
            <w:tcW w:w="3306"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卖</w:t>
            </w:r>
          </w:p>
        </w:tc>
      </w:tr>
      <w:tr>
        <w:tblPrEx>
          <w:tblCellMar>
            <w:top w:w="0" w:type="dxa"/>
            <w:left w:w="108" w:type="dxa"/>
            <w:bottom w:w="0" w:type="dxa"/>
            <w:right w:w="108" w:type="dxa"/>
          </w:tblCellMar>
        </w:tblPrEx>
        <w:tc>
          <w:tcPr>
            <w:tcW w:w="163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看涨期权</w:t>
            </w:r>
          </w:p>
        </w:tc>
        <w:tc>
          <w:tcPr>
            <w:tcW w:w="3354"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91360" cy="545465"/>
                  <wp:effectExtent l="0" t="0" r="8890" b="6985"/>
                  <wp:docPr id="1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5"/>
                          <pic:cNvPicPr>
                            <a:picLocks noChangeAspect="1"/>
                          </pic:cNvPicPr>
                        </pic:nvPicPr>
                        <pic:blipFill>
                          <a:blip r:embed="rId50"/>
                          <a:stretch>
                            <a:fillRect/>
                          </a:stretch>
                        </pic:blipFill>
                        <pic:spPr>
                          <a:xfrm>
                            <a:off x="0" y="0"/>
                            <a:ext cx="1991360" cy="545465"/>
                          </a:xfrm>
                          <a:prstGeom prst="rect">
                            <a:avLst/>
                          </a:prstGeom>
                          <a:noFill/>
                          <a:ln>
                            <a:noFill/>
                          </a:ln>
                        </pic:spPr>
                      </pic:pic>
                    </a:graphicData>
                  </a:graphic>
                </wp:inline>
              </w:drawing>
            </w:r>
          </w:p>
        </w:tc>
        <w:tc>
          <w:tcPr>
            <w:tcW w:w="330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60880" cy="556895"/>
                  <wp:effectExtent l="0" t="0" r="1270" b="14605"/>
                  <wp:docPr id="2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8"/>
                          <pic:cNvPicPr>
                            <a:picLocks noChangeAspect="1"/>
                          </pic:cNvPicPr>
                        </pic:nvPicPr>
                        <pic:blipFill>
                          <a:blip r:embed="rId51"/>
                          <a:stretch>
                            <a:fillRect/>
                          </a:stretch>
                        </pic:blipFill>
                        <pic:spPr>
                          <a:xfrm>
                            <a:off x="0" y="0"/>
                            <a:ext cx="1960880" cy="556895"/>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966" w:hRule="atLeast"/>
        </w:trPr>
        <w:tc>
          <w:tcPr>
            <w:tcW w:w="163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看跌期权</w:t>
            </w:r>
          </w:p>
        </w:tc>
        <w:tc>
          <w:tcPr>
            <w:tcW w:w="3354"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90725" cy="530860"/>
                  <wp:effectExtent l="0" t="0" r="9525" b="2540"/>
                  <wp:docPr id="2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6"/>
                          <pic:cNvPicPr>
                            <a:picLocks noChangeAspect="1"/>
                          </pic:cNvPicPr>
                        </pic:nvPicPr>
                        <pic:blipFill>
                          <a:blip r:embed="rId52"/>
                          <a:stretch>
                            <a:fillRect/>
                          </a:stretch>
                        </pic:blipFill>
                        <pic:spPr>
                          <a:xfrm>
                            <a:off x="0" y="0"/>
                            <a:ext cx="1990725" cy="530860"/>
                          </a:xfrm>
                          <a:prstGeom prst="rect">
                            <a:avLst/>
                          </a:prstGeom>
                          <a:noFill/>
                          <a:ln>
                            <a:noFill/>
                          </a:ln>
                        </pic:spPr>
                      </pic:pic>
                    </a:graphicData>
                  </a:graphic>
                </wp:inline>
              </w:drawing>
            </w:r>
          </w:p>
        </w:tc>
        <w:tc>
          <w:tcPr>
            <w:tcW w:w="3306"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1960245" cy="546735"/>
                  <wp:effectExtent l="0" t="0" r="1905" b="5715"/>
                  <wp:docPr id="2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0"/>
                          <pic:cNvPicPr>
                            <a:picLocks noChangeAspect="1"/>
                          </pic:cNvPicPr>
                        </pic:nvPicPr>
                        <pic:blipFill>
                          <a:blip r:embed="rId53"/>
                          <a:stretch>
                            <a:fillRect/>
                          </a:stretch>
                        </pic:blipFill>
                        <pic:spPr>
                          <a:xfrm>
                            <a:off x="0" y="0"/>
                            <a:ext cx="1960245" cy="546735"/>
                          </a:xfrm>
                          <a:prstGeom prst="rect">
                            <a:avLst/>
                          </a:prstGeom>
                          <a:noFill/>
                          <a:ln>
                            <a:noFill/>
                          </a:ln>
                        </pic:spPr>
                      </pic:pic>
                    </a:graphicData>
                  </a:graphic>
                </wp:inline>
              </w:drawing>
            </w:r>
          </w:p>
        </w:tc>
      </w:tr>
      <w:tr>
        <w:tblPrEx>
          <w:tblCellMar>
            <w:top w:w="0" w:type="dxa"/>
            <w:left w:w="108" w:type="dxa"/>
            <w:bottom w:w="0" w:type="dxa"/>
            <w:right w:w="108" w:type="dxa"/>
          </w:tblCellMar>
        </w:tblPrEx>
        <w:tc>
          <w:tcPr>
            <w:tcW w:w="8296" w:type="dxa"/>
            <w:gridSpan w:val="3"/>
            <w:tcBorders>
              <w:top w:val="single" w:color="000000" w:sz="4" w:space="0"/>
              <w:left w:val="single" w:color="000000" w:sz="4" w:space="0"/>
              <w:bottom w:val="single" w:color="000000" w:sz="4" w:space="0"/>
              <w:right w:val="single" w:color="000000" w:sz="4" w:space="0"/>
            </w:tcBorders>
          </w:tcPr>
          <w:p>
            <w:pPr>
              <w:widowControl/>
              <w:spacing w:line="440" w:lineRule="exact"/>
              <w:ind w:firstLine="420" w:firstLineChars="200"/>
              <w:rPr>
                <w:rFonts w:ascii="宋体" w:hAnsi="宋体" w:cs="宋体"/>
                <w:kern w:val="0"/>
                <w:szCs w:val="21"/>
              </w:rPr>
            </w:pPr>
            <w:r>
              <w:rPr>
                <w:rFonts w:hint="eastAsia" w:ascii="宋体" w:hAnsi="宋体" w:cs="宋体"/>
                <w:kern w:val="0"/>
                <w:szCs w:val="21"/>
              </w:rPr>
              <w:t>公式参数的定义如下：</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4" o:spt="75" type="#_x0000_t75" style="height:18.6pt;width:12pt;" o:ole="t" filled="f" o:preferrelative="t" stroked="f" coordsize="21600,21600">
                  <v:path/>
                  <v:fill on="f" focussize="0,0"/>
                  <v:stroke on="f" joinstyle="miter"/>
                  <v:imagedata r:id="rId55" o:title=""/>
                  <o:lock v:ext="edit" aspectratio="f"/>
                  <w10:wrap type="none"/>
                  <w10:anchorlock/>
                </v:shape>
                <o:OLEObject Type="Embed" ProgID="Equation.DSMT4" ShapeID="_x0000_i1044" DrawAspect="Content" ObjectID="_1468075744" r:id="rId54">
                  <o:LockedField>false</o:LockedField>
                </o:OLEObject>
              </w:object>
            </w:r>
            <w:r>
              <w:rPr>
                <w:rFonts w:hint="eastAsia" w:ascii="宋体" w:hAnsi="宋体" w:cs="宋体"/>
                <w:kern w:val="0"/>
                <w:szCs w:val="21"/>
              </w:rPr>
              <w:t>：标的价格（即期，远期，均值等）</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5" o:spt="75" type="#_x0000_t75" style="height:18.6pt;width:15pt;" o:ole="t" filled="f" o:preferrelative="t" stroked="f" coordsize="21600,21600">
                  <v:path/>
                  <v:fill on="f" focussize="0,0"/>
                  <v:stroke on="f" joinstyle="miter"/>
                  <v:imagedata r:id="rId57" o:title=""/>
                  <o:lock v:ext="edit" aspectratio="f"/>
                  <w10:wrap type="none"/>
                  <w10:anchorlock/>
                </v:shape>
                <o:OLEObject Type="Embed" ProgID="Equation.DSMT4" ShapeID="_x0000_i1045" DrawAspect="Content" ObjectID="_1468075745" r:id="rId56">
                  <o:LockedField>false</o:LockedField>
                </o:OLEObject>
              </w:object>
            </w:r>
            <w:r>
              <w:rPr>
                <w:rFonts w:hint="eastAsia" w:ascii="宋体" w:hAnsi="宋体" w:cs="宋体"/>
                <w:kern w:val="0"/>
                <w:szCs w:val="21"/>
              </w:rPr>
              <w:t>：执行价格</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6" o:spt="75" type="#_x0000_t75" style="height:18.6pt;width:12pt;" o:ole="t" filled="f" o:preferrelative="t" stroked="f" coordsize="21600,21600">
                  <v:path/>
                  <v:fill on="f" focussize="0,0"/>
                  <v:stroke on="f" joinstyle="miter"/>
                  <v:imagedata r:id="rId59" o:title=""/>
                  <o:lock v:ext="edit" aspectratio="f"/>
                  <w10:wrap type="none"/>
                  <w10:anchorlock/>
                </v:shape>
                <o:OLEObject Type="Embed" ProgID="Equation.DSMT4" ShapeID="_x0000_i1046" DrawAspect="Content" ObjectID="_1468075746" r:id="rId58">
                  <o:LockedField>false</o:LockedField>
                </o:OLEObject>
              </w:object>
            </w:r>
            <w:r>
              <w:rPr>
                <w:rFonts w:hint="eastAsia" w:ascii="宋体" w:hAnsi="宋体" w:cs="宋体"/>
                <w:kern w:val="0"/>
                <w:szCs w:val="21"/>
              </w:rPr>
              <w:t>：期权约定的最终执行日期</w:t>
            </w:r>
          </w:p>
          <w:p>
            <w:pPr>
              <w:widowControl/>
              <w:spacing w:line="440" w:lineRule="exact"/>
              <w:ind w:firstLine="420" w:firstLineChars="200"/>
              <w:rPr>
                <w:rFonts w:ascii="宋体" w:hAnsi="宋体" w:cs="宋体"/>
                <w:kern w:val="0"/>
                <w:szCs w:val="21"/>
              </w:rPr>
            </w:pPr>
            <w:r>
              <w:rPr>
                <w:rFonts w:hint="eastAsia" w:ascii="宋体" w:hAnsi="宋体" w:cs="宋体"/>
                <w:kern w:val="0"/>
                <w:position w:val="-12"/>
                <w:szCs w:val="21"/>
              </w:rPr>
              <w:object>
                <v:shape id="_x0000_i1047" o:spt="75" type="#_x0000_t75" style="height:18.6pt;width:13.2pt;" o:ole="t" filled="f" o:preferrelative="t" stroked="f" coordsize="21600,21600">
                  <v:path/>
                  <v:fill on="f" focussize="0,0"/>
                  <v:stroke on="f" joinstyle="miter"/>
                  <v:imagedata r:id="rId61" o:title=""/>
                  <o:lock v:ext="edit" aspectratio="f"/>
                  <w10:wrap type="none"/>
                  <w10:anchorlock/>
                </v:shape>
                <o:OLEObject Type="Embed" ProgID="Equation.DSMT4" ShapeID="_x0000_i1047" DrawAspect="Content" ObjectID="_1468075747" r:id="rId60">
                  <o:LockedField>false</o:LockedField>
                </o:OLEObject>
              </w:object>
            </w:r>
            <w:r>
              <w:rPr>
                <w:rFonts w:hint="eastAsia" w:ascii="宋体" w:hAnsi="宋体" w:cs="宋体"/>
                <w:kern w:val="0"/>
                <w:szCs w:val="21"/>
              </w:rPr>
              <w:t>：监管波动率，在表2中查找</w:t>
            </w:r>
          </w:p>
          <w:p>
            <w:pPr>
              <w:widowControl/>
              <w:spacing w:line="440" w:lineRule="exact"/>
              <w:ind w:firstLine="420" w:firstLineChars="200"/>
              <w:rPr>
                <w:rFonts w:ascii="宋体" w:hAnsi="宋体" w:cs="宋体"/>
                <w:kern w:val="0"/>
                <w:szCs w:val="21"/>
              </w:rPr>
            </w:pPr>
            <w:r>
              <w:rPr>
                <w:rFonts w:hint="eastAsia" w:ascii="宋体" w:hAnsi="宋体" w:cs="宋体"/>
                <w:kern w:val="0"/>
                <w:position w:val="-4"/>
                <w:szCs w:val="21"/>
              </w:rPr>
              <w:object>
                <v:shape id="_x0000_i1048" o:spt="75" type="#_x0000_t75" style="height:12pt;width:12pt;" o:ole="t" filled="f" o:preferrelative="t" stroked="f" coordsize="21600,21600">
                  <v:path/>
                  <v:fill on="f" focussize="0,0"/>
                  <v:stroke on="f" joinstyle="miter"/>
                  <v:imagedata r:id="rId63" o:title=""/>
                  <o:lock v:ext="edit" aspectratio="f"/>
                  <w10:wrap type="none"/>
                  <w10:anchorlock/>
                </v:shape>
                <o:OLEObject Type="Embed" ProgID="Equation.DSMT4" ShapeID="_x0000_i1048" DrawAspect="Content" ObjectID="_1468075748" r:id="rId62">
                  <o:LockedField>false</o:LockedField>
                </o:OLEObject>
              </w:object>
            </w:r>
            <w:r>
              <w:rPr>
                <w:rFonts w:hint="eastAsia" w:ascii="宋体" w:hAnsi="宋体" w:cs="宋体"/>
                <w:kern w:val="0"/>
                <w:position w:val="-4"/>
                <w:szCs w:val="21"/>
              </w:rPr>
              <w:t>：</w:t>
            </w:r>
            <w:r>
              <w:rPr>
                <w:rFonts w:hint="eastAsia" w:ascii="宋体" w:hAnsi="宋体" w:cs="宋体"/>
                <w:kern w:val="0"/>
                <w:szCs w:val="21"/>
              </w:rPr>
              <w:t>为标准正态累计分布函数</w:t>
            </w:r>
          </w:p>
        </w:tc>
      </w:tr>
    </w:tbl>
    <w:p>
      <w:pPr>
        <w:widowControl/>
        <w:ind w:firstLine="420" w:firstLineChars="200"/>
        <w:rPr>
          <w:rFonts w:ascii="宋体" w:hAnsi="宋体" w:cs="宋体"/>
          <w:kern w:val="0"/>
          <w:szCs w:val="21"/>
        </w:rPr>
      </w:pPr>
    </w:p>
    <w:p>
      <w:pPr>
        <w:widowControl/>
        <w:ind w:firstLine="420" w:firstLineChars="200"/>
        <w:rPr>
          <w:rFonts w:ascii="宋体" w:hAnsi="宋体" w:cs="宋体"/>
          <w:kern w:val="0"/>
          <w:szCs w:val="21"/>
        </w:rPr>
      </w:pPr>
      <w:r>
        <w:rPr>
          <w:rFonts w:hint="eastAsia" w:ascii="宋体" w:hAnsi="宋体" w:cs="宋体"/>
          <w:kern w:val="0"/>
          <w:szCs w:val="21"/>
        </w:rPr>
        <w:t>对于因市场因素（负利率等）导致表2期权监管得尔塔计算中P/K项小于等于0的情况，商业银行应在标的价格和执行价格中引入平移项λ，λ表示该资产标的价格负值下界的绝对值。引入后期权监管得尔塔的计算公式见下表。对于相同标的的交易，计算时应采用统一的λ值。</w:t>
      </w:r>
    </w:p>
    <w:tbl>
      <w:tblPr>
        <w:tblStyle w:val="9"/>
        <w:tblW w:w="8296" w:type="dxa"/>
        <w:jc w:val="center"/>
        <w:tblLayout w:type="fixed"/>
        <w:tblCellMar>
          <w:top w:w="0" w:type="dxa"/>
          <w:left w:w="108" w:type="dxa"/>
          <w:bottom w:w="0" w:type="dxa"/>
          <w:right w:w="108" w:type="dxa"/>
        </w:tblCellMar>
      </w:tblPr>
      <w:tblGrid>
        <w:gridCol w:w="1426"/>
        <w:gridCol w:w="3487"/>
        <w:gridCol w:w="3383"/>
      </w:tblGrid>
      <w:tr>
        <w:tblPrEx>
          <w:tblCellMar>
            <w:top w:w="0" w:type="dxa"/>
            <w:left w:w="108" w:type="dxa"/>
            <w:bottom w:w="0" w:type="dxa"/>
            <w:right w:w="108" w:type="dxa"/>
          </w:tblCellMar>
        </w:tblPrEx>
        <w:trPr>
          <w:jc w:val="center"/>
        </w:trPr>
        <w:tc>
          <w:tcPr>
            <w:tcW w:w="14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position w:val="-12"/>
                <w:szCs w:val="21"/>
              </w:rPr>
              <w:object>
                <v:shape id="_x0000_i1049"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49" DrawAspect="Content" ObjectID="_1468075749" r:id="rId64">
                  <o:LockedField>false</o:LockedField>
                </o:OLEObject>
              </w:object>
            </w:r>
          </w:p>
        </w:tc>
        <w:tc>
          <w:tcPr>
            <w:tcW w:w="3487"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买</w:t>
            </w:r>
          </w:p>
        </w:tc>
        <w:tc>
          <w:tcPr>
            <w:tcW w:w="3383" w:type="dxa"/>
            <w:tcBorders>
              <w:top w:val="single" w:color="000000" w:sz="4" w:space="0"/>
              <w:left w:val="nil"/>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卖</w:t>
            </w:r>
          </w:p>
        </w:tc>
      </w:tr>
      <w:tr>
        <w:tblPrEx>
          <w:tblCellMar>
            <w:top w:w="0" w:type="dxa"/>
            <w:left w:w="108" w:type="dxa"/>
            <w:bottom w:w="0" w:type="dxa"/>
            <w:right w:w="108" w:type="dxa"/>
          </w:tblCellMar>
        </w:tblPrEx>
        <w:trPr>
          <w:jc w:val="center"/>
        </w:trPr>
        <w:tc>
          <w:tcPr>
            <w:tcW w:w="14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看涨期权</w:t>
            </w:r>
          </w:p>
        </w:tc>
        <w:tc>
          <w:tcPr>
            <w:tcW w:w="3487"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2075180" cy="518795"/>
                  <wp:effectExtent l="0" t="0" r="1270" b="14605"/>
                  <wp:docPr id="2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2"/>
                          <pic:cNvPicPr>
                            <a:picLocks noChangeAspect="1"/>
                          </pic:cNvPicPr>
                        </pic:nvPicPr>
                        <pic:blipFill>
                          <a:blip r:embed="rId65"/>
                          <a:stretch>
                            <a:fillRect/>
                          </a:stretch>
                        </pic:blipFill>
                        <pic:spPr>
                          <a:xfrm>
                            <a:off x="0" y="0"/>
                            <a:ext cx="2075180" cy="518795"/>
                          </a:xfrm>
                          <a:prstGeom prst="rect">
                            <a:avLst/>
                          </a:prstGeom>
                          <a:noFill/>
                          <a:ln>
                            <a:noFill/>
                          </a:ln>
                        </pic:spPr>
                      </pic:pic>
                    </a:graphicData>
                  </a:graphic>
                </wp:inline>
              </w:drawing>
            </w:r>
          </w:p>
        </w:tc>
        <w:tc>
          <w:tcPr>
            <w:tcW w:w="338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2008505" cy="513080"/>
                  <wp:effectExtent l="0" t="0" r="10795" b="1270"/>
                  <wp:docPr id="2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4"/>
                          <pic:cNvPicPr>
                            <a:picLocks noChangeAspect="1"/>
                          </pic:cNvPicPr>
                        </pic:nvPicPr>
                        <pic:blipFill>
                          <a:blip r:embed="rId66"/>
                          <a:stretch>
                            <a:fillRect/>
                          </a:stretch>
                        </pic:blipFill>
                        <pic:spPr>
                          <a:xfrm>
                            <a:off x="0" y="0"/>
                            <a:ext cx="2008505" cy="513080"/>
                          </a:xfrm>
                          <a:prstGeom prst="rect">
                            <a:avLst/>
                          </a:prstGeom>
                          <a:noFill/>
                          <a:ln>
                            <a:noFill/>
                          </a:ln>
                        </pic:spPr>
                      </pic:pic>
                    </a:graphicData>
                  </a:graphic>
                </wp:inline>
              </w:drawing>
            </w:r>
          </w:p>
        </w:tc>
      </w:tr>
      <w:tr>
        <w:tblPrEx>
          <w:tblCellMar>
            <w:top w:w="0" w:type="dxa"/>
            <w:left w:w="108" w:type="dxa"/>
            <w:bottom w:w="0" w:type="dxa"/>
            <w:right w:w="108" w:type="dxa"/>
          </w:tblCellMar>
        </w:tblPrEx>
        <w:trPr>
          <w:trHeight w:val="966" w:hRule="atLeast"/>
          <w:jc w:val="center"/>
        </w:trPr>
        <w:tc>
          <w:tcPr>
            <w:tcW w:w="1426"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看跌期权</w:t>
            </w:r>
          </w:p>
        </w:tc>
        <w:tc>
          <w:tcPr>
            <w:tcW w:w="3487" w:type="dxa"/>
            <w:tcBorders>
              <w:top w:val="single" w:color="000000" w:sz="4" w:space="0"/>
              <w:left w:val="nil"/>
              <w:bottom w:val="single" w:color="000000" w:sz="4" w:space="0"/>
              <w:right w:val="single" w:color="000000" w:sz="4" w:space="0"/>
            </w:tcBorders>
            <w:vAlign w:val="center"/>
          </w:tcPr>
          <w:p>
            <w:pPr>
              <w:widowControl/>
              <w:tabs>
                <w:tab w:val="center" w:pos="1695"/>
                <w:tab w:val="left" w:pos="2360"/>
              </w:tabs>
              <w:jc w:val="left"/>
              <w:rPr>
                <w:rFonts w:ascii="宋体" w:hAnsi="宋体" w:cs="宋体"/>
                <w:kern w:val="0"/>
                <w:szCs w:val="21"/>
              </w:rPr>
            </w:pPr>
            <w:r>
              <w:rPr>
                <w:rFonts w:hint="eastAsia" w:ascii="宋体" w:hAnsi="宋体" w:cs="宋体"/>
                <w:kern w:val="0"/>
                <w:position w:val="-36"/>
                <w:szCs w:val="21"/>
              </w:rPr>
              <w:tab/>
            </w:r>
            <w:r>
              <w:drawing>
                <wp:inline distT="0" distB="0" distL="114300" distR="114300">
                  <wp:extent cx="2075815" cy="525145"/>
                  <wp:effectExtent l="0" t="0" r="635" b="8255"/>
                  <wp:docPr id="2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6"/>
                          <pic:cNvPicPr>
                            <a:picLocks noChangeAspect="1"/>
                          </pic:cNvPicPr>
                        </pic:nvPicPr>
                        <pic:blipFill>
                          <a:blip r:embed="rId67"/>
                          <a:stretch>
                            <a:fillRect/>
                          </a:stretch>
                        </pic:blipFill>
                        <pic:spPr>
                          <a:xfrm>
                            <a:off x="0" y="0"/>
                            <a:ext cx="2075815" cy="525145"/>
                          </a:xfrm>
                          <a:prstGeom prst="rect">
                            <a:avLst/>
                          </a:prstGeom>
                          <a:noFill/>
                          <a:ln>
                            <a:noFill/>
                          </a:ln>
                        </pic:spPr>
                      </pic:pic>
                    </a:graphicData>
                  </a:graphic>
                </wp:inline>
              </w:drawing>
            </w:r>
          </w:p>
        </w:tc>
        <w:tc>
          <w:tcPr>
            <w:tcW w:w="3383" w:type="dxa"/>
            <w:tcBorders>
              <w:top w:val="single" w:color="000000" w:sz="4" w:space="0"/>
              <w:left w:val="nil"/>
              <w:bottom w:val="single" w:color="000000" w:sz="4" w:space="0"/>
              <w:right w:val="single" w:color="000000" w:sz="4" w:space="0"/>
            </w:tcBorders>
            <w:vAlign w:val="center"/>
          </w:tcPr>
          <w:p>
            <w:pPr>
              <w:widowControl/>
              <w:jc w:val="center"/>
              <w:rPr>
                <w:rFonts w:ascii="宋体" w:hAnsi="宋体" w:cs="宋体"/>
                <w:kern w:val="0"/>
                <w:szCs w:val="21"/>
              </w:rPr>
            </w:pPr>
            <w:r>
              <w:drawing>
                <wp:inline distT="0" distB="0" distL="114300" distR="114300">
                  <wp:extent cx="2008505" cy="461645"/>
                  <wp:effectExtent l="0" t="0" r="10795" b="14605"/>
                  <wp:docPr id="3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8"/>
                          <pic:cNvPicPr>
                            <a:picLocks noChangeAspect="1"/>
                          </pic:cNvPicPr>
                        </pic:nvPicPr>
                        <pic:blipFill>
                          <a:blip r:embed="rId68"/>
                          <a:stretch>
                            <a:fillRect/>
                          </a:stretch>
                        </pic:blipFill>
                        <pic:spPr>
                          <a:xfrm>
                            <a:off x="0" y="0"/>
                            <a:ext cx="2008505" cy="461645"/>
                          </a:xfrm>
                          <a:prstGeom prst="rect">
                            <a:avLst/>
                          </a:prstGeom>
                          <a:noFill/>
                          <a:ln>
                            <a:noFill/>
                          </a:ln>
                        </pic:spPr>
                      </pic:pic>
                    </a:graphicData>
                  </a:graphic>
                </wp:inline>
              </w:drawing>
            </w:r>
          </w:p>
        </w:tc>
      </w:tr>
    </w:tbl>
    <w:p>
      <w:pPr>
        <w:widowControl/>
        <w:ind w:firstLine="420" w:firstLineChars="200"/>
        <w:rPr>
          <w:rFonts w:ascii="宋体" w:hAnsi="宋体" w:cs="宋体"/>
          <w:kern w:val="0"/>
          <w:szCs w:val="21"/>
        </w:rPr>
      </w:pPr>
    </w:p>
    <w:p>
      <w:pPr>
        <w:widowControl/>
        <w:rPr>
          <w:rFonts w:ascii="宋体" w:hAnsi="宋体" w:cs="宋体"/>
          <w:kern w:val="0"/>
          <w:szCs w:val="21"/>
        </w:rPr>
      </w:pPr>
    </w:p>
    <w:tbl>
      <w:tblPr>
        <w:tblStyle w:val="9"/>
        <w:tblW w:w="8296" w:type="dxa"/>
        <w:jc w:val="center"/>
        <w:tblLayout w:type="fixed"/>
        <w:tblCellMar>
          <w:top w:w="0" w:type="dxa"/>
          <w:left w:w="108" w:type="dxa"/>
          <w:bottom w:w="0" w:type="dxa"/>
          <w:right w:w="108" w:type="dxa"/>
        </w:tblCellMar>
      </w:tblPr>
      <w:tblGrid>
        <w:gridCol w:w="2164"/>
        <w:gridCol w:w="3066"/>
        <w:gridCol w:w="3066"/>
      </w:tblGrid>
      <w:tr>
        <w:tblPrEx>
          <w:tblCellMar>
            <w:top w:w="0" w:type="dxa"/>
            <w:left w:w="108" w:type="dxa"/>
            <w:bottom w:w="0" w:type="dxa"/>
            <w:right w:w="108" w:type="dxa"/>
          </w:tblCellMar>
        </w:tblPrEx>
        <w:trPr>
          <w:jc w:val="center"/>
        </w:trPr>
        <w:tc>
          <w:tcPr>
            <w:tcW w:w="2164" w:type="dxa"/>
            <w:tcBorders>
              <w:top w:val="single" w:color="000000" w:sz="4" w:space="0"/>
              <w:left w:val="single" w:color="000000" w:sz="4" w:space="0"/>
              <w:bottom w:val="single" w:color="000000" w:sz="4" w:space="0"/>
              <w:right w:val="single" w:color="000000" w:sz="4" w:space="0"/>
            </w:tcBorders>
          </w:tcPr>
          <w:p>
            <w:pPr>
              <w:widowControl/>
              <w:ind w:firstLine="420" w:firstLineChars="200"/>
              <w:rPr>
                <w:rFonts w:ascii="宋体" w:hAnsi="宋体" w:cs="宋体"/>
                <w:kern w:val="0"/>
                <w:szCs w:val="21"/>
              </w:rPr>
            </w:pPr>
            <w:r>
              <w:rPr>
                <w:rFonts w:hint="eastAsia" w:ascii="宋体" w:hAnsi="宋体" w:cs="宋体"/>
                <w:kern w:val="0"/>
                <w:szCs w:val="21"/>
              </w:rPr>
              <w:object>
                <v:shape id="_x0000_i1050" o:spt="75" type="#_x0000_t75" style="height:18.6pt;width:12pt;" o:ole="t" filled="f" o:preferrelative="t" stroked="f" coordsize="21600,21600">
                  <v:path/>
                  <v:fill on="f" focussize="0,0"/>
                  <v:stroke on="f" joinstyle="miter"/>
                  <v:imagedata r:id="rId48" o:title=""/>
                  <o:lock v:ext="edit" aspectratio="f"/>
                  <w10:wrap type="none"/>
                  <w10:anchorlock/>
                </v:shape>
                <o:OLEObject Type="Embed" ProgID="Equation.DSMT4" ShapeID="_x0000_i1050" DrawAspect="Content" ObjectID="_1468075750" r:id="rId69">
                  <o:LockedField>false</o:LockedField>
                </o:OLEObject>
              </w:object>
            </w:r>
          </w:p>
        </w:tc>
        <w:tc>
          <w:tcPr>
            <w:tcW w:w="3066" w:type="dxa"/>
            <w:tcBorders>
              <w:top w:val="single" w:color="000000" w:sz="4" w:space="0"/>
              <w:left w:val="nil"/>
              <w:bottom w:val="single" w:color="000000" w:sz="4" w:space="0"/>
              <w:right w:val="single" w:color="000000" w:sz="4" w:space="0"/>
            </w:tcBorders>
          </w:tcPr>
          <w:p>
            <w:pPr>
              <w:widowControl/>
              <w:ind w:firstLine="420" w:firstLineChars="200"/>
              <w:rPr>
                <w:rFonts w:ascii="宋体" w:hAnsi="宋体" w:cs="宋体"/>
                <w:kern w:val="0"/>
                <w:szCs w:val="21"/>
              </w:rPr>
            </w:pPr>
            <w:r>
              <w:rPr>
                <w:rFonts w:hint="eastAsia" w:ascii="宋体" w:hAnsi="宋体" w:cs="宋体"/>
                <w:kern w:val="0"/>
                <w:szCs w:val="21"/>
              </w:rPr>
              <w:t>买（购买保护）</w:t>
            </w:r>
          </w:p>
        </w:tc>
        <w:tc>
          <w:tcPr>
            <w:tcW w:w="3066" w:type="dxa"/>
            <w:tcBorders>
              <w:top w:val="single" w:color="000000" w:sz="4" w:space="0"/>
              <w:left w:val="nil"/>
              <w:bottom w:val="single" w:color="000000" w:sz="4" w:space="0"/>
              <w:right w:val="single" w:color="000000" w:sz="4" w:space="0"/>
            </w:tcBorders>
          </w:tcPr>
          <w:p>
            <w:pPr>
              <w:widowControl/>
              <w:ind w:firstLine="420" w:firstLineChars="200"/>
              <w:rPr>
                <w:rFonts w:ascii="宋体" w:hAnsi="宋体" w:cs="宋体"/>
                <w:kern w:val="0"/>
                <w:szCs w:val="21"/>
              </w:rPr>
            </w:pPr>
            <w:r>
              <w:rPr>
                <w:rFonts w:hint="eastAsia" w:ascii="宋体" w:hAnsi="宋体" w:cs="宋体"/>
                <w:kern w:val="0"/>
                <w:szCs w:val="21"/>
              </w:rPr>
              <w:t>卖（卖出保护）</w:t>
            </w:r>
          </w:p>
        </w:tc>
      </w:tr>
      <w:tr>
        <w:tblPrEx>
          <w:tblCellMar>
            <w:top w:w="0" w:type="dxa"/>
            <w:left w:w="108" w:type="dxa"/>
            <w:bottom w:w="0" w:type="dxa"/>
            <w:right w:w="108" w:type="dxa"/>
          </w:tblCellMar>
        </w:tblPrEx>
        <w:trPr>
          <w:jc w:val="center"/>
        </w:trPr>
        <w:tc>
          <w:tcPr>
            <w:tcW w:w="2164" w:type="dxa"/>
            <w:tcBorders>
              <w:top w:val="single" w:color="000000" w:sz="4" w:space="0"/>
              <w:left w:val="single" w:color="000000" w:sz="4" w:space="0"/>
              <w:bottom w:val="single" w:color="000000" w:sz="4" w:space="0"/>
              <w:right w:val="single" w:color="000000" w:sz="4" w:space="0"/>
            </w:tcBorders>
            <w:vAlign w:val="center"/>
          </w:tcPr>
          <w:p>
            <w:pPr>
              <w:widowControl/>
              <w:ind w:firstLine="420" w:firstLineChars="200"/>
              <w:jc w:val="center"/>
              <w:rPr>
                <w:rFonts w:ascii="宋体" w:hAnsi="宋体" w:cs="宋体"/>
                <w:kern w:val="0"/>
                <w:szCs w:val="21"/>
              </w:rPr>
            </w:pPr>
            <w:r>
              <w:rPr>
                <w:rFonts w:hint="eastAsia" w:ascii="宋体" w:hAnsi="宋体" w:cs="宋体"/>
                <w:kern w:val="0"/>
                <w:szCs w:val="21"/>
              </w:rPr>
              <w:t>CDO</w:t>
            </w:r>
          </w:p>
        </w:tc>
        <w:tc>
          <w:tcPr>
            <w:tcW w:w="3066" w:type="dxa"/>
            <w:tcBorders>
              <w:top w:val="single" w:color="000000" w:sz="4" w:space="0"/>
              <w:left w:val="nil"/>
              <w:bottom w:val="single" w:color="000000" w:sz="4" w:space="0"/>
              <w:right w:val="single" w:color="000000" w:sz="4" w:space="0"/>
            </w:tcBorders>
          </w:tcPr>
          <w:p>
            <w:pPr>
              <w:widowControl/>
              <w:rPr>
                <w:rFonts w:ascii="宋体" w:hAnsi="宋体" w:cs="宋体"/>
                <w:kern w:val="0"/>
                <w:szCs w:val="21"/>
              </w:rPr>
            </w:pPr>
            <w:r>
              <w:rPr>
                <w:rFonts w:hint="eastAsia" w:ascii="宋体" w:hAnsi="宋体" w:cs="宋体"/>
                <w:kern w:val="0"/>
                <w:szCs w:val="21"/>
              </w:rPr>
              <w:object>
                <v:shape id="_x0000_i1051" o:spt="75" type="#_x0000_t75" style="height:33.6pt;width:129pt;" o:ole="t" filled="f" o:preferrelative="t" stroked="f" coordsize="21600,21600">
                  <v:path/>
                  <v:fill on="f" focussize="0,0"/>
                  <v:stroke on="f" joinstyle="miter"/>
                  <v:imagedata r:id="rId71" o:title=""/>
                  <o:lock v:ext="edit" aspectratio="f"/>
                  <w10:wrap type="none"/>
                  <w10:anchorlock/>
                </v:shape>
                <o:OLEObject Type="Embed" ProgID="Equation.DSMT4" ShapeID="_x0000_i1051" DrawAspect="Content" ObjectID="_1468075751" r:id="rId70">
                  <o:LockedField>false</o:LockedField>
                </o:OLEObject>
              </w:object>
            </w:r>
          </w:p>
        </w:tc>
        <w:tc>
          <w:tcPr>
            <w:tcW w:w="3066" w:type="dxa"/>
            <w:tcBorders>
              <w:top w:val="single" w:color="000000" w:sz="4" w:space="0"/>
              <w:left w:val="nil"/>
              <w:bottom w:val="single" w:color="000000" w:sz="4" w:space="0"/>
              <w:right w:val="single" w:color="000000" w:sz="4" w:space="0"/>
            </w:tcBorders>
          </w:tcPr>
          <w:p>
            <w:pPr>
              <w:widowControl/>
              <w:rPr>
                <w:rFonts w:ascii="宋体" w:hAnsi="宋体" w:cs="宋体"/>
                <w:kern w:val="0"/>
                <w:szCs w:val="21"/>
              </w:rPr>
            </w:pPr>
            <w:r>
              <w:rPr>
                <w:rFonts w:hint="eastAsia" w:ascii="宋体" w:hAnsi="宋体" w:cs="宋体"/>
                <w:kern w:val="0"/>
                <w:szCs w:val="21"/>
              </w:rPr>
              <w:object>
                <v:shape id="_x0000_i1052" o:spt="75" type="#_x0000_t75" style="height:33.6pt;width:128.4pt;" o:ole="t" filled="f" o:preferrelative="t" stroked="f" coordsize="21600,21600">
                  <v:path/>
                  <v:fill on="f" focussize="0,0"/>
                  <v:stroke on="f" joinstyle="miter"/>
                  <v:imagedata r:id="rId73" o:title=""/>
                  <o:lock v:ext="edit" aspectratio="f"/>
                  <w10:wrap type="none"/>
                  <w10:anchorlock/>
                </v:shape>
                <o:OLEObject Type="Embed" ProgID="Equation.DSMT4" ShapeID="_x0000_i1052" DrawAspect="Content" ObjectID="_1468075752" r:id="rId72">
                  <o:LockedField>false</o:LockedField>
                </o:OLEObject>
              </w:object>
            </w:r>
          </w:p>
        </w:tc>
      </w:tr>
      <w:tr>
        <w:tblPrEx>
          <w:tblCellMar>
            <w:top w:w="0" w:type="dxa"/>
            <w:left w:w="108" w:type="dxa"/>
            <w:bottom w:w="0" w:type="dxa"/>
            <w:right w:w="108" w:type="dxa"/>
          </w:tblCellMar>
        </w:tblPrEx>
        <w:trPr>
          <w:jc w:val="center"/>
        </w:trPr>
        <w:tc>
          <w:tcPr>
            <w:tcW w:w="8296" w:type="dxa"/>
            <w:gridSpan w:val="3"/>
            <w:tcBorders>
              <w:top w:val="single" w:color="000000" w:sz="4" w:space="0"/>
              <w:left w:val="single" w:color="000000" w:sz="4" w:space="0"/>
              <w:bottom w:val="single" w:color="000000" w:sz="4" w:space="0"/>
              <w:right w:val="single" w:color="000000" w:sz="4" w:space="0"/>
            </w:tcBorders>
          </w:tcPr>
          <w:p>
            <w:pPr>
              <w:widowControl/>
              <w:spacing w:line="440" w:lineRule="exact"/>
              <w:ind w:firstLine="420" w:firstLineChars="200"/>
              <w:rPr>
                <w:rFonts w:ascii="宋体" w:hAnsi="宋体" w:cs="宋体"/>
                <w:kern w:val="0"/>
                <w:szCs w:val="21"/>
              </w:rPr>
            </w:pPr>
            <w:r>
              <w:rPr>
                <w:rFonts w:hint="eastAsia" w:ascii="宋体" w:hAnsi="宋体" w:cs="宋体"/>
                <w:kern w:val="0"/>
                <w:szCs w:val="21"/>
              </w:rPr>
              <w:t>公式参数的定义如下：</w:t>
            </w:r>
          </w:p>
          <w:p>
            <w:pPr>
              <w:widowControl/>
              <w:spacing w:line="440" w:lineRule="exact"/>
              <w:ind w:firstLine="420" w:firstLineChars="200"/>
              <w:rPr>
                <w:rFonts w:ascii="宋体" w:hAnsi="宋体" w:cs="宋体"/>
                <w:kern w:val="0"/>
                <w:szCs w:val="21"/>
              </w:rPr>
            </w:pPr>
            <w:r>
              <w:rPr>
                <w:rFonts w:hint="eastAsia" w:ascii="宋体" w:hAnsi="宋体" w:cs="宋体"/>
                <w:kern w:val="0"/>
                <w:szCs w:val="21"/>
              </w:rPr>
              <w:object>
                <v:shape id="_x0000_i1053" o:spt="75" type="#_x0000_t75" style="height:18.6pt;width:12pt;" o:ole="t" filled="f" o:preferrelative="t" stroked="f" coordsize="21600,21600">
                  <v:path/>
                  <v:fill on="f" focussize="0,0"/>
                  <v:stroke on="f" joinstyle="miter"/>
                  <v:imagedata r:id="rId75" o:title=""/>
                  <o:lock v:ext="edit" aspectratio="f"/>
                  <w10:wrap type="none"/>
                  <w10:anchorlock/>
                </v:shape>
                <o:OLEObject Type="Embed" ProgID="Equation.DSMT4" ShapeID="_x0000_i1053" DrawAspect="Content" ObjectID="_1468075753" r:id="rId74">
                  <o:LockedField>false</o:LockedField>
                </o:OLEObject>
              </w:object>
            </w:r>
            <w:r>
              <w:rPr>
                <w:rFonts w:hint="eastAsia" w:ascii="宋体" w:hAnsi="宋体" w:cs="宋体"/>
                <w:kern w:val="0"/>
                <w:szCs w:val="21"/>
              </w:rPr>
              <w:t>：CDO层级附加点</w:t>
            </w:r>
          </w:p>
          <w:p>
            <w:pPr>
              <w:widowControl/>
              <w:spacing w:line="440" w:lineRule="exact"/>
              <w:ind w:firstLine="420" w:firstLineChars="200"/>
              <w:rPr>
                <w:rFonts w:ascii="宋体" w:hAnsi="宋体" w:cs="宋体"/>
                <w:kern w:val="0"/>
                <w:szCs w:val="21"/>
              </w:rPr>
            </w:pPr>
            <w:r>
              <w:rPr>
                <w:rFonts w:hint="eastAsia" w:ascii="宋体" w:hAnsi="宋体" w:cs="宋体"/>
                <w:kern w:val="0"/>
                <w:szCs w:val="21"/>
              </w:rPr>
              <w:object>
                <v:shape id="_x0000_i1054" o:spt="75" type="#_x0000_t75" style="height:18.6pt;width:15pt;" o:ole="t" filled="f" o:preferrelative="t" stroked="f" coordsize="21600,21600">
                  <v:path/>
                  <v:fill on="f" focussize="0,0"/>
                  <v:stroke on="f" joinstyle="miter"/>
                  <v:imagedata r:id="rId77" o:title=""/>
                  <o:lock v:ext="edit" aspectratio="f"/>
                  <w10:wrap type="none"/>
                  <w10:anchorlock/>
                </v:shape>
                <o:OLEObject Type="Embed" ProgID="Equation.DSMT4" ShapeID="_x0000_i1054" DrawAspect="Content" ObjectID="_1468075754" r:id="rId76">
                  <o:LockedField>false</o:LockedField>
                </o:OLEObject>
              </w:object>
            </w:r>
            <w:r>
              <w:rPr>
                <w:rFonts w:hint="eastAsia" w:ascii="宋体" w:hAnsi="宋体" w:cs="宋体"/>
                <w:kern w:val="0"/>
                <w:szCs w:val="21"/>
              </w:rPr>
              <w:t>：CDO层级脱离点</w:t>
            </w:r>
          </w:p>
        </w:tc>
      </w:tr>
    </w:tbl>
    <w:p>
      <w:pPr>
        <w:snapToGrid w:val="0"/>
        <w:spacing w:line="360" w:lineRule="auto"/>
        <w:rPr>
          <w:rFonts w:ascii="宋体" w:hAnsi="宋体" w:cs="宋体"/>
          <w:szCs w:val="21"/>
        </w:rPr>
      </w:pPr>
    </w:p>
    <w:p>
      <w:pPr>
        <w:pStyle w:val="19"/>
        <w:ind w:firstLine="0" w:firstLineChars="0"/>
        <w:jc w:val="center"/>
        <w:rPr>
          <w:rFonts w:ascii="宋体" w:hAnsi="宋体" w:cs="宋体"/>
          <w:kern w:val="0"/>
          <w:szCs w:val="21"/>
        </w:rPr>
      </w:pPr>
      <w:r>
        <w:rPr>
          <w:rFonts w:hint="eastAsia" w:ascii="宋体" w:hAnsi="宋体" w:cs="宋体"/>
          <w:kern w:val="0"/>
          <w:szCs w:val="21"/>
        </w:rPr>
        <w:t>表3 资产类别和抵消组合划分方式</w:t>
      </w:r>
    </w:p>
    <w:p>
      <w:pPr>
        <w:pStyle w:val="19"/>
        <w:ind w:firstLine="0" w:firstLineChars="0"/>
        <w:jc w:val="center"/>
        <w:rPr>
          <w:rFonts w:ascii="宋体" w:hAnsi="宋体" w:cs="宋体"/>
          <w:b/>
          <w:bCs/>
          <w:kern w:val="0"/>
          <w:szCs w:val="21"/>
        </w:rPr>
      </w:pPr>
    </w:p>
    <w:tbl>
      <w:tblPr>
        <w:tblStyle w:val="9"/>
        <w:tblW w:w="75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3"/>
        <w:gridCol w:w="54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资产类别</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top"/>
              <w:rPr>
                <w:rFonts w:ascii="宋体" w:hAnsi="宋体" w:cs="宋体"/>
                <w:color w:val="000000"/>
                <w:szCs w:val="21"/>
              </w:rPr>
            </w:pPr>
            <w:r>
              <w:rPr>
                <w:rFonts w:hint="eastAsia" w:ascii="宋体" w:hAnsi="宋体" w:cs="宋体"/>
                <w:color w:val="000000"/>
                <w:kern w:val="0"/>
                <w:szCs w:val="21"/>
              </w:rPr>
              <w:t>抵消组合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利率类工具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同一币种的交易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hint="eastAsia" w:ascii="宋体" w:hAnsi="宋体"/>
                <w:sz w:val="22"/>
              </w:rPr>
              <w:t>汇率</w:t>
            </w:r>
            <w:r>
              <w:rPr>
                <w:rFonts w:ascii="宋体" w:hAnsi="宋体"/>
                <w:sz w:val="22"/>
              </w:rPr>
              <w:t>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同一货币对的交易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信用类工具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同一参考实体（单一实体或指数）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股票类工具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同一参考实体（单一实体或指数）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商品类工具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cs="宋体"/>
                <w:color w:val="000000"/>
                <w:szCs w:val="21"/>
              </w:rPr>
            </w:pPr>
            <w:r>
              <w:rPr>
                <w:rFonts w:ascii="宋体" w:hAnsi="宋体"/>
                <w:sz w:val="22"/>
              </w:rPr>
              <w:t>四大类商品：能源（包括电力、油、气）、金属、农产品、其他</w:t>
            </w:r>
          </w:p>
        </w:tc>
      </w:tr>
    </w:tbl>
    <w:p>
      <w:pPr>
        <w:spacing w:line="480" w:lineRule="exact"/>
        <w:ind w:firstLine="420" w:firstLineChars="200"/>
        <w:rPr>
          <w:rFonts w:ascii="宋体" w:hAnsi="宋体" w:cs="宋体"/>
          <w:szCs w:val="21"/>
        </w:rPr>
      </w:pPr>
    </w:p>
    <w:p>
      <w:pPr>
        <w:spacing w:line="480" w:lineRule="exact"/>
        <w:rPr>
          <w:rFonts w:ascii="宋体" w:hAnsi="宋体" w:cs="宋体"/>
          <w:szCs w:val="21"/>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Tahoma">
    <w:altName w:val="DejaVu Sans"/>
    <w:panose1 w:val="020B0604030504040204"/>
    <w:charset w:val="00"/>
    <w:family w:val="swiss"/>
    <w:pitch w:val="default"/>
    <w:sig w:usb0="00000000" w:usb1="00000000" w:usb2="00000029" w:usb3="00000000" w:csb0="000101FF" w:csb1="00000000"/>
  </w:font>
  <w:font w:name="Verdana">
    <w:altName w:val="DejaVu Sans"/>
    <w:panose1 w:val="020B0604030504040204"/>
    <w:charset w:val="00"/>
    <w:family w:val="swiss"/>
    <w:pitch w:val="default"/>
    <w:sig w:usb0="00000000" w:usb1="00000000" w:usb2="00000010" w:usb3="00000000" w:csb0="0000019F" w:csb1="00000000"/>
  </w:font>
  <w:font w:name="NanumGothic">
    <w:panose1 w:val="020D0604000000000000"/>
    <w:charset w:val="81"/>
    <w:family w:val="auto"/>
    <w:pitch w:val="default"/>
    <w:sig w:usb0="900002A7" w:usb1="29D7F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73980"/>
    </w:sdtPr>
    <w:sdtContent>
      <w:p>
        <w:pPr>
          <w:pStyle w:val="6"/>
          <w:jc w:val="center"/>
        </w:pPr>
        <w:r>
          <w:fldChar w:fldCharType="begin"/>
        </w:r>
        <w:r>
          <w:instrText xml:space="preserve">PAGE   \* MERGEFORMAT</w:instrText>
        </w:r>
        <w:r>
          <w:fldChar w:fldCharType="separate"/>
        </w:r>
        <w:r>
          <w:rPr>
            <w:lang w:val="zh-CN"/>
          </w:rPr>
          <w:t>2</w:t>
        </w:r>
        <w:r>
          <w:fldChar w:fldCharType="end"/>
        </w:r>
      </w:p>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346C74"/>
    <w:multiLevelType w:val="singleLevel"/>
    <w:tmpl w:val="7D346C74"/>
    <w:lvl w:ilvl="0" w:tentative="0">
      <w:start w:val="3"/>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静">
    <w15:presenceInfo w15:providerId="None" w15:userId="陈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ZTUwZDg4OGNlMmFiY2NmMGY3MjY4MWFhMmM1YjIifQ=="/>
  </w:docVars>
  <w:rsids>
    <w:rsidRoot w:val="00C953C7"/>
    <w:rsid w:val="00010637"/>
    <w:rsid w:val="00027507"/>
    <w:rsid w:val="00030710"/>
    <w:rsid w:val="000319E1"/>
    <w:rsid w:val="00034B6B"/>
    <w:rsid w:val="00062A40"/>
    <w:rsid w:val="00080135"/>
    <w:rsid w:val="000818B7"/>
    <w:rsid w:val="00090719"/>
    <w:rsid w:val="000C359C"/>
    <w:rsid w:val="000D78B1"/>
    <w:rsid w:val="000E4D59"/>
    <w:rsid w:val="000E6F01"/>
    <w:rsid w:val="000F6C7C"/>
    <w:rsid w:val="00101B36"/>
    <w:rsid w:val="00112228"/>
    <w:rsid w:val="00116E66"/>
    <w:rsid w:val="00123955"/>
    <w:rsid w:val="0013679E"/>
    <w:rsid w:val="00145B07"/>
    <w:rsid w:val="00145D3A"/>
    <w:rsid w:val="00171D39"/>
    <w:rsid w:val="00181D5C"/>
    <w:rsid w:val="00192BA0"/>
    <w:rsid w:val="001977DD"/>
    <w:rsid w:val="001A0C16"/>
    <w:rsid w:val="001A45EF"/>
    <w:rsid w:val="001B07B1"/>
    <w:rsid w:val="001B2BCA"/>
    <w:rsid w:val="001B48FF"/>
    <w:rsid w:val="001B5D62"/>
    <w:rsid w:val="001C542D"/>
    <w:rsid w:val="001F0EB3"/>
    <w:rsid w:val="001F4A94"/>
    <w:rsid w:val="001F6668"/>
    <w:rsid w:val="00200279"/>
    <w:rsid w:val="00203E00"/>
    <w:rsid w:val="00221533"/>
    <w:rsid w:val="00241208"/>
    <w:rsid w:val="00244644"/>
    <w:rsid w:val="002508DD"/>
    <w:rsid w:val="002569C5"/>
    <w:rsid w:val="002637C1"/>
    <w:rsid w:val="00277246"/>
    <w:rsid w:val="002C72E5"/>
    <w:rsid w:val="002C7E5E"/>
    <w:rsid w:val="00302F60"/>
    <w:rsid w:val="003200AB"/>
    <w:rsid w:val="00325CE7"/>
    <w:rsid w:val="00327850"/>
    <w:rsid w:val="003335CF"/>
    <w:rsid w:val="003535F7"/>
    <w:rsid w:val="00364725"/>
    <w:rsid w:val="00376039"/>
    <w:rsid w:val="00396E71"/>
    <w:rsid w:val="003C733C"/>
    <w:rsid w:val="003D5833"/>
    <w:rsid w:val="003F02FE"/>
    <w:rsid w:val="003F6469"/>
    <w:rsid w:val="0040088D"/>
    <w:rsid w:val="0040400F"/>
    <w:rsid w:val="00407562"/>
    <w:rsid w:val="00407FB3"/>
    <w:rsid w:val="004113C7"/>
    <w:rsid w:val="0041681F"/>
    <w:rsid w:val="00430CAB"/>
    <w:rsid w:val="00431BB0"/>
    <w:rsid w:val="00433EBD"/>
    <w:rsid w:val="00477E55"/>
    <w:rsid w:val="00481D8B"/>
    <w:rsid w:val="004C1B14"/>
    <w:rsid w:val="004C4AE6"/>
    <w:rsid w:val="004D3589"/>
    <w:rsid w:val="004E5F20"/>
    <w:rsid w:val="004E7E1D"/>
    <w:rsid w:val="004F1FB0"/>
    <w:rsid w:val="005071FC"/>
    <w:rsid w:val="00511788"/>
    <w:rsid w:val="005350EF"/>
    <w:rsid w:val="00536DFF"/>
    <w:rsid w:val="005614F8"/>
    <w:rsid w:val="00576BEE"/>
    <w:rsid w:val="005A4A72"/>
    <w:rsid w:val="005A5231"/>
    <w:rsid w:val="005A6235"/>
    <w:rsid w:val="005B4BAB"/>
    <w:rsid w:val="005B6C52"/>
    <w:rsid w:val="005B70EF"/>
    <w:rsid w:val="006269E3"/>
    <w:rsid w:val="00641CE5"/>
    <w:rsid w:val="00646D92"/>
    <w:rsid w:val="0065392E"/>
    <w:rsid w:val="00660CF8"/>
    <w:rsid w:val="0066209E"/>
    <w:rsid w:val="00676EF0"/>
    <w:rsid w:val="006833A8"/>
    <w:rsid w:val="00683FC0"/>
    <w:rsid w:val="006908F1"/>
    <w:rsid w:val="00692AF6"/>
    <w:rsid w:val="0069661A"/>
    <w:rsid w:val="00696B9D"/>
    <w:rsid w:val="006A2B76"/>
    <w:rsid w:val="006A7979"/>
    <w:rsid w:val="006B7969"/>
    <w:rsid w:val="006C176A"/>
    <w:rsid w:val="006E3420"/>
    <w:rsid w:val="006E40EC"/>
    <w:rsid w:val="006F682C"/>
    <w:rsid w:val="00700504"/>
    <w:rsid w:val="00703CAF"/>
    <w:rsid w:val="00707A33"/>
    <w:rsid w:val="007154E8"/>
    <w:rsid w:val="00725FDC"/>
    <w:rsid w:val="00730483"/>
    <w:rsid w:val="007339E3"/>
    <w:rsid w:val="00743A55"/>
    <w:rsid w:val="00757CAD"/>
    <w:rsid w:val="0077392B"/>
    <w:rsid w:val="007B5482"/>
    <w:rsid w:val="007B74DE"/>
    <w:rsid w:val="007B7E18"/>
    <w:rsid w:val="007D2336"/>
    <w:rsid w:val="007D4C78"/>
    <w:rsid w:val="007D61BC"/>
    <w:rsid w:val="007F72F3"/>
    <w:rsid w:val="0080044C"/>
    <w:rsid w:val="00801CA3"/>
    <w:rsid w:val="0081202B"/>
    <w:rsid w:val="0082060E"/>
    <w:rsid w:val="00825E02"/>
    <w:rsid w:val="008463EB"/>
    <w:rsid w:val="00847394"/>
    <w:rsid w:val="00877D7A"/>
    <w:rsid w:val="008942AE"/>
    <w:rsid w:val="008955AC"/>
    <w:rsid w:val="008B2319"/>
    <w:rsid w:val="008B5D64"/>
    <w:rsid w:val="008C670D"/>
    <w:rsid w:val="008D4131"/>
    <w:rsid w:val="008F4DE0"/>
    <w:rsid w:val="00907CBF"/>
    <w:rsid w:val="00911C95"/>
    <w:rsid w:val="0091514A"/>
    <w:rsid w:val="009173E2"/>
    <w:rsid w:val="009225A5"/>
    <w:rsid w:val="009408C6"/>
    <w:rsid w:val="00943433"/>
    <w:rsid w:val="00945128"/>
    <w:rsid w:val="009515F2"/>
    <w:rsid w:val="009650C7"/>
    <w:rsid w:val="0097056F"/>
    <w:rsid w:val="00982E11"/>
    <w:rsid w:val="00992E3D"/>
    <w:rsid w:val="00993029"/>
    <w:rsid w:val="009C6E53"/>
    <w:rsid w:val="009D1458"/>
    <w:rsid w:val="009E49D4"/>
    <w:rsid w:val="009E65C7"/>
    <w:rsid w:val="009E6DCA"/>
    <w:rsid w:val="009F471E"/>
    <w:rsid w:val="00A05BAA"/>
    <w:rsid w:val="00A07581"/>
    <w:rsid w:val="00A17B7C"/>
    <w:rsid w:val="00A350A1"/>
    <w:rsid w:val="00A360D7"/>
    <w:rsid w:val="00A540D5"/>
    <w:rsid w:val="00A621F2"/>
    <w:rsid w:val="00A6268A"/>
    <w:rsid w:val="00A82F73"/>
    <w:rsid w:val="00A8361E"/>
    <w:rsid w:val="00A912CF"/>
    <w:rsid w:val="00A9649A"/>
    <w:rsid w:val="00AA7424"/>
    <w:rsid w:val="00AB4FF6"/>
    <w:rsid w:val="00AC45AB"/>
    <w:rsid w:val="00AC6D82"/>
    <w:rsid w:val="00AD2D7A"/>
    <w:rsid w:val="00AD570E"/>
    <w:rsid w:val="00AE1451"/>
    <w:rsid w:val="00B234EB"/>
    <w:rsid w:val="00B24527"/>
    <w:rsid w:val="00B269D6"/>
    <w:rsid w:val="00B629E6"/>
    <w:rsid w:val="00B648A5"/>
    <w:rsid w:val="00B726E1"/>
    <w:rsid w:val="00B742A5"/>
    <w:rsid w:val="00B83F6C"/>
    <w:rsid w:val="00B93590"/>
    <w:rsid w:val="00BA5693"/>
    <w:rsid w:val="00BC1EBC"/>
    <w:rsid w:val="00BC5AF7"/>
    <w:rsid w:val="00BD38DB"/>
    <w:rsid w:val="00BE5342"/>
    <w:rsid w:val="00BE78D6"/>
    <w:rsid w:val="00C0401E"/>
    <w:rsid w:val="00C067C6"/>
    <w:rsid w:val="00C12B25"/>
    <w:rsid w:val="00C42664"/>
    <w:rsid w:val="00C5721D"/>
    <w:rsid w:val="00C804B3"/>
    <w:rsid w:val="00C8672A"/>
    <w:rsid w:val="00C94A36"/>
    <w:rsid w:val="00C953C7"/>
    <w:rsid w:val="00CA4E0B"/>
    <w:rsid w:val="00CA7BB4"/>
    <w:rsid w:val="00CC6184"/>
    <w:rsid w:val="00CC7991"/>
    <w:rsid w:val="00CD3957"/>
    <w:rsid w:val="00CF3B3F"/>
    <w:rsid w:val="00D16317"/>
    <w:rsid w:val="00D23D1F"/>
    <w:rsid w:val="00D35B32"/>
    <w:rsid w:val="00D45392"/>
    <w:rsid w:val="00D52C89"/>
    <w:rsid w:val="00D6541C"/>
    <w:rsid w:val="00D95837"/>
    <w:rsid w:val="00DA1460"/>
    <w:rsid w:val="00DB0DBD"/>
    <w:rsid w:val="00DC58E8"/>
    <w:rsid w:val="00DD1EBC"/>
    <w:rsid w:val="00E024B8"/>
    <w:rsid w:val="00E11AD0"/>
    <w:rsid w:val="00E213D3"/>
    <w:rsid w:val="00E2218B"/>
    <w:rsid w:val="00E236A6"/>
    <w:rsid w:val="00E44B64"/>
    <w:rsid w:val="00E67AF8"/>
    <w:rsid w:val="00E739B5"/>
    <w:rsid w:val="00E82E36"/>
    <w:rsid w:val="00E87687"/>
    <w:rsid w:val="00EA2797"/>
    <w:rsid w:val="00EA4D0F"/>
    <w:rsid w:val="00EB4B06"/>
    <w:rsid w:val="00ED3B3D"/>
    <w:rsid w:val="00ED7512"/>
    <w:rsid w:val="00EF3E97"/>
    <w:rsid w:val="00F32D25"/>
    <w:rsid w:val="00F3797C"/>
    <w:rsid w:val="00F41BE7"/>
    <w:rsid w:val="00F43FE6"/>
    <w:rsid w:val="00F605FC"/>
    <w:rsid w:val="00F72AF7"/>
    <w:rsid w:val="00F84FC2"/>
    <w:rsid w:val="00F87DC7"/>
    <w:rsid w:val="00FA38EE"/>
    <w:rsid w:val="00FA5E19"/>
    <w:rsid w:val="00FB50A1"/>
    <w:rsid w:val="00FD5F30"/>
    <w:rsid w:val="00FF2D6D"/>
    <w:rsid w:val="0312118A"/>
    <w:rsid w:val="084C4B5E"/>
    <w:rsid w:val="08B30217"/>
    <w:rsid w:val="0990619C"/>
    <w:rsid w:val="0DC36A25"/>
    <w:rsid w:val="0E9128F5"/>
    <w:rsid w:val="0EDA20E0"/>
    <w:rsid w:val="0FDB0691"/>
    <w:rsid w:val="13BE7FF4"/>
    <w:rsid w:val="196902DC"/>
    <w:rsid w:val="1E0D2D9E"/>
    <w:rsid w:val="1E574E55"/>
    <w:rsid w:val="24FA0A2A"/>
    <w:rsid w:val="26F56427"/>
    <w:rsid w:val="27BD022C"/>
    <w:rsid w:val="29887EF7"/>
    <w:rsid w:val="2B8D65EF"/>
    <w:rsid w:val="2DF66912"/>
    <w:rsid w:val="2EDA2FEB"/>
    <w:rsid w:val="37B93584"/>
    <w:rsid w:val="37DE46CD"/>
    <w:rsid w:val="3BD918BF"/>
    <w:rsid w:val="3E13373E"/>
    <w:rsid w:val="3F6B3F09"/>
    <w:rsid w:val="4040264C"/>
    <w:rsid w:val="411F44D8"/>
    <w:rsid w:val="443C6F7C"/>
    <w:rsid w:val="4B234E3E"/>
    <w:rsid w:val="4C5C7A55"/>
    <w:rsid w:val="4F6457CE"/>
    <w:rsid w:val="503A01FD"/>
    <w:rsid w:val="503E2997"/>
    <w:rsid w:val="50FE4C32"/>
    <w:rsid w:val="515B4B3E"/>
    <w:rsid w:val="521216DD"/>
    <w:rsid w:val="52DF2BAB"/>
    <w:rsid w:val="548B7A86"/>
    <w:rsid w:val="57370BA2"/>
    <w:rsid w:val="585225F3"/>
    <w:rsid w:val="59221C7F"/>
    <w:rsid w:val="5D312171"/>
    <w:rsid w:val="5DFE6042"/>
    <w:rsid w:val="5ED461B4"/>
    <w:rsid w:val="60EC6B8B"/>
    <w:rsid w:val="645C45BF"/>
    <w:rsid w:val="647E6288"/>
    <w:rsid w:val="6789B707"/>
    <w:rsid w:val="6CC729A1"/>
    <w:rsid w:val="6F1A3498"/>
    <w:rsid w:val="6FE55E04"/>
    <w:rsid w:val="73D592C8"/>
    <w:rsid w:val="77BBF29A"/>
    <w:rsid w:val="79EF6EC8"/>
    <w:rsid w:val="7B0669E6"/>
    <w:rsid w:val="7FF3E5AE"/>
    <w:rsid w:val="9F7706DB"/>
    <w:rsid w:val="BBEF2B23"/>
    <w:rsid w:val="BD3A7552"/>
    <w:rsid w:val="E059FEE6"/>
    <w:rsid w:val="FAA3AB90"/>
    <w:rsid w:val="FAE85278"/>
    <w:rsid w:val="FDB20743"/>
    <w:rsid w:val="FF7F0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jc w:val="center"/>
      <w:outlineLvl w:val="0"/>
    </w:pPr>
    <w:rPr>
      <w:rFonts w:eastAsia="黑体"/>
      <w:b/>
      <w:sz w:val="30"/>
      <w:szCs w:val="20"/>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Document Map"/>
    <w:basedOn w:val="1"/>
    <w:unhideWhenUsed/>
    <w:qFormat/>
    <w:uiPriority w:val="0"/>
    <w:pPr>
      <w:shd w:val="clear" w:color="auto" w:fill="000080"/>
    </w:pPr>
  </w:style>
  <w:style w:type="paragraph" w:styleId="4">
    <w:name w:val="annotation text"/>
    <w:basedOn w:val="1"/>
    <w:link w:val="24"/>
    <w:semiHidden/>
    <w:unhideWhenUsed/>
    <w:qFormat/>
    <w:uiPriority w:val="0"/>
    <w:pPr>
      <w:jc w:val="left"/>
    </w:pPr>
  </w:style>
  <w:style w:type="paragraph" w:styleId="5">
    <w:name w:val="Balloon Text"/>
    <w:basedOn w:val="1"/>
    <w:link w:val="22"/>
    <w:unhideWhenUsed/>
    <w:qFormat/>
    <w:uiPriority w:val="99"/>
    <w:rPr>
      <w:sz w:val="18"/>
      <w:szCs w:val="18"/>
    </w:rPr>
  </w:style>
  <w:style w:type="paragraph" w:styleId="6">
    <w:name w:val="footer"/>
    <w:basedOn w:val="1"/>
    <w:link w:val="26"/>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4"/>
    <w:next w:val="4"/>
    <w:link w:val="25"/>
    <w:semiHidden/>
    <w:unhideWhenUsed/>
    <w:qFormat/>
    <w:uiPriority w:val="0"/>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unhideWhenUsed/>
    <w:qFormat/>
    <w:uiPriority w:val="0"/>
    <w:rPr>
      <w:rFonts w:ascii="Arial" w:hAnsi="Arial"/>
      <w:sz w:val="20"/>
    </w:rPr>
  </w:style>
  <w:style w:type="character" w:styleId="13">
    <w:name w:val="annotation reference"/>
    <w:basedOn w:val="11"/>
    <w:semiHidden/>
    <w:unhideWhenUsed/>
    <w:qFormat/>
    <w:uiPriority w:val="0"/>
    <w:rPr>
      <w:sz w:val="21"/>
      <w:szCs w:val="21"/>
    </w:rPr>
  </w:style>
  <w:style w:type="paragraph" w:customStyle="1" w:styleId="14">
    <w:name w:val="_Style 10"/>
    <w:basedOn w:val="3"/>
    <w:qFormat/>
    <w:uiPriority w:val="0"/>
    <w:pPr>
      <w:jc w:val="left"/>
    </w:pPr>
    <w:rPr>
      <w:rFonts w:ascii="Tahoma" w:hAnsi="Tahoma"/>
      <w:sz w:val="24"/>
      <w:szCs w:val="28"/>
    </w:rPr>
  </w:style>
  <w:style w:type="paragraph" w:customStyle="1" w:styleId="15">
    <w:name w:val="Char"/>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6">
    <w:name w:val="列表段落1"/>
    <w:basedOn w:val="1"/>
    <w:qFormat/>
    <w:uiPriority w:val="34"/>
    <w:pPr>
      <w:ind w:firstLine="420" w:firstLineChars="200"/>
    </w:pPr>
  </w:style>
  <w:style w:type="paragraph" w:customStyle="1" w:styleId="17">
    <w:name w:val="p15"/>
    <w:basedOn w:val="1"/>
    <w:qFormat/>
    <w:uiPriority w:val="0"/>
    <w:pPr>
      <w:widowControl/>
      <w:ind w:firstLine="420"/>
    </w:pPr>
    <w:rPr>
      <w:kern w:val="0"/>
      <w:szCs w:val="21"/>
    </w:rPr>
  </w:style>
  <w:style w:type="paragraph" w:customStyle="1" w:styleId="18">
    <w:name w:val="p0"/>
    <w:basedOn w:val="1"/>
    <w:qFormat/>
    <w:uiPriority w:val="0"/>
    <w:pPr>
      <w:widowControl/>
    </w:pPr>
    <w:rPr>
      <w:kern w:val="0"/>
      <w:szCs w:val="21"/>
    </w:rPr>
  </w:style>
  <w:style w:type="paragraph" w:customStyle="1" w:styleId="19">
    <w:name w:val="列出段落1"/>
    <w:basedOn w:val="1"/>
    <w:qFormat/>
    <w:uiPriority w:val="34"/>
    <w:pPr>
      <w:ind w:firstLine="420" w:firstLineChars="200"/>
    </w:pPr>
    <w:rPr>
      <w:szCs w:val="20"/>
    </w:rPr>
  </w:style>
  <w:style w:type="paragraph" w:customStyle="1" w:styleId="20">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21">
    <w:name w:val="[Normal]"/>
    <w:qFormat/>
    <w:uiPriority w:val="0"/>
    <w:pPr>
      <w:widowControl w:val="0"/>
      <w:autoSpaceDE w:val="0"/>
      <w:autoSpaceDN w:val="0"/>
      <w:adjustRightInd w:val="0"/>
    </w:pPr>
    <w:rPr>
      <w:rFonts w:ascii="宋体" w:hAnsi="Calibri" w:eastAsia="宋体" w:cs="宋体"/>
      <w:sz w:val="24"/>
      <w:szCs w:val="24"/>
      <w:lang w:val="en-US" w:eastAsia="zh-CN" w:bidi="ar-SA"/>
    </w:rPr>
  </w:style>
  <w:style w:type="character" w:customStyle="1" w:styleId="22">
    <w:name w:val="批注框文本 字符"/>
    <w:basedOn w:val="11"/>
    <w:link w:val="5"/>
    <w:semiHidden/>
    <w:qFormat/>
    <w:uiPriority w:val="99"/>
    <w:rPr>
      <w:rFonts w:ascii="Times New Roman" w:hAnsi="Times New Roman" w:eastAsia="宋体" w:cs="Times New Roman"/>
      <w:sz w:val="18"/>
      <w:szCs w:val="18"/>
    </w:rPr>
  </w:style>
  <w:style w:type="paragraph" w:customStyle="1" w:styleId="23">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4">
    <w:name w:val="批注文字 字符"/>
    <w:basedOn w:val="11"/>
    <w:link w:val="4"/>
    <w:semiHidden/>
    <w:qFormat/>
    <w:uiPriority w:val="0"/>
    <w:rPr>
      <w:kern w:val="2"/>
      <w:sz w:val="21"/>
      <w:szCs w:val="24"/>
    </w:rPr>
  </w:style>
  <w:style w:type="character" w:customStyle="1" w:styleId="25">
    <w:name w:val="批注主题 字符"/>
    <w:basedOn w:val="24"/>
    <w:link w:val="8"/>
    <w:semiHidden/>
    <w:qFormat/>
    <w:uiPriority w:val="0"/>
    <w:rPr>
      <w:b/>
      <w:bCs/>
      <w:kern w:val="2"/>
      <w:sz w:val="21"/>
      <w:szCs w:val="24"/>
    </w:rPr>
  </w:style>
  <w:style w:type="character" w:customStyle="1" w:styleId="26">
    <w:name w:val="页脚 字符"/>
    <w:basedOn w:val="11"/>
    <w:link w:val="6"/>
    <w:qFormat/>
    <w:uiPriority w:val="99"/>
    <w:rPr>
      <w:kern w:val="2"/>
      <w:sz w:val="18"/>
      <w:szCs w:val="18"/>
    </w:rPr>
  </w:style>
  <w:style w:type="paragraph" w:customStyle="1" w:styleId="27">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28">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0" Type="http://schemas.microsoft.com/office/2011/relationships/people" Target="people.xml"/><Relationship Id="rId8" Type="http://schemas.openxmlformats.org/officeDocument/2006/relationships/image" Target="media/image2.wmf"/><Relationship Id="rId79" Type="http://schemas.openxmlformats.org/officeDocument/2006/relationships/fontTable" Target="fontTable.xml"/><Relationship Id="rId78" Type="http://schemas.openxmlformats.org/officeDocument/2006/relationships/numbering" Target="numbering.xml"/><Relationship Id="rId77" Type="http://schemas.openxmlformats.org/officeDocument/2006/relationships/image" Target="media/image43.wmf"/><Relationship Id="rId76" Type="http://schemas.openxmlformats.org/officeDocument/2006/relationships/oleObject" Target="embeddings/oleObject30.bin"/><Relationship Id="rId75" Type="http://schemas.openxmlformats.org/officeDocument/2006/relationships/image" Target="media/image42.wmf"/><Relationship Id="rId74" Type="http://schemas.openxmlformats.org/officeDocument/2006/relationships/oleObject" Target="embeddings/oleObject29.bin"/><Relationship Id="rId73" Type="http://schemas.openxmlformats.org/officeDocument/2006/relationships/image" Target="media/image41.wmf"/><Relationship Id="rId72" Type="http://schemas.openxmlformats.org/officeDocument/2006/relationships/oleObject" Target="embeddings/oleObject28.bin"/><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oleObject" Target="embeddings/oleObject2.bin"/><Relationship Id="rId69" Type="http://schemas.openxmlformats.org/officeDocument/2006/relationships/oleObject" Target="embeddings/oleObject26.bin"/><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1.wmf"/><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oleObject" Target="embeddings/oleObject1.bin"/><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theme" Target="theme/theme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png"/><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footer" Target="foot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oleObject" Target="embeddings/oleObject6.bin"/><Relationship Id="rId15" Type="http://schemas.openxmlformats.org/officeDocument/2006/relationships/image" Target="media/image6.wmf"/><Relationship Id="rId14" Type="http://schemas.openxmlformats.org/officeDocument/2006/relationships/oleObject" Target="embeddings/oleObject5.bin"/><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Company>
  <Pages>11</Pages>
  <Words>1511</Words>
  <Characters>8614</Characters>
  <Lines>71</Lines>
  <Paragraphs>20</Paragraphs>
  <TotalTime>0</TotalTime>
  <ScaleCrop>false</ScaleCrop>
  <LinksUpToDate>false</LinksUpToDate>
  <CharactersWithSpaces>10105</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2018-11-10T10:21:00Z</dcterms:created>
  <dc:creator>王珺</dc:creator>
  <cp:lastModifiedBy>王雅洁</cp:lastModifiedBy>
  <dcterms:modified xsi:type="dcterms:W3CDTF">2024-12-13T10:08:59Z</dcterms:modified>
  <dc:title>填报机构：衍生工具名义本金达到5000亿元，或占总资产比例达到30%的商业银行</dc:title>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0854F072B7A547AD9524101E13B8CA28_13</vt:lpwstr>
  </property>
</Properties>
</file>