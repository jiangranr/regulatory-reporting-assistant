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bookmarkStart w:id="0" w:name="_Toc379555450"/>
      <w:bookmarkStart w:id="1" w:name="_Toc349141679"/>
      <w:bookmarkStart w:id="2" w:name="_Toc349055215"/>
      <w:bookmarkStart w:id="3" w:name="_Toc352575128"/>
      <w:r>
        <w:rPr>
          <w:rFonts w:hint="eastAsia"/>
        </w:rPr>
        <w:t>G4B_V 资产管理产品风险加权资产汇总表-权重法</w:t>
      </w:r>
    </w:p>
    <w:p>
      <w:pPr>
        <w:pStyle w:val="2"/>
      </w:pPr>
      <w:r>
        <w:rPr>
          <w:rFonts w:hint="eastAsia"/>
        </w:rPr>
        <w:t>(第一档银行)(新规)</w:t>
      </w:r>
      <w:r>
        <w:t>填报说明</w:t>
      </w:r>
      <w:bookmarkEnd w:id="0"/>
      <w:bookmarkEnd w:id="1"/>
      <w:bookmarkEnd w:id="2"/>
      <w:bookmarkEnd w:id="3"/>
    </w:p>
    <w:p>
      <w:pPr>
        <w:pStyle w:val="6"/>
        <w:ind w:firstLine="0" w:firstLineChars="0"/>
        <w:jc w:val="both"/>
        <w:outlineLvl w:val="0"/>
        <w:rPr>
          <w:rFonts w:ascii="宋体" w:hAnsi="宋体" w:eastAsia="宋体"/>
          <w:b/>
          <w:bCs/>
          <w:color w:val="auto"/>
          <w:sz w:val="21"/>
          <w:szCs w:val="21"/>
        </w:rPr>
      </w:pPr>
    </w:p>
    <w:p>
      <w:pPr>
        <w:pStyle w:val="6"/>
        <w:ind w:firstLine="0" w:firstLineChars="0"/>
        <w:jc w:val="both"/>
        <w:outlineLvl w:val="0"/>
        <w:rPr>
          <w:rFonts w:ascii="宋体" w:hAnsi="宋体" w:eastAsia="宋体"/>
          <w:b/>
          <w:bCs/>
          <w:color w:val="auto"/>
          <w:sz w:val="21"/>
          <w:szCs w:val="21"/>
        </w:rPr>
      </w:pPr>
      <w:r>
        <w:rPr>
          <w:rFonts w:ascii="宋体" w:hAnsi="宋体" w:eastAsia="宋体"/>
          <w:b/>
          <w:bCs/>
          <w:color w:val="auto"/>
          <w:sz w:val="21"/>
          <w:szCs w:val="21"/>
        </w:rPr>
        <w:t>第一部分：引言</w:t>
      </w:r>
    </w:p>
    <w:p>
      <w:pPr>
        <w:spacing w:line="440" w:lineRule="exact"/>
        <w:ind w:firstLine="420" w:firstLineChars="200"/>
      </w:pPr>
      <w:r>
        <w:rPr>
          <w:rFonts w:ascii="宋体" w:hAnsi="宋体"/>
          <w:szCs w:val="21"/>
        </w:rPr>
        <w:t>本表根据《商业银行资本管理办法》</w:t>
      </w:r>
      <w:r>
        <w:rPr>
          <w:rFonts w:hint="eastAsia" w:ascii="宋体" w:hAnsi="宋体"/>
          <w:szCs w:val="21"/>
        </w:rPr>
        <w:t>（以下简称《办法》）的相关</w:t>
      </w:r>
      <w:r>
        <w:rPr>
          <w:rFonts w:ascii="宋体" w:hAnsi="宋体"/>
          <w:szCs w:val="21"/>
        </w:rPr>
        <w:t>要求，</w:t>
      </w:r>
      <w:r>
        <w:rPr>
          <w:rFonts w:hint="eastAsia" w:ascii="宋体" w:hAnsi="宋体"/>
          <w:szCs w:val="21"/>
        </w:rPr>
        <w:t>反映银行账簿资产管理产品的风险加权资产</w:t>
      </w:r>
      <w:r>
        <w:rPr>
          <w:rFonts w:hint="eastAsia"/>
        </w:rPr>
        <w:t>整体情况，数据来源于</w:t>
      </w:r>
      <w:r>
        <w:rPr>
          <w:rFonts w:hint="eastAsia"/>
          <w:bCs/>
          <w:szCs w:val="21"/>
        </w:rPr>
        <w:t>《G4B-5（a）《资产管理产品风险加权资产计算表（银行账簿、权重法）填报说明》</w:t>
      </w:r>
      <w:r>
        <w:rPr>
          <w:rFonts w:hint="eastAsia"/>
        </w:rPr>
        <w:t>的工作底稿。</w:t>
      </w:r>
    </w:p>
    <w:p>
      <w:pPr>
        <w:pStyle w:val="6"/>
        <w:ind w:firstLine="0" w:firstLineChars="0"/>
        <w:jc w:val="both"/>
        <w:outlineLvl w:val="0"/>
        <w:rPr>
          <w:rFonts w:ascii="宋体" w:hAnsi="宋体" w:eastAsia="宋体"/>
          <w:b/>
          <w:bCs/>
          <w:color w:val="auto"/>
          <w:sz w:val="21"/>
          <w:szCs w:val="21"/>
        </w:rPr>
      </w:pPr>
      <w:r>
        <w:rPr>
          <w:rFonts w:ascii="宋体" w:hAnsi="宋体" w:eastAsia="宋体"/>
          <w:b/>
          <w:bCs/>
          <w:color w:val="auto"/>
          <w:sz w:val="21"/>
          <w:szCs w:val="21"/>
        </w:rPr>
        <w:t>第二部分：一般说明</w:t>
      </w:r>
    </w:p>
    <w:p>
      <w:pPr>
        <w:spacing w:line="440" w:lineRule="exact"/>
        <w:ind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</w:rPr>
        <w:t>．</w:t>
      </w:r>
      <w:r>
        <w:rPr>
          <w:rFonts w:ascii="宋体" w:hAnsi="宋体"/>
          <w:szCs w:val="21"/>
        </w:rPr>
        <w:t>报表名称：</w:t>
      </w:r>
      <w:r>
        <w:rPr>
          <w:rFonts w:hint="eastAsia" w:ascii="宋体" w:hAnsi="宋体"/>
          <w:szCs w:val="21"/>
        </w:rPr>
        <w:t>资产管理产品信用风险加权资产汇总表（银行账簿、权重法）。</w:t>
      </w:r>
    </w:p>
    <w:p>
      <w:pPr>
        <w:spacing w:line="440" w:lineRule="exact"/>
        <w:ind w:firstLine="420" w:firstLineChars="20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ascii="宋体" w:hAnsi="宋体"/>
          <w:bCs/>
          <w:szCs w:val="21"/>
        </w:rPr>
        <w:t>2</w:t>
      </w:r>
      <w:r>
        <w:rPr>
          <w:rFonts w:hint="eastAsia" w:ascii="宋体" w:hAnsi="宋体"/>
          <w:bCs/>
          <w:szCs w:val="21"/>
        </w:rPr>
        <w:t>．</w:t>
      </w:r>
      <w:r>
        <w:rPr>
          <w:rFonts w:ascii="宋体" w:hAnsi="宋体"/>
          <w:bCs/>
          <w:szCs w:val="21"/>
        </w:rPr>
        <w:t>报表编码</w:t>
      </w:r>
      <w:r>
        <w:rPr>
          <w:rFonts w:ascii="宋体" w:hAnsi="宋体"/>
          <w:szCs w:val="21"/>
        </w:rPr>
        <w:t>：</w:t>
      </w:r>
      <w:r>
        <w:rPr>
          <w:rFonts w:hint="eastAsia" w:ascii="宋体" w:hAnsi="宋体"/>
          <w:szCs w:val="21"/>
          <w:lang w:eastAsia="zh-CN"/>
        </w:rPr>
        <w:t>金监统</w:t>
      </w:r>
      <w:r>
        <w:rPr>
          <w:rFonts w:hint="eastAsia" w:ascii="宋体" w:hAnsi="宋体"/>
          <w:szCs w:val="21"/>
          <w:lang w:val="en-US" w:eastAsia="zh-CN"/>
        </w:rPr>
        <w:t>G4B_V号。</w:t>
      </w:r>
      <w:bookmarkStart w:id="5" w:name="_GoBack"/>
      <w:bookmarkEnd w:id="5"/>
    </w:p>
    <w:p>
      <w:pPr>
        <w:spacing w:line="440" w:lineRule="exact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3．</w:t>
      </w:r>
      <w:r>
        <w:rPr>
          <w:rFonts w:ascii="宋体" w:hAnsi="宋体"/>
          <w:szCs w:val="21"/>
        </w:rPr>
        <w:t>填报机构：</w:t>
      </w:r>
      <w:r>
        <w:rPr>
          <w:rFonts w:hint="eastAsia" w:ascii="宋体" w:hAnsi="宋体"/>
          <w:szCs w:val="21"/>
        </w:rPr>
        <w:t>符合《办法》第一档商业银行标准的开发性金融机构和政策性银</w:t>
      </w:r>
      <w:r>
        <w:rPr>
          <w:rFonts w:ascii="宋体" w:hAnsi="宋体"/>
          <w:szCs w:val="21"/>
        </w:rPr>
        <w:t>行、</w:t>
      </w:r>
      <w:r>
        <w:rPr>
          <w:rFonts w:hint="eastAsia" w:ascii="宋体" w:hAnsi="宋体"/>
          <w:szCs w:val="21"/>
        </w:rPr>
        <w:t>大型商业银行（含邮储银行）、股份制商业银行、城市商业银行、民营银行、农村商业银行、农村合作银行、农村信用合作社、村镇银行、外资法人银行、外国银行分行(仅报人民币账户数据)、企业集团财务公司、金融租赁公司、汽车金融公司、消费金融公司</w:t>
      </w:r>
      <w:r>
        <w:rPr>
          <w:rFonts w:ascii="宋体" w:hAnsi="宋体"/>
          <w:szCs w:val="21"/>
        </w:rPr>
        <w:t>。</w:t>
      </w:r>
    </w:p>
    <w:p>
      <w:pPr>
        <w:spacing w:line="440" w:lineRule="exact"/>
        <w:ind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4</w:t>
      </w:r>
      <w:r>
        <w:rPr>
          <w:rFonts w:hint="eastAsia" w:ascii="宋体" w:hAnsi="宋体"/>
          <w:bCs/>
          <w:szCs w:val="21"/>
        </w:rPr>
        <w:t>．</w:t>
      </w:r>
      <w:r>
        <w:rPr>
          <w:rFonts w:ascii="宋体" w:hAnsi="宋体"/>
          <w:szCs w:val="21"/>
        </w:rPr>
        <w:t>报送</w:t>
      </w:r>
      <w:r>
        <w:rPr>
          <w:rFonts w:hint="eastAsia" w:ascii="宋体" w:hAnsi="宋体"/>
          <w:szCs w:val="21"/>
        </w:rPr>
        <w:t>口径、</w:t>
      </w:r>
      <w:r>
        <w:rPr>
          <w:rFonts w:ascii="宋体" w:hAnsi="宋体"/>
          <w:szCs w:val="21"/>
        </w:rPr>
        <w:t>频度</w:t>
      </w:r>
      <w:r>
        <w:rPr>
          <w:rFonts w:hint="eastAsia" w:ascii="宋体" w:hAnsi="宋体"/>
          <w:szCs w:val="21"/>
        </w:rPr>
        <w:t>及时间</w:t>
      </w:r>
      <w:r>
        <w:rPr>
          <w:rFonts w:ascii="宋体" w:hAnsi="宋体"/>
          <w:szCs w:val="21"/>
        </w:rPr>
        <w:t>：</w:t>
      </w:r>
      <w:r>
        <w:rPr>
          <w:rFonts w:hint="eastAsia" w:ascii="宋体" w:hAnsi="宋体"/>
          <w:szCs w:val="21"/>
        </w:rPr>
        <w:t>法人汇总数据（</w:t>
      </w:r>
      <w:r>
        <w:rPr>
          <w:rFonts w:ascii="宋体" w:hAnsi="宋体"/>
          <w:szCs w:val="21"/>
        </w:rPr>
        <w:t>季报</w:t>
      </w:r>
      <w:r>
        <w:rPr>
          <w:rFonts w:hint="eastAsia" w:ascii="宋体" w:hAnsi="宋体"/>
          <w:szCs w:val="21"/>
        </w:rPr>
        <w:t>）</w:t>
      </w:r>
      <w:r>
        <w:rPr>
          <w:rFonts w:ascii="宋体" w:hAnsi="宋体"/>
          <w:szCs w:val="21"/>
        </w:rPr>
        <w:t>为季后</w:t>
      </w:r>
      <w:r>
        <w:rPr>
          <w:rFonts w:hint="eastAsia" w:ascii="宋体" w:hAnsi="宋体"/>
          <w:szCs w:val="21"/>
        </w:rPr>
        <w:t>18</w:t>
      </w:r>
      <w:r>
        <w:rPr>
          <w:rFonts w:ascii="宋体" w:hAnsi="宋体"/>
          <w:szCs w:val="21"/>
        </w:rPr>
        <w:t>日</w:t>
      </w:r>
      <w:r>
        <w:rPr>
          <w:rFonts w:hint="eastAsia" w:ascii="宋体" w:hAnsi="宋体"/>
          <w:szCs w:val="21"/>
        </w:rPr>
        <w:t>内</w:t>
      </w:r>
      <w:r>
        <w:rPr>
          <w:rFonts w:ascii="宋体" w:hAnsi="宋体"/>
          <w:szCs w:val="21"/>
        </w:rPr>
        <w:t>、</w:t>
      </w:r>
      <w:r>
        <w:rPr>
          <w:rFonts w:hint="eastAsia" w:ascii="宋体" w:hAnsi="宋体"/>
          <w:szCs w:val="21"/>
        </w:rPr>
        <w:t>合并报表数据（季</w:t>
      </w:r>
      <w:r>
        <w:rPr>
          <w:rFonts w:ascii="宋体" w:hAnsi="宋体"/>
          <w:szCs w:val="21"/>
        </w:rPr>
        <w:t>报</w:t>
      </w:r>
      <w:r>
        <w:rPr>
          <w:rFonts w:hint="eastAsia" w:ascii="宋体" w:hAnsi="宋体"/>
          <w:szCs w:val="21"/>
        </w:rPr>
        <w:t>）</w:t>
      </w:r>
      <w:r>
        <w:rPr>
          <w:rFonts w:ascii="宋体" w:hAnsi="宋体"/>
          <w:szCs w:val="21"/>
        </w:rPr>
        <w:t>为</w:t>
      </w:r>
      <w:r>
        <w:rPr>
          <w:rFonts w:hint="eastAsia" w:ascii="宋体" w:hAnsi="宋体"/>
          <w:szCs w:val="21"/>
        </w:rPr>
        <w:t>季</w:t>
      </w:r>
      <w:r>
        <w:rPr>
          <w:rFonts w:ascii="宋体" w:hAnsi="宋体"/>
          <w:szCs w:val="21"/>
        </w:rPr>
        <w:t>后</w:t>
      </w:r>
      <w:r>
        <w:rPr>
          <w:rFonts w:hint="eastAsia" w:ascii="宋体" w:hAnsi="宋体"/>
          <w:szCs w:val="21"/>
        </w:rPr>
        <w:t>40</w:t>
      </w:r>
      <w:r>
        <w:rPr>
          <w:rFonts w:ascii="宋体" w:hAnsi="宋体"/>
          <w:szCs w:val="21"/>
        </w:rPr>
        <w:t>日</w:t>
      </w:r>
      <w:r>
        <w:rPr>
          <w:rFonts w:hint="eastAsia" w:ascii="宋体" w:hAnsi="宋体"/>
          <w:szCs w:val="21"/>
        </w:rPr>
        <w:t>内</w:t>
      </w:r>
      <w:r>
        <w:rPr>
          <w:rFonts w:ascii="宋体" w:hAnsi="宋体"/>
          <w:szCs w:val="21"/>
        </w:rPr>
        <w:t>。</w:t>
      </w:r>
    </w:p>
    <w:p>
      <w:pPr>
        <w:spacing w:line="440" w:lineRule="exact"/>
        <w:ind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5</w:t>
      </w:r>
      <w:r>
        <w:rPr>
          <w:rFonts w:hint="eastAsia" w:ascii="宋体" w:hAnsi="宋体"/>
          <w:bCs/>
          <w:szCs w:val="21"/>
        </w:rPr>
        <w:t>．</w:t>
      </w:r>
      <w:r>
        <w:rPr>
          <w:rFonts w:ascii="宋体" w:hAnsi="宋体"/>
          <w:szCs w:val="21"/>
        </w:rPr>
        <w:t>报送方式：以电子报表形式报送</w:t>
      </w:r>
      <w:r>
        <w:rPr>
          <w:rFonts w:hint="eastAsia" w:ascii="宋体" w:hAnsi="宋体"/>
          <w:szCs w:val="21"/>
          <w:lang w:eastAsia="zh-CN"/>
        </w:rPr>
        <w:t>国家金融监督管理总局</w:t>
      </w:r>
      <w:r>
        <w:rPr>
          <w:rFonts w:ascii="宋体" w:hAnsi="宋体"/>
          <w:szCs w:val="21"/>
        </w:rPr>
        <w:t>。</w:t>
      </w:r>
    </w:p>
    <w:p>
      <w:pPr>
        <w:spacing w:line="440" w:lineRule="exact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6．</w:t>
      </w:r>
      <w:r>
        <w:rPr>
          <w:rFonts w:ascii="宋体" w:hAnsi="宋体"/>
          <w:szCs w:val="21"/>
        </w:rPr>
        <w:t>数据单位：万元，百分比。</w:t>
      </w:r>
    </w:p>
    <w:p>
      <w:pPr>
        <w:spacing w:line="440" w:lineRule="exact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7．</w:t>
      </w:r>
      <w:r>
        <w:rPr>
          <w:rFonts w:ascii="宋体" w:hAnsi="宋体"/>
          <w:szCs w:val="21"/>
        </w:rPr>
        <w:t>四舍五入要求：金额保留</w:t>
      </w:r>
      <w:r>
        <w:rPr>
          <w:rFonts w:hint="eastAsia" w:ascii="宋体" w:hAnsi="宋体"/>
          <w:szCs w:val="21"/>
        </w:rPr>
        <w:t>两位小数</w:t>
      </w:r>
      <w:r>
        <w:rPr>
          <w:rFonts w:ascii="宋体" w:hAnsi="宋体"/>
          <w:szCs w:val="21"/>
        </w:rPr>
        <w:t>，百分比保留两位小数。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8．填报币种：本表要求以本外币合计人民币数据填报。银行业金融机构将外币折算为人民币时，应按照报告期末最后一天国家外汇管理局公布的人民币兑美元、欧元、日元和港币的基准汇价进行折算。</w:t>
      </w:r>
      <w:r>
        <w:rPr>
          <w:rFonts w:ascii="宋体" w:hAnsi="宋体" w:eastAsia="宋体"/>
          <w:color w:val="auto"/>
          <w:sz w:val="21"/>
          <w:szCs w:val="21"/>
        </w:rPr>
        <w:t>美元、</w:t>
      </w:r>
      <w:r>
        <w:rPr>
          <w:rFonts w:hint="eastAsia" w:ascii="宋体" w:hAnsi="宋体" w:eastAsia="宋体"/>
          <w:color w:val="auto"/>
          <w:sz w:val="21"/>
          <w:szCs w:val="21"/>
        </w:rPr>
        <w:t>欧元、</w:t>
      </w:r>
      <w:r>
        <w:rPr>
          <w:rFonts w:ascii="宋体" w:hAnsi="宋体" w:eastAsia="宋体"/>
          <w:color w:val="auto"/>
          <w:sz w:val="21"/>
          <w:szCs w:val="21"/>
        </w:rPr>
        <w:t>日元</w:t>
      </w:r>
      <w:r>
        <w:rPr>
          <w:rFonts w:hint="eastAsia" w:ascii="宋体" w:hAnsi="宋体" w:eastAsia="宋体"/>
          <w:color w:val="auto"/>
          <w:sz w:val="21"/>
          <w:szCs w:val="21"/>
        </w:rPr>
        <w:t>和</w:t>
      </w:r>
      <w:r>
        <w:rPr>
          <w:rFonts w:ascii="宋体" w:hAnsi="宋体" w:eastAsia="宋体"/>
          <w:color w:val="auto"/>
          <w:sz w:val="21"/>
          <w:szCs w:val="21"/>
        </w:rPr>
        <w:t>港币等</w:t>
      </w:r>
      <w:r>
        <w:rPr>
          <w:rFonts w:hint="eastAsia" w:ascii="宋体" w:hAnsi="宋体" w:eastAsia="宋体"/>
          <w:color w:val="auto"/>
          <w:sz w:val="21"/>
          <w:szCs w:val="21"/>
        </w:rPr>
        <w:t>四种主要货币</w:t>
      </w:r>
      <w:r>
        <w:rPr>
          <w:rFonts w:ascii="宋体" w:hAnsi="宋体" w:eastAsia="宋体"/>
          <w:color w:val="auto"/>
          <w:sz w:val="21"/>
          <w:szCs w:val="21"/>
        </w:rPr>
        <w:t>以外的其他货币对人民币的</w:t>
      </w:r>
      <w:r>
        <w:rPr>
          <w:rFonts w:hint="eastAsia" w:ascii="宋体" w:hAnsi="宋体" w:eastAsia="宋体"/>
          <w:color w:val="auto"/>
          <w:sz w:val="21"/>
          <w:szCs w:val="21"/>
        </w:rPr>
        <w:t>折算</w:t>
      </w:r>
      <w:r>
        <w:rPr>
          <w:rFonts w:ascii="宋体" w:hAnsi="宋体" w:eastAsia="宋体"/>
          <w:color w:val="auto"/>
          <w:sz w:val="21"/>
          <w:szCs w:val="21"/>
        </w:rPr>
        <w:t>汇率，</w:t>
      </w:r>
      <w:r>
        <w:rPr>
          <w:rFonts w:hint="eastAsia" w:ascii="宋体" w:hAnsi="宋体" w:eastAsia="宋体"/>
          <w:color w:val="auto"/>
          <w:sz w:val="21"/>
          <w:szCs w:val="21"/>
        </w:rPr>
        <w:t>以报告期末最后一天</w:t>
      </w:r>
      <w:r>
        <w:rPr>
          <w:rFonts w:ascii="宋体" w:hAnsi="宋体" w:eastAsia="宋体"/>
          <w:color w:val="auto"/>
          <w:sz w:val="21"/>
          <w:szCs w:val="21"/>
        </w:rPr>
        <w:t>美元对人民币的基准汇率与</w:t>
      </w:r>
      <w:r>
        <w:rPr>
          <w:rFonts w:hint="eastAsia" w:ascii="宋体" w:hAnsi="宋体" w:eastAsia="宋体"/>
          <w:color w:val="auto"/>
          <w:sz w:val="21"/>
          <w:szCs w:val="21"/>
        </w:rPr>
        <w:t>同一天</w:t>
      </w:r>
      <w:r>
        <w:rPr>
          <w:rFonts w:ascii="宋体" w:hAnsi="宋体" w:eastAsia="宋体"/>
          <w:color w:val="auto"/>
          <w:sz w:val="21"/>
          <w:szCs w:val="21"/>
        </w:rPr>
        <w:t>上午9时国际外汇市场</w:t>
      </w:r>
      <w:r>
        <w:rPr>
          <w:rFonts w:hint="eastAsia" w:ascii="宋体" w:hAnsi="宋体" w:eastAsia="宋体"/>
          <w:color w:val="auto"/>
          <w:sz w:val="21"/>
          <w:szCs w:val="21"/>
        </w:rPr>
        <w:t>其他货币</w:t>
      </w:r>
      <w:r>
        <w:rPr>
          <w:rFonts w:ascii="宋体" w:hAnsi="宋体" w:eastAsia="宋体"/>
          <w:color w:val="auto"/>
          <w:sz w:val="21"/>
          <w:szCs w:val="21"/>
        </w:rPr>
        <w:t>兑美元汇率套算确定</w:t>
      </w:r>
      <w:r>
        <w:rPr>
          <w:rFonts w:hint="eastAsia" w:ascii="宋体" w:hAnsi="宋体" w:eastAsia="宋体"/>
          <w:color w:val="auto"/>
          <w:sz w:val="21"/>
          <w:szCs w:val="21"/>
        </w:rPr>
        <w:t>。</w:t>
      </w:r>
    </w:p>
    <w:p>
      <w:pPr>
        <w:pStyle w:val="6"/>
        <w:ind w:firstLine="0" w:firstLineChars="0"/>
        <w:jc w:val="both"/>
        <w:outlineLvl w:val="0"/>
        <w:rPr>
          <w:rFonts w:ascii="宋体" w:hAnsi="宋体" w:eastAsia="宋体"/>
          <w:b/>
          <w:color w:val="auto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第三部分：具体说明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bookmarkStart w:id="4" w:name="_Hlk111649981"/>
      <w:r>
        <w:rPr>
          <w:rFonts w:ascii="宋体" w:hAnsi="宋体" w:eastAsia="宋体"/>
          <w:color w:val="auto"/>
          <w:sz w:val="21"/>
          <w:szCs w:val="21"/>
        </w:rPr>
        <w:t>1</w:t>
      </w:r>
      <w:r>
        <w:rPr>
          <w:rFonts w:hint="eastAsia" w:ascii="宋体" w:hAnsi="宋体" w:eastAsia="宋体"/>
          <w:color w:val="auto"/>
          <w:sz w:val="21"/>
          <w:szCs w:val="21"/>
        </w:rPr>
        <w:t>、本表反映银行账簿资产管理产品投资业务的风险加权资产汇总情况，包括商业银行应计入表外项目的资产管理产品（如认购资产管理产品的承诺）。具体计量方法见《办法》附件12。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2、资产管理产品采用穿透法识别出的各风险暴露，如公司风险暴露、资产证券化风险暴露等，也应填入对应的报表中。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3、资产管理产品计量中产生的交易对手信用风险、信用估值调整风险相关数据，也应填入对应的报表中。</w:t>
      </w:r>
    </w:p>
    <w:p>
      <w:pPr>
        <w:pStyle w:val="6"/>
        <w:ind w:firstLine="420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4、各类型资产管理产品的风险加权资产的详细计算见《G4B-5（a）资产管理产品风险加权资产计算表（银行账簿、权重法）》及对应的填报说明。</w:t>
      </w:r>
    </w:p>
    <w:p>
      <w:pPr>
        <w:pStyle w:val="6"/>
        <w:ind w:firstLine="0" w:firstLineChars="0"/>
        <w:jc w:val="both"/>
        <w:rPr>
          <w:rFonts w:ascii="宋体" w:hAnsi="宋体" w:eastAsia="宋体"/>
          <w:color w:val="auto"/>
          <w:sz w:val="21"/>
          <w:szCs w:val="21"/>
        </w:rPr>
      </w:pPr>
    </w:p>
    <w:p>
      <w:pPr>
        <w:pStyle w:val="6"/>
        <w:ind w:firstLine="420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[1.1</w:t>
      </w:r>
      <w:r>
        <w:rPr>
          <w:rFonts w:ascii="宋体" w:hAnsi="宋体" w:eastAsia="宋体"/>
          <w:color w:val="auto"/>
          <w:sz w:val="21"/>
          <w:szCs w:val="21"/>
        </w:rPr>
        <w:t>/2.1</w:t>
      </w:r>
      <w:r>
        <w:rPr>
          <w:rFonts w:hint="eastAsia" w:ascii="宋体" w:hAnsi="宋体" w:eastAsia="宋体"/>
          <w:color w:val="auto"/>
          <w:sz w:val="21"/>
          <w:szCs w:val="21"/>
        </w:rPr>
        <w:t>公募基金]：是指受政府主管部门监管的，通过公开发售基金份额募集资金，有基金托管人托管，由基金管理人管理和运作资金，为基金份额持有人的利益，以资产组合方式进行证券投资的一种利益共享、风险共担的集合投资方式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[1.1.1</w:t>
      </w:r>
      <w:r>
        <w:rPr>
          <w:rFonts w:ascii="宋体" w:hAnsi="宋体" w:eastAsia="宋体"/>
          <w:color w:val="auto"/>
          <w:sz w:val="21"/>
          <w:szCs w:val="21"/>
        </w:rPr>
        <w:t>/2.1.1</w:t>
      </w:r>
      <w:r>
        <w:rPr>
          <w:rFonts w:hint="eastAsia" w:ascii="宋体" w:hAnsi="宋体" w:eastAsia="宋体"/>
          <w:color w:val="auto"/>
          <w:sz w:val="21"/>
          <w:szCs w:val="21"/>
        </w:rPr>
        <w:t>货币基金]：是指仅投资于货币市场工具的公募基金。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[1.1.2</w:t>
      </w:r>
      <w:r>
        <w:rPr>
          <w:rFonts w:ascii="宋体" w:hAnsi="宋体" w:eastAsia="宋体"/>
          <w:color w:val="auto"/>
          <w:sz w:val="21"/>
          <w:szCs w:val="21"/>
        </w:rPr>
        <w:t>/2.1.2</w:t>
      </w:r>
      <w:r>
        <w:rPr>
          <w:rFonts w:hint="eastAsia" w:ascii="宋体" w:hAnsi="宋体" w:eastAsia="宋体"/>
          <w:color w:val="auto"/>
          <w:sz w:val="21"/>
          <w:szCs w:val="21"/>
        </w:rPr>
        <w:t>债券基金]：是指百分之八十以上的基金资产投资于债券的公募基金。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[1.1.3</w:t>
      </w:r>
      <w:r>
        <w:rPr>
          <w:rFonts w:ascii="宋体" w:hAnsi="宋体" w:eastAsia="宋体"/>
          <w:color w:val="auto"/>
          <w:sz w:val="21"/>
          <w:szCs w:val="21"/>
        </w:rPr>
        <w:t>/2.1.3</w:t>
      </w:r>
      <w:r>
        <w:rPr>
          <w:rFonts w:hint="eastAsia" w:ascii="宋体" w:hAnsi="宋体" w:eastAsia="宋体"/>
          <w:color w:val="auto"/>
          <w:sz w:val="21"/>
          <w:szCs w:val="21"/>
        </w:rPr>
        <w:t>其他公募基金]：是指股票基金、混合基金等未包含在以上分类的公募基金。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[1.2</w:t>
      </w:r>
      <w:r>
        <w:rPr>
          <w:rFonts w:ascii="宋体" w:hAnsi="宋体" w:eastAsia="宋体"/>
          <w:color w:val="auto"/>
          <w:sz w:val="21"/>
          <w:szCs w:val="21"/>
        </w:rPr>
        <w:t>/2.2</w:t>
      </w:r>
      <w:r>
        <w:rPr>
          <w:rFonts w:hint="eastAsia" w:ascii="宋体" w:hAnsi="宋体" w:eastAsia="宋体"/>
          <w:color w:val="auto"/>
          <w:sz w:val="21"/>
          <w:szCs w:val="21"/>
        </w:rPr>
        <w:t>非保本理财]：是指由银行发行的不保证投资者本金不发生投资损失，也不承诺收益水平的理财产品。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[1.3</w:t>
      </w:r>
      <w:r>
        <w:rPr>
          <w:rFonts w:ascii="宋体" w:hAnsi="宋体" w:eastAsia="宋体"/>
          <w:color w:val="auto"/>
          <w:sz w:val="21"/>
          <w:szCs w:val="21"/>
        </w:rPr>
        <w:t>/2.3</w:t>
      </w:r>
      <w:r>
        <w:rPr>
          <w:rFonts w:hint="eastAsia" w:ascii="宋体" w:hAnsi="宋体" w:eastAsia="宋体"/>
          <w:color w:val="auto"/>
          <w:sz w:val="21"/>
          <w:szCs w:val="21"/>
        </w:rPr>
        <w:t>证券业资管产品（除公募基金）]：是指除公募基金（已在1.1/2.1中统计）外，由证券业金融机构发行的各类资产管理产品。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[1.4</w:t>
      </w:r>
      <w:r>
        <w:rPr>
          <w:rFonts w:ascii="宋体" w:hAnsi="宋体" w:eastAsia="宋体"/>
          <w:color w:val="auto"/>
          <w:sz w:val="21"/>
          <w:szCs w:val="21"/>
        </w:rPr>
        <w:t>/2.4</w:t>
      </w:r>
      <w:r>
        <w:rPr>
          <w:rFonts w:hint="eastAsia" w:ascii="宋体" w:hAnsi="宋体" w:eastAsia="宋体"/>
          <w:color w:val="auto"/>
          <w:sz w:val="21"/>
          <w:szCs w:val="21"/>
        </w:rPr>
        <w:t>信托公司资管产品]：是指由信托公司发行的各类资产管理类产品。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[1.5</w:t>
      </w:r>
      <w:r>
        <w:rPr>
          <w:rFonts w:ascii="宋体" w:hAnsi="宋体" w:eastAsia="宋体"/>
          <w:color w:val="auto"/>
          <w:sz w:val="21"/>
          <w:szCs w:val="21"/>
        </w:rPr>
        <w:t>/2.5</w:t>
      </w:r>
      <w:r>
        <w:rPr>
          <w:rFonts w:hint="eastAsia" w:ascii="宋体" w:hAnsi="宋体" w:eastAsia="宋体"/>
          <w:color w:val="auto"/>
          <w:sz w:val="21"/>
          <w:szCs w:val="21"/>
        </w:rPr>
        <w:t>保险业资管产品]：是指由保险业金融机构发行的各类资产管理产品。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[1.6</w:t>
      </w:r>
      <w:r>
        <w:rPr>
          <w:rFonts w:ascii="宋体" w:hAnsi="宋体" w:eastAsia="宋体"/>
          <w:color w:val="auto"/>
          <w:sz w:val="21"/>
          <w:szCs w:val="21"/>
        </w:rPr>
        <w:t>/2.</w:t>
      </w:r>
      <w:r>
        <w:rPr>
          <w:rFonts w:hint="eastAsia" w:ascii="宋体" w:hAnsi="宋体" w:eastAsia="宋体"/>
          <w:color w:val="auto"/>
          <w:sz w:val="21"/>
          <w:szCs w:val="21"/>
        </w:rPr>
        <w:t>6私募基金]：以非公开方式向投资者募集资金设立的投资基金，包括私募证券投资基金、私募股权投资基金、私募创业投资基金等。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[1.7</w:t>
      </w:r>
      <w:r>
        <w:rPr>
          <w:rFonts w:ascii="宋体" w:hAnsi="宋体" w:eastAsia="宋体"/>
          <w:color w:val="auto"/>
          <w:sz w:val="21"/>
          <w:szCs w:val="21"/>
        </w:rPr>
        <w:t>/2.</w:t>
      </w:r>
      <w:r>
        <w:rPr>
          <w:rFonts w:hint="eastAsia" w:ascii="宋体" w:hAnsi="宋体" w:eastAsia="宋体"/>
          <w:color w:val="auto"/>
          <w:sz w:val="21"/>
          <w:szCs w:val="21"/>
        </w:rPr>
        <w:t>7其他资管产品]：是指由其他金融机构发行的资产管理产品，例如金融资产投资公司等。</w:t>
      </w:r>
    </w:p>
    <w:bookmarkEnd w:id="4"/>
    <w:p>
      <w:pPr>
        <w:pStyle w:val="6"/>
        <w:ind w:firstLine="420"/>
        <w:jc w:val="both"/>
        <w:rPr>
          <w:rFonts w:hint="eastAsia"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>A-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M</w:t>
      </w:r>
      <w:r>
        <w:rPr>
          <w:rFonts w:hint="eastAsia" w:ascii="宋体" w:hAnsi="宋体" w:eastAsia="宋体"/>
          <w:color w:val="auto"/>
          <w:sz w:val="21"/>
          <w:szCs w:val="21"/>
        </w:rPr>
        <w:t>列分别填报《</w:t>
      </w:r>
      <w:r>
        <w:rPr>
          <w:rFonts w:ascii="宋体" w:hAnsi="宋体" w:eastAsia="宋体"/>
          <w:color w:val="auto"/>
          <w:sz w:val="21"/>
          <w:szCs w:val="21"/>
        </w:rPr>
        <w:t>G4</w:t>
      </w:r>
      <w:r>
        <w:rPr>
          <w:rFonts w:hint="eastAsia" w:ascii="宋体" w:hAnsi="宋体" w:eastAsia="宋体"/>
          <w:color w:val="auto"/>
          <w:sz w:val="21"/>
          <w:szCs w:val="21"/>
        </w:rPr>
        <w:t>B</w:t>
      </w:r>
      <w:r>
        <w:rPr>
          <w:rFonts w:ascii="宋体" w:hAnsi="宋体" w:eastAsia="宋体"/>
          <w:color w:val="auto"/>
          <w:sz w:val="21"/>
          <w:szCs w:val="21"/>
        </w:rPr>
        <w:t>-</w:t>
      </w:r>
      <w:r>
        <w:rPr>
          <w:rFonts w:hint="eastAsia" w:ascii="宋体" w:hAnsi="宋体" w:eastAsia="宋体"/>
          <w:color w:val="auto"/>
          <w:sz w:val="21"/>
          <w:szCs w:val="21"/>
        </w:rPr>
        <w:t>5（</w:t>
      </w:r>
      <w:r>
        <w:rPr>
          <w:rFonts w:ascii="宋体" w:hAnsi="宋体" w:eastAsia="宋体"/>
          <w:color w:val="auto"/>
          <w:sz w:val="21"/>
          <w:szCs w:val="21"/>
        </w:rPr>
        <w:t>a</w:t>
      </w:r>
      <w:r>
        <w:rPr>
          <w:rFonts w:hint="eastAsia" w:ascii="宋体" w:hAnsi="宋体" w:eastAsia="宋体"/>
          <w:color w:val="auto"/>
          <w:sz w:val="21"/>
          <w:szCs w:val="21"/>
        </w:rPr>
        <w:t>）资产管理产品风险加权资产计算表（银行账簿、权重法）》工作底稿中对应的汇总结果。</w:t>
      </w:r>
    </w:p>
    <w:p>
      <w:pPr>
        <w:pStyle w:val="6"/>
        <w:spacing w:before="156" w:beforeLines="50"/>
        <w:ind w:firstLine="0" w:firstLineChars="0"/>
        <w:jc w:val="both"/>
        <w:outlineLvl w:val="0"/>
        <w:rPr>
          <w:rFonts w:ascii="宋体" w:hAnsi="宋体" w:eastAsia="宋体"/>
          <w:b/>
          <w:color w:val="auto"/>
          <w:sz w:val="21"/>
          <w:szCs w:val="21"/>
          <w:highlight w:val="yellow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第</w:t>
      </w:r>
      <w:r>
        <w:rPr>
          <w:rFonts w:hint="eastAsia" w:ascii="宋体" w:hAnsi="宋体" w:eastAsia="宋体"/>
          <w:b/>
          <w:color w:val="auto"/>
          <w:sz w:val="21"/>
          <w:szCs w:val="21"/>
        </w:rPr>
        <w:t>四</w:t>
      </w:r>
      <w:r>
        <w:rPr>
          <w:rFonts w:ascii="宋体" w:hAnsi="宋体" w:eastAsia="宋体"/>
          <w:b/>
          <w:color w:val="auto"/>
          <w:sz w:val="21"/>
          <w:szCs w:val="21"/>
        </w:rPr>
        <w:t>部分：核对关系</w:t>
      </w:r>
    </w:p>
    <w:p>
      <w:pPr>
        <w:pStyle w:val="6"/>
        <w:ind w:firstLine="422"/>
        <w:jc w:val="both"/>
        <w:outlineLvl w:val="1"/>
        <w:rPr>
          <w:rFonts w:ascii="宋体" w:hAnsi="宋体" w:eastAsia="宋体"/>
          <w:b/>
          <w:bCs/>
          <w:color w:val="auto"/>
          <w:sz w:val="21"/>
          <w:szCs w:val="21"/>
        </w:rPr>
      </w:pPr>
      <w:r>
        <w:rPr>
          <w:rFonts w:ascii="宋体" w:hAnsi="宋体" w:eastAsia="宋体"/>
          <w:b/>
          <w:bCs/>
          <w:color w:val="auto"/>
          <w:sz w:val="21"/>
          <w:szCs w:val="21"/>
        </w:rPr>
        <w:t>1.表内核对关系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]=[1.1]+[1.2]+[1.3]+[1.4]+[1.5]+[1.6]+[1.7]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[1.1]=[1.1.1]+[1.1.2]+[1.1.3]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2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]=[2.1]+[2.2]+[2.3]+[2.4]+[2.5]+[2.6]+[2.7]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[2.1]= [2.1.1]+[2.1.2]+[2.1.3]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3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]=[</w:t>
      </w:r>
      <w:r>
        <w:rPr>
          <w:rFonts w:hint="eastAsia" w:ascii="宋体" w:hAnsi="宋体" w:eastAsia="宋体"/>
          <w:color w:val="auto"/>
          <w:sz w:val="21"/>
          <w:szCs w:val="21"/>
        </w:rPr>
        <w:t>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</w:rPr>
        <w:t>+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2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</w:p>
    <w:p>
      <w:pPr>
        <w:pStyle w:val="6"/>
        <w:ind w:firstLine="422"/>
        <w:jc w:val="both"/>
        <w:outlineLvl w:val="1"/>
        <w:rPr>
          <w:rFonts w:ascii="宋体" w:hAnsi="宋体" w:eastAsia="宋体"/>
          <w:b/>
          <w:bCs/>
          <w:color w:val="auto"/>
          <w:sz w:val="21"/>
          <w:szCs w:val="21"/>
        </w:rPr>
      </w:pPr>
      <w:r>
        <w:rPr>
          <w:rFonts w:ascii="宋体" w:hAnsi="宋体" w:eastAsia="宋体"/>
          <w:b/>
          <w:bCs/>
          <w:color w:val="auto"/>
          <w:sz w:val="21"/>
          <w:szCs w:val="21"/>
        </w:rPr>
        <w:t>2.表间核对关系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  <w:lang w:val="pt-BR"/>
        </w:rPr>
        <w:t>与</w:t>
      </w:r>
      <w:r>
        <w:rPr>
          <w:rFonts w:ascii="宋体" w:hAnsi="宋体" w:eastAsia="宋体"/>
          <w:color w:val="auto"/>
          <w:sz w:val="21"/>
          <w:szCs w:val="21"/>
        </w:rPr>
        <w:t>G4B_1之间：</w:t>
      </w:r>
    </w:p>
    <w:p>
      <w:pPr>
        <w:pStyle w:val="6"/>
        <w:ind w:firstLine="420"/>
        <w:jc w:val="both"/>
        <w:outlineLvl w:val="1"/>
        <w:rPr>
          <w:ins w:id="0" w:author="陈静" w:date="2024-12-12T15:22:32Z"/>
          <w:rFonts w:hint="eastAsia" w:ascii="宋体" w:hAnsi="宋体" w:eastAsia="宋体"/>
          <w:color w:val="auto"/>
          <w:sz w:val="21"/>
          <w:szCs w:val="21"/>
          <w:highlight w:val="yellow"/>
          <w:lang w:val="pt-BR"/>
        </w:rPr>
      </w:pPr>
      <w:ins w:id="1" w:author="陈静" w:date="2024-12-12T15:22:32Z">
        <w:r>
          <w:rPr>
            <w:rFonts w:hint="eastAsia" w:ascii="宋体" w:hAnsi="宋体" w:eastAsia="宋体"/>
            <w:color w:val="auto"/>
            <w:sz w:val="21"/>
            <w:szCs w:val="21"/>
            <w:highlight w:val="yellow"/>
            <w:lang w:val="pt-BR"/>
          </w:rPr>
          <w:t>G4B_1[22.1.C]=G4B_1[22.1.D]=[G4B_122.1.AQ]=[1.F]</w:t>
        </w:r>
      </w:ins>
    </w:p>
    <w:p>
      <w:pPr>
        <w:pStyle w:val="6"/>
        <w:ind w:firstLine="420"/>
        <w:jc w:val="both"/>
        <w:outlineLvl w:val="1"/>
        <w:rPr>
          <w:ins w:id="2" w:author="陈静" w:date="2024-12-12T15:22:32Z"/>
          <w:rFonts w:hint="eastAsia" w:ascii="宋体" w:hAnsi="宋体" w:eastAsia="宋体"/>
          <w:color w:val="auto"/>
          <w:sz w:val="21"/>
          <w:szCs w:val="21"/>
          <w:highlight w:val="yellow"/>
          <w:lang w:val="pt-BR"/>
        </w:rPr>
      </w:pPr>
      <w:ins w:id="3" w:author="陈静" w:date="2024-12-12T15:22:32Z">
        <w:r>
          <w:rPr>
            <w:rFonts w:hint="eastAsia" w:ascii="宋体" w:hAnsi="宋体" w:eastAsia="宋体"/>
            <w:color w:val="auto"/>
            <w:sz w:val="21"/>
            <w:szCs w:val="21"/>
            <w:highlight w:val="yellow"/>
            <w:lang w:val="pt-BR"/>
          </w:rPr>
          <w:t>G4B_1[22.1.AS]=[1.G]</w:t>
        </w:r>
      </w:ins>
    </w:p>
    <w:p>
      <w:pPr>
        <w:pStyle w:val="6"/>
        <w:ind w:firstLine="420"/>
        <w:jc w:val="both"/>
        <w:outlineLvl w:val="1"/>
        <w:rPr>
          <w:ins w:id="4" w:author="陈静" w:date="2024-12-12T15:22:32Z"/>
          <w:rFonts w:hint="eastAsia" w:ascii="宋体" w:hAnsi="宋体" w:eastAsia="宋体"/>
          <w:color w:val="auto"/>
          <w:sz w:val="21"/>
          <w:szCs w:val="21"/>
          <w:highlight w:val="yellow"/>
          <w:lang w:val="pt-BR"/>
        </w:rPr>
      </w:pPr>
      <w:ins w:id="5" w:author="陈静" w:date="2024-12-12T15:22:32Z">
        <w:r>
          <w:rPr>
            <w:rFonts w:hint="eastAsia" w:ascii="宋体" w:hAnsi="宋体" w:eastAsia="宋体"/>
            <w:color w:val="auto"/>
            <w:sz w:val="21"/>
            <w:szCs w:val="21"/>
            <w:highlight w:val="yellow"/>
            <w:lang w:val="pt-BR"/>
          </w:rPr>
          <w:t>G4B_1[22.2.C]=G4B_1[22.2.D]=G4B_1[22.2.AQ]=[1.H]</w:t>
        </w:r>
      </w:ins>
    </w:p>
    <w:p>
      <w:pPr>
        <w:pStyle w:val="6"/>
        <w:ind w:firstLine="420"/>
        <w:jc w:val="both"/>
        <w:outlineLvl w:val="1"/>
        <w:rPr>
          <w:ins w:id="6" w:author="陈静" w:date="2024-12-12T15:22:32Z"/>
          <w:rFonts w:hint="eastAsia" w:ascii="宋体" w:hAnsi="宋体" w:eastAsia="宋体"/>
          <w:color w:val="auto"/>
          <w:sz w:val="21"/>
          <w:szCs w:val="21"/>
          <w:highlight w:val="yellow"/>
          <w:lang w:val="pt-BR"/>
        </w:rPr>
      </w:pPr>
      <w:ins w:id="7" w:author="陈静" w:date="2024-12-12T15:22:32Z">
        <w:r>
          <w:rPr>
            <w:rFonts w:hint="eastAsia" w:ascii="宋体" w:hAnsi="宋体" w:eastAsia="宋体"/>
            <w:color w:val="auto"/>
            <w:sz w:val="21"/>
            <w:szCs w:val="21"/>
            <w:highlight w:val="yellow"/>
            <w:lang w:val="pt-BR"/>
          </w:rPr>
          <w:t>G4B_1[22.2.AS]=[1.I]</w:t>
        </w:r>
      </w:ins>
    </w:p>
    <w:p>
      <w:pPr>
        <w:pStyle w:val="6"/>
        <w:ind w:firstLine="420"/>
        <w:jc w:val="both"/>
        <w:outlineLvl w:val="1"/>
        <w:rPr>
          <w:ins w:id="8" w:author="陈静" w:date="2024-12-12T15:22:34Z"/>
          <w:rFonts w:hint="eastAsia" w:ascii="宋体" w:hAnsi="宋体" w:eastAsia="宋体"/>
          <w:color w:val="auto"/>
          <w:sz w:val="21"/>
          <w:szCs w:val="21"/>
          <w:highlight w:val="yellow"/>
          <w:lang w:val="pt-BR"/>
        </w:rPr>
      </w:pPr>
      <w:ins w:id="9" w:author="陈静" w:date="2024-12-12T15:22:32Z">
        <w:r>
          <w:rPr>
            <w:rFonts w:hint="eastAsia" w:ascii="宋体" w:hAnsi="宋体" w:eastAsia="宋体"/>
            <w:color w:val="auto"/>
            <w:sz w:val="21"/>
            <w:szCs w:val="21"/>
            <w:highlight w:val="yellow"/>
            <w:lang w:val="pt-BR"/>
          </w:rPr>
          <w:t>G4B_1[22.3.AS]=[1.M]-[1.L]</w:t>
        </w:r>
      </w:ins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</w:pP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与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G4B_2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之间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：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2.B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2.D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2.F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en-US" w:eastAsia="zh-CN"/>
        </w:rPr>
        <w:t>H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]=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G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4B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_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2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[1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2.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E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]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highlight w:val="yellow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2.C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2.E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2.G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en-US" w:eastAsia="zh-CN"/>
        </w:rPr>
        <w:t>I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en-US" w:eastAsia="zh-CN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en-US" w:eastAsia="zh-CN"/>
        </w:rPr>
        <w:t>M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-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en-US" w:eastAsia="zh-CN"/>
        </w:rPr>
        <w:t>L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]=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G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4B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_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2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[1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2.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G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]</w:t>
      </w:r>
    </w:p>
    <w:p>
      <w:pPr>
        <w:pStyle w:val="6"/>
        <w:ind w:firstLine="0" w:firstLineChars="0"/>
        <w:jc w:val="both"/>
        <w:outlineLvl w:val="0"/>
        <w:rPr>
          <w:rFonts w:ascii="宋体" w:hAnsi="宋体" w:eastAsia="宋体"/>
          <w:b/>
          <w:color w:val="auto"/>
          <w:sz w:val="21"/>
          <w:szCs w:val="21"/>
          <w:lang w:val="pt-BR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第五部分</w:t>
      </w:r>
      <w:r>
        <w:rPr>
          <w:rFonts w:ascii="宋体" w:hAnsi="宋体" w:eastAsia="宋体"/>
          <w:b/>
          <w:color w:val="auto"/>
          <w:sz w:val="21"/>
          <w:szCs w:val="21"/>
          <w:lang w:val="pt-BR"/>
        </w:rPr>
        <w:t>：</w:t>
      </w:r>
      <w:r>
        <w:rPr>
          <w:rFonts w:ascii="宋体" w:hAnsi="宋体" w:eastAsia="宋体"/>
          <w:b/>
          <w:color w:val="auto"/>
          <w:sz w:val="21"/>
          <w:szCs w:val="21"/>
        </w:rPr>
        <w:t>备注</w:t>
      </w:r>
    </w:p>
    <w:p>
      <w:pPr>
        <w:spacing w:line="360" w:lineRule="auto"/>
        <w:ind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外国银行分行填报本表</w:t>
      </w:r>
      <w:r>
        <w:rPr>
          <w:rFonts w:hint="eastAsia" w:ascii="宋体" w:hAnsi="宋体"/>
          <w:szCs w:val="21"/>
        </w:rPr>
        <w:t>仅限</w:t>
      </w:r>
      <w:r>
        <w:rPr>
          <w:rFonts w:ascii="宋体" w:hAnsi="宋体"/>
          <w:szCs w:val="21"/>
        </w:rPr>
        <w:t>其风险资产中的人民币份额</w:t>
      </w:r>
      <w:r>
        <w:rPr>
          <w:rFonts w:hint="eastAsia" w:ascii="宋体" w:hAnsi="宋体"/>
          <w:szCs w:val="21"/>
        </w:rPr>
        <w:t>。</w:t>
      </w:r>
    </w:p>
    <w:sectPr>
      <w:footerReference r:id="rId3" w:type="default"/>
      <w:footerReference r:id="rId4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8</w:t>
    </w:r>
    <w:r>
      <w:fldChar w:fldCharType="end"/>
    </w:r>
  </w:p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/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陈静">
    <w15:presenceInfo w15:providerId="None" w15:userId="陈静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RkZTUwZDg4OGNlMmFiY2NmMGY3MjY4MWFhMmM1YjIifQ=="/>
  </w:docVars>
  <w:rsids>
    <w:rsidRoot w:val="008D3131"/>
    <w:rsid w:val="00015822"/>
    <w:rsid w:val="00037BC8"/>
    <w:rsid w:val="000A123E"/>
    <w:rsid w:val="000B6A4E"/>
    <w:rsid w:val="000D220E"/>
    <w:rsid w:val="000D6BD3"/>
    <w:rsid w:val="0012562A"/>
    <w:rsid w:val="001660ED"/>
    <w:rsid w:val="001756B4"/>
    <w:rsid w:val="001930AF"/>
    <w:rsid w:val="0021484B"/>
    <w:rsid w:val="00233F7A"/>
    <w:rsid w:val="00262391"/>
    <w:rsid w:val="0027371E"/>
    <w:rsid w:val="002E39BB"/>
    <w:rsid w:val="002F2912"/>
    <w:rsid w:val="00300537"/>
    <w:rsid w:val="00301382"/>
    <w:rsid w:val="00307048"/>
    <w:rsid w:val="003667BE"/>
    <w:rsid w:val="003809B5"/>
    <w:rsid w:val="003849F3"/>
    <w:rsid w:val="003F3F83"/>
    <w:rsid w:val="004A1F07"/>
    <w:rsid w:val="004B3759"/>
    <w:rsid w:val="004C3AFB"/>
    <w:rsid w:val="004F627B"/>
    <w:rsid w:val="005135B3"/>
    <w:rsid w:val="00524B97"/>
    <w:rsid w:val="00596722"/>
    <w:rsid w:val="005B6727"/>
    <w:rsid w:val="005D1612"/>
    <w:rsid w:val="006145D4"/>
    <w:rsid w:val="006B3C58"/>
    <w:rsid w:val="006C5170"/>
    <w:rsid w:val="006D5BA2"/>
    <w:rsid w:val="006D704F"/>
    <w:rsid w:val="0071199C"/>
    <w:rsid w:val="00714141"/>
    <w:rsid w:val="00780269"/>
    <w:rsid w:val="00786B74"/>
    <w:rsid w:val="00792D32"/>
    <w:rsid w:val="007D1325"/>
    <w:rsid w:val="00860387"/>
    <w:rsid w:val="008662A5"/>
    <w:rsid w:val="008D3131"/>
    <w:rsid w:val="008D4C8B"/>
    <w:rsid w:val="008E0EAE"/>
    <w:rsid w:val="008E1C45"/>
    <w:rsid w:val="008F3DB0"/>
    <w:rsid w:val="009144CA"/>
    <w:rsid w:val="0093745E"/>
    <w:rsid w:val="00A14D4F"/>
    <w:rsid w:val="00A24A70"/>
    <w:rsid w:val="00A26C7C"/>
    <w:rsid w:val="00AD2AEA"/>
    <w:rsid w:val="00B036B6"/>
    <w:rsid w:val="00B108E6"/>
    <w:rsid w:val="00B44E94"/>
    <w:rsid w:val="00B53739"/>
    <w:rsid w:val="00B91A20"/>
    <w:rsid w:val="00BE7C44"/>
    <w:rsid w:val="00D12082"/>
    <w:rsid w:val="00D3634A"/>
    <w:rsid w:val="00D53763"/>
    <w:rsid w:val="00E33A67"/>
    <w:rsid w:val="00E34350"/>
    <w:rsid w:val="00E356BC"/>
    <w:rsid w:val="00E557CA"/>
    <w:rsid w:val="00E56274"/>
    <w:rsid w:val="00E711A8"/>
    <w:rsid w:val="00E960EC"/>
    <w:rsid w:val="00F26FA6"/>
    <w:rsid w:val="00F41FFF"/>
    <w:rsid w:val="00F67B34"/>
    <w:rsid w:val="00FA21E4"/>
    <w:rsid w:val="00FA57C8"/>
    <w:rsid w:val="00FB5B71"/>
    <w:rsid w:val="00FE1F32"/>
    <w:rsid w:val="00FE4EB2"/>
    <w:rsid w:val="00FF6B9B"/>
    <w:rsid w:val="0487193D"/>
    <w:rsid w:val="067A53BD"/>
    <w:rsid w:val="075434C2"/>
    <w:rsid w:val="08425F2F"/>
    <w:rsid w:val="0B2F0EA8"/>
    <w:rsid w:val="0C59538E"/>
    <w:rsid w:val="0E0002A3"/>
    <w:rsid w:val="12D056AD"/>
    <w:rsid w:val="1A5B6280"/>
    <w:rsid w:val="1BF16B5A"/>
    <w:rsid w:val="1F786680"/>
    <w:rsid w:val="226F3FF6"/>
    <w:rsid w:val="239401CD"/>
    <w:rsid w:val="29E46DC7"/>
    <w:rsid w:val="2C854285"/>
    <w:rsid w:val="2CBF51E5"/>
    <w:rsid w:val="2DD17C9F"/>
    <w:rsid w:val="33FA4E9A"/>
    <w:rsid w:val="37E75F8C"/>
    <w:rsid w:val="390A115C"/>
    <w:rsid w:val="40BD62C3"/>
    <w:rsid w:val="4B1C07D6"/>
    <w:rsid w:val="4B4D0FC8"/>
    <w:rsid w:val="4BA73BF0"/>
    <w:rsid w:val="4C797900"/>
    <w:rsid w:val="56D22641"/>
    <w:rsid w:val="56DFA107"/>
    <w:rsid w:val="59154652"/>
    <w:rsid w:val="5BAD437A"/>
    <w:rsid w:val="5BB52AA1"/>
    <w:rsid w:val="5C8B2022"/>
    <w:rsid w:val="5D8F0F62"/>
    <w:rsid w:val="6004238D"/>
    <w:rsid w:val="63C42BD2"/>
    <w:rsid w:val="64206745"/>
    <w:rsid w:val="683F3B08"/>
    <w:rsid w:val="69294E7F"/>
    <w:rsid w:val="71E71E00"/>
    <w:rsid w:val="74CDF30B"/>
    <w:rsid w:val="7CDFD693"/>
    <w:rsid w:val="7EFF7678"/>
    <w:rsid w:val="7FE39563"/>
    <w:rsid w:val="B69544CA"/>
    <w:rsid w:val="DE7ED5ED"/>
    <w:rsid w:val="F7FCB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jc w:val="center"/>
      <w:outlineLvl w:val="0"/>
    </w:pPr>
    <w:rPr>
      <w:rFonts w:eastAsia="黑体"/>
      <w:b/>
      <w:sz w:val="30"/>
      <w:szCs w:val="20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5"/>
    <w:unhideWhenUsed/>
    <w:qFormat/>
    <w:uiPriority w:val="99"/>
    <w:rPr>
      <w:rFonts w:ascii="Microsoft YaHei UI" w:eastAsia="Microsoft YaHei UI"/>
      <w:sz w:val="18"/>
      <w:szCs w:val="18"/>
    </w:rPr>
  </w:style>
  <w:style w:type="paragraph" w:styleId="4">
    <w:name w:val="annotation text"/>
    <w:basedOn w:val="1"/>
    <w:link w:val="17"/>
    <w:unhideWhenUsed/>
    <w:qFormat/>
    <w:uiPriority w:val="99"/>
    <w:pPr>
      <w:jc w:val="left"/>
    </w:p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line="440" w:lineRule="exact"/>
      <w:ind w:firstLine="480" w:firstLineChars="200"/>
      <w:jc w:val="left"/>
    </w:pPr>
    <w:rPr>
      <w:rFonts w:eastAsia="仿宋_GB2312"/>
      <w:color w:val="000000"/>
      <w:kern w:val="0"/>
      <w:sz w:val="24"/>
    </w:rPr>
  </w:style>
  <w:style w:type="paragraph" w:styleId="7">
    <w:name w:val="annotation subject"/>
    <w:basedOn w:val="4"/>
    <w:next w:val="4"/>
    <w:link w:val="18"/>
    <w:unhideWhenUsed/>
    <w:qFormat/>
    <w:uiPriority w:val="99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annotation reference"/>
    <w:basedOn w:val="9"/>
    <w:unhideWhenUsed/>
    <w:qFormat/>
    <w:uiPriority w:val="99"/>
    <w:rPr>
      <w:sz w:val="21"/>
      <w:szCs w:val="21"/>
    </w:rPr>
  </w:style>
  <w:style w:type="character" w:customStyle="1" w:styleId="12">
    <w:name w:val="标题 1 字符"/>
    <w:basedOn w:val="9"/>
    <w:link w:val="2"/>
    <w:qFormat/>
    <w:uiPriority w:val="0"/>
    <w:rPr>
      <w:rFonts w:ascii="Times New Roman" w:hAnsi="Times New Roman" w:eastAsia="黑体" w:cs="Times New Roman"/>
      <w:b/>
      <w:sz w:val="30"/>
      <w:szCs w:val="20"/>
    </w:rPr>
  </w:style>
  <w:style w:type="character" w:customStyle="1" w:styleId="13">
    <w:name w:val="页脚 字符"/>
    <w:basedOn w:val="9"/>
    <w:link w:val="5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14">
    <w:name w:val="_Style 10"/>
    <w:basedOn w:val="3"/>
    <w:qFormat/>
    <w:uiPriority w:val="0"/>
    <w:pPr>
      <w:shd w:val="clear" w:color="auto" w:fill="000080"/>
      <w:jc w:val="left"/>
    </w:pPr>
    <w:rPr>
      <w:rFonts w:ascii="Tahoma" w:hAnsi="Tahoma" w:eastAsia="宋体"/>
      <w:sz w:val="24"/>
      <w:szCs w:val="28"/>
    </w:rPr>
  </w:style>
  <w:style w:type="character" w:customStyle="1" w:styleId="15">
    <w:name w:val="文档结构图 字符"/>
    <w:basedOn w:val="9"/>
    <w:link w:val="3"/>
    <w:semiHidden/>
    <w:qFormat/>
    <w:uiPriority w:val="99"/>
    <w:rPr>
      <w:rFonts w:ascii="Microsoft YaHei UI" w:hAnsi="Times New Roman" w:eastAsia="Microsoft YaHei UI" w:cs="Times New Roman"/>
      <w:sz w:val="18"/>
      <w:szCs w:val="18"/>
    </w:rPr>
  </w:style>
  <w:style w:type="character" w:customStyle="1" w:styleId="16">
    <w:name w:val="Placeholder Text"/>
    <w:basedOn w:val="9"/>
    <w:semiHidden/>
    <w:qFormat/>
    <w:uiPriority w:val="99"/>
    <w:rPr>
      <w:color w:val="808080"/>
    </w:rPr>
  </w:style>
  <w:style w:type="character" w:customStyle="1" w:styleId="17">
    <w:name w:val="批注文字 字符"/>
    <w:basedOn w:val="9"/>
    <w:link w:val="4"/>
    <w:semiHidden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18">
    <w:name w:val="批注主题 字符"/>
    <w:basedOn w:val="17"/>
    <w:link w:val="7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3059</Words>
  <Characters>9901</Characters>
  <Lines>75</Lines>
  <Paragraphs>21</Paragraphs>
  <TotalTime>0</TotalTime>
  <ScaleCrop>false</ScaleCrop>
  <LinksUpToDate>false</LinksUpToDate>
  <CharactersWithSpaces>10409</CharactersWithSpaces>
  <Application>WPS Office_11.8.2.11764_F1E327BC-269C-435d-A152-05C5408002CA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2022-08-19T13:54:00Z</dcterms:created>
  <dc:creator>CBRC</dc:creator>
  <cp:lastModifiedBy>王雅洁</cp:lastModifiedBy>
  <dcterms:modified xsi:type="dcterms:W3CDTF">2024-12-13T10:07:40Z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2052-11.8.2.11764</vt:lpwstr>
  </property>
  <property fmtid="{D5CDD505-2E9C-101B-9397-08002B2CF9AE}" pid="3" name="ICV">
    <vt:lpwstr>9F364332A85D4E91A31E25863B524DBD_13</vt:lpwstr>
  </property>
</Properties>
</file>